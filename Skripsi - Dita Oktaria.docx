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77777777" w:rsidR="00D96E90" w:rsidRDefault="00D96E90" w:rsidP="00D96E90">
            <w:pPr>
              <w:spacing w:line="260" w:lineRule="exact"/>
              <w:ind w:firstLine="0"/>
              <w:rPr>
                <w:szCs w:val="24"/>
              </w:rPr>
            </w:pPr>
          </w:p>
        </w:tc>
        <w:tc>
          <w:tcPr>
            <w:tcW w:w="1843" w:type="dxa"/>
            <w:shd w:val="clear" w:color="auto" w:fill="auto"/>
          </w:tcPr>
          <w:p w14:paraId="26CDB9F9" w14:textId="77777777" w:rsidR="00D96E90" w:rsidRDefault="00D96E90">
            <w:pPr>
              <w:spacing w:line="260" w:lineRule="exact"/>
              <w:ind w:left="100" w:firstLine="107"/>
              <w:rPr>
                <w:szCs w:val="24"/>
              </w:rPr>
            </w:pPr>
          </w:p>
        </w:tc>
        <w:tc>
          <w:tcPr>
            <w:tcW w:w="5784" w:type="dxa"/>
            <w:shd w:val="clear" w:color="auto" w:fill="auto"/>
          </w:tcPr>
          <w:p w14:paraId="3D6459E7" w14:textId="77777777" w:rsidR="00D96E90" w:rsidRDefault="00D96E90" w:rsidP="00F805A6">
            <w:pPr>
              <w:spacing w:line="260" w:lineRule="exact"/>
              <w:ind w:left="100" w:hanging="35"/>
              <w:rPr>
                <w:szCs w:val="24"/>
              </w:rPr>
            </w:pPr>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19" w:name="_Toc398891073"/>
      <w:bookmarkStart w:id="20" w:name="_Toc399346332"/>
      <w:bookmarkStart w:id="21" w:name="_Toc402881504"/>
      <w:bookmarkStart w:id="22" w:name="_Toc283905426"/>
      <w:bookmarkStart w:id="23" w:name="_Toc402881505"/>
      <w:r w:rsidRPr="00EC4DF9">
        <w:lastRenderedPageBreak/>
        <w:t>KATA PENGANTAR</w:t>
      </w:r>
      <w:bookmarkEnd w:id="19"/>
      <w:bookmarkEnd w:id="20"/>
      <w:bookmarkEnd w:id="21"/>
      <w:bookmarkEnd w:id="22"/>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proofErr w:type="gramStart"/>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w:t>
      </w:r>
      <w:proofErr w:type="gramEnd"/>
      <w:r w:rsidRPr="00BD2FA2">
        <w:rPr>
          <w:szCs w:val="24"/>
        </w:rPr>
        <w:t xml:space="preserve"> Tanpa rahmat dan bimbingan dari Tuhan Yang Maha Esa, maka niscaya Penulis tidak </w:t>
      </w:r>
      <w:proofErr w:type="gramStart"/>
      <w:r w:rsidRPr="00BD2FA2">
        <w:rPr>
          <w:szCs w:val="24"/>
        </w:rPr>
        <w:t>akan</w:t>
      </w:r>
      <w:proofErr w:type="gramEnd"/>
      <w:r w:rsidRPr="00BD2FA2">
        <w:rPr>
          <w:szCs w:val="24"/>
        </w:rPr>
        <w:t xml:space="preserve">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15EBC37" w:rsidR="00810910" w:rsidRPr="00BD2FA2" w:rsidRDefault="00C821E4" w:rsidP="005E3598">
      <w:pPr>
        <w:numPr>
          <w:ilvl w:val="0"/>
          <w:numId w:val="3"/>
        </w:numPr>
        <w:textAlignment w:val="baseline"/>
        <w:rPr>
          <w:rFonts w:eastAsiaTheme="minorEastAsia"/>
          <w:szCs w:val="24"/>
        </w:rPr>
      </w:pPr>
      <w:r>
        <w:rPr>
          <w:rFonts w:eastAsiaTheme="minorEastAsia"/>
          <w:szCs w:val="24"/>
        </w:rPr>
        <w:t xml:space="preserve">Bapak </w:t>
      </w:r>
      <w:r w:rsidR="00810910" w:rsidRPr="00BD2FA2">
        <w:rPr>
          <w:rFonts w:eastAsiaTheme="minorEastAsia"/>
          <w:szCs w:val="24"/>
        </w:rPr>
        <w:t>Aryo Pinandito, ST., M.MT. selaku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proofErr w:type="gramStart"/>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w:t>
      </w:r>
      <w:proofErr w:type="gramEnd"/>
      <w:r w:rsidRPr="00BD2FA2">
        <w:rPr>
          <w:szCs w:val="24"/>
        </w:rPr>
        <w:t xml:space="preserve"> </w:t>
      </w:r>
      <w:proofErr w:type="gramStart"/>
      <w:r w:rsidRPr="00BD2FA2">
        <w:rPr>
          <w:szCs w:val="24"/>
        </w:rPr>
        <w:t>Akhirnya semoga skripsi ini dapat bermanfaat dan berguna bagi pembaca terutama mahasiswa PTIIK Universitas Brawijaya.</w:t>
      </w:r>
      <w:proofErr w:type="gramEnd"/>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4" w:name="_Toc283905427"/>
      <w:bookmarkStart w:id="25" w:name="_Toc390432658"/>
      <w:bookmarkStart w:id="26" w:name="_Toc398891075"/>
      <w:bookmarkStart w:id="27" w:name="_Toc399346334"/>
      <w:bookmarkStart w:id="28" w:name="_Toc402881506"/>
      <w:bookmarkEnd w:id="23"/>
      <w:r w:rsidRPr="006D1C8F">
        <w:lastRenderedPageBreak/>
        <w:t>DAFTAR ISI</w:t>
      </w:r>
      <w:bookmarkEnd w:id="24"/>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29" w:author="ditaoktaria" w:date="2015-04-01T10:40:00Z">
                <w:rPr>
                  <w:rFonts w:eastAsiaTheme="minorEastAsia" w:cstheme="minorBidi"/>
                  <w:b w:val="0"/>
                  <w:noProof/>
                  <w:lang w:eastAsia="ja-JP"/>
                </w:rPr>
              </w:rPrChange>
            </w:rPr>
          </w:pPr>
          <w:del w:id="30" w:author="ditaoktaria" w:date="2015-01-26T14:02:00Z">
            <w:r w:rsidRPr="00A16A65" w:rsidDel="0004091E">
              <w:rPr>
                <w:rFonts w:ascii="Times New Roman" w:hAnsi="Times New Roman"/>
                <w:b w:val="0"/>
                <w:rPrChange w:id="31" w:author="ditaoktaria" w:date="2015-04-01T10:40:00Z">
                  <w:rPr/>
                </w:rPrChange>
              </w:rPr>
              <w:tab/>
            </w:r>
          </w:del>
          <w:r w:rsidRPr="00A16A65">
            <w:rPr>
              <w:rFonts w:ascii="Times New Roman" w:hAnsi="Times New Roman"/>
              <w:b w:val="0"/>
              <w:rPrChange w:id="32" w:author="ditaoktaria" w:date="2015-04-01T10:40:00Z">
                <w:rPr>
                  <w:rFonts w:ascii="Times New Roman" w:hAnsi="Times New Roman"/>
                  <w:b w:val="0"/>
                  <w:bCs/>
                  <w:noProof/>
                </w:rPr>
              </w:rPrChange>
            </w:rPr>
            <w:fldChar w:fldCharType="begin"/>
          </w:r>
          <w:r w:rsidRPr="00A16A65">
            <w:rPr>
              <w:rFonts w:ascii="Times New Roman" w:hAnsi="Times New Roman"/>
              <w:b w:val="0"/>
              <w:rPrChange w:id="33" w:author="ditaoktaria" w:date="2015-04-01T10:40:00Z">
                <w:rPr>
                  <w:rFonts w:ascii="Times New Roman" w:hAnsi="Times New Roman"/>
                </w:rPr>
              </w:rPrChange>
            </w:rPr>
            <w:instrText xml:space="preserve"> TOC \o "1-3" \h \z \u </w:instrText>
          </w:r>
          <w:r w:rsidRPr="00A16A65">
            <w:rPr>
              <w:rFonts w:ascii="Times New Roman" w:hAnsi="Times New Roman"/>
              <w:b w:val="0"/>
              <w:rPrChange w:id="34"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5" w:author="ditaoktaria" w:date="2015-04-01T10:40:00Z">
                <w:rPr>
                  <w:noProof/>
                  <w:spacing w:val="2"/>
                  <w:w w:val="110"/>
                </w:rPr>
              </w:rPrChange>
            </w:rPr>
            <w:t>Le</w:t>
          </w:r>
          <w:r w:rsidR="00F202F7" w:rsidRPr="00A16A65">
            <w:rPr>
              <w:rFonts w:ascii="Times New Roman" w:hAnsi="Times New Roman"/>
              <w:b w:val="0"/>
              <w:noProof/>
              <w:spacing w:val="3"/>
              <w:w w:val="110"/>
              <w:rPrChange w:id="36" w:author="ditaoktaria" w:date="2015-04-01T10:40:00Z">
                <w:rPr>
                  <w:noProof/>
                  <w:spacing w:val="3"/>
                  <w:w w:val="110"/>
                </w:rPr>
              </w:rPrChange>
            </w:rPr>
            <w:t>m</w:t>
          </w:r>
          <w:r w:rsidR="00F202F7" w:rsidRPr="00A16A65">
            <w:rPr>
              <w:rFonts w:ascii="Times New Roman" w:hAnsi="Times New Roman"/>
              <w:b w:val="0"/>
              <w:noProof/>
              <w:spacing w:val="2"/>
              <w:w w:val="110"/>
              <w:rPrChange w:id="37" w:author="ditaoktaria" w:date="2015-04-01T10:40:00Z">
                <w:rPr>
                  <w:noProof/>
                  <w:spacing w:val="2"/>
                  <w:w w:val="110"/>
                </w:rPr>
              </w:rPrChange>
            </w:rPr>
            <w:t>ba</w:t>
          </w:r>
          <w:r w:rsidR="00F202F7" w:rsidRPr="00A16A65">
            <w:rPr>
              <w:rFonts w:ascii="Times New Roman" w:hAnsi="Times New Roman"/>
              <w:b w:val="0"/>
              <w:noProof/>
              <w:w w:val="110"/>
              <w:rPrChange w:id="38" w:author="ditaoktaria" w:date="2015-04-01T10:40:00Z">
                <w:rPr>
                  <w:noProof/>
                  <w:w w:val="110"/>
                </w:rPr>
              </w:rPrChange>
            </w:rPr>
            <w:t>r</w:t>
          </w:r>
          <w:r w:rsidR="00F202F7" w:rsidRPr="00A16A65">
            <w:rPr>
              <w:rFonts w:ascii="Times New Roman" w:hAnsi="Times New Roman"/>
              <w:b w:val="0"/>
              <w:noProof/>
              <w:spacing w:val="3"/>
              <w:w w:val="110"/>
              <w:rPrChange w:id="39"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0" w:author="ditaoktaria" w:date="2015-04-01T10:40:00Z">
                <w:rPr>
                  <w:noProof/>
                  <w:spacing w:val="2"/>
                  <w:w w:val="110"/>
                </w:rPr>
              </w:rPrChange>
            </w:rPr>
            <w:t>Ke</w:t>
          </w:r>
          <w:r w:rsidR="00F202F7" w:rsidRPr="00A16A65">
            <w:rPr>
              <w:rFonts w:ascii="Times New Roman" w:hAnsi="Times New Roman"/>
              <w:b w:val="0"/>
              <w:noProof/>
              <w:spacing w:val="3"/>
              <w:w w:val="110"/>
              <w:rPrChange w:id="41" w:author="ditaoktaria" w:date="2015-04-01T10:40:00Z">
                <w:rPr>
                  <w:noProof/>
                  <w:spacing w:val="3"/>
                  <w:w w:val="110"/>
                </w:rPr>
              </w:rPrChange>
            </w:rPr>
            <w:t>m</w:t>
          </w:r>
          <w:r w:rsidR="00F202F7" w:rsidRPr="00A16A65">
            <w:rPr>
              <w:rFonts w:ascii="Times New Roman" w:hAnsi="Times New Roman"/>
              <w:b w:val="0"/>
              <w:noProof/>
              <w:spacing w:val="2"/>
              <w:w w:val="110"/>
              <w:rPrChange w:id="42" w:author="ditaoktaria" w:date="2015-04-01T10:40:00Z">
                <w:rPr>
                  <w:noProof/>
                  <w:spacing w:val="2"/>
                  <w:w w:val="110"/>
                </w:rPr>
              </w:rPrChange>
            </w:rPr>
            <w:t>a</w:t>
          </w:r>
          <w:r w:rsidR="00F202F7" w:rsidRPr="00A16A65">
            <w:rPr>
              <w:rFonts w:ascii="Times New Roman" w:hAnsi="Times New Roman"/>
              <w:b w:val="0"/>
              <w:noProof/>
              <w:spacing w:val="1"/>
              <w:w w:val="110"/>
              <w:rPrChange w:id="43" w:author="ditaoktaria" w:date="2015-04-01T10:40:00Z">
                <w:rPr>
                  <w:noProof/>
                  <w:spacing w:val="1"/>
                  <w:w w:val="110"/>
                </w:rPr>
              </w:rPrChange>
            </w:rPr>
            <w:t>j</w:t>
          </w:r>
          <w:r w:rsidR="00F202F7" w:rsidRPr="00A16A65">
            <w:rPr>
              <w:rFonts w:ascii="Times New Roman" w:hAnsi="Times New Roman"/>
              <w:b w:val="0"/>
              <w:noProof/>
              <w:spacing w:val="2"/>
              <w:w w:val="110"/>
              <w:rPrChange w:id="44" w:author="ditaoktaria" w:date="2015-04-01T10:40:00Z">
                <w:rPr>
                  <w:noProof/>
                  <w:spacing w:val="2"/>
                  <w:w w:val="110"/>
                </w:rPr>
              </w:rPrChange>
            </w:rPr>
            <w:t>ua</w:t>
          </w:r>
          <w:r w:rsidR="00F202F7" w:rsidRPr="00A16A65">
            <w:rPr>
              <w:rFonts w:ascii="Times New Roman" w:hAnsi="Times New Roman"/>
              <w:b w:val="0"/>
              <w:noProof/>
              <w:w w:val="110"/>
              <w:rPrChange w:id="45" w:author="ditaoktaria" w:date="2015-04-01T10:40:00Z">
                <w:rPr>
                  <w:noProof/>
                  <w:w w:val="110"/>
                </w:rPr>
              </w:rPrChange>
            </w:rPr>
            <w:t>n</w:t>
          </w:r>
          <w:r w:rsidR="00F202F7" w:rsidRPr="00A16A65">
            <w:rPr>
              <w:rFonts w:ascii="Times New Roman" w:hAnsi="Times New Roman"/>
              <w:b w:val="0"/>
              <w:noProof/>
              <w:spacing w:val="11"/>
              <w:w w:val="110"/>
              <w:rPrChange w:id="46"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47" w:author="ditaoktaria" w:date="2015-04-01T10:40:00Z">
                <w:rPr>
                  <w:noProof/>
                  <w:spacing w:val="2"/>
                  <w:w w:val="101"/>
                </w:rPr>
              </w:rPrChange>
            </w:rPr>
            <w:t>S</w:t>
          </w:r>
          <w:r w:rsidR="00F202F7" w:rsidRPr="00A16A65">
            <w:rPr>
              <w:rFonts w:ascii="Times New Roman" w:hAnsi="Times New Roman"/>
              <w:b w:val="0"/>
              <w:noProof/>
              <w:spacing w:val="2"/>
              <w:w w:val="110"/>
              <w:rPrChange w:id="48" w:author="ditaoktaria" w:date="2015-04-01T10:40:00Z">
                <w:rPr>
                  <w:noProof/>
                  <w:spacing w:val="2"/>
                  <w:w w:val="110"/>
                </w:rPr>
              </w:rPrChange>
            </w:rPr>
            <w:t>k</w:t>
          </w:r>
          <w:r w:rsidR="00F202F7" w:rsidRPr="00A16A65">
            <w:rPr>
              <w:rFonts w:ascii="Times New Roman" w:hAnsi="Times New Roman"/>
              <w:b w:val="0"/>
              <w:noProof/>
              <w:spacing w:val="1"/>
              <w:w w:val="118"/>
              <w:rPrChange w:id="49" w:author="ditaoktaria" w:date="2015-04-01T10:40:00Z">
                <w:rPr>
                  <w:noProof/>
                  <w:spacing w:val="1"/>
                  <w:w w:val="118"/>
                </w:rPr>
              </w:rPrChange>
            </w:rPr>
            <w:t>r</w:t>
          </w:r>
          <w:r w:rsidR="00F202F7" w:rsidRPr="00A16A65">
            <w:rPr>
              <w:rFonts w:ascii="Times New Roman" w:hAnsi="Times New Roman"/>
              <w:b w:val="0"/>
              <w:noProof/>
              <w:spacing w:val="1"/>
              <w:w w:val="115"/>
              <w:rPrChange w:id="50" w:author="ditaoktaria" w:date="2015-04-01T10:40:00Z">
                <w:rPr>
                  <w:noProof/>
                  <w:spacing w:val="1"/>
                  <w:w w:val="115"/>
                </w:rPr>
              </w:rPrChange>
            </w:rPr>
            <w:t>i</w:t>
          </w:r>
          <w:r w:rsidR="00F202F7" w:rsidRPr="00A16A65">
            <w:rPr>
              <w:rFonts w:ascii="Times New Roman" w:hAnsi="Times New Roman"/>
              <w:b w:val="0"/>
              <w:noProof/>
              <w:spacing w:val="2"/>
              <w:w w:val="110"/>
              <w:rPrChange w:id="51" w:author="ditaoktaria" w:date="2015-04-01T10:40:00Z">
                <w:rPr>
                  <w:noProof/>
                  <w:spacing w:val="2"/>
                  <w:w w:val="110"/>
                </w:rPr>
              </w:rPrChange>
            </w:rPr>
            <w:t>p</w:t>
          </w:r>
          <w:r w:rsidR="00F202F7" w:rsidRPr="00A16A65">
            <w:rPr>
              <w:rFonts w:ascii="Times New Roman" w:hAnsi="Times New Roman"/>
              <w:b w:val="0"/>
              <w:noProof/>
              <w:spacing w:val="1"/>
              <w:w w:val="106"/>
              <w:rPrChange w:id="52" w:author="ditaoktaria" w:date="2015-04-01T10:40:00Z">
                <w:rPr>
                  <w:noProof/>
                  <w:spacing w:val="1"/>
                  <w:w w:val="106"/>
                </w:rPr>
              </w:rPrChange>
            </w:rPr>
            <w:t>s</w:t>
          </w:r>
          <w:r w:rsidR="00F202F7" w:rsidRPr="00A16A65">
            <w:rPr>
              <w:rFonts w:ascii="Times New Roman" w:hAnsi="Times New Roman"/>
              <w:b w:val="0"/>
              <w:noProof/>
              <w:w w:val="115"/>
              <w:rPrChange w:id="53" w:author="ditaoktaria" w:date="2015-04-01T10:40:00Z">
                <w:rPr>
                  <w:noProof/>
                  <w:w w:val="115"/>
                </w:rPr>
              </w:rPrChange>
            </w:rPr>
            <w:t>i</w:t>
          </w:r>
          <w:r w:rsidR="00F202F7" w:rsidRPr="00A16A65">
            <w:rPr>
              <w:rFonts w:ascii="Times New Roman" w:hAnsi="Times New Roman"/>
              <w:b w:val="0"/>
              <w:noProof/>
              <w:rPrChange w:id="54" w:author="ditaoktaria" w:date="2015-04-01T10:40:00Z">
                <w:rPr>
                  <w:noProof/>
                </w:rPr>
              </w:rPrChange>
            </w:rPr>
            <w:tab/>
          </w:r>
          <w:r w:rsidR="00F202F7" w:rsidRPr="00A16A65">
            <w:rPr>
              <w:rFonts w:ascii="Times New Roman" w:hAnsi="Times New Roman"/>
              <w:b w:val="0"/>
              <w:noProof/>
              <w:rPrChange w:id="55" w:author="ditaoktaria" w:date="2015-04-01T10:40:00Z">
                <w:rPr>
                  <w:noProof/>
                </w:rPr>
              </w:rPrChange>
            </w:rPr>
            <w:fldChar w:fldCharType="begin"/>
          </w:r>
          <w:r w:rsidR="00F202F7" w:rsidRPr="00A16A65">
            <w:rPr>
              <w:rFonts w:ascii="Times New Roman" w:hAnsi="Times New Roman"/>
              <w:b w:val="0"/>
              <w:noProof/>
              <w:rPrChange w:id="56" w:author="ditaoktaria" w:date="2015-04-01T10:40:00Z">
                <w:rPr>
                  <w:noProof/>
                </w:rPr>
              </w:rPrChange>
            </w:rPr>
            <w:instrText xml:space="preserve"> PAGEREF _Toc283905425 \h </w:instrText>
          </w:r>
          <w:r w:rsidR="00F202F7" w:rsidRPr="00A16A65">
            <w:rPr>
              <w:rFonts w:ascii="Times New Roman" w:hAnsi="Times New Roman"/>
              <w:b w:val="0"/>
              <w:noProof/>
              <w:rPrChange w:id="57" w:author="ditaoktaria" w:date="2015-04-01T10:40:00Z">
                <w:rPr>
                  <w:rFonts w:ascii="Times New Roman" w:hAnsi="Times New Roman"/>
                  <w:b w:val="0"/>
                  <w:noProof/>
                </w:rPr>
              </w:rPrChange>
            </w:rPr>
          </w:r>
          <w:r w:rsidR="00F202F7" w:rsidRPr="00A16A65">
            <w:rPr>
              <w:rFonts w:ascii="Times New Roman" w:hAnsi="Times New Roman"/>
              <w:b w:val="0"/>
              <w:noProof/>
              <w:rPrChange w:id="58" w:author="ditaoktaria" w:date="2015-04-01T10:40:00Z">
                <w:rPr>
                  <w:noProof/>
                </w:rPr>
              </w:rPrChange>
            </w:rPr>
            <w:fldChar w:fldCharType="separate"/>
          </w:r>
          <w:ins w:id="59" w:author="ditaoktaria oktaria" w:date="2015-03-06T16:41:00Z">
            <w:r w:rsidR="00C17CFD" w:rsidRPr="00A16A65">
              <w:rPr>
                <w:rFonts w:ascii="Times New Roman" w:hAnsi="Times New Roman"/>
                <w:b w:val="0"/>
                <w:noProof/>
                <w:rPrChange w:id="60" w:author="ditaoktaria" w:date="2015-04-01T10:40:00Z">
                  <w:rPr>
                    <w:noProof/>
                  </w:rPr>
                </w:rPrChange>
              </w:rPr>
              <w:t>i</w:t>
            </w:r>
          </w:ins>
          <w:r w:rsidR="00F202F7" w:rsidRPr="00A16A65">
            <w:rPr>
              <w:rFonts w:ascii="Times New Roman" w:hAnsi="Times New Roman"/>
              <w:b w:val="0"/>
              <w:noProof/>
              <w:rPrChange w:id="61"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2" w:author="ditaoktaria" w:date="2015-04-01T10:40:00Z">
                <w:rPr>
                  <w:rFonts w:eastAsiaTheme="minorEastAsia" w:cstheme="minorBidi"/>
                  <w:b w:val="0"/>
                  <w:noProof/>
                  <w:lang w:eastAsia="ja-JP"/>
                </w:rPr>
              </w:rPrChange>
            </w:rPr>
          </w:pPr>
          <w:r w:rsidRPr="00A16A65">
            <w:rPr>
              <w:rFonts w:ascii="Times New Roman" w:hAnsi="Times New Roman"/>
              <w:b w:val="0"/>
              <w:noProof/>
              <w:rPrChange w:id="63" w:author="ditaoktaria" w:date="2015-04-01T10:40:00Z">
                <w:rPr>
                  <w:noProof/>
                </w:rPr>
              </w:rPrChange>
            </w:rPr>
            <w:t>KATA PENGANTAR</w:t>
          </w:r>
          <w:r w:rsidRPr="00A16A65">
            <w:rPr>
              <w:rFonts w:ascii="Times New Roman" w:hAnsi="Times New Roman"/>
              <w:b w:val="0"/>
              <w:noProof/>
              <w:rPrChange w:id="64" w:author="ditaoktaria" w:date="2015-04-01T10:40:00Z">
                <w:rPr>
                  <w:noProof/>
                </w:rPr>
              </w:rPrChange>
            </w:rPr>
            <w:tab/>
          </w:r>
          <w:r w:rsidRPr="00A16A65">
            <w:rPr>
              <w:rFonts w:ascii="Times New Roman" w:hAnsi="Times New Roman"/>
              <w:b w:val="0"/>
              <w:noProof/>
              <w:rPrChange w:id="65" w:author="ditaoktaria" w:date="2015-04-01T10:40:00Z">
                <w:rPr>
                  <w:noProof/>
                </w:rPr>
              </w:rPrChange>
            </w:rPr>
            <w:fldChar w:fldCharType="begin"/>
          </w:r>
          <w:r w:rsidRPr="00A16A65">
            <w:rPr>
              <w:rFonts w:ascii="Times New Roman" w:hAnsi="Times New Roman"/>
              <w:b w:val="0"/>
              <w:noProof/>
              <w:rPrChange w:id="66" w:author="ditaoktaria" w:date="2015-04-01T10:40:00Z">
                <w:rPr>
                  <w:noProof/>
                </w:rPr>
              </w:rPrChange>
            </w:rPr>
            <w:instrText xml:space="preserve"> PAGEREF _Toc283905426 \h </w:instrText>
          </w:r>
          <w:r w:rsidRPr="00A16A65">
            <w:rPr>
              <w:rFonts w:ascii="Times New Roman" w:hAnsi="Times New Roman"/>
              <w:b w:val="0"/>
              <w:noProof/>
              <w:rPrChange w:id="67" w:author="ditaoktaria" w:date="2015-04-01T10:40:00Z">
                <w:rPr>
                  <w:rFonts w:ascii="Times New Roman" w:hAnsi="Times New Roman"/>
                  <w:b w:val="0"/>
                  <w:noProof/>
                </w:rPr>
              </w:rPrChange>
            </w:rPr>
          </w:r>
          <w:r w:rsidRPr="00A16A65">
            <w:rPr>
              <w:rFonts w:ascii="Times New Roman" w:hAnsi="Times New Roman"/>
              <w:b w:val="0"/>
              <w:noProof/>
              <w:rPrChange w:id="68" w:author="ditaoktaria" w:date="2015-04-01T10:40:00Z">
                <w:rPr>
                  <w:noProof/>
                </w:rPr>
              </w:rPrChange>
            </w:rPr>
            <w:fldChar w:fldCharType="separate"/>
          </w:r>
          <w:ins w:id="69" w:author="ditaoktaria oktaria" w:date="2015-03-06T16:41:00Z">
            <w:r w:rsidR="00C17CFD" w:rsidRPr="00A16A65">
              <w:rPr>
                <w:rFonts w:ascii="Times New Roman" w:hAnsi="Times New Roman"/>
                <w:b w:val="0"/>
                <w:noProof/>
                <w:rPrChange w:id="70" w:author="ditaoktaria" w:date="2015-04-01T10:40:00Z">
                  <w:rPr>
                    <w:noProof/>
                  </w:rPr>
                </w:rPrChange>
              </w:rPr>
              <w:t>i</w:t>
            </w:r>
          </w:ins>
          <w:r w:rsidRPr="00A16A65">
            <w:rPr>
              <w:rFonts w:ascii="Times New Roman" w:hAnsi="Times New Roman"/>
              <w:b w:val="0"/>
              <w:noProof/>
              <w:rPrChange w:id="71"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72" w:author="ditaoktaria" w:date="2015-04-01T10:40:00Z">
                <w:rPr>
                  <w:rFonts w:eastAsiaTheme="minorEastAsia" w:cstheme="minorBidi"/>
                  <w:b w:val="0"/>
                  <w:noProof/>
                  <w:lang w:eastAsia="ja-JP"/>
                </w:rPr>
              </w:rPrChange>
            </w:rPr>
          </w:pPr>
          <w:r w:rsidRPr="00A16A65">
            <w:rPr>
              <w:rFonts w:ascii="Times New Roman" w:hAnsi="Times New Roman"/>
              <w:b w:val="0"/>
              <w:noProof/>
              <w:rPrChange w:id="73" w:author="ditaoktaria" w:date="2015-04-01T10:40:00Z">
                <w:rPr>
                  <w:noProof/>
                </w:rPr>
              </w:rPrChange>
            </w:rPr>
            <w:t>DAFTAR ISI</w:t>
          </w:r>
          <w:r w:rsidRPr="00A16A65">
            <w:rPr>
              <w:rFonts w:ascii="Times New Roman" w:hAnsi="Times New Roman"/>
              <w:b w:val="0"/>
              <w:noProof/>
              <w:rPrChange w:id="74" w:author="ditaoktaria" w:date="2015-04-01T10:40:00Z">
                <w:rPr>
                  <w:noProof/>
                </w:rPr>
              </w:rPrChange>
            </w:rPr>
            <w:tab/>
          </w:r>
          <w:r w:rsidRPr="00A16A65">
            <w:rPr>
              <w:rFonts w:ascii="Times New Roman" w:hAnsi="Times New Roman"/>
              <w:b w:val="0"/>
              <w:noProof/>
              <w:rPrChange w:id="75" w:author="ditaoktaria" w:date="2015-04-01T10:40:00Z">
                <w:rPr>
                  <w:noProof/>
                </w:rPr>
              </w:rPrChange>
            </w:rPr>
            <w:fldChar w:fldCharType="begin"/>
          </w:r>
          <w:r w:rsidRPr="00A16A65">
            <w:rPr>
              <w:rFonts w:ascii="Times New Roman" w:hAnsi="Times New Roman"/>
              <w:b w:val="0"/>
              <w:noProof/>
              <w:rPrChange w:id="76" w:author="ditaoktaria" w:date="2015-04-01T10:40:00Z">
                <w:rPr>
                  <w:noProof/>
                </w:rPr>
              </w:rPrChange>
            </w:rPr>
            <w:instrText xml:space="preserve"> PAGEREF _Toc283905427 \h </w:instrText>
          </w:r>
          <w:r w:rsidRPr="00A16A65">
            <w:rPr>
              <w:rFonts w:ascii="Times New Roman" w:hAnsi="Times New Roman"/>
              <w:b w:val="0"/>
              <w:noProof/>
              <w:rPrChange w:id="77" w:author="ditaoktaria" w:date="2015-04-01T10:40:00Z">
                <w:rPr>
                  <w:rFonts w:ascii="Times New Roman" w:hAnsi="Times New Roman"/>
                  <w:b w:val="0"/>
                  <w:noProof/>
                </w:rPr>
              </w:rPrChange>
            </w:rPr>
          </w:r>
          <w:r w:rsidRPr="00A16A65">
            <w:rPr>
              <w:rFonts w:ascii="Times New Roman" w:hAnsi="Times New Roman"/>
              <w:b w:val="0"/>
              <w:noProof/>
              <w:rPrChange w:id="78" w:author="ditaoktaria" w:date="2015-04-01T10:40:00Z">
                <w:rPr>
                  <w:noProof/>
                </w:rPr>
              </w:rPrChange>
            </w:rPr>
            <w:fldChar w:fldCharType="separate"/>
          </w:r>
          <w:ins w:id="79" w:author="ditaoktaria oktaria" w:date="2015-03-06T16:41:00Z">
            <w:r w:rsidR="00C17CFD" w:rsidRPr="00A16A65">
              <w:rPr>
                <w:rFonts w:ascii="Times New Roman" w:hAnsi="Times New Roman"/>
                <w:b w:val="0"/>
                <w:noProof/>
                <w:rPrChange w:id="80" w:author="ditaoktaria" w:date="2015-04-01T10:40:00Z">
                  <w:rPr>
                    <w:noProof/>
                  </w:rPr>
                </w:rPrChange>
              </w:rPr>
              <w:t>iii</w:t>
            </w:r>
          </w:ins>
          <w:r w:rsidRPr="00A16A65">
            <w:rPr>
              <w:rFonts w:ascii="Times New Roman" w:hAnsi="Times New Roman"/>
              <w:b w:val="0"/>
              <w:noProof/>
              <w:rPrChange w:id="81"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2" w:author="ditaoktaria" w:date="2015-04-01T10:40:00Z">
                <w:rPr>
                  <w:rFonts w:eastAsiaTheme="minorEastAsia" w:cstheme="minorBidi"/>
                  <w:b w:val="0"/>
                  <w:noProof/>
                  <w:lang w:eastAsia="ja-JP"/>
                </w:rPr>
              </w:rPrChange>
            </w:rPr>
          </w:pPr>
          <w:r w:rsidRPr="00A16A65">
            <w:rPr>
              <w:rFonts w:ascii="Times New Roman" w:hAnsi="Times New Roman"/>
              <w:b w:val="0"/>
              <w:noProof/>
              <w:rPrChange w:id="83" w:author="ditaoktaria" w:date="2015-04-01T10:40:00Z">
                <w:rPr>
                  <w:noProof/>
                </w:rPr>
              </w:rPrChange>
            </w:rPr>
            <w:t>DAFTAR GAMBAR</w:t>
          </w:r>
          <w:r w:rsidRPr="00A16A65">
            <w:rPr>
              <w:rFonts w:ascii="Times New Roman" w:hAnsi="Times New Roman"/>
              <w:b w:val="0"/>
              <w:noProof/>
              <w:rPrChange w:id="84" w:author="ditaoktaria" w:date="2015-04-01T10:40:00Z">
                <w:rPr>
                  <w:noProof/>
                </w:rPr>
              </w:rPrChange>
            </w:rPr>
            <w:tab/>
          </w:r>
          <w:r w:rsidRPr="00A16A65">
            <w:rPr>
              <w:rFonts w:ascii="Times New Roman" w:hAnsi="Times New Roman"/>
              <w:b w:val="0"/>
              <w:noProof/>
              <w:rPrChange w:id="85" w:author="ditaoktaria" w:date="2015-04-01T10:40:00Z">
                <w:rPr>
                  <w:noProof/>
                </w:rPr>
              </w:rPrChange>
            </w:rPr>
            <w:fldChar w:fldCharType="begin"/>
          </w:r>
          <w:r w:rsidRPr="00A16A65">
            <w:rPr>
              <w:rFonts w:ascii="Times New Roman" w:hAnsi="Times New Roman"/>
              <w:b w:val="0"/>
              <w:noProof/>
              <w:rPrChange w:id="86" w:author="ditaoktaria" w:date="2015-04-01T10:40:00Z">
                <w:rPr>
                  <w:noProof/>
                </w:rPr>
              </w:rPrChange>
            </w:rPr>
            <w:instrText xml:space="preserve"> PAGEREF _Toc283905428 \h </w:instrText>
          </w:r>
          <w:r w:rsidRPr="00A16A65">
            <w:rPr>
              <w:rFonts w:ascii="Times New Roman" w:hAnsi="Times New Roman"/>
              <w:b w:val="0"/>
              <w:noProof/>
              <w:rPrChange w:id="87" w:author="ditaoktaria" w:date="2015-04-01T10:40:00Z">
                <w:rPr>
                  <w:rFonts w:ascii="Times New Roman" w:hAnsi="Times New Roman"/>
                  <w:b w:val="0"/>
                  <w:noProof/>
                </w:rPr>
              </w:rPrChange>
            </w:rPr>
          </w:r>
          <w:r w:rsidRPr="00A16A65">
            <w:rPr>
              <w:rFonts w:ascii="Times New Roman" w:hAnsi="Times New Roman"/>
              <w:b w:val="0"/>
              <w:noProof/>
              <w:rPrChange w:id="88" w:author="ditaoktaria" w:date="2015-04-01T10:40:00Z">
                <w:rPr>
                  <w:noProof/>
                </w:rPr>
              </w:rPrChange>
            </w:rPr>
            <w:fldChar w:fldCharType="separate"/>
          </w:r>
          <w:ins w:id="89" w:author="ditaoktaria oktaria" w:date="2015-03-06T16:41:00Z">
            <w:r w:rsidR="00C17CFD" w:rsidRPr="00A16A65">
              <w:rPr>
                <w:rFonts w:ascii="Times New Roman" w:hAnsi="Times New Roman"/>
                <w:b w:val="0"/>
                <w:noProof/>
                <w:rPrChange w:id="90" w:author="ditaoktaria" w:date="2015-04-01T10:40:00Z">
                  <w:rPr>
                    <w:noProof/>
                  </w:rPr>
                </w:rPrChange>
              </w:rPr>
              <w:t>iv</w:t>
            </w:r>
          </w:ins>
          <w:r w:rsidRPr="00A16A65">
            <w:rPr>
              <w:rFonts w:ascii="Times New Roman" w:hAnsi="Times New Roman"/>
              <w:b w:val="0"/>
              <w:noProof/>
              <w:rPrChange w:id="91"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92" w:author="ditaoktaria" w:date="2015-04-01T10:40:00Z">
                <w:rPr>
                  <w:rFonts w:eastAsiaTheme="minorEastAsia" w:cstheme="minorBidi"/>
                  <w:b w:val="0"/>
                  <w:noProof/>
                  <w:lang w:eastAsia="ja-JP"/>
                </w:rPr>
              </w:rPrChange>
            </w:rPr>
          </w:pPr>
          <w:r w:rsidRPr="00A16A65">
            <w:rPr>
              <w:rFonts w:ascii="Times New Roman" w:hAnsi="Times New Roman"/>
              <w:b w:val="0"/>
              <w:noProof/>
              <w:rPrChange w:id="93" w:author="ditaoktaria" w:date="2015-04-01T10:40:00Z">
                <w:rPr>
                  <w:noProof/>
                </w:rPr>
              </w:rPrChange>
            </w:rPr>
            <w:t>BAB I</w:t>
          </w:r>
          <w:r w:rsidRPr="00A16A65">
            <w:rPr>
              <w:rFonts w:ascii="Times New Roman" w:hAnsi="Times New Roman"/>
              <w:b w:val="0"/>
              <w:noProof/>
              <w:rPrChange w:id="94" w:author="ditaoktaria" w:date="2015-04-01T10:40:00Z">
                <w:rPr>
                  <w:noProof/>
                </w:rPr>
              </w:rPrChange>
            </w:rPr>
            <w:tab/>
          </w:r>
          <w:r w:rsidRPr="00A16A65">
            <w:rPr>
              <w:rFonts w:ascii="Times New Roman" w:hAnsi="Times New Roman"/>
              <w:b w:val="0"/>
              <w:noProof/>
              <w:rPrChange w:id="95" w:author="ditaoktaria" w:date="2015-04-01T10:40:00Z">
                <w:rPr>
                  <w:noProof/>
                </w:rPr>
              </w:rPrChange>
            </w:rPr>
            <w:fldChar w:fldCharType="begin"/>
          </w:r>
          <w:r w:rsidRPr="00A16A65">
            <w:rPr>
              <w:rFonts w:ascii="Times New Roman" w:hAnsi="Times New Roman"/>
              <w:b w:val="0"/>
              <w:noProof/>
              <w:rPrChange w:id="96" w:author="ditaoktaria" w:date="2015-04-01T10:40:00Z">
                <w:rPr>
                  <w:noProof/>
                </w:rPr>
              </w:rPrChange>
            </w:rPr>
            <w:instrText xml:space="preserve"> PAGEREF _Toc283905429 \h </w:instrText>
          </w:r>
          <w:r w:rsidRPr="00A16A65">
            <w:rPr>
              <w:rFonts w:ascii="Times New Roman" w:hAnsi="Times New Roman"/>
              <w:b w:val="0"/>
              <w:noProof/>
              <w:rPrChange w:id="97" w:author="ditaoktaria" w:date="2015-04-01T10:40:00Z">
                <w:rPr>
                  <w:rFonts w:ascii="Times New Roman" w:hAnsi="Times New Roman"/>
                  <w:b w:val="0"/>
                  <w:noProof/>
                </w:rPr>
              </w:rPrChange>
            </w:rPr>
          </w:r>
          <w:r w:rsidRPr="00A16A65">
            <w:rPr>
              <w:rFonts w:ascii="Times New Roman" w:hAnsi="Times New Roman"/>
              <w:b w:val="0"/>
              <w:noProof/>
              <w:rPrChange w:id="98" w:author="ditaoktaria" w:date="2015-04-01T10:40:00Z">
                <w:rPr>
                  <w:noProof/>
                </w:rPr>
              </w:rPrChange>
            </w:rPr>
            <w:fldChar w:fldCharType="separate"/>
          </w:r>
          <w:ins w:id="99" w:author="ditaoktaria oktaria" w:date="2015-03-06T16:41:00Z">
            <w:r w:rsidR="00C17CFD" w:rsidRPr="00A16A65">
              <w:rPr>
                <w:rFonts w:ascii="Times New Roman" w:hAnsi="Times New Roman"/>
                <w:b w:val="0"/>
                <w:noProof/>
                <w:rPrChange w:id="100" w:author="ditaoktaria" w:date="2015-04-01T10:40:00Z">
                  <w:rPr>
                    <w:noProof/>
                  </w:rPr>
                </w:rPrChange>
              </w:rPr>
              <w:t>1</w:t>
            </w:r>
          </w:ins>
          <w:r w:rsidRPr="00A16A65">
            <w:rPr>
              <w:rFonts w:ascii="Times New Roman" w:hAnsi="Times New Roman"/>
              <w:b w:val="0"/>
              <w:noProof/>
              <w:rPrChange w:id="101"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2" w:author="ditaoktaria" w:date="2015-04-01T10:40:00Z">
                <w:rPr>
                  <w:rFonts w:eastAsiaTheme="minorEastAsia" w:cstheme="minorBidi"/>
                  <w:b w:val="0"/>
                  <w:noProof/>
                  <w:lang w:eastAsia="ja-JP"/>
                </w:rPr>
              </w:rPrChange>
            </w:rPr>
          </w:pPr>
          <w:r w:rsidRPr="00A16A65">
            <w:rPr>
              <w:rFonts w:ascii="Times New Roman" w:hAnsi="Times New Roman"/>
              <w:b w:val="0"/>
              <w:noProof/>
              <w:rPrChange w:id="103" w:author="ditaoktaria" w:date="2015-04-01T10:40:00Z">
                <w:rPr>
                  <w:noProof/>
                </w:rPr>
              </w:rPrChange>
            </w:rPr>
            <w:t>PENDAHULUAN</w:t>
          </w:r>
          <w:r w:rsidRPr="00A16A65">
            <w:rPr>
              <w:rFonts w:ascii="Times New Roman" w:hAnsi="Times New Roman"/>
              <w:b w:val="0"/>
              <w:noProof/>
              <w:rPrChange w:id="104" w:author="ditaoktaria" w:date="2015-04-01T10:40:00Z">
                <w:rPr>
                  <w:noProof/>
                </w:rPr>
              </w:rPrChange>
            </w:rPr>
            <w:tab/>
          </w:r>
          <w:r w:rsidRPr="00A16A65">
            <w:rPr>
              <w:rFonts w:ascii="Times New Roman" w:hAnsi="Times New Roman"/>
              <w:b w:val="0"/>
              <w:noProof/>
              <w:rPrChange w:id="105" w:author="ditaoktaria" w:date="2015-04-01T10:40:00Z">
                <w:rPr>
                  <w:noProof/>
                </w:rPr>
              </w:rPrChange>
            </w:rPr>
            <w:fldChar w:fldCharType="begin"/>
          </w:r>
          <w:r w:rsidRPr="00A16A65">
            <w:rPr>
              <w:rFonts w:ascii="Times New Roman" w:hAnsi="Times New Roman"/>
              <w:b w:val="0"/>
              <w:noProof/>
              <w:rPrChange w:id="106" w:author="ditaoktaria" w:date="2015-04-01T10:40:00Z">
                <w:rPr>
                  <w:noProof/>
                </w:rPr>
              </w:rPrChange>
            </w:rPr>
            <w:instrText xml:space="preserve"> PAGEREF _Toc283905430 \h </w:instrText>
          </w:r>
          <w:r w:rsidRPr="00A16A65">
            <w:rPr>
              <w:rFonts w:ascii="Times New Roman" w:hAnsi="Times New Roman"/>
              <w:b w:val="0"/>
              <w:noProof/>
              <w:rPrChange w:id="107" w:author="ditaoktaria" w:date="2015-04-01T10:40:00Z">
                <w:rPr>
                  <w:rFonts w:ascii="Times New Roman" w:hAnsi="Times New Roman"/>
                  <w:b w:val="0"/>
                  <w:noProof/>
                </w:rPr>
              </w:rPrChange>
            </w:rPr>
          </w:r>
          <w:r w:rsidRPr="00A16A65">
            <w:rPr>
              <w:rFonts w:ascii="Times New Roman" w:hAnsi="Times New Roman"/>
              <w:b w:val="0"/>
              <w:noProof/>
              <w:rPrChange w:id="108" w:author="ditaoktaria" w:date="2015-04-01T10:40:00Z">
                <w:rPr>
                  <w:noProof/>
                </w:rPr>
              </w:rPrChange>
            </w:rPr>
            <w:fldChar w:fldCharType="separate"/>
          </w:r>
          <w:ins w:id="109" w:author="ditaoktaria oktaria" w:date="2015-03-06T16:41:00Z">
            <w:r w:rsidR="00C17CFD" w:rsidRPr="00A16A65">
              <w:rPr>
                <w:rFonts w:ascii="Times New Roman" w:hAnsi="Times New Roman"/>
                <w:b w:val="0"/>
                <w:noProof/>
                <w:rPrChange w:id="110" w:author="ditaoktaria" w:date="2015-04-01T10:40:00Z">
                  <w:rPr>
                    <w:noProof/>
                  </w:rPr>
                </w:rPrChange>
              </w:rPr>
              <w:t>1</w:t>
            </w:r>
          </w:ins>
          <w:r w:rsidRPr="00A16A65">
            <w:rPr>
              <w:rFonts w:ascii="Times New Roman" w:hAnsi="Times New Roman"/>
              <w:b w:val="0"/>
              <w:noProof/>
              <w:rPrChange w:id="111"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1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13" w:author="ditaoktaria" w:date="2015-04-01T10:40:00Z">
                <w:rPr>
                  <w:noProof/>
                </w:rPr>
              </w:rPrChange>
            </w:rPr>
            <w:t>1.1</w:t>
          </w:r>
          <w:r w:rsidRPr="00A16A65">
            <w:rPr>
              <w:rFonts w:ascii="Times New Roman" w:eastAsiaTheme="minorEastAsia" w:hAnsi="Times New Roman"/>
              <w:b w:val="0"/>
              <w:noProof/>
              <w:sz w:val="24"/>
              <w:szCs w:val="24"/>
              <w:lang w:eastAsia="ja-JP"/>
              <w:rPrChange w:id="11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15" w:author="ditaoktaria" w:date="2015-04-01T10:40:00Z">
                <w:rPr>
                  <w:noProof/>
                </w:rPr>
              </w:rPrChange>
            </w:rPr>
            <w:t>Latar Belakang</w:t>
          </w:r>
          <w:r w:rsidRPr="00A16A65">
            <w:rPr>
              <w:rFonts w:ascii="Times New Roman" w:hAnsi="Times New Roman"/>
              <w:b w:val="0"/>
              <w:noProof/>
              <w:sz w:val="24"/>
              <w:szCs w:val="24"/>
              <w:rPrChange w:id="116" w:author="ditaoktaria" w:date="2015-04-01T10:40:00Z">
                <w:rPr>
                  <w:noProof/>
                </w:rPr>
              </w:rPrChange>
            </w:rPr>
            <w:tab/>
          </w:r>
          <w:r w:rsidRPr="00A16A65">
            <w:rPr>
              <w:rFonts w:ascii="Times New Roman" w:hAnsi="Times New Roman"/>
              <w:b w:val="0"/>
              <w:noProof/>
              <w:sz w:val="24"/>
              <w:szCs w:val="24"/>
              <w:rPrChange w:id="117" w:author="ditaoktaria" w:date="2015-04-01T10:40:00Z">
                <w:rPr>
                  <w:noProof/>
                </w:rPr>
              </w:rPrChange>
            </w:rPr>
            <w:fldChar w:fldCharType="begin"/>
          </w:r>
          <w:r w:rsidRPr="00A16A65">
            <w:rPr>
              <w:rFonts w:ascii="Times New Roman" w:hAnsi="Times New Roman"/>
              <w:b w:val="0"/>
              <w:noProof/>
              <w:sz w:val="24"/>
              <w:szCs w:val="24"/>
              <w:rPrChange w:id="118" w:author="ditaoktaria" w:date="2015-04-01T10:40:00Z">
                <w:rPr>
                  <w:noProof/>
                </w:rPr>
              </w:rPrChange>
            </w:rPr>
            <w:instrText xml:space="preserve"> PAGEREF _Toc283905431 \h </w:instrText>
          </w:r>
          <w:r w:rsidRPr="00A16A65">
            <w:rPr>
              <w:rFonts w:ascii="Times New Roman" w:hAnsi="Times New Roman"/>
              <w:b w:val="0"/>
              <w:noProof/>
              <w:sz w:val="24"/>
              <w:szCs w:val="24"/>
              <w:rPrChange w:id="11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20" w:author="ditaoktaria" w:date="2015-04-01T10:40:00Z">
                <w:rPr>
                  <w:noProof/>
                </w:rPr>
              </w:rPrChange>
            </w:rPr>
            <w:fldChar w:fldCharType="separate"/>
          </w:r>
          <w:ins w:id="121" w:author="ditaoktaria oktaria" w:date="2015-03-06T16:41:00Z">
            <w:r w:rsidR="00C17CFD" w:rsidRPr="00A16A65">
              <w:rPr>
                <w:rFonts w:ascii="Times New Roman" w:hAnsi="Times New Roman"/>
                <w:b w:val="0"/>
                <w:noProof/>
                <w:sz w:val="24"/>
                <w:szCs w:val="24"/>
                <w:rPrChange w:id="122" w:author="ditaoktaria" w:date="2015-04-01T10:40:00Z">
                  <w:rPr>
                    <w:noProof/>
                  </w:rPr>
                </w:rPrChange>
              </w:rPr>
              <w:t>1</w:t>
            </w:r>
          </w:ins>
          <w:r w:rsidRPr="00A16A65">
            <w:rPr>
              <w:rFonts w:ascii="Times New Roman" w:hAnsi="Times New Roman"/>
              <w:b w:val="0"/>
              <w:noProof/>
              <w:sz w:val="24"/>
              <w:szCs w:val="24"/>
              <w:rPrChange w:id="123"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5" w:author="ditaoktaria" w:date="2015-04-01T10:40:00Z">
                <w:rPr>
                  <w:noProof/>
                </w:rPr>
              </w:rPrChange>
            </w:rPr>
            <w:t>1.2</w:t>
          </w:r>
          <w:r w:rsidRPr="00A16A65">
            <w:rPr>
              <w:rFonts w:ascii="Times New Roman" w:eastAsiaTheme="minorEastAsia" w:hAnsi="Times New Roman"/>
              <w:b w:val="0"/>
              <w:noProof/>
              <w:sz w:val="24"/>
              <w:szCs w:val="24"/>
              <w:lang w:eastAsia="ja-JP"/>
              <w:rPrChange w:id="12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27" w:author="ditaoktaria" w:date="2015-04-01T10:40:00Z">
                <w:rPr>
                  <w:noProof/>
                </w:rPr>
              </w:rPrChange>
            </w:rPr>
            <w:t>Rumusan Masalah</w:t>
          </w:r>
          <w:r w:rsidRPr="00A16A65">
            <w:rPr>
              <w:rFonts w:ascii="Times New Roman" w:hAnsi="Times New Roman"/>
              <w:b w:val="0"/>
              <w:noProof/>
              <w:sz w:val="24"/>
              <w:szCs w:val="24"/>
              <w:rPrChange w:id="128" w:author="ditaoktaria" w:date="2015-04-01T10:40:00Z">
                <w:rPr>
                  <w:noProof/>
                </w:rPr>
              </w:rPrChange>
            </w:rPr>
            <w:tab/>
          </w:r>
          <w:r w:rsidRPr="00A16A65">
            <w:rPr>
              <w:rFonts w:ascii="Times New Roman" w:hAnsi="Times New Roman"/>
              <w:b w:val="0"/>
              <w:noProof/>
              <w:sz w:val="24"/>
              <w:szCs w:val="24"/>
              <w:rPrChange w:id="129" w:author="ditaoktaria" w:date="2015-04-01T10:40:00Z">
                <w:rPr>
                  <w:noProof/>
                </w:rPr>
              </w:rPrChange>
            </w:rPr>
            <w:fldChar w:fldCharType="begin"/>
          </w:r>
          <w:r w:rsidRPr="00A16A65">
            <w:rPr>
              <w:rFonts w:ascii="Times New Roman" w:hAnsi="Times New Roman"/>
              <w:b w:val="0"/>
              <w:noProof/>
              <w:sz w:val="24"/>
              <w:szCs w:val="24"/>
              <w:rPrChange w:id="130" w:author="ditaoktaria" w:date="2015-04-01T10:40:00Z">
                <w:rPr>
                  <w:noProof/>
                </w:rPr>
              </w:rPrChange>
            </w:rPr>
            <w:instrText xml:space="preserve"> PAGEREF _Toc283905432 \h </w:instrText>
          </w:r>
          <w:r w:rsidRPr="00A16A65">
            <w:rPr>
              <w:rFonts w:ascii="Times New Roman" w:hAnsi="Times New Roman"/>
              <w:b w:val="0"/>
              <w:noProof/>
              <w:sz w:val="24"/>
              <w:szCs w:val="24"/>
              <w:rPrChange w:id="13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2" w:author="ditaoktaria" w:date="2015-04-01T10:40:00Z">
                <w:rPr>
                  <w:noProof/>
                </w:rPr>
              </w:rPrChange>
            </w:rPr>
            <w:fldChar w:fldCharType="separate"/>
          </w:r>
          <w:ins w:id="133" w:author="ditaoktaria oktaria" w:date="2015-03-06T16:41:00Z">
            <w:r w:rsidR="00C17CFD" w:rsidRPr="00A16A65">
              <w:rPr>
                <w:rFonts w:ascii="Times New Roman" w:hAnsi="Times New Roman"/>
                <w:b w:val="0"/>
                <w:noProof/>
                <w:sz w:val="24"/>
                <w:szCs w:val="24"/>
                <w:rPrChange w:id="134" w:author="ditaoktaria" w:date="2015-04-01T10:40:00Z">
                  <w:rPr>
                    <w:noProof/>
                  </w:rPr>
                </w:rPrChange>
              </w:rPr>
              <w:t>2</w:t>
            </w:r>
          </w:ins>
          <w:r w:rsidRPr="00A16A65">
            <w:rPr>
              <w:rFonts w:ascii="Times New Roman" w:hAnsi="Times New Roman"/>
              <w:b w:val="0"/>
              <w:noProof/>
              <w:sz w:val="24"/>
              <w:szCs w:val="24"/>
              <w:rPrChange w:id="135"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3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37" w:author="ditaoktaria" w:date="2015-04-01T10:40:00Z">
                <w:rPr>
                  <w:noProof/>
                </w:rPr>
              </w:rPrChange>
            </w:rPr>
            <w:t>1.3</w:t>
          </w:r>
          <w:r w:rsidRPr="00A16A65">
            <w:rPr>
              <w:rFonts w:ascii="Times New Roman" w:eastAsiaTheme="minorEastAsia" w:hAnsi="Times New Roman"/>
              <w:b w:val="0"/>
              <w:noProof/>
              <w:sz w:val="24"/>
              <w:szCs w:val="24"/>
              <w:lang w:eastAsia="ja-JP"/>
              <w:rPrChange w:id="13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39" w:author="ditaoktaria" w:date="2015-04-01T10:40:00Z">
                <w:rPr>
                  <w:noProof/>
                </w:rPr>
              </w:rPrChange>
            </w:rPr>
            <w:t>Batasan Masalah</w:t>
          </w:r>
          <w:r w:rsidRPr="00A16A65">
            <w:rPr>
              <w:rFonts w:ascii="Times New Roman" w:hAnsi="Times New Roman"/>
              <w:b w:val="0"/>
              <w:noProof/>
              <w:sz w:val="24"/>
              <w:szCs w:val="24"/>
              <w:rPrChange w:id="140" w:author="ditaoktaria" w:date="2015-04-01T10:40:00Z">
                <w:rPr>
                  <w:noProof/>
                </w:rPr>
              </w:rPrChange>
            </w:rPr>
            <w:tab/>
          </w:r>
          <w:r w:rsidRPr="00A16A65">
            <w:rPr>
              <w:rFonts w:ascii="Times New Roman" w:hAnsi="Times New Roman"/>
              <w:b w:val="0"/>
              <w:noProof/>
              <w:sz w:val="24"/>
              <w:szCs w:val="24"/>
              <w:rPrChange w:id="141" w:author="ditaoktaria" w:date="2015-04-01T10:40:00Z">
                <w:rPr>
                  <w:noProof/>
                </w:rPr>
              </w:rPrChange>
            </w:rPr>
            <w:fldChar w:fldCharType="begin"/>
          </w:r>
          <w:r w:rsidRPr="00A16A65">
            <w:rPr>
              <w:rFonts w:ascii="Times New Roman" w:hAnsi="Times New Roman"/>
              <w:b w:val="0"/>
              <w:noProof/>
              <w:sz w:val="24"/>
              <w:szCs w:val="24"/>
              <w:rPrChange w:id="142" w:author="ditaoktaria" w:date="2015-04-01T10:40:00Z">
                <w:rPr>
                  <w:noProof/>
                </w:rPr>
              </w:rPrChange>
            </w:rPr>
            <w:instrText xml:space="preserve"> PAGEREF _Toc283905433 \h </w:instrText>
          </w:r>
          <w:r w:rsidRPr="00A16A65">
            <w:rPr>
              <w:rFonts w:ascii="Times New Roman" w:hAnsi="Times New Roman"/>
              <w:b w:val="0"/>
              <w:noProof/>
              <w:sz w:val="24"/>
              <w:szCs w:val="24"/>
              <w:rPrChange w:id="14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44" w:author="ditaoktaria" w:date="2015-04-01T10:40:00Z">
                <w:rPr>
                  <w:noProof/>
                </w:rPr>
              </w:rPrChange>
            </w:rPr>
            <w:fldChar w:fldCharType="separate"/>
          </w:r>
          <w:ins w:id="145" w:author="ditaoktaria oktaria" w:date="2015-03-06T16:41:00Z">
            <w:r w:rsidR="00C17CFD" w:rsidRPr="00A16A65">
              <w:rPr>
                <w:rFonts w:ascii="Times New Roman" w:hAnsi="Times New Roman"/>
                <w:b w:val="0"/>
                <w:noProof/>
                <w:sz w:val="24"/>
                <w:szCs w:val="24"/>
                <w:rPrChange w:id="146" w:author="ditaoktaria" w:date="2015-04-01T10:40:00Z">
                  <w:rPr>
                    <w:noProof/>
                  </w:rPr>
                </w:rPrChange>
              </w:rPr>
              <w:t>3</w:t>
            </w:r>
          </w:ins>
          <w:r w:rsidRPr="00A16A65">
            <w:rPr>
              <w:rFonts w:ascii="Times New Roman" w:hAnsi="Times New Roman"/>
              <w:b w:val="0"/>
              <w:noProof/>
              <w:sz w:val="24"/>
              <w:szCs w:val="24"/>
              <w:rPrChange w:id="147"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49" w:author="ditaoktaria" w:date="2015-04-01T10:40:00Z">
                <w:rPr>
                  <w:noProof/>
                </w:rPr>
              </w:rPrChange>
            </w:rPr>
            <w:t>1.4</w:t>
          </w:r>
          <w:r w:rsidRPr="00A16A65">
            <w:rPr>
              <w:rFonts w:ascii="Times New Roman" w:eastAsiaTheme="minorEastAsia" w:hAnsi="Times New Roman"/>
              <w:b w:val="0"/>
              <w:noProof/>
              <w:sz w:val="24"/>
              <w:szCs w:val="24"/>
              <w:lang w:eastAsia="ja-JP"/>
              <w:rPrChange w:id="1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1" w:author="ditaoktaria" w:date="2015-04-01T10:40:00Z">
                <w:rPr>
                  <w:noProof/>
                </w:rPr>
              </w:rPrChange>
            </w:rPr>
            <w:t>Tujuan</w:t>
          </w:r>
          <w:r w:rsidRPr="00A16A65">
            <w:rPr>
              <w:rFonts w:ascii="Times New Roman" w:hAnsi="Times New Roman"/>
              <w:b w:val="0"/>
              <w:noProof/>
              <w:sz w:val="24"/>
              <w:szCs w:val="24"/>
              <w:rPrChange w:id="152" w:author="ditaoktaria" w:date="2015-04-01T10:40:00Z">
                <w:rPr>
                  <w:noProof/>
                </w:rPr>
              </w:rPrChange>
            </w:rPr>
            <w:tab/>
          </w:r>
          <w:r w:rsidRPr="00A16A65">
            <w:rPr>
              <w:rFonts w:ascii="Times New Roman" w:hAnsi="Times New Roman"/>
              <w:b w:val="0"/>
              <w:noProof/>
              <w:sz w:val="24"/>
              <w:szCs w:val="24"/>
              <w:rPrChange w:id="153" w:author="ditaoktaria" w:date="2015-04-01T10:40:00Z">
                <w:rPr>
                  <w:noProof/>
                </w:rPr>
              </w:rPrChange>
            </w:rPr>
            <w:fldChar w:fldCharType="begin"/>
          </w:r>
          <w:r w:rsidRPr="00A16A65">
            <w:rPr>
              <w:rFonts w:ascii="Times New Roman" w:hAnsi="Times New Roman"/>
              <w:b w:val="0"/>
              <w:noProof/>
              <w:sz w:val="24"/>
              <w:szCs w:val="24"/>
              <w:rPrChange w:id="154" w:author="ditaoktaria" w:date="2015-04-01T10:40:00Z">
                <w:rPr>
                  <w:noProof/>
                </w:rPr>
              </w:rPrChange>
            </w:rPr>
            <w:instrText xml:space="preserve"> PAGEREF _Toc283905434 \h </w:instrText>
          </w:r>
          <w:r w:rsidRPr="00A16A65">
            <w:rPr>
              <w:rFonts w:ascii="Times New Roman" w:hAnsi="Times New Roman"/>
              <w:b w:val="0"/>
              <w:noProof/>
              <w:sz w:val="24"/>
              <w:szCs w:val="24"/>
              <w:rPrChange w:id="1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56" w:author="ditaoktaria" w:date="2015-04-01T10:40:00Z">
                <w:rPr>
                  <w:noProof/>
                </w:rPr>
              </w:rPrChange>
            </w:rPr>
            <w:fldChar w:fldCharType="separate"/>
          </w:r>
          <w:ins w:id="157" w:author="ditaoktaria oktaria" w:date="2015-03-06T16:41:00Z">
            <w:r w:rsidR="00C17CFD" w:rsidRPr="00A16A65">
              <w:rPr>
                <w:rFonts w:ascii="Times New Roman" w:hAnsi="Times New Roman"/>
                <w:b w:val="0"/>
                <w:noProof/>
                <w:sz w:val="24"/>
                <w:szCs w:val="24"/>
                <w:rPrChange w:id="158" w:author="ditaoktaria" w:date="2015-04-01T10:40:00Z">
                  <w:rPr>
                    <w:noProof/>
                  </w:rPr>
                </w:rPrChange>
              </w:rPr>
              <w:t>3</w:t>
            </w:r>
          </w:ins>
          <w:r w:rsidRPr="00A16A65">
            <w:rPr>
              <w:rFonts w:ascii="Times New Roman" w:hAnsi="Times New Roman"/>
              <w:b w:val="0"/>
              <w:noProof/>
              <w:sz w:val="24"/>
              <w:szCs w:val="24"/>
              <w:rPrChange w:id="159"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61" w:author="ditaoktaria" w:date="2015-04-01T10:40:00Z">
                <w:rPr>
                  <w:noProof/>
                </w:rPr>
              </w:rPrChange>
            </w:rPr>
            <w:t>1.5</w:t>
          </w:r>
          <w:r w:rsidRPr="00A16A65">
            <w:rPr>
              <w:rFonts w:ascii="Times New Roman" w:eastAsiaTheme="minorEastAsia" w:hAnsi="Times New Roman"/>
              <w:b w:val="0"/>
              <w:noProof/>
              <w:sz w:val="24"/>
              <w:szCs w:val="24"/>
              <w:lang w:eastAsia="ja-JP"/>
              <w:rPrChange w:id="1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63" w:author="ditaoktaria" w:date="2015-04-01T10:40:00Z">
                <w:rPr>
                  <w:noProof/>
                </w:rPr>
              </w:rPrChange>
            </w:rPr>
            <w:t>Manfaat</w:t>
          </w:r>
          <w:r w:rsidRPr="00A16A65">
            <w:rPr>
              <w:rFonts w:ascii="Times New Roman" w:hAnsi="Times New Roman"/>
              <w:b w:val="0"/>
              <w:noProof/>
              <w:sz w:val="24"/>
              <w:szCs w:val="24"/>
              <w:rPrChange w:id="164" w:author="ditaoktaria" w:date="2015-04-01T10:40:00Z">
                <w:rPr>
                  <w:noProof/>
                </w:rPr>
              </w:rPrChange>
            </w:rPr>
            <w:tab/>
          </w:r>
          <w:r w:rsidRPr="00A16A65">
            <w:rPr>
              <w:rFonts w:ascii="Times New Roman" w:hAnsi="Times New Roman"/>
              <w:b w:val="0"/>
              <w:noProof/>
              <w:sz w:val="24"/>
              <w:szCs w:val="24"/>
              <w:rPrChange w:id="165" w:author="ditaoktaria" w:date="2015-04-01T10:40:00Z">
                <w:rPr>
                  <w:noProof/>
                </w:rPr>
              </w:rPrChange>
            </w:rPr>
            <w:fldChar w:fldCharType="begin"/>
          </w:r>
          <w:r w:rsidRPr="00A16A65">
            <w:rPr>
              <w:rFonts w:ascii="Times New Roman" w:hAnsi="Times New Roman"/>
              <w:b w:val="0"/>
              <w:noProof/>
              <w:sz w:val="24"/>
              <w:szCs w:val="24"/>
              <w:rPrChange w:id="166" w:author="ditaoktaria" w:date="2015-04-01T10:40:00Z">
                <w:rPr>
                  <w:noProof/>
                </w:rPr>
              </w:rPrChange>
            </w:rPr>
            <w:instrText xml:space="preserve"> PAGEREF _Toc283905435 \h </w:instrText>
          </w:r>
          <w:r w:rsidRPr="00A16A65">
            <w:rPr>
              <w:rFonts w:ascii="Times New Roman" w:hAnsi="Times New Roman"/>
              <w:b w:val="0"/>
              <w:noProof/>
              <w:sz w:val="24"/>
              <w:szCs w:val="24"/>
              <w:rPrChange w:id="1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8" w:author="ditaoktaria" w:date="2015-04-01T10:40:00Z">
                <w:rPr>
                  <w:noProof/>
                </w:rPr>
              </w:rPrChange>
            </w:rPr>
            <w:fldChar w:fldCharType="separate"/>
          </w:r>
          <w:ins w:id="169" w:author="ditaoktaria oktaria" w:date="2015-03-06T16:41:00Z">
            <w:r w:rsidR="00C17CFD" w:rsidRPr="00A16A65">
              <w:rPr>
                <w:rFonts w:ascii="Times New Roman" w:hAnsi="Times New Roman"/>
                <w:b w:val="0"/>
                <w:noProof/>
                <w:sz w:val="24"/>
                <w:szCs w:val="24"/>
                <w:rPrChange w:id="170" w:author="ditaoktaria" w:date="2015-04-01T10:40:00Z">
                  <w:rPr>
                    <w:noProof/>
                  </w:rPr>
                </w:rPrChange>
              </w:rPr>
              <w:t>3</w:t>
            </w:r>
          </w:ins>
          <w:r w:rsidRPr="00A16A65">
            <w:rPr>
              <w:rFonts w:ascii="Times New Roman" w:hAnsi="Times New Roman"/>
              <w:b w:val="0"/>
              <w:noProof/>
              <w:sz w:val="24"/>
              <w:szCs w:val="24"/>
              <w:rPrChange w:id="171"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73" w:author="ditaoktaria" w:date="2015-04-01T10:40:00Z">
                <w:rPr>
                  <w:noProof/>
                </w:rPr>
              </w:rPrChange>
            </w:rPr>
            <w:t>1.6</w:t>
          </w:r>
          <w:r w:rsidRPr="00A16A65">
            <w:rPr>
              <w:rFonts w:ascii="Times New Roman" w:eastAsiaTheme="minorEastAsia" w:hAnsi="Times New Roman"/>
              <w:b w:val="0"/>
              <w:noProof/>
              <w:sz w:val="24"/>
              <w:szCs w:val="24"/>
              <w:lang w:eastAsia="ja-JP"/>
              <w:rPrChange w:id="1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5" w:author="ditaoktaria" w:date="2015-04-01T10:40:00Z">
                <w:rPr>
                  <w:noProof/>
                </w:rPr>
              </w:rPrChange>
            </w:rPr>
            <w:t>Sistematika Penulisan</w:t>
          </w:r>
          <w:r w:rsidRPr="00A16A65">
            <w:rPr>
              <w:rFonts w:ascii="Times New Roman" w:hAnsi="Times New Roman"/>
              <w:b w:val="0"/>
              <w:noProof/>
              <w:sz w:val="24"/>
              <w:szCs w:val="24"/>
              <w:rPrChange w:id="176" w:author="ditaoktaria" w:date="2015-04-01T10:40:00Z">
                <w:rPr>
                  <w:noProof/>
                </w:rPr>
              </w:rPrChange>
            </w:rPr>
            <w:tab/>
          </w:r>
          <w:r w:rsidRPr="00A16A65">
            <w:rPr>
              <w:rFonts w:ascii="Times New Roman" w:hAnsi="Times New Roman"/>
              <w:b w:val="0"/>
              <w:noProof/>
              <w:sz w:val="24"/>
              <w:szCs w:val="24"/>
              <w:rPrChange w:id="177" w:author="ditaoktaria" w:date="2015-04-01T10:40:00Z">
                <w:rPr>
                  <w:noProof/>
                </w:rPr>
              </w:rPrChange>
            </w:rPr>
            <w:fldChar w:fldCharType="begin"/>
          </w:r>
          <w:r w:rsidRPr="00A16A65">
            <w:rPr>
              <w:rFonts w:ascii="Times New Roman" w:hAnsi="Times New Roman"/>
              <w:b w:val="0"/>
              <w:noProof/>
              <w:sz w:val="24"/>
              <w:szCs w:val="24"/>
              <w:rPrChange w:id="178" w:author="ditaoktaria" w:date="2015-04-01T10:40:00Z">
                <w:rPr>
                  <w:noProof/>
                </w:rPr>
              </w:rPrChange>
            </w:rPr>
            <w:instrText xml:space="preserve"> PAGEREF _Toc283905436 \h </w:instrText>
          </w:r>
          <w:r w:rsidRPr="00A16A65">
            <w:rPr>
              <w:rFonts w:ascii="Times New Roman" w:hAnsi="Times New Roman"/>
              <w:b w:val="0"/>
              <w:noProof/>
              <w:sz w:val="24"/>
              <w:szCs w:val="24"/>
              <w:rPrChange w:id="1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80" w:author="ditaoktaria" w:date="2015-04-01T10:40:00Z">
                <w:rPr>
                  <w:noProof/>
                </w:rPr>
              </w:rPrChange>
            </w:rPr>
            <w:fldChar w:fldCharType="separate"/>
          </w:r>
          <w:ins w:id="181" w:author="ditaoktaria oktaria" w:date="2015-03-06T16:41:00Z">
            <w:r w:rsidR="00C17CFD" w:rsidRPr="00A16A65">
              <w:rPr>
                <w:rFonts w:ascii="Times New Roman" w:hAnsi="Times New Roman"/>
                <w:b w:val="0"/>
                <w:noProof/>
                <w:sz w:val="24"/>
                <w:szCs w:val="24"/>
                <w:rPrChange w:id="182" w:author="ditaoktaria" w:date="2015-04-01T10:40:00Z">
                  <w:rPr>
                    <w:noProof/>
                  </w:rPr>
                </w:rPrChange>
              </w:rPr>
              <w:t>3</w:t>
            </w:r>
          </w:ins>
          <w:r w:rsidRPr="00A16A65">
            <w:rPr>
              <w:rFonts w:ascii="Times New Roman" w:hAnsi="Times New Roman"/>
              <w:b w:val="0"/>
              <w:noProof/>
              <w:sz w:val="24"/>
              <w:szCs w:val="24"/>
              <w:rPrChange w:id="183"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84" w:author="ditaoktaria" w:date="2015-04-01T10:40:00Z">
                <w:rPr>
                  <w:rFonts w:eastAsiaTheme="minorEastAsia" w:cstheme="minorBidi"/>
                  <w:b w:val="0"/>
                  <w:noProof/>
                  <w:lang w:eastAsia="ja-JP"/>
                </w:rPr>
              </w:rPrChange>
            </w:rPr>
          </w:pPr>
          <w:r w:rsidRPr="00A16A65">
            <w:rPr>
              <w:rFonts w:ascii="Times New Roman" w:hAnsi="Times New Roman"/>
              <w:b w:val="0"/>
              <w:noProof/>
              <w:rPrChange w:id="185" w:author="ditaoktaria" w:date="2015-04-01T10:40:00Z">
                <w:rPr>
                  <w:noProof/>
                </w:rPr>
              </w:rPrChange>
            </w:rPr>
            <w:t>BAB II</w:t>
          </w:r>
          <w:r w:rsidRPr="00A16A65">
            <w:rPr>
              <w:rFonts w:ascii="Times New Roman" w:hAnsi="Times New Roman"/>
              <w:b w:val="0"/>
              <w:noProof/>
              <w:rPrChange w:id="186" w:author="ditaoktaria" w:date="2015-04-01T10:40:00Z">
                <w:rPr>
                  <w:noProof/>
                </w:rPr>
              </w:rPrChange>
            </w:rPr>
            <w:tab/>
          </w:r>
          <w:r w:rsidRPr="00A16A65">
            <w:rPr>
              <w:rFonts w:ascii="Times New Roman" w:hAnsi="Times New Roman"/>
              <w:b w:val="0"/>
              <w:noProof/>
              <w:rPrChange w:id="187" w:author="ditaoktaria" w:date="2015-04-01T10:40:00Z">
                <w:rPr>
                  <w:noProof/>
                </w:rPr>
              </w:rPrChange>
            </w:rPr>
            <w:fldChar w:fldCharType="begin"/>
          </w:r>
          <w:r w:rsidRPr="00A16A65">
            <w:rPr>
              <w:rFonts w:ascii="Times New Roman" w:hAnsi="Times New Roman"/>
              <w:b w:val="0"/>
              <w:noProof/>
              <w:rPrChange w:id="188" w:author="ditaoktaria" w:date="2015-04-01T10:40:00Z">
                <w:rPr>
                  <w:noProof/>
                </w:rPr>
              </w:rPrChange>
            </w:rPr>
            <w:instrText xml:space="preserve"> PAGEREF _Toc283905437 \h </w:instrText>
          </w:r>
          <w:r w:rsidRPr="00A16A65">
            <w:rPr>
              <w:rFonts w:ascii="Times New Roman" w:hAnsi="Times New Roman"/>
              <w:b w:val="0"/>
              <w:noProof/>
              <w:rPrChange w:id="189" w:author="ditaoktaria" w:date="2015-04-01T10:40:00Z">
                <w:rPr>
                  <w:rFonts w:ascii="Times New Roman" w:hAnsi="Times New Roman"/>
                  <w:b w:val="0"/>
                  <w:noProof/>
                </w:rPr>
              </w:rPrChange>
            </w:rPr>
          </w:r>
          <w:r w:rsidRPr="00A16A65">
            <w:rPr>
              <w:rFonts w:ascii="Times New Roman" w:hAnsi="Times New Roman"/>
              <w:b w:val="0"/>
              <w:noProof/>
              <w:rPrChange w:id="190" w:author="ditaoktaria" w:date="2015-04-01T10:40:00Z">
                <w:rPr>
                  <w:noProof/>
                </w:rPr>
              </w:rPrChange>
            </w:rPr>
            <w:fldChar w:fldCharType="separate"/>
          </w:r>
          <w:ins w:id="191" w:author="ditaoktaria oktaria" w:date="2015-03-06T16:41:00Z">
            <w:r w:rsidR="00C17CFD" w:rsidRPr="00A16A65">
              <w:rPr>
                <w:rFonts w:ascii="Times New Roman" w:hAnsi="Times New Roman"/>
                <w:b w:val="0"/>
                <w:noProof/>
                <w:rPrChange w:id="192" w:author="ditaoktaria" w:date="2015-04-01T10:40:00Z">
                  <w:rPr>
                    <w:noProof/>
                  </w:rPr>
                </w:rPrChange>
              </w:rPr>
              <w:t>5</w:t>
            </w:r>
          </w:ins>
          <w:r w:rsidRPr="00A16A65">
            <w:rPr>
              <w:rFonts w:ascii="Times New Roman" w:hAnsi="Times New Roman"/>
              <w:b w:val="0"/>
              <w:noProof/>
              <w:rPrChange w:id="193"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94" w:author="ditaoktaria" w:date="2015-04-01T10:40:00Z">
                <w:rPr>
                  <w:rFonts w:eastAsiaTheme="minorEastAsia" w:cstheme="minorBidi"/>
                  <w:b w:val="0"/>
                  <w:noProof/>
                  <w:lang w:eastAsia="ja-JP"/>
                </w:rPr>
              </w:rPrChange>
            </w:rPr>
          </w:pPr>
          <w:r w:rsidRPr="00A16A65">
            <w:rPr>
              <w:rFonts w:ascii="Times New Roman" w:hAnsi="Times New Roman"/>
              <w:b w:val="0"/>
              <w:noProof/>
              <w:rPrChange w:id="195" w:author="ditaoktaria" w:date="2015-04-01T10:40:00Z">
                <w:rPr>
                  <w:noProof/>
                </w:rPr>
              </w:rPrChange>
            </w:rPr>
            <w:t>KAJIAN PUSTAKA DAN DASAR TEORI</w:t>
          </w:r>
          <w:r w:rsidRPr="00A16A65">
            <w:rPr>
              <w:rFonts w:ascii="Times New Roman" w:hAnsi="Times New Roman"/>
              <w:b w:val="0"/>
              <w:noProof/>
              <w:rPrChange w:id="196" w:author="ditaoktaria" w:date="2015-04-01T10:40:00Z">
                <w:rPr>
                  <w:noProof/>
                </w:rPr>
              </w:rPrChange>
            </w:rPr>
            <w:tab/>
          </w:r>
          <w:r w:rsidRPr="00A16A65">
            <w:rPr>
              <w:rFonts w:ascii="Times New Roman" w:hAnsi="Times New Roman"/>
              <w:b w:val="0"/>
              <w:noProof/>
              <w:rPrChange w:id="197" w:author="ditaoktaria" w:date="2015-04-01T10:40:00Z">
                <w:rPr>
                  <w:noProof/>
                </w:rPr>
              </w:rPrChange>
            </w:rPr>
            <w:fldChar w:fldCharType="begin"/>
          </w:r>
          <w:r w:rsidRPr="00A16A65">
            <w:rPr>
              <w:rFonts w:ascii="Times New Roman" w:hAnsi="Times New Roman"/>
              <w:b w:val="0"/>
              <w:noProof/>
              <w:rPrChange w:id="198" w:author="ditaoktaria" w:date="2015-04-01T10:40:00Z">
                <w:rPr>
                  <w:noProof/>
                </w:rPr>
              </w:rPrChange>
            </w:rPr>
            <w:instrText xml:space="preserve"> PAGEREF _Toc283905438 \h </w:instrText>
          </w:r>
          <w:r w:rsidRPr="00A16A65">
            <w:rPr>
              <w:rFonts w:ascii="Times New Roman" w:hAnsi="Times New Roman"/>
              <w:b w:val="0"/>
              <w:noProof/>
              <w:rPrChange w:id="199" w:author="ditaoktaria" w:date="2015-04-01T10:40:00Z">
                <w:rPr>
                  <w:rFonts w:ascii="Times New Roman" w:hAnsi="Times New Roman"/>
                  <w:b w:val="0"/>
                  <w:noProof/>
                </w:rPr>
              </w:rPrChange>
            </w:rPr>
          </w:r>
          <w:r w:rsidRPr="00A16A65">
            <w:rPr>
              <w:rFonts w:ascii="Times New Roman" w:hAnsi="Times New Roman"/>
              <w:b w:val="0"/>
              <w:noProof/>
              <w:rPrChange w:id="200" w:author="ditaoktaria" w:date="2015-04-01T10:40:00Z">
                <w:rPr>
                  <w:noProof/>
                </w:rPr>
              </w:rPrChange>
            </w:rPr>
            <w:fldChar w:fldCharType="separate"/>
          </w:r>
          <w:ins w:id="201" w:author="ditaoktaria oktaria" w:date="2015-03-06T16:41:00Z">
            <w:r w:rsidR="00C17CFD" w:rsidRPr="00A16A65">
              <w:rPr>
                <w:rFonts w:ascii="Times New Roman" w:hAnsi="Times New Roman"/>
                <w:b w:val="0"/>
                <w:noProof/>
                <w:rPrChange w:id="202" w:author="ditaoktaria" w:date="2015-04-01T10:40:00Z">
                  <w:rPr>
                    <w:noProof/>
                  </w:rPr>
                </w:rPrChange>
              </w:rPr>
              <w:t>5</w:t>
            </w:r>
          </w:ins>
          <w:r w:rsidRPr="00A16A65">
            <w:rPr>
              <w:rFonts w:ascii="Times New Roman" w:hAnsi="Times New Roman"/>
              <w:b w:val="0"/>
              <w:noProof/>
              <w:rPrChange w:id="203"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0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05"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0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7" w:author="ditaoktaria" w:date="2015-04-01T10:40:00Z">
                <w:rPr>
                  <w:noProof/>
                </w:rPr>
              </w:rPrChange>
            </w:rPr>
            <w:t>Android Set-top-box</w:t>
          </w:r>
          <w:r w:rsidRPr="00A16A65">
            <w:rPr>
              <w:rFonts w:ascii="Times New Roman" w:hAnsi="Times New Roman"/>
              <w:b w:val="0"/>
              <w:noProof/>
              <w:sz w:val="24"/>
              <w:szCs w:val="24"/>
              <w:rPrChange w:id="208" w:author="ditaoktaria" w:date="2015-04-01T10:40:00Z">
                <w:rPr>
                  <w:noProof/>
                </w:rPr>
              </w:rPrChange>
            </w:rPr>
            <w:tab/>
          </w:r>
          <w:r w:rsidRPr="00A16A65">
            <w:rPr>
              <w:rFonts w:ascii="Times New Roman" w:hAnsi="Times New Roman"/>
              <w:b w:val="0"/>
              <w:noProof/>
              <w:sz w:val="24"/>
              <w:szCs w:val="24"/>
              <w:rPrChange w:id="209" w:author="ditaoktaria" w:date="2015-04-01T10:40:00Z">
                <w:rPr>
                  <w:noProof/>
                </w:rPr>
              </w:rPrChange>
            </w:rPr>
            <w:fldChar w:fldCharType="begin"/>
          </w:r>
          <w:r w:rsidRPr="00A16A65">
            <w:rPr>
              <w:rFonts w:ascii="Times New Roman" w:hAnsi="Times New Roman"/>
              <w:b w:val="0"/>
              <w:noProof/>
              <w:sz w:val="24"/>
              <w:szCs w:val="24"/>
              <w:rPrChange w:id="210" w:author="ditaoktaria" w:date="2015-04-01T10:40:00Z">
                <w:rPr>
                  <w:noProof/>
                </w:rPr>
              </w:rPrChange>
            </w:rPr>
            <w:instrText xml:space="preserve"> PAGEREF _Toc283905439 \h </w:instrText>
          </w:r>
          <w:r w:rsidRPr="00A16A65">
            <w:rPr>
              <w:rFonts w:ascii="Times New Roman" w:hAnsi="Times New Roman"/>
              <w:b w:val="0"/>
              <w:noProof/>
              <w:sz w:val="24"/>
              <w:szCs w:val="24"/>
              <w:rPrChange w:id="21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12" w:author="ditaoktaria" w:date="2015-04-01T10:40:00Z">
                <w:rPr>
                  <w:noProof/>
                </w:rPr>
              </w:rPrChange>
            </w:rPr>
            <w:fldChar w:fldCharType="separate"/>
          </w:r>
          <w:ins w:id="213" w:author="ditaoktaria oktaria" w:date="2015-03-06T16:41:00Z">
            <w:r w:rsidR="00C17CFD" w:rsidRPr="00A16A65">
              <w:rPr>
                <w:rFonts w:ascii="Times New Roman" w:hAnsi="Times New Roman"/>
                <w:b w:val="0"/>
                <w:noProof/>
                <w:sz w:val="24"/>
                <w:szCs w:val="24"/>
                <w:rPrChange w:id="214" w:author="ditaoktaria" w:date="2015-04-01T10:40:00Z">
                  <w:rPr>
                    <w:noProof/>
                  </w:rPr>
                </w:rPrChange>
              </w:rPr>
              <w:t>5</w:t>
            </w:r>
          </w:ins>
          <w:r w:rsidRPr="00A16A65">
            <w:rPr>
              <w:rFonts w:ascii="Times New Roman" w:hAnsi="Times New Roman"/>
              <w:b w:val="0"/>
              <w:noProof/>
              <w:sz w:val="24"/>
              <w:szCs w:val="24"/>
              <w:rPrChange w:id="215"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1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17"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1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19" w:author="ditaoktaria" w:date="2015-04-01T10:40:00Z">
                <w:rPr>
                  <w:noProof/>
                </w:rPr>
              </w:rPrChange>
            </w:rPr>
            <w:t>XML</w:t>
          </w:r>
          <w:r w:rsidRPr="00A16A65">
            <w:rPr>
              <w:rFonts w:ascii="Times New Roman" w:hAnsi="Times New Roman"/>
              <w:b w:val="0"/>
              <w:noProof/>
              <w:sz w:val="24"/>
              <w:szCs w:val="24"/>
              <w:rPrChange w:id="220" w:author="ditaoktaria" w:date="2015-04-01T10:40:00Z">
                <w:rPr>
                  <w:noProof/>
                </w:rPr>
              </w:rPrChange>
            </w:rPr>
            <w:tab/>
          </w:r>
          <w:r w:rsidRPr="00A16A65">
            <w:rPr>
              <w:rFonts w:ascii="Times New Roman" w:hAnsi="Times New Roman"/>
              <w:b w:val="0"/>
              <w:noProof/>
              <w:sz w:val="24"/>
              <w:szCs w:val="24"/>
              <w:rPrChange w:id="221" w:author="ditaoktaria" w:date="2015-04-01T10:40:00Z">
                <w:rPr>
                  <w:noProof/>
                </w:rPr>
              </w:rPrChange>
            </w:rPr>
            <w:fldChar w:fldCharType="begin"/>
          </w:r>
          <w:r w:rsidRPr="00A16A65">
            <w:rPr>
              <w:rFonts w:ascii="Times New Roman" w:hAnsi="Times New Roman"/>
              <w:b w:val="0"/>
              <w:noProof/>
              <w:sz w:val="24"/>
              <w:szCs w:val="24"/>
              <w:rPrChange w:id="222" w:author="ditaoktaria" w:date="2015-04-01T10:40:00Z">
                <w:rPr>
                  <w:noProof/>
                </w:rPr>
              </w:rPrChange>
            </w:rPr>
            <w:instrText xml:space="preserve"> PAGEREF _Toc283905440 \h </w:instrText>
          </w:r>
          <w:r w:rsidRPr="00A16A65">
            <w:rPr>
              <w:rFonts w:ascii="Times New Roman" w:hAnsi="Times New Roman"/>
              <w:b w:val="0"/>
              <w:noProof/>
              <w:sz w:val="24"/>
              <w:szCs w:val="24"/>
              <w:rPrChange w:id="22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24" w:author="ditaoktaria" w:date="2015-04-01T10:40:00Z">
                <w:rPr>
                  <w:noProof/>
                </w:rPr>
              </w:rPrChange>
            </w:rPr>
            <w:fldChar w:fldCharType="separate"/>
          </w:r>
          <w:ins w:id="225" w:author="ditaoktaria oktaria" w:date="2015-03-06T16:41:00Z">
            <w:r w:rsidR="00C17CFD" w:rsidRPr="00A16A65">
              <w:rPr>
                <w:rFonts w:ascii="Times New Roman" w:hAnsi="Times New Roman"/>
                <w:b w:val="0"/>
                <w:noProof/>
                <w:sz w:val="24"/>
                <w:szCs w:val="24"/>
                <w:rPrChange w:id="226" w:author="ditaoktaria" w:date="2015-04-01T10:40:00Z">
                  <w:rPr>
                    <w:noProof/>
                  </w:rPr>
                </w:rPrChange>
              </w:rPr>
              <w:t>6</w:t>
            </w:r>
          </w:ins>
          <w:r w:rsidRPr="00A16A65">
            <w:rPr>
              <w:rFonts w:ascii="Times New Roman" w:hAnsi="Times New Roman"/>
              <w:b w:val="0"/>
              <w:noProof/>
              <w:sz w:val="24"/>
              <w:szCs w:val="24"/>
              <w:rPrChange w:id="227"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8" w:author="ditaoktaria" w:date="2015-04-01T10:40:00Z">
                <w:rPr>
                  <w:rFonts w:eastAsiaTheme="minorEastAsia" w:cstheme="minorBidi"/>
                  <w:b w:val="0"/>
                  <w:noProof/>
                  <w:lang w:eastAsia="ja-JP"/>
                </w:rPr>
              </w:rPrChange>
            </w:rPr>
          </w:pPr>
          <w:r w:rsidRPr="00A16A65">
            <w:rPr>
              <w:rFonts w:ascii="Times New Roman" w:hAnsi="Times New Roman"/>
              <w:b w:val="0"/>
              <w:noProof/>
              <w:rPrChange w:id="229" w:author="ditaoktaria" w:date="2015-04-01T10:40:00Z">
                <w:rPr>
                  <w:noProof/>
                </w:rPr>
              </w:rPrChange>
            </w:rPr>
            <w:t>BAB III</w:t>
          </w:r>
          <w:r w:rsidRPr="00A16A65">
            <w:rPr>
              <w:rFonts w:ascii="Times New Roman" w:hAnsi="Times New Roman"/>
              <w:b w:val="0"/>
              <w:noProof/>
              <w:rPrChange w:id="230" w:author="ditaoktaria" w:date="2015-04-01T10:40:00Z">
                <w:rPr>
                  <w:noProof/>
                </w:rPr>
              </w:rPrChange>
            </w:rPr>
            <w:tab/>
          </w:r>
          <w:r w:rsidRPr="00A16A65">
            <w:rPr>
              <w:rFonts w:ascii="Times New Roman" w:hAnsi="Times New Roman"/>
              <w:b w:val="0"/>
              <w:noProof/>
              <w:rPrChange w:id="231" w:author="ditaoktaria" w:date="2015-04-01T10:40:00Z">
                <w:rPr>
                  <w:noProof/>
                </w:rPr>
              </w:rPrChange>
            </w:rPr>
            <w:fldChar w:fldCharType="begin"/>
          </w:r>
          <w:r w:rsidRPr="00A16A65">
            <w:rPr>
              <w:rFonts w:ascii="Times New Roman" w:hAnsi="Times New Roman"/>
              <w:b w:val="0"/>
              <w:noProof/>
              <w:rPrChange w:id="232" w:author="ditaoktaria" w:date="2015-04-01T10:40:00Z">
                <w:rPr>
                  <w:noProof/>
                </w:rPr>
              </w:rPrChange>
            </w:rPr>
            <w:instrText xml:space="preserve"> PAGEREF _Toc283905441 \h </w:instrText>
          </w:r>
          <w:r w:rsidRPr="00A16A65">
            <w:rPr>
              <w:rFonts w:ascii="Times New Roman" w:hAnsi="Times New Roman"/>
              <w:b w:val="0"/>
              <w:noProof/>
              <w:rPrChange w:id="233" w:author="ditaoktaria" w:date="2015-04-01T10:40:00Z">
                <w:rPr>
                  <w:rFonts w:ascii="Times New Roman" w:hAnsi="Times New Roman"/>
                  <w:b w:val="0"/>
                  <w:noProof/>
                </w:rPr>
              </w:rPrChange>
            </w:rPr>
          </w:r>
          <w:r w:rsidRPr="00A16A65">
            <w:rPr>
              <w:rFonts w:ascii="Times New Roman" w:hAnsi="Times New Roman"/>
              <w:b w:val="0"/>
              <w:noProof/>
              <w:rPrChange w:id="234" w:author="ditaoktaria" w:date="2015-04-01T10:40:00Z">
                <w:rPr>
                  <w:noProof/>
                </w:rPr>
              </w:rPrChange>
            </w:rPr>
            <w:fldChar w:fldCharType="separate"/>
          </w:r>
          <w:ins w:id="235" w:author="ditaoktaria oktaria" w:date="2015-03-06T16:41:00Z">
            <w:r w:rsidR="00C17CFD" w:rsidRPr="00A16A65">
              <w:rPr>
                <w:rFonts w:ascii="Times New Roman" w:hAnsi="Times New Roman"/>
                <w:b w:val="0"/>
                <w:noProof/>
                <w:rPrChange w:id="236" w:author="ditaoktaria" w:date="2015-04-01T10:40:00Z">
                  <w:rPr>
                    <w:noProof/>
                  </w:rPr>
                </w:rPrChange>
              </w:rPr>
              <w:t>7</w:t>
            </w:r>
          </w:ins>
          <w:r w:rsidRPr="00A16A65">
            <w:rPr>
              <w:rFonts w:ascii="Times New Roman" w:hAnsi="Times New Roman"/>
              <w:b w:val="0"/>
              <w:noProof/>
              <w:rPrChange w:id="237"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38" w:author="ditaoktaria" w:date="2015-04-01T10:40:00Z">
                <w:rPr>
                  <w:rFonts w:eastAsiaTheme="minorEastAsia" w:cstheme="minorBidi"/>
                  <w:b w:val="0"/>
                  <w:noProof/>
                  <w:lang w:eastAsia="ja-JP"/>
                </w:rPr>
              </w:rPrChange>
            </w:rPr>
          </w:pPr>
          <w:r w:rsidRPr="00A16A65">
            <w:rPr>
              <w:rFonts w:ascii="Times New Roman" w:hAnsi="Times New Roman"/>
              <w:b w:val="0"/>
              <w:noProof/>
              <w:rPrChange w:id="239" w:author="ditaoktaria" w:date="2015-04-01T10:40:00Z">
                <w:rPr>
                  <w:noProof/>
                </w:rPr>
              </w:rPrChange>
            </w:rPr>
            <w:t>METODOLOGI PENELITIAN</w:t>
          </w:r>
          <w:r w:rsidRPr="00A16A65">
            <w:rPr>
              <w:rFonts w:ascii="Times New Roman" w:hAnsi="Times New Roman"/>
              <w:b w:val="0"/>
              <w:noProof/>
              <w:rPrChange w:id="240" w:author="ditaoktaria" w:date="2015-04-01T10:40:00Z">
                <w:rPr>
                  <w:noProof/>
                </w:rPr>
              </w:rPrChange>
            </w:rPr>
            <w:tab/>
          </w:r>
          <w:r w:rsidRPr="00A16A65">
            <w:rPr>
              <w:rFonts w:ascii="Times New Roman" w:hAnsi="Times New Roman"/>
              <w:b w:val="0"/>
              <w:noProof/>
              <w:rPrChange w:id="241" w:author="ditaoktaria" w:date="2015-04-01T10:40:00Z">
                <w:rPr>
                  <w:noProof/>
                </w:rPr>
              </w:rPrChange>
            </w:rPr>
            <w:fldChar w:fldCharType="begin"/>
          </w:r>
          <w:r w:rsidRPr="00A16A65">
            <w:rPr>
              <w:rFonts w:ascii="Times New Roman" w:hAnsi="Times New Roman"/>
              <w:b w:val="0"/>
              <w:noProof/>
              <w:rPrChange w:id="242" w:author="ditaoktaria" w:date="2015-04-01T10:40:00Z">
                <w:rPr>
                  <w:noProof/>
                </w:rPr>
              </w:rPrChange>
            </w:rPr>
            <w:instrText xml:space="preserve"> PAGEREF _Toc283905442 \h </w:instrText>
          </w:r>
          <w:r w:rsidRPr="00A16A65">
            <w:rPr>
              <w:rFonts w:ascii="Times New Roman" w:hAnsi="Times New Roman"/>
              <w:b w:val="0"/>
              <w:noProof/>
              <w:rPrChange w:id="243" w:author="ditaoktaria" w:date="2015-04-01T10:40:00Z">
                <w:rPr>
                  <w:rFonts w:ascii="Times New Roman" w:hAnsi="Times New Roman"/>
                  <w:b w:val="0"/>
                  <w:noProof/>
                </w:rPr>
              </w:rPrChange>
            </w:rPr>
          </w:r>
          <w:r w:rsidRPr="00A16A65">
            <w:rPr>
              <w:rFonts w:ascii="Times New Roman" w:hAnsi="Times New Roman"/>
              <w:b w:val="0"/>
              <w:noProof/>
              <w:rPrChange w:id="244" w:author="ditaoktaria" w:date="2015-04-01T10:40:00Z">
                <w:rPr>
                  <w:noProof/>
                </w:rPr>
              </w:rPrChange>
            </w:rPr>
            <w:fldChar w:fldCharType="separate"/>
          </w:r>
          <w:ins w:id="245" w:author="ditaoktaria oktaria" w:date="2015-03-06T16:41:00Z">
            <w:r w:rsidR="00C17CFD" w:rsidRPr="00A16A65">
              <w:rPr>
                <w:rFonts w:ascii="Times New Roman" w:hAnsi="Times New Roman"/>
                <w:b w:val="0"/>
                <w:noProof/>
                <w:rPrChange w:id="246" w:author="ditaoktaria" w:date="2015-04-01T10:40:00Z">
                  <w:rPr>
                    <w:noProof/>
                  </w:rPr>
                </w:rPrChange>
              </w:rPr>
              <w:t>7</w:t>
            </w:r>
          </w:ins>
          <w:r w:rsidRPr="00A16A65">
            <w:rPr>
              <w:rFonts w:ascii="Times New Roman" w:hAnsi="Times New Roman"/>
              <w:b w:val="0"/>
              <w:noProof/>
              <w:rPrChange w:id="247"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4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49" w:author="ditaoktaria" w:date="2015-04-01T10:40:00Z">
                <w:rPr>
                  <w:noProof/>
                </w:rPr>
              </w:rPrChange>
            </w:rPr>
            <w:t>3.1</w:t>
          </w:r>
          <w:r w:rsidRPr="00A16A65">
            <w:rPr>
              <w:rFonts w:ascii="Times New Roman" w:eastAsiaTheme="minorEastAsia" w:hAnsi="Times New Roman"/>
              <w:b w:val="0"/>
              <w:noProof/>
              <w:sz w:val="24"/>
              <w:szCs w:val="24"/>
              <w:lang w:eastAsia="ja-JP"/>
              <w:rPrChange w:id="25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51" w:author="ditaoktaria" w:date="2015-04-01T10:40:00Z">
                <w:rPr>
                  <w:noProof/>
                </w:rPr>
              </w:rPrChange>
            </w:rPr>
            <w:t>Studi Literatur</w:t>
          </w:r>
          <w:r w:rsidRPr="00A16A65">
            <w:rPr>
              <w:rFonts w:ascii="Times New Roman" w:hAnsi="Times New Roman"/>
              <w:b w:val="0"/>
              <w:noProof/>
              <w:sz w:val="24"/>
              <w:szCs w:val="24"/>
              <w:rPrChange w:id="252" w:author="ditaoktaria" w:date="2015-04-01T10:40:00Z">
                <w:rPr>
                  <w:noProof/>
                </w:rPr>
              </w:rPrChange>
            </w:rPr>
            <w:tab/>
          </w:r>
          <w:r w:rsidRPr="00A16A65">
            <w:rPr>
              <w:rFonts w:ascii="Times New Roman" w:hAnsi="Times New Roman"/>
              <w:b w:val="0"/>
              <w:noProof/>
              <w:sz w:val="24"/>
              <w:szCs w:val="24"/>
              <w:rPrChange w:id="253" w:author="ditaoktaria" w:date="2015-04-01T10:40:00Z">
                <w:rPr>
                  <w:noProof/>
                </w:rPr>
              </w:rPrChange>
            </w:rPr>
            <w:fldChar w:fldCharType="begin"/>
          </w:r>
          <w:r w:rsidRPr="00A16A65">
            <w:rPr>
              <w:rFonts w:ascii="Times New Roman" w:hAnsi="Times New Roman"/>
              <w:b w:val="0"/>
              <w:noProof/>
              <w:sz w:val="24"/>
              <w:szCs w:val="24"/>
              <w:rPrChange w:id="254" w:author="ditaoktaria" w:date="2015-04-01T10:40:00Z">
                <w:rPr>
                  <w:noProof/>
                </w:rPr>
              </w:rPrChange>
            </w:rPr>
            <w:instrText xml:space="preserve"> PAGEREF _Toc283905443 \h </w:instrText>
          </w:r>
          <w:r w:rsidRPr="00A16A65">
            <w:rPr>
              <w:rFonts w:ascii="Times New Roman" w:hAnsi="Times New Roman"/>
              <w:b w:val="0"/>
              <w:noProof/>
              <w:sz w:val="24"/>
              <w:szCs w:val="24"/>
              <w:rPrChange w:id="25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56" w:author="ditaoktaria" w:date="2015-04-01T10:40:00Z">
                <w:rPr>
                  <w:noProof/>
                </w:rPr>
              </w:rPrChange>
            </w:rPr>
            <w:fldChar w:fldCharType="separate"/>
          </w:r>
          <w:ins w:id="257" w:author="ditaoktaria oktaria" w:date="2015-03-06T16:41:00Z">
            <w:r w:rsidR="00C17CFD" w:rsidRPr="00A16A65">
              <w:rPr>
                <w:rFonts w:ascii="Times New Roman" w:hAnsi="Times New Roman"/>
                <w:b w:val="0"/>
                <w:noProof/>
                <w:sz w:val="24"/>
                <w:szCs w:val="24"/>
                <w:rPrChange w:id="258" w:author="ditaoktaria" w:date="2015-04-01T10:40:00Z">
                  <w:rPr>
                    <w:noProof/>
                  </w:rPr>
                </w:rPrChange>
              </w:rPr>
              <w:t>8</w:t>
            </w:r>
          </w:ins>
          <w:r w:rsidRPr="00A16A65">
            <w:rPr>
              <w:rFonts w:ascii="Times New Roman" w:hAnsi="Times New Roman"/>
              <w:b w:val="0"/>
              <w:noProof/>
              <w:sz w:val="24"/>
              <w:szCs w:val="24"/>
              <w:rPrChange w:id="259"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6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61" w:author="ditaoktaria" w:date="2015-04-01T10:40:00Z">
                <w:rPr>
                  <w:noProof/>
                </w:rPr>
              </w:rPrChange>
            </w:rPr>
            <w:t>3.2</w:t>
          </w:r>
          <w:r w:rsidRPr="00A16A65">
            <w:rPr>
              <w:rFonts w:ascii="Times New Roman" w:eastAsiaTheme="minorEastAsia" w:hAnsi="Times New Roman"/>
              <w:b w:val="0"/>
              <w:noProof/>
              <w:sz w:val="24"/>
              <w:szCs w:val="24"/>
              <w:lang w:eastAsia="ja-JP"/>
              <w:rPrChange w:id="26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63" w:author="ditaoktaria" w:date="2015-04-01T10:40:00Z">
                <w:rPr>
                  <w:noProof/>
                </w:rPr>
              </w:rPrChange>
            </w:rPr>
            <w:t>Analisis Kebutuhan</w:t>
          </w:r>
          <w:r w:rsidRPr="00A16A65">
            <w:rPr>
              <w:rFonts w:ascii="Times New Roman" w:hAnsi="Times New Roman"/>
              <w:b w:val="0"/>
              <w:noProof/>
              <w:sz w:val="24"/>
              <w:szCs w:val="24"/>
              <w:rPrChange w:id="264" w:author="ditaoktaria" w:date="2015-04-01T10:40:00Z">
                <w:rPr>
                  <w:noProof/>
                </w:rPr>
              </w:rPrChange>
            </w:rPr>
            <w:tab/>
          </w:r>
          <w:r w:rsidRPr="00A16A65">
            <w:rPr>
              <w:rFonts w:ascii="Times New Roman" w:hAnsi="Times New Roman"/>
              <w:b w:val="0"/>
              <w:noProof/>
              <w:sz w:val="24"/>
              <w:szCs w:val="24"/>
              <w:rPrChange w:id="265" w:author="ditaoktaria" w:date="2015-04-01T10:40:00Z">
                <w:rPr>
                  <w:noProof/>
                </w:rPr>
              </w:rPrChange>
            </w:rPr>
            <w:fldChar w:fldCharType="begin"/>
          </w:r>
          <w:r w:rsidRPr="00A16A65">
            <w:rPr>
              <w:rFonts w:ascii="Times New Roman" w:hAnsi="Times New Roman"/>
              <w:b w:val="0"/>
              <w:noProof/>
              <w:sz w:val="24"/>
              <w:szCs w:val="24"/>
              <w:rPrChange w:id="266" w:author="ditaoktaria" w:date="2015-04-01T10:40:00Z">
                <w:rPr>
                  <w:noProof/>
                </w:rPr>
              </w:rPrChange>
            </w:rPr>
            <w:instrText xml:space="preserve"> PAGEREF _Toc283905444 \h </w:instrText>
          </w:r>
          <w:r w:rsidRPr="00A16A65">
            <w:rPr>
              <w:rFonts w:ascii="Times New Roman" w:hAnsi="Times New Roman"/>
              <w:b w:val="0"/>
              <w:noProof/>
              <w:sz w:val="24"/>
              <w:szCs w:val="24"/>
              <w:rPrChange w:id="26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68" w:author="ditaoktaria" w:date="2015-04-01T10:40:00Z">
                <w:rPr>
                  <w:noProof/>
                </w:rPr>
              </w:rPrChange>
            </w:rPr>
            <w:fldChar w:fldCharType="separate"/>
          </w:r>
          <w:ins w:id="269" w:author="ditaoktaria oktaria" w:date="2015-03-06T16:41:00Z">
            <w:r w:rsidR="00C17CFD" w:rsidRPr="00A16A65">
              <w:rPr>
                <w:rFonts w:ascii="Times New Roman" w:hAnsi="Times New Roman"/>
                <w:b w:val="0"/>
                <w:noProof/>
                <w:sz w:val="24"/>
                <w:szCs w:val="24"/>
                <w:rPrChange w:id="270" w:author="ditaoktaria" w:date="2015-04-01T10:40:00Z">
                  <w:rPr>
                    <w:noProof/>
                  </w:rPr>
                </w:rPrChange>
              </w:rPr>
              <w:t>8</w:t>
            </w:r>
          </w:ins>
          <w:r w:rsidRPr="00A16A65">
            <w:rPr>
              <w:rFonts w:ascii="Times New Roman" w:hAnsi="Times New Roman"/>
              <w:b w:val="0"/>
              <w:noProof/>
              <w:sz w:val="24"/>
              <w:szCs w:val="24"/>
              <w:rPrChange w:id="271"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7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73" w:author="ditaoktaria" w:date="2015-04-01T10:40:00Z">
                <w:rPr>
                  <w:noProof/>
                </w:rPr>
              </w:rPrChange>
            </w:rPr>
            <w:t>3.3</w:t>
          </w:r>
          <w:r w:rsidRPr="00A16A65">
            <w:rPr>
              <w:rFonts w:ascii="Times New Roman" w:eastAsiaTheme="minorEastAsia" w:hAnsi="Times New Roman"/>
              <w:b w:val="0"/>
              <w:noProof/>
              <w:sz w:val="24"/>
              <w:szCs w:val="24"/>
              <w:lang w:eastAsia="ja-JP"/>
              <w:rPrChange w:id="27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75" w:author="ditaoktaria" w:date="2015-04-01T10:40:00Z">
                <w:rPr>
                  <w:noProof/>
                </w:rPr>
              </w:rPrChange>
            </w:rPr>
            <w:t>Perancangan</w:t>
          </w:r>
          <w:r w:rsidRPr="00A16A65">
            <w:rPr>
              <w:rFonts w:ascii="Times New Roman" w:hAnsi="Times New Roman"/>
              <w:b w:val="0"/>
              <w:noProof/>
              <w:sz w:val="24"/>
              <w:szCs w:val="24"/>
              <w:rPrChange w:id="276" w:author="ditaoktaria" w:date="2015-04-01T10:40:00Z">
                <w:rPr>
                  <w:noProof/>
                </w:rPr>
              </w:rPrChange>
            </w:rPr>
            <w:tab/>
          </w:r>
          <w:r w:rsidRPr="00A16A65">
            <w:rPr>
              <w:rFonts w:ascii="Times New Roman" w:hAnsi="Times New Roman"/>
              <w:b w:val="0"/>
              <w:noProof/>
              <w:sz w:val="24"/>
              <w:szCs w:val="24"/>
              <w:rPrChange w:id="277" w:author="ditaoktaria" w:date="2015-04-01T10:40:00Z">
                <w:rPr>
                  <w:noProof/>
                </w:rPr>
              </w:rPrChange>
            </w:rPr>
            <w:fldChar w:fldCharType="begin"/>
          </w:r>
          <w:r w:rsidRPr="00A16A65">
            <w:rPr>
              <w:rFonts w:ascii="Times New Roman" w:hAnsi="Times New Roman"/>
              <w:b w:val="0"/>
              <w:noProof/>
              <w:sz w:val="24"/>
              <w:szCs w:val="24"/>
              <w:rPrChange w:id="278" w:author="ditaoktaria" w:date="2015-04-01T10:40:00Z">
                <w:rPr>
                  <w:noProof/>
                </w:rPr>
              </w:rPrChange>
            </w:rPr>
            <w:instrText xml:space="preserve"> PAGEREF _Toc283905445 \h </w:instrText>
          </w:r>
          <w:r w:rsidRPr="00A16A65">
            <w:rPr>
              <w:rFonts w:ascii="Times New Roman" w:hAnsi="Times New Roman"/>
              <w:b w:val="0"/>
              <w:noProof/>
              <w:sz w:val="24"/>
              <w:szCs w:val="24"/>
              <w:rPrChange w:id="27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80" w:author="ditaoktaria" w:date="2015-04-01T10:40:00Z">
                <w:rPr>
                  <w:noProof/>
                </w:rPr>
              </w:rPrChange>
            </w:rPr>
            <w:fldChar w:fldCharType="separate"/>
          </w:r>
          <w:ins w:id="281" w:author="ditaoktaria oktaria" w:date="2015-03-06T16:41:00Z">
            <w:r w:rsidR="00C17CFD" w:rsidRPr="00A16A65">
              <w:rPr>
                <w:rFonts w:ascii="Times New Roman" w:hAnsi="Times New Roman"/>
                <w:b w:val="0"/>
                <w:noProof/>
                <w:sz w:val="24"/>
                <w:szCs w:val="24"/>
                <w:rPrChange w:id="282" w:author="ditaoktaria" w:date="2015-04-01T10:40:00Z">
                  <w:rPr>
                    <w:noProof/>
                  </w:rPr>
                </w:rPrChange>
              </w:rPr>
              <w:t>8</w:t>
            </w:r>
          </w:ins>
          <w:r w:rsidRPr="00A16A65">
            <w:rPr>
              <w:rFonts w:ascii="Times New Roman" w:hAnsi="Times New Roman"/>
              <w:b w:val="0"/>
              <w:noProof/>
              <w:sz w:val="24"/>
              <w:szCs w:val="24"/>
              <w:rPrChange w:id="283"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5" w:author="ditaoktaria" w:date="2015-04-01T10:40:00Z">
                <w:rPr>
                  <w:noProof/>
                </w:rPr>
              </w:rPrChange>
            </w:rPr>
            <w:t>3.4</w:t>
          </w:r>
          <w:r w:rsidRPr="00A16A65">
            <w:rPr>
              <w:rFonts w:ascii="Times New Roman" w:eastAsiaTheme="minorEastAsia" w:hAnsi="Times New Roman"/>
              <w:b w:val="0"/>
              <w:noProof/>
              <w:sz w:val="24"/>
              <w:szCs w:val="24"/>
              <w:lang w:eastAsia="ja-JP"/>
              <w:rPrChange w:id="28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87" w:author="ditaoktaria" w:date="2015-04-01T10:40:00Z">
                <w:rPr>
                  <w:noProof/>
                </w:rPr>
              </w:rPrChange>
            </w:rPr>
            <w:t>Implementasi</w:t>
          </w:r>
          <w:r w:rsidRPr="00A16A65">
            <w:rPr>
              <w:rFonts w:ascii="Times New Roman" w:hAnsi="Times New Roman"/>
              <w:b w:val="0"/>
              <w:noProof/>
              <w:sz w:val="24"/>
              <w:szCs w:val="24"/>
              <w:rPrChange w:id="288" w:author="ditaoktaria" w:date="2015-04-01T10:40:00Z">
                <w:rPr>
                  <w:noProof/>
                </w:rPr>
              </w:rPrChange>
            </w:rPr>
            <w:tab/>
          </w:r>
          <w:r w:rsidRPr="00A16A65">
            <w:rPr>
              <w:rFonts w:ascii="Times New Roman" w:hAnsi="Times New Roman"/>
              <w:b w:val="0"/>
              <w:noProof/>
              <w:sz w:val="24"/>
              <w:szCs w:val="24"/>
              <w:rPrChange w:id="289" w:author="ditaoktaria" w:date="2015-04-01T10:40:00Z">
                <w:rPr>
                  <w:noProof/>
                </w:rPr>
              </w:rPrChange>
            </w:rPr>
            <w:fldChar w:fldCharType="begin"/>
          </w:r>
          <w:r w:rsidRPr="00A16A65">
            <w:rPr>
              <w:rFonts w:ascii="Times New Roman" w:hAnsi="Times New Roman"/>
              <w:b w:val="0"/>
              <w:noProof/>
              <w:sz w:val="24"/>
              <w:szCs w:val="24"/>
              <w:rPrChange w:id="290" w:author="ditaoktaria" w:date="2015-04-01T10:40:00Z">
                <w:rPr>
                  <w:noProof/>
                </w:rPr>
              </w:rPrChange>
            </w:rPr>
            <w:instrText xml:space="preserve"> PAGEREF _Toc283905446 \h </w:instrText>
          </w:r>
          <w:r w:rsidRPr="00A16A65">
            <w:rPr>
              <w:rFonts w:ascii="Times New Roman" w:hAnsi="Times New Roman"/>
              <w:b w:val="0"/>
              <w:noProof/>
              <w:sz w:val="24"/>
              <w:szCs w:val="24"/>
              <w:rPrChange w:id="29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2" w:author="ditaoktaria" w:date="2015-04-01T10:40:00Z">
                <w:rPr>
                  <w:noProof/>
                </w:rPr>
              </w:rPrChange>
            </w:rPr>
            <w:fldChar w:fldCharType="separate"/>
          </w:r>
          <w:ins w:id="293" w:author="ditaoktaria oktaria" w:date="2015-03-06T16:41:00Z">
            <w:r w:rsidR="00C17CFD" w:rsidRPr="00A16A65">
              <w:rPr>
                <w:rFonts w:ascii="Times New Roman" w:hAnsi="Times New Roman"/>
                <w:b w:val="0"/>
                <w:noProof/>
                <w:sz w:val="24"/>
                <w:szCs w:val="24"/>
                <w:rPrChange w:id="294" w:author="ditaoktaria" w:date="2015-04-01T10:40:00Z">
                  <w:rPr>
                    <w:noProof/>
                  </w:rPr>
                </w:rPrChange>
              </w:rPr>
              <w:t>9</w:t>
            </w:r>
          </w:ins>
          <w:r w:rsidRPr="00A16A65">
            <w:rPr>
              <w:rFonts w:ascii="Times New Roman" w:hAnsi="Times New Roman"/>
              <w:b w:val="0"/>
              <w:noProof/>
              <w:sz w:val="24"/>
              <w:szCs w:val="24"/>
              <w:rPrChange w:id="295"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9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97" w:author="ditaoktaria" w:date="2015-04-01T10:40:00Z">
                <w:rPr>
                  <w:noProof/>
                </w:rPr>
              </w:rPrChange>
            </w:rPr>
            <w:t>3.5</w:t>
          </w:r>
          <w:r w:rsidRPr="00A16A65">
            <w:rPr>
              <w:rFonts w:ascii="Times New Roman" w:eastAsiaTheme="minorEastAsia" w:hAnsi="Times New Roman"/>
              <w:b w:val="0"/>
              <w:noProof/>
              <w:sz w:val="24"/>
              <w:szCs w:val="24"/>
              <w:lang w:eastAsia="ja-JP"/>
              <w:rPrChange w:id="29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99" w:author="ditaoktaria" w:date="2015-04-01T10:40:00Z">
                <w:rPr>
                  <w:noProof/>
                </w:rPr>
              </w:rPrChange>
            </w:rPr>
            <w:t>Pengujian dan Analisis</w:t>
          </w:r>
          <w:r w:rsidRPr="00A16A65">
            <w:rPr>
              <w:rFonts w:ascii="Times New Roman" w:hAnsi="Times New Roman"/>
              <w:b w:val="0"/>
              <w:noProof/>
              <w:sz w:val="24"/>
              <w:szCs w:val="24"/>
              <w:rPrChange w:id="300" w:author="ditaoktaria" w:date="2015-04-01T10:40:00Z">
                <w:rPr>
                  <w:noProof/>
                </w:rPr>
              </w:rPrChange>
            </w:rPr>
            <w:tab/>
          </w:r>
          <w:r w:rsidRPr="00A16A65">
            <w:rPr>
              <w:rFonts w:ascii="Times New Roman" w:hAnsi="Times New Roman"/>
              <w:b w:val="0"/>
              <w:noProof/>
              <w:sz w:val="24"/>
              <w:szCs w:val="24"/>
              <w:rPrChange w:id="301" w:author="ditaoktaria" w:date="2015-04-01T10:40:00Z">
                <w:rPr>
                  <w:noProof/>
                </w:rPr>
              </w:rPrChange>
            </w:rPr>
            <w:fldChar w:fldCharType="begin"/>
          </w:r>
          <w:r w:rsidRPr="00A16A65">
            <w:rPr>
              <w:rFonts w:ascii="Times New Roman" w:hAnsi="Times New Roman"/>
              <w:b w:val="0"/>
              <w:noProof/>
              <w:sz w:val="24"/>
              <w:szCs w:val="24"/>
              <w:rPrChange w:id="302" w:author="ditaoktaria" w:date="2015-04-01T10:40:00Z">
                <w:rPr>
                  <w:noProof/>
                </w:rPr>
              </w:rPrChange>
            </w:rPr>
            <w:instrText xml:space="preserve"> PAGEREF _Toc283905447 \h </w:instrText>
          </w:r>
          <w:r w:rsidRPr="00A16A65">
            <w:rPr>
              <w:rFonts w:ascii="Times New Roman" w:hAnsi="Times New Roman"/>
              <w:b w:val="0"/>
              <w:noProof/>
              <w:sz w:val="24"/>
              <w:szCs w:val="24"/>
              <w:rPrChange w:id="30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04" w:author="ditaoktaria" w:date="2015-04-01T10:40:00Z">
                <w:rPr>
                  <w:noProof/>
                </w:rPr>
              </w:rPrChange>
            </w:rPr>
            <w:fldChar w:fldCharType="separate"/>
          </w:r>
          <w:ins w:id="305" w:author="ditaoktaria oktaria" w:date="2015-03-06T16:41:00Z">
            <w:r w:rsidR="00C17CFD" w:rsidRPr="00A16A65">
              <w:rPr>
                <w:rFonts w:ascii="Times New Roman" w:hAnsi="Times New Roman"/>
                <w:b w:val="0"/>
                <w:noProof/>
                <w:sz w:val="24"/>
                <w:szCs w:val="24"/>
                <w:rPrChange w:id="306" w:author="ditaoktaria" w:date="2015-04-01T10:40:00Z">
                  <w:rPr>
                    <w:noProof/>
                  </w:rPr>
                </w:rPrChange>
              </w:rPr>
              <w:t>9</w:t>
            </w:r>
          </w:ins>
          <w:r w:rsidRPr="00A16A65">
            <w:rPr>
              <w:rFonts w:ascii="Times New Roman" w:hAnsi="Times New Roman"/>
              <w:b w:val="0"/>
              <w:noProof/>
              <w:sz w:val="24"/>
              <w:szCs w:val="24"/>
              <w:rPrChange w:id="307"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0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09" w:author="ditaoktaria" w:date="2015-04-01T10:40:00Z">
                <w:rPr>
                  <w:noProof/>
                </w:rPr>
              </w:rPrChange>
            </w:rPr>
            <w:t>3.6</w:t>
          </w:r>
          <w:r w:rsidRPr="00A16A65">
            <w:rPr>
              <w:rFonts w:ascii="Times New Roman" w:eastAsiaTheme="minorEastAsia" w:hAnsi="Times New Roman"/>
              <w:b w:val="0"/>
              <w:noProof/>
              <w:sz w:val="24"/>
              <w:szCs w:val="24"/>
              <w:lang w:eastAsia="ja-JP"/>
              <w:rPrChange w:id="31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1" w:author="ditaoktaria" w:date="2015-04-01T10:40:00Z">
                <w:rPr>
                  <w:noProof/>
                </w:rPr>
              </w:rPrChange>
            </w:rPr>
            <w:t>Pengambilan Kesimpulan dan Saran</w:t>
          </w:r>
          <w:r w:rsidRPr="00A16A65">
            <w:rPr>
              <w:rFonts w:ascii="Times New Roman" w:hAnsi="Times New Roman"/>
              <w:b w:val="0"/>
              <w:noProof/>
              <w:sz w:val="24"/>
              <w:szCs w:val="24"/>
              <w:rPrChange w:id="312" w:author="ditaoktaria" w:date="2015-04-01T10:40:00Z">
                <w:rPr>
                  <w:noProof/>
                </w:rPr>
              </w:rPrChange>
            </w:rPr>
            <w:tab/>
          </w:r>
          <w:r w:rsidRPr="00A16A65">
            <w:rPr>
              <w:rFonts w:ascii="Times New Roman" w:hAnsi="Times New Roman"/>
              <w:b w:val="0"/>
              <w:noProof/>
              <w:sz w:val="24"/>
              <w:szCs w:val="24"/>
              <w:rPrChange w:id="313" w:author="ditaoktaria" w:date="2015-04-01T10:40:00Z">
                <w:rPr>
                  <w:noProof/>
                </w:rPr>
              </w:rPrChange>
            </w:rPr>
            <w:fldChar w:fldCharType="begin"/>
          </w:r>
          <w:r w:rsidRPr="00A16A65">
            <w:rPr>
              <w:rFonts w:ascii="Times New Roman" w:hAnsi="Times New Roman"/>
              <w:b w:val="0"/>
              <w:noProof/>
              <w:sz w:val="24"/>
              <w:szCs w:val="24"/>
              <w:rPrChange w:id="314" w:author="ditaoktaria" w:date="2015-04-01T10:40:00Z">
                <w:rPr>
                  <w:noProof/>
                </w:rPr>
              </w:rPrChange>
            </w:rPr>
            <w:instrText xml:space="preserve"> PAGEREF _Toc283905448 \h </w:instrText>
          </w:r>
          <w:r w:rsidRPr="00A16A65">
            <w:rPr>
              <w:rFonts w:ascii="Times New Roman" w:hAnsi="Times New Roman"/>
              <w:b w:val="0"/>
              <w:noProof/>
              <w:sz w:val="24"/>
              <w:szCs w:val="24"/>
              <w:rPrChange w:id="31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6" w:author="ditaoktaria" w:date="2015-04-01T10:40:00Z">
                <w:rPr>
                  <w:noProof/>
                </w:rPr>
              </w:rPrChange>
            </w:rPr>
            <w:fldChar w:fldCharType="separate"/>
          </w:r>
          <w:ins w:id="317" w:author="ditaoktaria oktaria" w:date="2015-03-06T16:41:00Z">
            <w:r w:rsidR="00C17CFD" w:rsidRPr="00A16A65">
              <w:rPr>
                <w:rFonts w:ascii="Times New Roman" w:hAnsi="Times New Roman"/>
                <w:b w:val="0"/>
                <w:noProof/>
                <w:sz w:val="24"/>
                <w:szCs w:val="24"/>
                <w:rPrChange w:id="318" w:author="ditaoktaria" w:date="2015-04-01T10:40:00Z">
                  <w:rPr>
                    <w:noProof/>
                  </w:rPr>
                </w:rPrChange>
              </w:rPr>
              <w:t>10</w:t>
            </w:r>
          </w:ins>
          <w:r w:rsidRPr="00A16A65">
            <w:rPr>
              <w:rFonts w:ascii="Times New Roman" w:hAnsi="Times New Roman"/>
              <w:b w:val="0"/>
              <w:noProof/>
              <w:sz w:val="24"/>
              <w:szCs w:val="24"/>
              <w:rPrChange w:id="319"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20" w:author="ditaoktaria" w:date="2015-04-01T10:40:00Z">
                <w:rPr>
                  <w:rFonts w:eastAsiaTheme="minorEastAsia" w:cstheme="minorBidi"/>
                  <w:b w:val="0"/>
                  <w:noProof/>
                  <w:lang w:eastAsia="ja-JP"/>
                </w:rPr>
              </w:rPrChange>
            </w:rPr>
          </w:pPr>
          <w:r w:rsidRPr="00A16A65">
            <w:rPr>
              <w:rFonts w:ascii="Times New Roman" w:hAnsi="Times New Roman"/>
              <w:b w:val="0"/>
              <w:noProof/>
              <w:rPrChange w:id="321" w:author="ditaoktaria" w:date="2015-04-01T10:40:00Z">
                <w:rPr>
                  <w:noProof/>
                </w:rPr>
              </w:rPrChange>
            </w:rPr>
            <w:t>DAFTAR PUSTAKA</w:t>
          </w:r>
          <w:r w:rsidRPr="00A16A65">
            <w:rPr>
              <w:rFonts w:ascii="Times New Roman" w:hAnsi="Times New Roman"/>
              <w:b w:val="0"/>
              <w:noProof/>
              <w:rPrChange w:id="322" w:author="ditaoktaria" w:date="2015-04-01T10:40:00Z">
                <w:rPr>
                  <w:noProof/>
                </w:rPr>
              </w:rPrChange>
            </w:rPr>
            <w:tab/>
          </w:r>
          <w:r w:rsidRPr="00A16A65">
            <w:rPr>
              <w:rFonts w:ascii="Times New Roman" w:hAnsi="Times New Roman"/>
              <w:b w:val="0"/>
              <w:noProof/>
              <w:rPrChange w:id="323" w:author="ditaoktaria" w:date="2015-04-01T10:40:00Z">
                <w:rPr>
                  <w:noProof/>
                </w:rPr>
              </w:rPrChange>
            </w:rPr>
            <w:fldChar w:fldCharType="begin"/>
          </w:r>
          <w:r w:rsidRPr="00A16A65">
            <w:rPr>
              <w:rFonts w:ascii="Times New Roman" w:hAnsi="Times New Roman"/>
              <w:b w:val="0"/>
              <w:noProof/>
              <w:rPrChange w:id="324" w:author="ditaoktaria" w:date="2015-04-01T10:40:00Z">
                <w:rPr>
                  <w:noProof/>
                </w:rPr>
              </w:rPrChange>
            </w:rPr>
            <w:instrText xml:space="preserve"> PAGEREF _Toc283905449 \h </w:instrText>
          </w:r>
          <w:r w:rsidRPr="00A16A65">
            <w:rPr>
              <w:rFonts w:ascii="Times New Roman" w:hAnsi="Times New Roman"/>
              <w:b w:val="0"/>
              <w:noProof/>
              <w:rPrChange w:id="325" w:author="ditaoktaria" w:date="2015-04-01T10:40:00Z">
                <w:rPr>
                  <w:rFonts w:ascii="Times New Roman" w:hAnsi="Times New Roman"/>
                  <w:b w:val="0"/>
                  <w:noProof/>
                </w:rPr>
              </w:rPrChange>
            </w:rPr>
          </w:r>
          <w:r w:rsidRPr="00A16A65">
            <w:rPr>
              <w:rFonts w:ascii="Times New Roman" w:hAnsi="Times New Roman"/>
              <w:b w:val="0"/>
              <w:noProof/>
              <w:rPrChange w:id="326" w:author="ditaoktaria" w:date="2015-04-01T10:40:00Z">
                <w:rPr>
                  <w:noProof/>
                </w:rPr>
              </w:rPrChange>
            </w:rPr>
            <w:fldChar w:fldCharType="separate"/>
          </w:r>
          <w:ins w:id="327" w:author="ditaoktaria oktaria" w:date="2015-03-06T16:41:00Z">
            <w:r w:rsidR="00C17CFD" w:rsidRPr="00A16A65">
              <w:rPr>
                <w:rFonts w:ascii="Times New Roman" w:hAnsi="Times New Roman"/>
                <w:b w:val="0"/>
                <w:noProof/>
                <w:rPrChange w:id="328" w:author="ditaoktaria" w:date="2015-04-01T10:40:00Z">
                  <w:rPr>
                    <w:noProof/>
                  </w:rPr>
                </w:rPrChange>
              </w:rPr>
              <w:t>28</w:t>
            </w:r>
          </w:ins>
          <w:r w:rsidRPr="00A16A65">
            <w:rPr>
              <w:rFonts w:ascii="Times New Roman" w:hAnsi="Times New Roman"/>
              <w:b w:val="0"/>
              <w:noProof/>
              <w:rPrChange w:id="329"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A16A65">
            <w:rPr>
              <w:bCs/>
              <w:noProof/>
              <w:szCs w:val="24"/>
              <w:rPrChange w:id="330" w:author="ditaoktaria" w:date="2015-04-01T10:40:00Z">
                <w:rPr>
                  <w:bCs/>
                  <w:noProof/>
                  <w:szCs w:val="24"/>
                </w:rPr>
              </w:rPrChange>
            </w:rPr>
            <w:fldChar w:fldCharType="end"/>
          </w:r>
        </w:p>
      </w:sdtContent>
    </w:sdt>
    <w:p w14:paraId="66937D0C" w14:textId="30F004A2" w:rsidR="00034AB5" w:rsidRPr="00034AB5" w:rsidRDefault="009140F2" w:rsidP="009611A2">
      <w:pPr>
        <w:pStyle w:val="Heading1"/>
        <w:rPr>
          <w:ins w:id="331" w:author="ditaoktaria" w:date="2015-04-01T10:48:00Z"/>
        </w:rPr>
      </w:pPr>
      <w:bookmarkStart w:id="332" w:name="_Toc283905428"/>
      <w:r>
        <w:lastRenderedPageBreak/>
        <w:t>DAFTAR GAMBAR</w:t>
      </w:r>
      <w:bookmarkEnd w:id="332"/>
    </w:p>
    <w:p w14:paraId="31D46D42" w14:textId="5F54ADE9" w:rsidR="009140F2" w:rsidRPr="009140F2" w:rsidRDefault="009140F2" w:rsidP="000D01FB">
      <w:pPr>
        <w:ind w:firstLine="0"/>
      </w:pPr>
    </w:p>
    <w:p w14:paraId="241936BA" w14:textId="77777777" w:rsidR="005E4C7C" w:rsidRDefault="009611A2" w:rsidP="000D01FB">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fldChar w:fldCharType="begin"/>
      </w:r>
      <w:r>
        <w:instrText xml:space="preserve"> TOC \c "Gambar 2." </w:instrText>
      </w:r>
      <w:r>
        <w:fldChar w:fldCharType="separate"/>
      </w:r>
      <w:r w:rsidR="005E4C7C">
        <w:rPr>
          <w:noProof/>
        </w:rPr>
        <w:t xml:space="preserve">Gambar 2. 1 </w:t>
      </w:r>
      <w:r w:rsidR="005E4C7C" w:rsidRPr="00B74514">
        <w:rPr>
          <w:noProof/>
        </w:rPr>
        <w:t>Perangkat Set-top-box</w:t>
      </w:r>
      <w:r w:rsidR="005E4C7C">
        <w:rPr>
          <w:noProof/>
        </w:rPr>
        <w:tab/>
      </w:r>
      <w:r w:rsidR="005E4C7C">
        <w:rPr>
          <w:noProof/>
        </w:rPr>
        <w:fldChar w:fldCharType="begin"/>
      </w:r>
      <w:r w:rsidR="005E4C7C">
        <w:rPr>
          <w:noProof/>
        </w:rPr>
        <w:instrText xml:space="preserve"> PAGEREF _Toc291236696 \h </w:instrText>
      </w:r>
      <w:r w:rsidR="005E4C7C">
        <w:rPr>
          <w:noProof/>
        </w:rPr>
      </w:r>
      <w:r w:rsidR="005E4C7C">
        <w:rPr>
          <w:noProof/>
        </w:rPr>
        <w:fldChar w:fldCharType="separate"/>
      </w:r>
      <w:r w:rsidR="005E4C7C">
        <w:rPr>
          <w:noProof/>
        </w:rPr>
        <w:t>6</w:t>
      </w:r>
      <w:r w:rsidR="005E4C7C">
        <w:rPr>
          <w:noProof/>
        </w:rPr>
        <w:fldChar w:fldCharType="end"/>
      </w:r>
    </w:p>
    <w:p w14:paraId="76553696" w14:textId="77777777" w:rsidR="005E4C7C" w:rsidRDefault="005E4C7C">
      <w:pPr>
        <w:pStyle w:val="TableofFigures"/>
        <w:tabs>
          <w:tab w:val="right" w:leader="dot" w:pos="7932"/>
        </w:tabs>
        <w:rPr>
          <w:rFonts w:asciiTheme="minorHAnsi" w:eastAsiaTheme="minorEastAsia" w:hAnsiTheme="minorHAnsi" w:cstheme="minorBidi"/>
          <w:noProof/>
          <w:color w:val="auto"/>
          <w:lang w:val="en-US" w:eastAsia="ja-JP"/>
        </w:rPr>
      </w:pPr>
      <w:r>
        <w:rPr>
          <w:noProof/>
        </w:rPr>
        <w:t xml:space="preserve">Gambar 2. 2 </w:t>
      </w:r>
      <w:r w:rsidRPr="00B74514">
        <w:rPr>
          <w:noProof/>
        </w:rPr>
        <w:t>Contoh tampilan ViewerJS</w:t>
      </w:r>
      <w:r>
        <w:rPr>
          <w:noProof/>
        </w:rPr>
        <w:tab/>
      </w:r>
      <w:r>
        <w:rPr>
          <w:noProof/>
        </w:rPr>
        <w:fldChar w:fldCharType="begin"/>
      </w:r>
      <w:r>
        <w:rPr>
          <w:noProof/>
        </w:rPr>
        <w:instrText xml:space="preserve"> PAGEREF _Toc291236697 \h </w:instrText>
      </w:r>
      <w:r>
        <w:rPr>
          <w:noProof/>
        </w:rPr>
      </w:r>
      <w:r>
        <w:rPr>
          <w:noProof/>
        </w:rPr>
        <w:fldChar w:fldCharType="separate"/>
      </w:r>
      <w:r>
        <w:rPr>
          <w:noProof/>
        </w:rPr>
        <w:t>8</w:t>
      </w:r>
      <w:r>
        <w:rPr>
          <w:noProof/>
        </w:rPr>
        <w:fldChar w:fldCharType="end"/>
      </w:r>
    </w:p>
    <w:p w14:paraId="113F64AA" w14:textId="77777777" w:rsidR="009611A2" w:rsidRDefault="009611A2" w:rsidP="009611A2">
      <w:pPr>
        <w:spacing w:line="240" w:lineRule="auto"/>
        <w:ind w:firstLine="0"/>
        <w:rPr>
          <w:noProof/>
        </w:rPr>
      </w:pPr>
      <w:r>
        <w:fldChar w:fldCharType="end"/>
      </w:r>
      <w:r>
        <w:fldChar w:fldCharType="begin"/>
      </w:r>
      <w:r>
        <w:instrText xml:space="preserve"> TOC \c "Gambar 3." </w:instrText>
      </w:r>
      <w:r>
        <w:fldChar w:fldCharType="separate"/>
      </w:r>
    </w:p>
    <w:p w14:paraId="48059A42" w14:textId="77777777" w:rsidR="009611A2" w:rsidRDefault="009611A2" w:rsidP="009611A2">
      <w:pPr>
        <w:pStyle w:val="TableofFigures"/>
        <w:tabs>
          <w:tab w:val="right" w:leader="dot" w:pos="7932"/>
        </w:tabs>
        <w:rPr>
          <w:rFonts w:asciiTheme="minorHAnsi" w:eastAsiaTheme="minorEastAsia" w:hAnsiTheme="minorHAnsi" w:cstheme="minorBidi"/>
          <w:noProof/>
          <w:color w:val="auto"/>
          <w:lang w:val="en-US" w:eastAsia="ja-JP"/>
        </w:rPr>
      </w:pPr>
      <w:r>
        <w:rPr>
          <w:noProof/>
        </w:rPr>
        <w:t xml:space="preserve">Gambar 3. 1 </w:t>
      </w:r>
      <w:r w:rsidRPr="0023591D">
        <w:rPr>
          <w:noProof/>
        </w:rPr>
        <w:t>Diagram alir runtutan pengerjaan skripsi</w:t>
      </w:r>
      <w:r>
        <w:rPr>
          <w:noProof/>
        </w:rPr>
        <w:tab/>
      </w:r>
      <w:r>
        <w:rPr>
          <w:noProof/>
        </w:rPr>
        <w:fldChar w:fldCharType="begin"/>
      </w:r>
      <w:r>
        <w:rPr>
          <w:noProof/>
        </w:rPr>
        <w:instrText xml:space="preserve"> PAGEREF _Toc289504916 \h </w:instrText>
      </w:r>
      <w:r>
        <w:rPr>
          <w:noProof/>
        </w:rPr>
      </w:r>
      <w:r>
        <w:rPr>
          <w:noProof/>
        </w:rPr>
        <w:fldChar w:fldCharType="separate"/>
      </w:r>
      <w:r>
        <w:rPr>
          <w:noProof/>
        </w:rPr>
        <w:t>8</w:t>
      </w:r>
      <w:r>
        <w:rPr>
          <w:noProof/>
        </w:rPr>
        <w:fldChar w:fldCharType="end"/>
      </w:r>
    </w:p>
    <w:p w14:paraId="35B44E0D" w14:textId="77777777" w:rsidR="009751E7" w:rsidRDefault="009611A2" w:rsidP="009611A2">
      <w:pPr>
        <w:spacing w:line="240" w:lineRule="auto"/>
        <w:ind w:firstLine="0"/>
        <w:rPr>
          <w:noProof/>
        </w:rPr>
      </w:pPr>
      <w:r>
        <w:fldChar w:fldCharType="end"/>
      </w:r>
      <w:r w:rsidRPr="00F53B24">
        <w:t xml:space="preserve"> </w:t>
      </w:r>
      <w:r>
        <w:fldChar w:fldCharType="begin"/>
      </w:r>
      <w:r>
        <w:instrText xml:space="preserve"> TOC \c "Gambar 4." </w:instrText>
      </w:r>
      <w:r>
        <w:fldChar w:fldCharType="separate"/>
      </w:r>
    </w:p>
    <w:p w14:paraId="61231A9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 </w:t>
      </w:r>
      <w:r w:rsidRPr="006771DF">
        <w:rPr>
          <w:noProof/>
        </w:rPr>
        <w:t>Diagram Pohon Analisis dan Perancangan</w:t>
      </w:r>
      <w:r>
        <w:rPr>
          <w:noProof/>
        </w:rPr>
        <w:tab/>
      </w:r>
      <w:r>
        <w:rPr>
          <w:noProof/>
        </w:rPr>
        <w:fldChar w:fldCharType="begin"/>
      </w:r>
      <w:r>
        <w:rPr>
          <w:noProof/>
        </w:rPr>
        <w:instrText xml:space="preserve"> PAGEREF _Toc289588897 \h </w:instrText>
      </w:r>
      <w:r>
        <w:rPr>
          <w:noProof/>
        </w:rPr>
      </w:r>
      <w:r>
        <w:rPr>
          <w:noProof/>
        </w:rPr>
        <w:fldChar w:fldCharType="separate"/>
      </w:r>
      <w:r>
        <w:rPr>
          <w:noProof/>
        </w:rPr>
        <w:t>12</w:t>
      </w:r>
      <w:r>
        <w:rPr>
          <w:noProof/>
        </w:rPr>
        <w:fldChar w:fldCharType="end"/>
      </w:r>
    </w:p>
    <w:p w14:paraId="1AC10DB2"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2 </w:t>
      </w:r>
      <w:r w:rsidRPr="006771DF">
        <w:rPr>
          <w:noProof/>
        </w:rPr>
        <w:t xml:space="preserve">Diagram </w:t>
      </w:r>
      <w:r w:rsidRPr="006771DF">
        <w:rPr>
          <w:i/>
          <w:noProof/>
        </w:rPr>
        <w:t>Use Case</w:t>
      </w:r>
      <w:r>
        <w:rPr>
          <w:noProof/>
        </w:rPr>
        <w:tab/>
      </w:r>
      <w:r>
        <w:rPr>
          <w:noProof/>
        </w:rPr>
        <w:fldChar w:fldCharType="begin"/>
      </w:r>
      <w:r>
        <w:rPr>
          <w:noProof/>
        </w:rPr>
        <w:instrText xml:space="preserve"> PAGEREF _Toc289588898 \h </w:instrText>
      </w:r>
      <w:r>
        <w:rPr>
          <w:noProof/>
        </w:rPr>
      </w:r>
      <w:r>
        <w:rPr>
          <w:noProof/>
        </w:rPr>
        <w:fldChar w:fldCharType="separate"/>
      </w:r>
      <w:r>
        <w:rPr>
          <w:noProof/>
        </w:rPr>
        <w:t>16</w:t>
      </w:r>
      <w:r>
        <w:rPr>
          <w:noProof/>
        </w:rPr>
        <w:fldChar w:fldCharType="end"/>
      </w:r>
    </w:p>
    <w:p w14:paraId="7B372786"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3 </w:t>
      </w:r>
      <w:r w:rsidRPr="006771DF">
        <w:rPr>
          <w:i/>
          <w:noProof/>
        </w:rPr>
        <w:t>Entity Relational Diagram</w:t>
      </w:r>
      <w:r>
        <w:rPr>
          <w:noProof/>
        </w:rPr>
        <w:tab/>
      </w:r>
      <w:r>
        <w:rPr>
          <w:noProof/>
        </w:rPr>
        <w:fldChar w:fldCharType="begin"/>
      </w:r>
      <w:r>
        <w:rPr>
          <w:noProof/>
        </w:rPr>
        <w:instrText xml:space="preserve"> PAGEREF _Toc289588899 \h </w:instrText>
      </w:r>
      <w:r>
        <w:rPr>
          <w:noProof/>
        </w:rPr>
      </w:r>
      <w:r>
        <w:rPr>
          <w:noProof/>
        </w:rPr>
        <w:fldChar w:fldCharType="separate"/>
      </w:r>
      <w:r>
        <w:rPr>
          <w:noProof/>
        </w:rPr>
        <w:t>30</w:t>
      </w:r>
      <w:r>
        <w:rPr>
          <w:noProof/>
        </w:rPr>
        <w:fldChar w:fldCharType="end"/>
      </w:r>
    </w:p>
    <w:p w14:paraId="0DF432EC"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4 </w:t>
      </w:r>
      <w:r w:rsidRPr="006771DF">
        <w:rPr>
          <w:i/>
          <w:noProof/>
        </w:rPr>
        <w:t>Activity Diagram Login</w:t>
      </w:r>
      <w:r>
        <w:rPr>
          <w:noProof/>
        </w:rPr>
        <w:tab/>
      </w:r>
      <w:r>
        <w:rPr>
          <w:noProof/>
        </w:rPr>
        <w:fldChar w:fldCharType="begin"/>
      </w:r>
      <w:r>
        <w:rPr>
          <w:noProof/>
        </w:rPr>
        <w:instrText xml:space="preserve"> PAGEREF _Toc289588900 \h </w:instrText>
      </w:r>
      <w:r>
        <w:rPr>
          <w:noProof/>
        </w:rPr>
      </w:r>
      <w:r>
        <w:rPr>
          <w:noProof/>
        </w:rPr>
        <w:fldChar w:fldCharType="separate"/>
      </w:r>
      <w:r>
        <w:rPr>
          <w:noProof/>
        </w:rPr>
        <w:t>34</w:t>
      </w:r>
      <w:r>
        <w:rPr>
          <w:noProof/>
        </w:rPr>
        <w:fldChar w:fldCharType="end"/>
      </w:r>
    </w:p>
    <w:p w14:paraId="6C52494B"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5 </w:t>
      </w:r>
      <w:r w:rsidRPr="006771DF">
        <w:rPr>
          <w:i/>
          <w:noProof/>
        </w:rPr>
        <w:t xml:space="preserve">Activity Diagram </w:t>
      </w:r>
      <w:r w:rsidRPr="006771DF">
        <w:rPr>
          <w:noProof/>
        </w:rPr>
        <w:t xml:space="preserve">Lupa </w:t>
      </w:r>
      <w:r w:rsidRPr="006771DF">
        <w:rPr>
          <w:i/>
          <w:noProof/>
        </w:rPr>
        <w:t>Password</w:t>
      </w:r>
      <w:r>
        <w:rPr>
          <w:noProof/>
        </w:rPr>
        <w:tab/>
      </w:r>
      <w:r>
        <w:rPr>
          <w:noProof/>
        </w:rPr>
        <w:fldChar w:fldCharType="begin"/>
      </w:r>
      <w:r>
        <w:rPr>
          <w:noProof/>
        </w:rPr>
        <w:instrText xml:space="preserve"> PAGEREF _Toc289588901 \h </w:instrText>
      </w:r>
      <w:r>
        <w:rPr>
          <w:noProof/>
        </w:rPr>
      </w:r>
      <w:r>
        <w:rPr>
          <w:noProof/>
        </w:rPr>
        <w:fldChar w:fldCharType="separate"/>
      </w:r>
      <w:r>
        <w:rPr>
          <w:noProof/>
        </w:rPr>
        <w:t>35</w:t>
      </w:r>
      <w:r>
        <w:rPr>
          <w:noProof/>
        </w:rPr>
        <w:fldChar w:fldCharType="end"/>
      </w:r>
    </w:p>
    <w:p w14:paraId="2BD2BFFA"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6 </w:t>
      </w:r>
      <w:r w:rsidRPr="006771DF">
        <w:rPr>
          <w:i/>
          <w:noProof/>
        </w:rPr>
        <w:t xml:space="preserve">Activity Diagram </w:t>
      </w:r>
      <w:r w:rsidRPr="006771DF">
        <w:rPr>
          <w:noProof/>
        </w:rPr>
        <w:t>Kelola Akun</w:t>
      </w:r>
      <w:r>
        <w:rPr>
          <w:noProof/>
        </w:rPr>
        <w:tab/>
      </w:r>
      <w:r>
        <w:rPr>
          <w:noProof/>
        </w:rPr>
        <w:fldChar w:fldCharType="begin"/>
      </w:r>
      <w:r>
        <w:rPr>
          <w:noProof/>
        </w:rPr>
        <w:instrText xml:space="preserve"> PAGEREF _Toc289588902 \h </w:instrText>
      </w:r>
      <w:r>
        <w:rPr>
          <w:noProof/>
        </w:rPr>
      </w:r>
      <w:r>
        <w:rPr>
          <w:noProof/>
        </w:rPr>
        <w:fldChar w:fldCharType="separate"/>
      </w:r>
      <w:r>
        <w:rPr>
          <w:noProof/>
        </w:rPr>
        <w:t>36</w:t>
      </w:r>
      <w:r>
        <w:rPr>
          <w:noProof/>
        </w:rPr>
        <w:fldChar w:fldCharType="end"/>
      </w:r>
    </w:p>
    <w:p w14:paraId="4F1BABDE"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7 </w:t>
      </w:r>
      <w:r w:rsidRPr="006771DF">
        <w:rPr>
          <w:i/>
          <w:noProof/>
        </w:rPr>
        <w:t xml:space="preserve">Acitvity Diagram </w:t>
      </w:r>
      <w:r w:rsidRPr="006771DF">
        <w:rPr>
          <w:noProof/>
        </w:rPr>
        <w:t>Unggah Materi</w:t>
      </w:r>
      <w:r>
        <w:rPr>
          <w:noProof/>
        </w:rPr>
        <w:tab/>
      </w:r>
      <w:r>
        <w:rPr>
          <w:noProof/>
        </w:rPr>
        <w:fldChar w:fldCharType="begin"/>
      </w:r>
      <w:r>
        <w:rPr>
          <w:noProof/>
        </w:rPr>
        <w:instrText xml:space="preserve"> PAGEREF _Toc289588903 \h </w:instrText>
      </w:r>
      <w:r>
        <w:rPr>
          <w:noProof/>
        </w:rPr>
      </w:r>
      <w:r>
        <w:rPr>
          <w:noProof/>
        </w:rPr>
        <w:fldChar w:fldCharType="separate"/>
      </w:r>
      <w:r>
        <w:rPr>
          <w:noProof/>
        </w:rPr>
        <w:t>37</w:t>
      </w:r>
      <w:r>
        <w:rPr>
          <w:noProof/>
        </w:rPr>
        <w:fldChar w:fldCharType="end"/>
      </w:r>
    </w:p>
    <w:p w14:paraId="739D398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8 </w:t>
      </w:r>
      <w:r w:rsidRPr="006771DF">
        <w:rPr>
          <w:i/>
          <w:noProof/>
        </w:rPr>
        <w:t xml:space="preserve">Activity Diagram </w:t>
      </w:r>
      <w:r w:rsidRPr="006771DF">
        <w:rPr>
          <w:noProof/>
        </w:rPr>
        <w:t>Kelola Materi</w:t>
      </w:r>
      <w:r>
        <w:rPr>
          <w:noProof/>
        </w:rPr>
        <w:tab/>
      </w:r>
      <w:r>
        <w:rPr>
          <w:noProof/>
        </w:rPr>
        <w:fldChar w:fldCharType="begin"/>
      </w:r>
      <w:r>
        <w:rPr>
          <w:noProof/>
        </w:rPr>
        <w:instrText xml:space="preserve"> PAGEREF _Toc289588904 \h </w:instrText>
      </w:r>
      <w:r>
        <w:rPr>
          <w:noProof/>
        </w:rPr>
      </w:r>
      <w:r>
        <w:rPr>
          <w:noProof/>
        </w:rPr>
        <w:fldChar w:fldCharType="separate"/>
      </w:r>
      <w:r>
        <w:rPr>
          <w:noProof/>
        </w:rPr>
        <w:t>39</w:t>
      </w:r>
      <w:r>
        <w:rPr>
          <w:noProof/>
        </w:rPr>
        <w:fldChar w:fldCharType="end"/>
      </w:r>
    </w:p>
    <w:p w14:paraId="71B45CEF"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9 </w:t>
      </w:r>
      <w:r w:rsidRPr="006771DF">
        <w:rPr>
          <w:i/>
          <w:noProof/>
        </w:rPr>
        <w:t xml:space="preserve">Activity Diagram </w:t>
      </w:r>
      <w:r w:rsidRPr="006771DF">
        <w:rPr>
          <w:noProof/>
        </w:rPr>
        <w:t>Presentasi Materi</w:t>
      </w:r>
      <w:r>
        <w:rPr>
          <w:noProof/>
        </w:rPr>
        <w:tab/>
      </w:r>
      <w:r>
        <w:rPr>
          <w:noProof/>
        </w:rPr>
        <w:fldChar w:fldCharType="begin"/>
      </w:r>
      <w:r>
        <w:rPr>
          <w:noProof/>
        </w:rPr>
        <w:instrText xml:space="preserve"> PAGEREF _Toc289588905 \h </w:instrText>
      </w:r>
      <w:r>
        <w:rPr>
          <w:noProof/>
        </w:rPr>
      </w:r>
      <w:r>
        <w:rPr>
          <w:noProof/>
        </w:rPr>
        <w:fldChar w:fldCharType="separate"/>
      </w:r>
      <w:r>
        <w:rPr>
          <w:noProof/>
        </w:rPr>
        <w:t>40</w:t>
      </w:r>
      <w:r>
        <w:rPr>
          <w:noProof/>
        </w:rPr>
        <w:fldChar w:fldCharType="end"/>
      </w:r>
    </w:p>
    <w:p w14:paraId="2F5E30E4"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10 </w:t>
      </w:r>
      <w:r w:rsidRPr="006771DF">
        <w:rPr>
          <w:i/>
          <w:noProof/>
        </w:rPr>
        <w:t xml:space="preserve">Activity Diagram </w:t>
      </w:r>
      <w:r w:rsidRPr="006771DF">
        <w:rPr>
          <w:noProof/>
        </w:rPr>
        <w:t xml:space="preserve">Kelola </w:t>
      </w:r>
      <w:r w:rsidRPr="006771DF">
        <w:rPr>
          <w:i/>
          <w:noProof/>
        </w:rPr>
        <w:t>Folder</w:t>
      </w:r>
      <w:r>
        <w:rPr>
          <w:noProof/>
        </w:rPr>
        <w:tab/>
      </w:r>
      <w:r>
        <w:rPr>
          <w:noProof/>
        </w:rPr>
        <w:fldChar w:fldCharType="begin"/>
      </w:r>
      <w:r>
        <w:rPr>
          <w:noProof/>
        </w:rPr>
        <w:instrText xml:space="preserve"> PAGEREF _Toc289588906 \h </w:instrText>
      </w:r>
      <w:r>
        <w:rPr>
          <w:noProof/>
        </w:rPr>
      </w:r>
      <w:r>
        <w:rPr>
          <w:noProof/>
        </w:rPr>
        <w:fldChar w:fldCharType="separate"/>
      </w:r>
      <w:r>
        <w:rPr>
          <w:noProof/>
        </w:rPr>
        <w:t>42</w:t>
      </w:r>
      <w:r>
        <w:rPr>
          <w:noProof/>
        </w:rPr>
        <w:fldChar w:fldCharType="end"/>
      </w:r>
    </w:p>
    <w:p w14:paraId="4B865C3D"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11 Antarmuka Halaman </w:t>
      </w:r>
      <w:r w:rsidRPr="006771DF">
        <w:rPr>
          <w:i/>
          <w:noProof/>
        </w:rPr>
        <w:t>Login</w:t>
      </w:r>
      <w:r>
        <w:rPr>
          <w:noProof/>
        </w:rPr>
        <w:tab/>
      </w:r>
      <w:r>
        <w:rPr>
          <w:noProof/>
        </w:rPr>
        <w:fldChar w:fldCharType="begin"/>
      </w:r>
      <w:r>
        <w:rPr>
          <w:noProof/>
        </w:rPr>
        <w:instrText xml:space="preserve"> PAGEREF _Toc289588907 \h </w:instrText>
      </w:r>
      <w:r>
        <w:rPr>
          <w:noProof/>
        </w:rPr>
      </w:r>
      <w:r>
        <w:rPr>
          <w:noProof/>
        </w:rPr>
        <w:fldChar w:fldCharType="separate"/>
      </w:r>
      <w:r>
        <w:rPr>
          <w:noProof/>
        </w:rPr>
        <w:t>43</w:t>
      </w:r>
      <w:r>
        <w:rPr>
          <w:noProof/>
        </w:rPr>
        <w:fldChar w:fldCharType="end"/>
      </w:r>
    </w:p>
    <w:p w14:paraId="7C8D7FF3"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12 </w:t>
      </w:r>
      <w:r w:rsidRPr="006771DF">
        <w:rPr>
          <w:noProof/>
        </w:rPr>
        <w:t>Antarmuka Halaman Utama</w:t>
      </w:r>
      <w:r>
        <w:rPr>
          <w:noProof/>
        </w:rPr>
        <w:tab/>
      </w:r>
      <w:r>
        <w:rPr>
          <w:noProof/>
        </w:rPr>
        <w:fldChar w:fldCharType="begin"/>
      </w:r>
      <w:r>
        <w:rPr>
          <w:noProof/>
        </w:rPr>
        <w:instrText xml:space="preserve"> PAGEREF _Toc289588908 \h </w:instrText>
      </w:r>
      <w:r>
        <w:rPr>
          <w:noProof/>
        </w:rPr>
      </w:r>
      <w:r>
        <w:rPr>
          <w:noProof/>
        </w:rPr>
        <w:fldChar w:fldCharType="separate"/>
      </w:r>
      <w:r>
        <w:rPr>
          <w:noProof/>
        </w:rPr>
        <w:t>44</w:t>
      </w:r>
      <w:r>
        <w:rPr>
          <w:noProof/>
        </w:rPr>
        <w:fldChar w:fldCharType="end"/>
      </w:r>
    </w:p>
    <w:p w14:paraId="5B728DC7" w14:textId="77777777" w:rsidR="009751E7" w:rsidRDefault="009751E7" w:rsidP="009751E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4. 14 </w:t>
      </w:r>
      <w:r w:rsidRPr="006771DF">
        <w:rPr>
          <w:noProof/>
        </w:rPr>
        <w:t>Antarmuka Halaman Kelola Akun</w:t>
      </w:r>
      <w:r>
        <w:rPr>
          <w:noProof/>
        </w:rPr>
        <w:tab/>
      </w:r>
      <w:r>
        <w:rPr>
          <w:noProof/>
        </w:rPr>
        <w:fldChar w:fldCharType="begin"/>
      </w:r>
      <w:r>
        <w:rPr>
          <w:noProof/>
        </w:rPr>
        <w:instrText xml:space="preserve"> PAGEREF _Toc289588909 \h </w:instrText>
      </w:r>
      <w:r>
        <w:rPr>
          <w:noProof/>
        </w:rPr>
      </w:r>
      <w:r>
        <w:rPr>
          <w:noProof/>
        </w:rPr>
        <w:fldChar w:fldCharType="separate"/>
      </w:r>
      <w:r>
        <w:rPr>
          <w:noProof/>
        </w:rPr>
        <w:t>45</w:t>
      </w:r>
      <w:r>
        <w:rPr>
          <w:noProof/>
        </w:rPr>
        <w:fldChar w:fldCharType="end"/>
      </w:r>
    </w:p>
    <w:p w14:paraId="576E627F" w14:textId="77777777" w:rsidR="00DE1EF1" w:rsidRDefault="009611A2" w:rsidP="009611A2">
      <w:pPr>
        <w:spacing w:line="240" w:lineRule="auto"/>
        <w:ind w:firstLine="0"/>
        <w:sectPr w:rsidR="00DE1EF1" w:rsidSect="00780DB3">
          <w:pgSz w:w="11909" w:h="16834" w:code="9"/>
          <w:pgMar w:top="1985" w:right="1699" w:bottom="1699" w:left="2268" w:header="720" w:footer="720" w:gutter="0"/>
          <w:pgNumType w:fmt="lowerRoman"/>
          <w:cols w:space="720"/>
          <w:titlePg/>
          <w:docGrid w:linePitch="360"/>
        </w:sectPr>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308FD46" w14:textId="77777777" w:rsidR="00DE1EF1" w:rsidRDefault="00DE1EF1">
      <w:pPr>
        <w:pStyle w:val="TableofFigures"/>
        <w:tabs>
          <w:tab w:val="right" w:leader="dot" w:pos="7932"/>
        </w:tabs>
        <w:rPr>
          <w:rFonts w:asciiTheme="minorHAnsi" w:eastAsiaTheme="minorEastAsia" w:hAnsiTheme="minorHAnsi" w:cstheme="minorBidi"/>
          <w:noProof/>
          <w:color w:val="auto"/>
          <w:lang w:val="en-US" w:eastAsia="ja-JP"/>
        </w:rPr>
      </w:pPr>
      <w:r>
        <w:fldChar w:fldCharType="begin"/>
      </w:r>
      <w:r>
        <w:instrText xml:space="preserve"> TOC \c "Tabel 2." </w:instrText>
      </w:r>
      <w:r>
        <w:fldChar w:fldCharType="separate"/>
      </w:r>
      <w:r>
        <w:rPr>
          <w:noProof/>
        </w:rPr>
        <w:t xml:space="preserve">Tabel 2. 1 </w:t>
      </w:r>
      <w:r w:rsidRPr="00214A4F">
        <w:rPr>
          <w:noProof/>
        </w:rPr>
        <w:t>Pemetaan Entitas JSON dan JAVA</w:t>
      </w:r>
      <w:r>
        <w:rPr>
          <w:noProof/>
        </w:rPr>
        <w:tab/>
      </w:r>
      <w:r>
        <w:rPr>
          <w:noProof/>
        </w:rPr>
        <w:fldChar w:fldCharType="begin"/>
      </w:r>
      <w:r>
        <w:rPr>
          <w:noProof/>
        </w:rPr>
        <w:instrText xml:space="preserve"> PAGEREF _Toc289505184 \h </w:instrText>
      </w:r>
      <w:r>
        <w:rPr>
          <w:noProof/>
        </w:rPr>
      </w:r>
      <w:r>
        <w:rPr>
          <w:noProof/>
        </w:rPr>
        <w:fldChar w:fldCharType="separate"/>
      </w:r>
      <w:r>
        <w:rPr>
          <w:noProof/>
        </w:rPr>
        <w:t>7</w:t>
      </w:r>
      <w:r>
        <w:rPr>
          <w:noProof/>
        </w:rPr>
        <w:fldChar w:fldCharType="end"/>
      </w:r>
    </w:p>
    <w:p w14:paraId="36498622" w14:textId="77777777" w:rsidR="00E83B1D" w:rsidRDefault="00DE1EF1" w:rsidP="00DE1EF1">
      <w:pPr>
        <w:spacing w:line="240" w:lineRule="auto"/>
        <w:ind w:firstLine="0"/>
        <w:rPr>
          <w:noProof/>
        </w:rPr>
      </w:pPr>
      <w:r>
        <w:fldChar w:fldCharType="end"/>
      </w:r>
      <w:r>
        <w:fldChar w:fldCharType="begin"/>
      </w:r>
      <w:r>
        <w:instrText xml:space="preserve"> TOC \c "Tabel 4." </w:instrText>
      </w:r>
      <w:r>
        <w:fldChar w:fldCharType="separate"/>
      </w:r>
    </w:p>
    <w:p w14:paraId="3DAB9973" w14:textId="01C4C720"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E62C1">
        <w:rPr>
          <w:noProof/>
        </w:rPr>
        <w:t>Identifikasi Aktor</w:t>
      </w:r>
      <w:r>
        <w:rPr>
          <w:noProof/>
        </w:rPr>
        <w:tab/>
      </w:r>
      <w:r>
        <w:rPr>
          <w:noProof/>
        </w:rPr>
        <w:fldChar w:fldCharType="begin"/>
      </w:r>
      <w:r>
        <w:rPr>
          <w:noProof/>
        </w:rPr>
        <w:instrText xml:space="preserve"> PAGEREF _Toc289505443 \h </w:instrText>
      </w:r>
      <w:r>
        <w:rPr>
          <w:noProof/>
        </w:rPr>
      </w:r>
      <w:r>
        <w:rPr>
          <w:noProof/>
        </w:rPr>
        <w:fldChar w:fldCharType="separate"/>
      </w:r>
      <w:r>
        <w:rPr>
          <w:noProof/>
        </w:rPr>
        <w:t>14</w:t>
      </w:r>
      <w:r>
        <w:rPr>
          <w:noProof/>
        </w:rPr>
        <w:fldChar w:fldCharType="end"/>
      </w:r>
    </w:p>
    <w:p w14:paraId="7B2A951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E62C1">
        <w:rPr>
          <w:noProof/>
        </w:rPr>
        <w:t>Spesifikasi Kebutuhan Fungsional</w:t>
      </w:r>
      <w:r>
        <w:rPr>
          <w:noProof/>
        </w:rPr>
        <w:tab/>
      </w:r>
      <w:r>
        <w:rPr>
          <w:noProof/>
        </w:rPr>
        <w:fldChar w:fldCharType="begin"/>
      </w:r>
      <w:r>
        <w:rPr>
          <w:noProof/>
        </w:rPr>
        <w:instrText xml:space="preserve"> PAGEREF _Toc289505444 \h </w:instrText>
      </w:r>
      <w:r>
        <w:rPr>
          <w:noProof/>
        </w:rPr>
      </w:r>
      <w:r>
        <w:rPr>
          <w:noProof/>
        </w:rPr>
        <w:fldChar w:fldCharType="separate"/>
      </w:r>
      <w:r>
        <w:rPr>
          <w:noProof/>
        </w:rPr>
        <w:t>14</w:t>
      </w:r>
      <w:r>
        <w:rPr>
          <w:noProof/>
        </w:rPr>
        <w:fldChar w:fldCharType="end"/>
      </w:r>
    </w:p>
    <w:p w14:paraId="2BA7463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3 </w:t>
      </w:r>
      <w:r w:rsidRPr="00AE62C1">
        <w:rPr>
          <w:noProof/>
        </w:rPr>
        <w:t xml:space="preserve">Skenario </w:t>
      </w:r>
      <w:r w:rsidRPr="00AE62C1">
        <w:rPr>
          <w:i/>
          <w:noProof/>
        </w:rPr>
        <w:t>Use Case Login</w:t>
      </w:r>
      <w:r>
        <w:rPr>
          <w:noProof/>
        </w:rPr>
        <w:tab/>
      </w:r>
      <w:r>
        <w:rPr>
          <w:noProof/>
        </w:rPr>
        <w:fldChar w:fldCharType="begin"/>
      </w:r>
      <w:r>
        <w:rPr>
          <w:noProof/>
        </w:rPr>
        <w:instrText xml:space="preserve"> PAGEREF _Toc289505445 \h </w:instrText>
      </w:r>
      <w:r>
        <w:rPr>
          <w:noProof/>
        </w:rPr>
      </w:r>
      <w:r>
        <w:rPr>
          <w:noProof/>
        </w:rPr>
        <w:fldChar w:fldCharType="separate"/>
      </w:r>
      <w:r>
        <w:rPr>
          <w:noProof/>
        </w:rPr>
        <w:t>16</w:t>
      </w:r>
      <w:r>
        <w:rPr>
          <w:noProof/>
        </w:rPr>
        <w:fldChar w:fldCharType="end"/>
      </w:r>
    </w:p>
    <w:p w14:paraId="4B3C7262"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4 </w:t>
      </w:r>
      <w:r w:rsidRPr="00AE62C1">
        <w:rPr>
          <w:noProof/>
        </w:rPr>
        <w:t xml:space="preserve">Skenario </w:t>
      </w:r>
      <w:r w:rsidRPr="00AE62C1">
        <w:rPr>
          <w:i/>
          <w:noProof/>
        </w:rPr>
        <w:t xml:space="preserve">Use Case </w:t>
      </w:r>
      <w:r w:rsidRPr="00AE62C1">
        <w:rPr>
          <w:noProof/>
        </w:rPr>
        <w:t xml:space="preserve">Lupa </w:t>
      </w:r>
      <w:r w:rsidRPr="00AE62C1">
        <w:rPr>
          <w:i/>
          <w:noProof/>
        </w:rPr>
        <w:t>Password</w:t>
      </w:r>
      <w:r>
        <w:rPr>
          <w:noProof/>
        </w:rPr>
        <w:tab/>
      </w:r>
      <w:r>
        <w:rPr>
          <w:noProof/>
        </w:rPr>
        <w:fldChar w:fldCharType="begin"/>
      </w:r>
      <w:r>
        <w:rPr>
          <w:noProof/>
        </w:rPr>
        <w:instrText xml:space="preserve"> PAGEREF _Toc289505446 \h </w:instrText>
      </w:r>
      <w:r>
        <w:rPr>
          <w:noProof/>
        </w:rPr>
      </w:r>
      <w:r>
        <w:rPr>
          <w:noProof/>
        </w:rPr>
        <w:fldChar w:fldCharType="separate"/>
      </w:r>
      <w:r>
        <w:rPr>
          <w:noProof/>
        </w:rPr>
        <w:t>18</w:t>
      </w:r>
      <w:r>
        <w:rPr>
          <w:noProof/>
        </w:rPr>
        <w:fldChar w:fldCharType="end"/>
      </w:r>
    </w:p>
    <w:p w14:paraId="68FCF65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5 </w:t>
      </w:r>
      <w:r w:rsidRPr="00AE62C1">
        <w:rPr>
          <w:noProof/>
        </w:rPr>
        <w:t xml:space="preserve">Skenario </w:t>
      </w:r>
      <w:r w:rsidRPr="00AE62C1">
        <w:rPr>
          <w:i/>
          <w:noProof/>
        </w:rPr>
        <w:t xml:space="preserve">Use Case </w:t>
      </w:r>
      <w:r w:rsidRPr="00AE62C1">
        <w:rPr>
          <w:noProof/>
        </w:rPr>
        <w:t>Kelola Akun</w:t>
      </w:r>
      <w:r>
        <w:rPr>
          <w:noProof/>
        </w:rPr>
        <w:tab/>
      </w:r>
      <w:r>
        <w:rPr>
          <w:noProof/>
        </w:rPr>
        <w:fldChar w:fldCharType="begin"/>
      </w:r>
      <w:r>
        <w:rPr>
          <w:noProof/>
        </w:rPr>
        <w:instrText xml:space="preserve"> PAGEREF _Toc289505447 \h </w:instrText>
      </w:r>
      <w:r>
        <w:rPr>
          <w:noProof/>
        </w:rPr>
      </w:r>
      <w:r>
        <w:rPr>
          <w:noProof/>
        </w:rPr>
        <w:fldChar w:fldCharType="separate"/>
      </w:r>
      <w:r>
        <w:rPr>
          <w:noProof/>
        </w:rPr>
        <w:t>19</w:t>
      </w:r>
      <w:r>
        <w:rPr>
          <w:noProof/>
        </w:rPr>
        <w:fldChar w:fldCharType="end"/>
      </w:r>
    </w:p>
    <w:p w14:paraId="4B8422AE"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6 </w:t>
      </w:r>
      <w:r w:rsidRPr="00AE62C1">
        <w:rPr>
          <w:noProof/>
        </w:rPr>
        <w:t xml:space="preserve">Skenario </w:t>
      </w:r>
      <w:r w:rsidRPr="00AE62C1">
        <w:rPr>
          <w:i/>
          <w:noProof/>
        </w:rPr>
        <w:t xml:space="preserve">Use Case </w:t>
      </w:r>
      <w:r w:rsidRPr="00AE62C1">
        <w:rPr>
          <w:noProof/>
        </w:rPr>
        <w:t>Unggah Materi</w:t>
      </w:r>
      <w:r>
        <w:rPr>
          <w:noProof/>
        </w:rPr>
        <w:tab/>
      </w:r>
      <w:r>
        <w:rPr>
          <w:noProof/>
        </w:rPr>
        <w:fldChar w:fldCharType="begin"/>
      </w:r>
      <w:r>
        <w:rPr>
          <w:noProof/>
        </w:rPr>
        <w:instrText xml:space="preserve"> PAGEREF _Toc289505448 \h </w:instrText>
      </w:r>
      <w:r>
        <w:rPr>
          <w:noProof/>
        </w:rPr>
      </w:r>
      <w:r>
        <w:rPr>
          <w:noProof/>
        </w:rPr>
        <w:fldChar w:fldCharType="separate"/>
      </w:r>
      <w:r>
        <w:rPr>
          <w:noProof/>
        </w:rPr>
        <w:t>20</w:t>
      </w:r>
      <w:r>
        <w:rPr>
          <w:noProof/>
        </w:rPr>
        <w:fldChar w:fldCharType="end"/>
      </w:r>
    </w:p>
    <w:p w14:paraId="27333F5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7</w:t>
      </w:r>
      <w:r w:rsidRPr="00AE62C1">
        <w:rPr>
          <w:noProof/>
        </w:rPr>
        <w:t xml:space="preserve"> Skenario </w:t>
      </w:r>
      <w:r w:rsidRPr="00AE62C1">
        <w:rPr>
          <w:i/>
          <w:noProof/>
        </w:rPr>
        <w:t xml:space="preserve">Use Case </w:t>
      </w:r>
      <w:r w:rsidRPr="00AE62C1">
        <w:rPr>
          <w:noProof/>
        </w:rPr>
        <w:t>Kelola Materi</w:t>
      </w:r>
      <w:r>
        <w:rPr>
          <w:noProof/>
        </w:rPr>
        <w:tab/>
      </w:r>
      <w:r>
        <w:rPr>
          <w:noProof/>
        </w:rPr>
        <w:fldChar w:fldCharType="begin"/>
      </w:r>
      <w:r>
        <w:rPr>
          <w:noProof/>
        </w:rPr>
        <w:instrText xml:space="preserve"> PAGEREF _Toc289505449 \h </w:instrText>
      </w:r>
      <w:r>
        <w:rPr>
          <w:noProof/>
        </w:rPr>
      </w:r>
      <w:r>
        <w:rPr>
          <w:noProof/>
        </w:rPr>
        <w:fldChar w:fldCharType="separate"/>
      </w:r>
      <w:r>
        <w:rPr>
          <w:noProof/>
        </w:rPr>
        <w:t>22</w:t>
      </w:r>
      <w:r>
        <w:rPr>
          <w:noProof/>
        </w:rPr>
        <w:fldChar w:fldCharType="end"/>
      </w:r>
    </w:p>
    <w:p w14:paraId="74117CB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Tabel 4. 8</w:t>
      </w:r>
      <w:r w:rsidRPr="00AE62C1">
        <w:rPr>
          <w:noProof/>
        </w:rPr>
        <w:t xml:space="preserve"> Skenario </w:t>
      </w:r>
      <w:r w:rsidRPr="00AE62C1">
        <w:rPr>
          <w:i/>
          <w:noProof/>
        </w:rPr>
        <w:t xml:space="preserve">Use Case </w:t>
      </w:r>
      <w:r w:rsidRPr="00AE62C1">
        <w:rPr>
          <w:noProof/>
        </w:rPr>
        <w:t>Presentasi Materi</w:t>
      </w:r>
      <w:r>
        <w:rPr>
          <w:noProof/>
        </w:rPr>
        <w:tab/>
      </w:r>
      <w:r>
        <w:rPr>
          <w:noProof/>
        </w:rPr>
        <w:fldChar w:fldCharType="begin"/>
      </w:r>
      <w:r>
        <w:rPr>
          <w:noProof/>
        </w:rPr>
        <w:instrText xml:space="preserve"> PAGEREF _Toc289505450 \h </w:instrText>
      </w:r>
      <w:r>
        <w:rPr>
          <w:noProof/>
        </w:rPr>
      </w:r>
      <w:r>
        <w:rPr>
          <w:noProof/>
        </w:rPr>
        <w:fldChar w:fldCharType="separate"/>
      </w:r>
      <w:r>
        <w:rPr>
          <w:noProof/>
        </w:rPr>
        <w:t>24</w:t>
      </w:r>
      <w:r>
        <w:rPr>
          <w:noProof/>
        </w:rPr>
        <w:fldChar w:fldCharType="end"/>
      </w:r>
    </w:p>
    <w:p w14:paraId="5DEA5457"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10 </w:t>
      </w:r>
      <w:r w:rsidRPr="00AE62C1">
        <w:rPr>
          <w:noProof/>
        </w:rPr>
        <w:t>Spesifikasi Kebutuhan Non-Fungsional</w:t>
      </w:r>
      <w:r>
        <w:rPr>
          <w:noProof/>
        </w:rPr>
        <w:tab/>
      </w:r>
      <w:r>
        <w:rPr>
          <w:noProof/>
        </w:rPr>
        <w:fldChar w:fldCharType="begin"/>
      </w:r>
      <w:r>
        <w:rPr>
          <w:noProof/>
        </w:rPr>
        <w:instrText xml:space="preserve"> PAGEREF _Toc289505451 \h </w:instrText>
      </w:r>
      <w:r>
        <w:rPr>
          <w:noProof/>
        </w:rPr>
      </w:r>
      <w:r>
        <w:rPr>
          <w:noProof/>
        </w:rPr>
        <w:fldChar w:fldCharType="separate"/>
      </w:r>
      <w:r>
        <w:rPr>
          <w:noProof/>
        </w:rPr>
        <w:t>28</w:t>
      </w:r>
      <w:r>
        <w:rPr>
          <w:noProof/>
        </w:rPr>
        <w:fldChar w:fldCharType="end"/>
      </w:r>
    </w:p>
    <w:p w14:paraId="01B28220"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12 </w:t>
      </w:r>
      <w:r w:rsidRPr="00AE62C1">
        <w:rPr>
          <w:noProof/>
        </w:rPr>
        <w:t xml:space="preserve">Strutur Tabel </w:t>
      </w:r>
      <w:r w:rsidRPr="00AE62C1">
        <w:rPr>
          <w:i/>
          <w:noProof/>
        </w:rPr>
        <w:t>Material</w:t>
      </w:r>
      <w:r>
        <w:rPr>
          <w:noProof/>
        </w:rPr>
        <w:tab/>
      </w:r>
      <w:r>
        <w:rPr>
          <w:noProof/>
        </w:rPr>
        <w:fldChar w:fldCharType="begin"/>
      </w:r>
      <w:r>
        <w:rPr>
          <w:noProof/>
        </w:rPr>
        <w:instrText xml:space="preserve"> PAGEREF _Toc289505452 \h </w:instrText>
      </w:r>
      <w:r>
        <w:rPr>
          <w:noProof/>
        </w:rPr>
      </w:r>
      <w:r>
        <w:rPr>
          <w:noProof/>
        </w:rPr>
        <w:fldChar w:fldCharType="separate"/>
      </w:r>
      <w:r>
        <w:rPr>
          <w:noProof/>
        </w:rPr>
        <w:t>32</w:t>
      </w:r>
      <w:r>
        <w:rPr>
          <w:noProof/>
        </w:rPr>
        <w:fldChar w:fldCharType="end"/>
      </w:r>
    </w:p>
    <w:p w14:paraId="3836A40C"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13 </w:t>
      </w:r>
      <w:r w:rsidRPr="00AE62C1">
        <w:rPr>
          <w:noProof/>
        </w:rPr>
        <w:t xml:space="preserve">Struktur Tabel </w:t>
      </w:r>
      <w:r w:rsidRPr="00AE62C1">
        <w:rPr>
          <w:i/>
          <w:noProof/>
        </w:rPr>
        <w:t>Folder</w:t>
      </w:r>
      <w:r>
        <w:rPr>
          <w:noProof/>
        </w:rPr>
        <w:tab/>
      </w:r>
      <w:r>
        <w:rPr>
          <w:noProof/>
        </w:rPr>
        <w:fldChar w:fldCharType="begin"/>
      </w:r>
      <w:r>
        <w:rPr>
          <w:noProof/>
        </w:rPr>
        <w:instrText xml:space="preserve"> PAGEREF _Toc289505453 \h </w:instrText>
      </w:r>
      <w:r>
        <w:rPr>
          <w:noProof/>
        </w:rPr>
      </w:r>
      <w:r>
        <w:rPr>
          <w:noProof/>
        </w:rPr>
        <w:fldChar w:fldCharType="separate"/>
      </w:r>
      <w:r>
        <w:rPr>
          <w:noProof/>
        </w:rPr>
        <w:t>32</w:t>
      </w:r>
      <w:r>
        <w:rPr>
          <w:noProof/>
        </w:rPr>
        <w:fldChar w:fldCharType="end"/>
      </w:r>
    </w:p>
    <w:p w14:paraId="23403076"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14 </w:t>
      </w:r>
      <w:r w:rsidRPr="00AE62C1">
        <w:rPr>
          <w:noProof/>
        </w:rPr>
        <w:t xml:space="preserve">Struktur Tabel </w:t>
      </w:r>
      <w:r w:rsidRPr="00AE62C1">
        <w:rPr>
          <w:i/>
          <w:noProof/>
        </w:rPr>
        <w:t>Course</w:t>
      </w:r>
      <w:r>
        <w:rPr>
          <w:noProof/>
        </w:rPr>
        <w:tab/>
      </w:r>
      <w:r>
        <w:rPr>
          <w:noProof/>
        </w:rPr>
        <w:fldChar w:fldCharType="begin"/>
      </w:r>
      <w:r>
        <w:rPr>
          <w:noProof/>
        </w:rPr>
        <w:instrText xml:space="preserve"> PAGEREF _Toc289505454 \h </w:instrText>
      </w:r>
      <w:r>
        <w:rPr>
          <w:noProof/>
        </w:rPr>
      </w:r>
      <w:r>
        <w:rPr>
          <w:noProof/>
        </w:rPr>
        <w:fldChar w:fldCharType="separate"/>
      </w:r>
      <w:r>
        <w:rPr>
          <w:noProof/>
        </w:rPr>
        <w:t>32</w:t>
      </w:r>
      <w:r>
        <w:rPr>
          <w:noProof/>
        </w:rPr>
        <w:fldChar w:fldCharType="end"/>
      </w:r>
    </w:p>
    <w:p w14:paraId="708FF003"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15 </w:t>
      </w:r>
      <w:r w:rsidRPr="00AE62C1">
        <w:rPr>
          <w:noProof/>
        </w:rPr>
        <w:t xml:space="preserve">Struktur Tabel </w:t>
      </w:r>
      <w:r w:rsidRPr="00AE62C1">
        <w:rPr>
          <w:i/>
          <w:noProof/>
        </w:rPr>
        <w:t>Teaching</w:t>
      </w:r>
      <w:r>
        <w:rPr>
          <w:noProof/>
        </w:rPr>
        <w:tab/>
      </w:r>
      <w:r>
        <w:rPr>
          <w:noProof/>
        </w:rPr>
        <w:fldChar w:fldCharType="begin"/>
      </w:r>
      <w:r>
        <w:rPr>
          <w:noProof/>
        </w:rPr>
        <w:instrText xml:space="preserve"> PAGEREF _Toc289505455 \h </w:instrText>
      </w:r>
      <w:r>
        <w:rPr>
          <w:noProof/>
        </w:rPr>
      </w:r>
      <w:r>
        <w:rPr>
          <w:noProof/>
        </w:rPr>
        <w:fldChar w:fldCharType="separate"/>
      </w:r>
      <w:r>
        <w:rPr>
          <w:noProof/>
        </w:rPr>
        <w:t>33</w:t>
      </w:r>
      <w:r>
        <w:rPr>
          <w:noProof/>
        </w:rPr>
        <w:fldChar w:fldCharType="end"/>
      </w:r>
    </w:p>
    <w:p w14:paraId="5CF7986D" w14:textId="77777777" w:rsidR="00E83B1D" w:rsidRDefault="00E83B1D" w:rsidP="00E83B1D">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16 </w:t>
      </w:r>
      <w:r w:rsidRPr="00AE62C1">
        <w:rPr>
          <w:noProof/>
        </w:rPr>
        <w:t xml:space="preserve">Struktur Tabel </w:t>
      </w:r>
      <w:r w:rsidRPr="00AE62C1">
        <w:rPr>
          <w:i/>
          <w:noProof/>
        </w:rPr>
        <w:t>Lecturer_Team</w:t>
      </w:r>
      <w:r>
        <w:rPr>
          <w:noProof/>
        </w:rPr>
        <w:tab/>
      </w:r>
      <w:r>
        <w:rPr>
          <w:noProof/>
        </w:rPr>
        <w:fldChar w:fldCharType="begin"/>
      </w:r>
      <w:r>
        <w:rPr>
          <w:noProof/>
        </w:rPr>
        <w:instrText xml:space="preserve"> PAGEREF _Toc289505456 \h </w:instrText>
      </w:r>
      <w:r>
        <w:rPr>
          <w:noProof/>
        </w:rPr>
      </w:r>
      <w:r>
        <w:rPr>
          <w:noProof/>
        </w:rPr>
        <w:fldChar w:fldCharType="separate"/>
      </w:r>
      <w:r>
        <w:rPr>
          <w:noProof/>
        </w:rPr>
        <w:t>33</w:t>
      </w:r>
      <w:r>
        <w:rPr>
          <w:noProof/>
        </w:rPr>
        <w:fldChar w:fldCharType="end"/>
      </w:r>
    </w:p>
    <w:p w14:paraId="4DF9DF44" w14:textId="77777777" w:rsidR="009009D5" w:rsidRDefault="00DE1EF1" w:rsidP="00DE1EF1">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2BEEC81E" w14:textId="77777777" w:rsidR="005E4C7C" w:rsidRDefault="003E2D5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3" w:author="ditaoktaria oktaria" w:date="2015-04-21T11:58:00Z">
          <w:pPr>
            <w:pStyle w:val="TableofFigures"/>
            <w:tabs>
              <w:tab w:val="right" w:leader="dot" w:pos="7932"/>
            </w:tabs>
          </w:pPr>
        </w:pPrChange>
      </w:pPr>
      <w:r>
        <w:fldChar w:fldCharType="begin"/>
      </w:r>
      <w:r>
        <w:instrText xml:space="preserve"> TOC \c "Kode 2." </w:instrText>
      </w:r>
      <w:r>
        <w:fldChar w:fldCharType="separate"/>
      </w:r>
      <w:r w:rsidR="005E4C7C">
        <w:rPr>
          <w:noProof/>
        </w:rPr>
        <w:t xml:space="preserve">Kode 2. 2 </w:t>
      </w:r>
      <w:r w:rsidR="005E4C7C" w:rsidRPr="00DC7D2E">
        <w:rPr>
          <w:noProof/>
        </w:rPr>
        <w:t xml:space="preserve">Contoh Penggunaan </w:t>
      </w:r>
      <w:r w:rsidR="005E4C7C" w:rsidRPr="00DC7D2E">
        <w:rPr>
          <w:i/>
          <w:noProof/>
        </w:rPr>
        <w:t>Query</w:t>
      </w:r>
      <w:r w:rsidR="005E4C7C">
        <w:rPr>
          <w:noProof/>
        </w:rPr>
        <w:tab/>
      </w:r>
      <w:r w:rsidR="005E4C7C">
        <w:rPr>
          <w:noProof/>
        </w:rPr>
        <w:fldChar w:fldCharType="begin"/>
      </w:r>
      <w:r w:rsidR="005E4C7C">
        <w:rPr>
          <w:noProof/>
        </w:rPr>
        <w:instrText xml:space="preserve"> PAGEREF _Toc291236804 \h </w:instrText>
      </w:r>
      <w:r w:rsidR="005E4C7C">
        <w:rPr>
          <w:noProof/>
        </w:rPr>
      </w:r>
      <w:r w:rsidR="005E4C7C">
        <w:rPr>
          <w:noProof/>
        </w:rPr>
        <w:fldChar w:fldCharType="separate"/>
      </w:r>
      <w:r w:rsidR="005E4C7C">
        <w:rPr>
          <w:noProof/>
        </w:rPr>
        <w:t>7</w:t>
      </w:r>
      <w:r w:rsidR="005E4C7C">
        <w:rPr>
          <w:noProof/>
        </w:rPr>
        <w:fldChar w:fldCharType="end"/>
      </w:r>
    </w:p>
    <w:p w14:paraId="027FDF40"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4" w:author="ditaoktaria oktaria" w:date="2015-04-21T11:58:00Z">
          <w:pPr>
            <w:pStyle w:val="TableofFigures"/>
            <w:tabs>
              <w:tab w:val="right" w:leader="dot" w:pos="7932"/>
            </w:tabs>
          </w:pPr>
        </w:pPrChange>
      </w:pPr>
      <w:r>
        <w:rPr>
          <w:noProof/>
        </w:rPr>
        <w:t xml:space="preserve">Kode 2. 3 </w:t>
      </w:r>
      <w:r w:rsidRPr="00DC7D2E">
        <w:rPr>
          <w:noProof/>
        </w:rPr>
        <w:t>Elemen tombol Next pada html</w:t>
      </w:r>
      <w:r>
        <w:rPr>
          <w:noProof/>
        </w:rPr>
        <w:tab/>
      </w:r>
      <w:r>
        <w:rPr>
          <w:noProof/>
        </w:rPr>
        <w:fldChar w:fldCharType="begin"/>
      </w:r>
      <w:r>
        <w:rPr>
          <w:noProof/>
        </w:rPr>
        <w:instrText xml:space="preserve"> PAGEREF _Toc291236805 \h </w:instrText>
      </w:r>
      <w:r>
        <w:rPr>
          <w:noProof/>
        </w:rPr>
      </w:r>
      <w:r>
        <w:rPr>
          <w:noProof/>
        </w:rPr>
        <w:fldChar w:fldCharType="separate"/>
      </w:r>
      <w:r>
        <w:rPr>
          <w:noProof/>
        </w:rPr>
        <w:t>8</w:t>
      </w:r>
      <w:r>
        <w:rPr>
          <w:noProof/>
        </w:rPr>
        <w:fldChar w:fldCharType="end"/>
      </w:r>
    </w:p>
    <w:p w14:paraId="7EA43E23"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5" w:author="ditaoktaria oktaria" w:date="2015-04-21T11:58:00Z">
          <w:pPr>
            <w:pStyle w:val="TableofFigures"/>
            <w:tabs>
              <w:tab w:val="right" w:leader="dot" w:pos="7932"/>
            </w:tabs>
          </w:pPr>
        </w:pPrChange>
      </w:pPr>
      <w:r>
        <w:rPr>
          <w:noProof/>
        </w:rPr>
        <w:t xml:space="preserve">Kode 2. 4 </w:t>
      </w:r>
      <w:r w:rsidRPr="00DC7D2E">
        <w:rPr>
          <w:noProof/>
        </w:rPr>
        <w:t>Pemanggilan fungsi e</w:t>
      </w:r>
      <w:r>
        <w:rPr>
          <w:noProof/>
        </w:rPr>
        <w:tab/>
      </w:r>
      <w:r>
        <w:rPr>
          <w:noProof/>
        </w:rPr>
        <w:fldChar w:fldCharType="begin"/>
      </w:r>
      <w:r>
        <w:rPr>
          <w:noProof/>
        </w:rPr>
        <w:instrText xml:space="preserve"> PAGEREF _Toc291236806 \h </w:instrText>
      </w:r>
      <w:r>
        <w:rPr>
          <w:noProof/>
        </w:rPr>
      </w:r>
      <w:r>
        <w:rPr>
          <w:noProof/>
        </w:rPr>
        <w:fldChar w:fldCharType="separate"/>
      </w:r>
      <w:r>
        <w:rPr>
          <w:noProof/>
        </w:rPr>
        <w:t>8</w:t>
      </w:r>
      <w:r>
        <w:rPr>
          <w:noProof/>
        </w:rPr>
        <w:fldChar w:fldCharType="end"/>
      </w:r>
    </w:p>
    <w:p w14:paraId="7DF0C524"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6" w:author="ditaoktaria oktaria" w:date="2015-04-21T11:58:00Z">
          <w:pPr>
            <w:pStyle w:val="TableofFigures"/>
            <w:tabs>
              <w:tab w:val="right" w:leader="dot" w:pos="7932"/>
            </w:tabs>
          </w:pPr>
        </w:pPrChange>
      </w:pPr>
      <w:r>
        <w:rPr>
          <w:noProof/>
        </w:rPr>
        <w:t xml:space="preserve">Kode 2. 5 </w:t>
      </w:r>
      <w:r w:rsidRPr="00DC7D2E">
        <w:rPr>
          <w:noProof/>
        </w:rPr>
        <w:t>Deklarasi fungsi e</w:t>
      </w:r>
      <w:r>
        <w:rPr>
          <w:noProof/>
        </w:rPr>
        <w:tab/>
      </w:r>
      <w:r>
        <w:rPr>
          <w:noProof/>
        </w:rPr>
        <w:fldChar w:fldCharType="begin"/>
      </w:r>
      <w:r>
        <w:rPr>
          <w:noProof/>
        </w:rPr>
        <w:instrText xml:space="preserve"> PAGEREF _Toc291236807 \h </w:instrText>
      </w:r>
      <w:r>
        <w:rPr>
          <w:noProof/>
        </w:rPr>
      </w:r>
      <w:r>
        <w:rPr>
          <w:noProof/>
        </w:rPr>
        <w:fldChar w:fldCharType="separate"/>
      </w:r>
      <w:r>
        <w:rPr>
          <w:noProof/>
        </w:rPr>
        <w:t>9</w:t>
      </w:r>
      <w:r>
        <w:rPr>
          <w:noProof/>
        </w:rPr>
        <w:fldChar w:fldCharType="end"/>
      </w:r>
    </w:p>
    <w:p w14:paraId="18C7F3BC" w14:textId="77777777" w:rsidR="005E4C7C" w:rsidRDefault="005E4C7C">
      <w:pPr>
        <w:pStyle w:val="TableofFigures"/>
        <w:tabs>
          <w:tab w:val="right" w:leader="dot" w:pos="7932"/>
        </w:tabs>
        <w:spacing w:line="360" w:lineRule="auto"/>
        <w:rPr>
          <w:rFonts w:asciiTheme="minorHAnsi" w:eastAsiaTheme="minorEastAsia" w:hAnsiTheme="minorHAnsi" w:cstheme="minorBidi"/>
          <w:noProof/>
          <w:color w:val="auto"/>
          <w:lang w:val="en-US" w:eastAsia="ja-JP"/>
        </w:rPr>
        <w:pPrChange w:id="337" w:author="ditaoktaria oktaria" w:date="2015-04-21T11:58:00Z">
          <w:pPr>
            <w:pStyle w:val="TableofFigures"/>
            <w:tabs>
              <w:tab w:val="right" w:leader="dot" w:pos="7932"/>
            </w:tabs>
          </w:pPr>
        </w:pPrChange>
      </w:pPr>
      <w:r>
        <w:rPr>
          <w:noProof/>
        </w:rPr>
        <w:t xml:space="preserve">Kode 2. 6 </w:t>
      </w:r>
      <w:r w:rsidRPr="00DC7D2E">
        <w:rPr>
          <w:noProof/>
        </w:rPr>
        <w:t>Deklarasi fungsi showPage</w:t>
      </w:r>
      <w:r>
        <w:rPr>
          <w:noProof/>
        </w:rPr>
        <w:tab/>
      </w:r>
      <w:r>
        <w:rPr>
          <w:noProof/>
        </w:rPr>
        <w:fldChar w:fldCharType="begin"/>
      </w:r>
      <w:r>
        <w:rPr>
          <w:noProof/>
        </w:rPr>
        <w:instrText xml:space="preserve"> PAGEREF _Toc291236808 \h </w:instrText>
      </w:r>
      <w:r>
        <w:rPr>
          <w:noProof/>
        </w:rPr>
      </w:r>
      <w:r>
        <w:rPr>
          <w:noProof/>
        </w:rPr>
        <w:fldChar w:fldCharType="separate"/>
      </w:r>
      <w:r>
        <w:rPr>
          <w:noProof/>
        </w:rPr>
        <w:t>9</w:t>
      </w:r>
      <w:r>
        <w:rPr>
          <w:noProof/>
        </w:rPr>
        <w:fldChar w:fldCharType="end"/>
      </w:r>
    </w:p>
    <w:p w14:paraId="67702FF2" w14:textId="77777777" w:rsidR="003E2D5C" w:rsidRPr="003E2D5C" w:rsidRDefault="003E2D5C" w:rsidP="003E2D5C">
      <w:pPr>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338" w:name="_Toc283905429"/>
      <w:bookmarkEnd w:id="25"/>
      <w:bookmarkEnd w:id="26"/>
      <w:bookmarkEnd w:id="27"/>
      <w:bookmarkEnd w:id="28"/>
      <w:r w:rsidRPr="00BD2FA2">
        <w:lastRenderedPageBreak/>
        <w:t>BAB I</w:t>
      </w:r>
      <w:bookmarkEnd w:id="4"/>
      <w:bookmarkEnd w:id="338"/>
    </w:p>
    <w:p w14:paraId="7519186D" w14:textId="228CE912" w:rsidR="00B00C3C" w:rsidRPr="00BD2FA2" w:rsidRDefault="00B00C3C" w:rsidP="00ED6A38">
      <w:pPr>
        <w:pStyle w:val="Heading1"/>
      </w:pPr>
      <w:bookmarkStart w:id="339" w:name="_Toc378650887"/>
      <w:bookmarkStart w:id="340" w:name="_Toc283905430"/>
      <w:r w:rsidRPr="00BD2FA2">
        <w:t>PENDAHULUAN</w:t>
      </w:r>
      <w:bookmarkEnd w:id="339"/>
      <w:bookmarkEnd w:id="340"/>
    </w:p>
    <w:p w14:paraId="1845DFF3" w14:textId="77777777" w:rsidR="005E3598" w:rsidRDefault="005E3598">
      <w:pPr>
        <w:pStyle w:val="Heading2"/>
        <w:numPr>
          <w:ilvl w:val="0"/>
          <w:numId w:val="65"/>
        </w:numPr>
        <w:ind w:hanging="630"/>
        <w:pPrChange w:id="341" w:author="ditaoktaria oktaria" w:date="2015-03-18T08:49:00Z">
          <w:pPr>
            <w:pStyle w:val="Heading2"/>
            <w:numPr>
              <w:ilvl w:val="1"/>
              <w:numId w:val="7"/>
            </w:numPr>
            <w:tabs>
              <w:tab w:val="left" w:pos="709"/>
            </w:tabs>
            <w:spacing w:after="60"/>
            <w:ind w:hanging="719"/>
          </w:pPr>
        </w:pPrChange>
      </w:pPr>
      <w:bookmarkStart w:id="342" w:name="_Toc403732920"/>
      <w:bookmarkStart w:id="343" w:name="_Toc283905431"/>
      <w:bookmarkStart w:id="344" w:name="_Toc378650888"/>
      <w:r>
        <w:t>Latar Belakang</w:t>
      </w:r>
      <w:bookmarkEnd w:id="342"/>
      <w:bookmarkEnd w:id="343"/>
      <w:r>
        <w:t xml:space="preserve"> </w:t>
      </w:r>
    </w:p>
    <w:p w14:paraId="787FF5A9" w14:textId="34DBCB7A" w:rsidR="004D7C5A" w:rsidRDefault="004D7C5A">
      <w:pPr>
        <w:ind w:firstLine="709"/>
        <w:pPrChange w:id="345" w:author="ditaoktaria" w:date="2015-01-21T19:26:00Z">
          <w:pPr>
            <w:pStyle w:val="ListParagraph"/>
            <w:numPr>
              <w:numId w:val="7"/>
            </w:numPr>
            <w:ind w:left="360" w:firstLine="0"/>
          </w:pPr>
        </w:pPrChange>
      </w:pPr>
      <w:proofErr w:type="gramStart"/>
      <w:r w:rsidRPr="00DE2147">
        <w:t>Perkembangan teknologi diikuti dengan perkembangan metode yang digunakan dalam menyampaikan materi dalam dunia pendidikan.</w:t>
      </w:r>
      <w:proofErr w:type="gramEnd"/>
      <w:r w:rsidRPr="00DE2147">
        <w:t xml:space="preserve"> </w:t>
      </w:r>
      <w:proofErr w:type="gramStart"/>
      <w:r w:rsidRPr="00DE2147">
        <w:t>Mulai dari penyampaian dengan menuliskan materi di papan tulis hingga dengan menggunakan file presentasi</w:t>
      </w:r>
      <w:r>
        <w:t xml:space="preserve"> grafis</w:t>
      </w:r>
      <w:r w:rsidRPr="00DE2147">
        <w:t xml:space="preserve"> pada PC yang ditayangkan melalui proyektor.</w:t>
      </w:r>
      <w:proofErr w:type="gramEnd"/>
      <w:r w:rsidRPr="00DE2147">
        <w:t xml:space="preserve"> </w:t>
      </w:r>
      <w:proofErr w:type="gramStart"/>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w:t>
      </w:r>
      <w:proofErr w:type="gramEnd"/>
      <w:r w:rsidRPr="00DE2147">
        <w:t xml:space="preserve"> </w:t>
      </w:r>
      <w:proofErr w:type="gramStart"/>
      <w:r w:rsidRPr="00DE2147">
        <w:t>Sebanyak 73% dari 485 siswa yang diteliti menunjukkan bahwa presentasi grafis dapat membantu meningkatkan ketertarikan mereka dalam pelajaran.</w:t>
      </w:r>
      <w:proofErr w:type="gramEnd"/>
      <w:r w:rsidRPr="00DE2147">
        <w:t xml:space="preserve"> </w:t>
      </w:r>
      <w:proofErr w:type="gramStart"/>
      <w:r w:rsidRPr="00DE2147">
        <w:t>Namun dibutuhkan PC dan perangkat proyeksi mahal untuk mendukung presentasi grafis tersebut [AS-98].</w:t>
      </w:r>
      <w:proofErr w:type="gramEnd"/>
    </w:p>
    <w:p w14:paraId="3671A1D6" w14:textId="77777777" w:rsidR="004D7C5A" w:rsidRDefault="004D7C5A" w:rsidP="005E3598">
      <w:pPr>
        <w:pStyle w:val="Normal1"/>
        <w:spacing w:line="360" w:lineRule="auto"/>
        <w:ind w:firstLine="720"/>
        <w:jc w:val="both"/>
      </w:pPr>
      <w:r>
        <w:t xml:space="preserve">Dalam menyampaikan materi, umumnya para pengajar bekerja </w:t>
      </w:r>
      <w:proofErr w:type="gramStart"/>
      <w:r>
        <w:t>sama</w:t>
      </w:r>
      <w:proofErr w:type="gramEnd"/>
      <w:r>
        <w:t xml:space="preserve">, baik dalam menyusun materi, membuat presentasi dan tugas latihan, </w:t>
      </w:r>
      <w:r w:rsidRPr="00A11E69">
        <w:t>namun tetap mengajar se</w:t>
      </w:r>
      <w:r>
        <w:t xml:space="preserve">cara mandiri pada kelas masing-masing. </w:t>
      </w:r>
      <w:proofErr w:type="gramStart"/>
      <w:r>
        <w:t xml:space="preserve">Bentuk metode pengajaran ini disebut dengan </w:t>
      </w:r>
      <w:r>
        <w:rPr>
          <w:i/>
        </w:rPr>
        <w:t xml:space="preserve">team teaching </w:t>
      </w:r>
      <w:r>
        <w:t>[KG-00].</w:t>
      </w:r>
      <w:proofErr w:type="gramEnd"/>
      <w:r>
        <w:t xml:space="preserve"> </w:t>
      </w:r>
      <w:proofErr w:type="gramStart"/>
      <w:r>
        <w:t>Penggunaan metode tersebut dikarenakan setiap mata pelajaran umunya diampu oleh beberapa pengajar.</w:t>
      </w:r>
      <w:proofErr w:type="gramEnd"/>
      <w:r>
        <w:t xml:space="preserve"> </w:t>
      </w:r>
      <w:proofErr w:type="gramStart"/>
      <w:r>
        <w:t>Para pengajar dalam menyampaikan materinya, sering kali menggunakan laptop pribadi.</w:t>
      </w:r>
      <w:proofErr w:type="gramEnd"/>
      <w:r>
        <w:t xml:space="preserve"> </w:t>
      </w:r>
      <w:r w:rsidRPr="001B23DC">
        <w:t xml:space="preserve">Hal ini tidak efektif, karena </w:t>
      </w:r>
      <w:r>
        <w:t>pengajar</w:t>
      </w:r>
      <w:r w:rsidRPr="001B23DC">
        <w:t xml:space="preserve"> harus selalu membawa laptop yang relatif berat untuk dapat melakukan presentasi melalui proyektor, meskipun materi yang dipresentasikan adalah materi </w:t>
      </w:r>
      <w:proofErr w:type="gramStart"/>
      <w:r w:rsidRPr="001B23DC">
        <w:t>sama</w:t>
      </w:r>
      <w:proofErr w:type="gramEnd"/>
      <w:r w:rsidRPr="001B23DC">
        <w:t xml:space="preserve"> yang digunakan berulang-ulang.</w:t>
      </w:r>
      <w:r>
        <w:t xml:space="preserve"> </w:t>
      </w:r>
      <w:proofErr w:type="gramStart"/>
      <w:r>
        <w:t>Permasalahan dalam penyampaian materi tersebut dapat diatasi dengan memanfaatkan teknologi set-top-box.</w:t>
      </w:r>
      <w:proofErr w:type="gramEnd"/>
    </w:p>
    <w:p w14:paraId="1636DEBE" w14:textId="197C587A" w:rsidR="005E3598" w:rsidRDefault="004D7C5A" w:rsidP="008D038A">
      <w:pPr>
        <w:ind w:firstLine="709"/>
      </w:pPr>
      <w:r>
        <w:t>Set-top-box</w:t>
      </w:r>
      <w:r w:rsidRPr="00885F50">
        <w:t xml:space="preserve"> adalah sebuah perangkat yang memungkinkan sebuah pesawat televisi memiliki layanan </w:t>
      </w:r>
      <w:proofErr w:type="gramStart"/>
      <w:r w:rsidRPr="00885F50">
        <w:t>internet</w:t>
      </w:r>
      <w:proofErr w:type="gramEnd"/>
      <w:r w:rsidRPr="00885F50">
        <w:t xml:space="preserve"> dan juga memungkinkan sebuah pesawat televisi untuk menerima dan membaca siaran televisi digital. </w:t>
      </w:r>
      <w:proofErr w:type="gramStart"/>
      <w:r w:rsidRPr="00885F50">
        <w:t>Perkembangan teknologi memungkinkan kita untuk dapat mengirimkan konten-konten multimedia melalui Internet.</w:t>
      </w:r>
      <w:proofErr w:type="gramEnd"/>
      <w:r w:rsidRPr="00885F50">
        <w:t xml:space="preserve"> Pengiriman konten dapat terjadi selama perangkat pengirim dan penerima memiliki kemampuan mengenkripsi dan </w:t>
      </w:r>
      <w:proofErr w:type="gramStart"/>
      <w:r w:rsidRPr="00885F50">
        <w:t xml:space="preserve">mendekripsi  </w:t>
      </w:r>
      <w:r w:rsidRPr="00885F50">
        <w:lastRenderedPageBreak/>
        <w:t>aliran</w:t>
      </w:r>
      <w:proofErr w:type="gramEnd"/>
      <w:r w:rsidRPr="00885F50">
        <w:t xml:space="preserve"> multimedia. Hal inilah yang ikut memicu perubahan pasar set-top-box dari </w:t>
      </w:r>
      <w:proofErr w:type="gramStart"/>
      <w:r w:rsidRPr="00885F50">
        <w:t>tv</w:t>
      </w:r>
      <w:proofErr w:type="gramEnd"/>
      <w:r w:rsidRPr="00885F50">
        <w:t xml:space="preserve"> tunner menjadi mini </w:t>
      </w:r>
      <w:r w:rsidR="005175BC">
        <w:t>PC</w:t>
      </w:r>
      <w:r w:rsidR="005175BC" w:rsidRPr="00885F50">
        <w:t xml:space="preserve"> </w:t>
      </w:r>
      <w:r w:rsidRPr="00885F50">
        <w:t xml:space="preserve">yang mudah dikembangkan sesuai dengan kebutuhan tertentu [LK-12]. </w:t>
      </w:r>
      <w:proofErr w:type="gramStart"/>
      <w:r w:rsidRPr="00885F50">
        <w:t>Set-top-box</w:t>
      </w:r>
      <w:r w:rsidR="007A79C0">
        <w:t xml:space="preserve"> yang</w:t>
      </w:r>
      <w:r w:rsidRPr="00885F50">
        <w:t xml:space="preserve"> relatif lebih murah dibandingkan PC </w:t>
      </w:r>
      <w:r>
        <w:t>seperti laptop</w:t>
      </w:r>
      <w:r w:rsidR="007A79C0">
        <w:t>,</w:t>
      </w:r>
      <w:r w:rsidR="00081E11">
        <w:t xml:space="preserve"> umumnya digunakan untuk keperluan hiburan</w:t>
      </w:r>
      <w:r w:rsidR="001364CA">
        <w:t>.</w:t>
      </w:r>
      <w:proofErr w:type="gramEnd"/>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xml:space="preserve">. </w:t>
      </w:r>
      <w:proofErr w:type="gramStart"/>
      <w:r w:rsidR="00796D7B">
        <w:t>P</w:t>
      </w:r>
      <w:r>
        <w:t>engajar dapat menjalankan satu file presentasi untuk kelas yang berbeda tanpa membawa laptop</w:t>
      </w:r>
      <w:ins w:id="346" w:author="ditaoktaria" w:date="2015-03-23T18:29:00Z">
        <w:r w:rsidR="00796D7B">
          <w:t>.</w:t>
        </w:r>
        <w:proofErr w:type="gramEnd"/>
        <w:r w:rsidR="00796D7B">
          <w:t xml:space="preserve"> </w:t>
        </w:r>
      </w:ins>
      <w:proofErr w:type="gramStart"/>
      <w:r>
        <w:t xml:space="preserve">Selain itu sistem yang dibangun nantinya juga diharapkan dapat mendukung metode pembelajaran </w:t>
      </w:r>
      <w:r>
        <w:rPr>
          <w:i/>
        </w:rPr>
        <w:t>team teaching</w:t>
      </w:r>
      <w:r>
        <w:t xml:space="preserve"> dengan berbagi konten materi.</w:t>
      </w:r>
      <w:proofErr w:type="gramEnd"/>
      <w:r>
        <w:t xml:space="preserve"> Hal ini berarti jika salah satu anggota pengajar team teaching telah mengunggah file presentasi di sistem, maka anggota yang lain dapat langsung menayangkannya di kelas tanpa harus mengunggah kembali ke sistem. Pada penelitian ini, sistem dibuat dengan menggunakan model pengembangan </w:t>
      </w:r>
      <w:r w:rsidRPr="00D40318">
        <w:rPr>
          <w:i/>
          <w:color w:val="2F5496" w:themeColor="accent5" w:themeShade="BF"/>
        </w:rPr>
        <w:t>native Android app</w:t>
      </w:r>
      <w:r w:rsidR="005175BC">
        <w:rPr>
          <w:i/>
          <w:color w:val="2F5496" w:themeColor="accent5" w:themeShade="BF"/>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p>
    <w:p w14:paraId="1495D4A7" w14:textId="78496A9A" w:rsidR="002551F4" w:rsidRDefault="002551F4">
      <w:pPr>
        <w:pStyle w:val="Heading2"/>
        <w:numPr>
          <w:ilvl w:val="0"/>
          <w:numId w:val="65"/>
        </w:numPr>
        <w:ind w:hanging="630"/>
        <w:pPrChange w:id="347" w:author="ditaoktaria oktaria" w:date="2015-03-18T08:49:00Z">
          <w:pPr>
            <w:pStyle w:val="ListParagraph"/>
            <w:numPr>
              <w:numId w:val="7"/>
            </w:numPr>
            <w:ind w:left="360" w:firstLine="0"/>
          </w:pPr>
        </w:pPrChange>
      </w:pPr>
      <w:bookmarkStart w:id="348" w:name="_Toc283905432"/>
      <w:bookmarkStart w:id="349" w:name="_Toc403732921"/>
      <w:r>
        <w:t>Rumusan Masalah</w:t>
      </w:r>
      <w:bookmarkEnd w:id="348"/>
    </w:p>
    <w:p w14:paraId="542EE96C" w14:textId="37A8BE73" w:rsidR="002551F4" w:rsidRDefault="002551F4">
      <w:pPr>
        <w:pPrChange w:id="350" w:author="ditaoktaria" w:date="2015-01-26T14:04:00Z">
          <w:pPr>
            <w:pStyle w:val="ListParagraph"/>
            <w:numPr>
              <w:numId w:val="7"/>
            </w:numPr>
            <w:ind w:left="360" w:firstLine="0"/>
          </w:pPr>
        </w:pPrChange>
      </w:pPr>
      <w:r>
        <w:t>Berdasarkan pada permasalahan yang telah dijelaskan pada latar belakang, maka rumusan masalah yang dapat disusun adalah sebagai berikut :</w:t>
      </w:r>
    </w:p>
    <w:p w14:paraId="4C5BE8A7" w14:textId="62957F50" w:rsidR="002551F4" w:rsidRPr="00247B92" w:rsidRDefault="002551F4" w:rsidP="008964BD">
      <w:pPr>
        <w:pStyle w:val="ListParagraph"/>
        <w:numPr>
          <w:ilvl w:val="0"/>
          <w:numId w:val="10"/>
        </w:numPr>
        <w:ind w:left="720" w:hanging="426"/>
        <w:rPr>
          <w:color w:val="000000" w:themeColor="text1"/>
        </w:rPr>
      </w:pPr>
      <w:r w:rsidRPr="00247B92">
        <w:rPr>
          <w:color w:val="000000" w:themeColor="text1"/>
        </w:rPr>
        <w:t xml:space="preserve">Bagaimana merancang dan mengimplementasikan 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1C421B2C" w:rsidR="002551F4" w:rsidRPr="002551F4" w:rsidRDefault="002551F4">
      <w:pPr>
        <w:pStyle w:val="Normal1"/>
        <w:numPr>
          <w:ilvl w:val="0"/>
          <w:numId w:val="10"/>
        </w:numPr>
        <w:spacing w:line="360" w:lineRule="auto"/>
        <w:ind w:left="720" w:hanging="426"/>
        <w:contextualSpacing/>
        <w:jc w:val="both"/>
        <w:pPrChange w:id="351" w:author="ditaoktaria" w:date="2015-01-26T14:06:00Z">
          <w:pPr>
            <w:pStyle w:val="ListParagraph"/>
            <w:numPr>
              <w:numId w:val="7"/>
            </w:numPr>
            <w:ind w:left="360" w:firstLine="0"/>
          </w:pPr>
        </w:pPrChange>
      </w:pPr>
      <w:r>
        <w:rPr>
          <w:color w:val="000000" w:themeColor="text1"/>
        </w:rPr>
        <w:t xml:space="preserve">Bagaimana merancang dan mengimplementasikan sistem presentasi online yang dapat menayangkan presentasi </w:t>
      </w:r>
      <w:r w:rsidR="00860519">
        <w:rPr>
          <w:color w:val="000000" w:themeColor="text1"/>
        </w:rPr>
        <w:t xml:space="preserve">berbagai format media </w:t>
      </w:r>
      <w:r>
        <w:rPr>
          <w:color w:val="000000" w:themeColor="text1"/>
        </w:rPr>
        <w:t>secara online melalui Android set-top-box.</w:t>
      </w:r>
    </w:p>
    <w:p w14:paraId="39E3DBA9" w14:textId="77777777" w:rsidR="002551F4" w:rsidRDefault="002551F4">
      <w:pPr>
        <w:pStyle w:val="Heading2"/>
        <w:numPr>
          <w:ilvl w:val="0"/>
          <w:numId w:val="65"/>
        </w:numPr>
        <w:ind w:hanging="630"/>
        <w:pPrChange w:id="352" w:author="ditaoktaria oktaria" w:date="2015-03-18T08:49:00Z">
          <w:pPr>
            <w:pStyle w:val="ListParagraph"/>
            <w:numPr>
              <w:numId w:val="7"/>
            </w:numPr>
            <w:ind w:left="360" w:firstLine="0"/>
          </w:pPr>
        </w:pPrChange>
      </w:pPr>
      <w:bookmarkStart w:id="353" w:name="_Toc283905433"/>
      <w:r>
        <w:t>Batasan Masalah</w:t>
      </w:r>
      <w:bookmarkEnd w:id="353"/>
    </w:p>
    <w:p w14:paraId="00C35BD4" w14:textId="77777777" w:rsidR="002551F4" w:rsidRDefault="002551F4" w:rsidP="002551F4">
      <w:pPr>
        <w:ind w:firstLine="709"/>
      </w:pPr>
      <w:r>
        <w:t>Untuk menghindari kemungkinan semakin berkembangnya masalah, maka batasan masalah dalam skripsi ini antara lain adalah :</w:t>
      </w:r>
    </w:p>
    <w:p w14:paraId="61A68F82" w14:textId="6D76FB17" w:rsidR="002551F4" w:rsidRDefault="002551F4" w:rsidP="006E14E1">
      <w:pPr>
        <w:pStyle w:val="Normal1"/>
        <w:numPr>
          <w:ilvl w:val="0"/>
          <w:numId w:val="9"/>
        </w:numPr>
        <w:spacing w:line="360" w:lineRule="auto"/>
        <w:ind w:left="720" w:hanging="426"/>
        <w:contextualSpacing/>
        <w:jc w:val="both"/>
      </w:pPr>
      <w:commentRangeStart w:id="354"/>
      <w:r>
        <w:lastRenderedPageBreak/>
        <w:t xml:space="preserve">Sistem dalam penelitian ini dibuat untuk pengajaran </w:t>
      </w:r>
      <w:ins w:id="355" w:author="ditaoktaria" w:date="2015-05-21T11:23:00Z">
        <w:r w:rsidR="00A14A19">
          <w:t>mata kuliah Metode P</w:t>
        </w:r>
        <w:r w:rsidR="00023364">
          <w:t>enelitian</w:t>
        </w:r>
      </w:ins>
      <w:ins w:id="356" w:author="ditaoktaria" w:date="2015-05-21T14:16:00Z">
        <w:r w:rsidR="00A14A19">
          <w:t xml:space="preserve">, </w:t>
        </w:r>
      </w:ins>
      <w:ins w:id="357" w:author="ditaoktaria" w:date="2015-06-06T18:57:00Z">
        <w:r w:rsidR="00390B7E">
          <w:t>Perancangan Aplikasi Perangkat Bergerak</w:t>
        </w:r>
      </w:ins>
      <w:ins w:id="358" w:author="ditaoktaria" w:date="2015-05-21T14:16:00Z">
        <w:r w:rsidR="00A14A19">
          <w:t xml:space="preserve"> dan Jaringan Multimedia </w:t>
        </w:r>
      </w:ins>
      <w:ins w:id="359" w:author="ditaoktaria oktaria" w:date="2015-03-18T11:44:00Z">
        <w:del w:id="360" w:author="ditaoktaria" w:date="2015-05-21T11:23:00Z">
          <w:r w:rsidR="007B1298" w:rsidDel="00BD552A">
            <w:delText xml:space="preserve">semua mata kuliah </w:delText>
          </w:r>
        </w:del>
      </w:ins>
      <w:r>
        <w:t xml:space="preserve">dalam lingkup </w:t>
      </w:r>
      <w:commentRangeStart w:id="361"/>
      <w:r>
        <w:t>PTIIK</w:t>
      </w:r>
      <w:commentRangeEnd w:id="361"/>
      <w:r w:rsidR="00390B7E">
        <w:rPr>
          <w:rStyle w:val="CommentReference"/>
          <w:rFonts w:eastAsia="Calibri"/>
          <w:color w:val="auto"/>
        </w:rPr>
        <w:commentReference w:id="361"/>
      </w:r>
      <w:r>
        <w:t>.</w:t>
      </w:r>
      <w:commentRangeEnd w:id="354"/>
      <w:r w:rsidR="00E76245">
        <w:rPr>
          <w:rStyle w:val="CommentReference"/>
          <w:rFonts w:eastAsia="Calibri"/>
          <w:color w:val="auto"/>
        </w:rPr>
        <w:commentReference w:id="354"/>
      </w:r>
    </w:p>
    <w:p w14:paraId="15081D4E" w14:textId="622C4A4B" w:rsidR="002551F4" w:rsidRDefault="002551F4" w:rsidP="00390B7E">
      <w:pPr>
        <w:pStyle w:val="Normal1"/>
        <w:numPr>
          <w:ilvl w:val="0"/>
          <w:numId w:val="9"/>
        </w:numPr>
        <w:spacing w:line="360" w:lineRule="auto"/>
        <w:ind w:left="720" w:hanging="426"/>
        <w:contextualSpacing/>
        <w:jc w:val="both"/>
      </w:pPr>
      <w:r>
        <w:t xml:space="preserve">Sistem dalam penelitian ini menggunakan jaringan lokal </w:t>
      </w:r>
      <w:r w:rsidR="00E54E13">
        <w:t xml:space="preserve">di </w:t>
      </w:r>
      <w:r w:rsidR="00E76245">
        <w:t xml:space="preserve">Universitas </w:t>
      </w:r>
      <w:r>
        <w:t>Brawijaya.</w:t>
      </w:r>
    </w:p>
    <w:p w14:paraId="03C03BD0" w14:textId="666E90CD" w:rsidR="002551F4" w:rsidRPr="002551F4" w:rsidRDefault="002551F4" w:rsidP="00390B7E">
      <w:pPr>
        <w:pStyle w:val="Normal1"/>
        <w:numPr>
          <w:ilvl w:val="0"/>
          <w:numId w:val="9"/>
        </w:numPr>
        <w:spacing w:line="360" w:lineRule="auto"/>
        <w:ind w:left="720" w:hanging="426"/>
        <w:contextualSpacing/>
        <w:jc w:val="both"/>
      </w:pPr>
      <w:r>
        <w:t xml:space="preserve">File presentasi yang digunakan adalah file yang berformat </w:t>
      </w:r>
      <w:r w:rsidR="00C42FAA">
        <w:t xml:space="preserve">PPT dan </w:t>
      </w:r>
      <w:r>
        <w:t>PDF.</w:t>
      </w:r>
    </w:p>
    <w:p w14:paraId="323E323B" w14:textId="77777777" w:rsidR="002551F4" w:rsidRDefault="002551F4" w:rsidP="00390B7E">
      <w:pPr>
        <w:pStyle w:val="Heading2"/>
        <w:numPr>
          <w:ilvl w:val="0"/>
          <w:numId w:val="65"/>
        </w:numPr>
        <w:ind w:hanging="630"/>
      </w:pPr>
      <w:bookmarkStart w:id="362" w:name="_Toc283905434"/>
      <w:r>
        <w:t>Tujuan</w:t>
      </w:r>
      <w:bookmarkEnd w:id="362"/>
    </w:p>
    <w:p w14:paraId="2429CFCE" w14:textId="7315DABD" w:rsidR="002551F4" w:rsidRPr="002551F4" w:rsidRDefault="002551F4" w:rsidP="00390B7E">
      <w:proofErr w:type="gramStart"/>
      <w:r>
        <w:t xml:space="preserve">Tujuan dari penelitian skripsi ini adalah </w:t>
      </w:r>
      <w:r w:rsidRPr="00247B92">
        <w:rPr>
          <w:color w:val="000000" w:themeColor="text1"/>
        </w:rPr>
        <w:t xml:space="preserve">merancang dan mengimplementasikan sistem presentasi online yang dapat mengelola file-file presentasi </w:t>
      </w:r>
      <w:r>
        <w:rPr>
          <w:color w:val="000000" w:themeColor="text1"/>
        </w:rPr>
        <w:t xml:space="preserve">yang terpusat dalam satu server dan menayangkan presentasi secara </w:t>
      </w:r>
      <w:r w:rsidRPr="001C6CDB">
        <w:rPr>
          <w:i/>
          <w:color w:val="000000" w:themeColor="text1"/>
        </w:rPr>
        <w:t>online</w:t>
      </w:r>
      <w:r>
        <w:rPr>
          <w:color w:val="000000" w:themeColor="text1"/>
        </w:rPr>
        <w:t xml:space="preserve"> melalui Android set-top-box</w:t>
      </w:r>
      <w:r>
        <w:t>.</w:t>
      </w:r>
      <w:proofErr w:type="gramEnd"/>
    </w:p>
    <w:p w14:paraId="556864D3" w14:textId="77777777" w:rsidR="002551F4" w:rsidRDefault="002551F4" w:rsidP="00390B7E">
      <w:pPr>
        <w:pStyle w:val="Heading2"/>
        <w:numPr>
          <w:ilvl w:val="0"/>
          <w:numId w:val="65"/>
        </w:numPr>
        <w:ind w:hanging="630"/>
      </w:pPr>
      <w:bookmarkStart w:id="363" w:name="_Toc283905435"/>
      <w:r>
        <w:t>Manfaat</w:t>
      </w:r>
      <w:bookmarkEnd w:id="363"/>
    </w:p>
    <w:p w14:paraId="56D7E330" w14:textId="77777777" w:rsidR="002551F4" w:rsidRPr="00135D12" w:rsidRDefault="002551F4" w:rsidP="002551F4">
      <w:r>
        <w:t>Manfaat yang dapat diperoleh dari penelitian skripsi ini antara lain :</w:t>
      </w:r>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rsidP="00390B7E">
      <w:pPr>
        <w:pStyle w:val="Normal1"/>
        <w:numPr>
          <w:ilvl w:val="0"/>
          <w:numId w:val="6"/>
        </w:numPr>
        <w:spacing w:line="360" w:lineRule="auto"/>
        <w:ind w:left="720" w:hanging="426"/>
        <w:contextualSpacing/>
      </w:pPr>
      <w:r>
        <w:t>Membantu pengajar menayangkan presentasi tanpa perlu membawa laptop pribadi.</w:t>
      </w:r>
    </w:p>
    <w:p w14:paraId="1FD4735E" w14:textId="77777777" w:rsidR="002551F4" w:rsidRDefault="002551F4" w:rsidP="00390B7E">
      <w:pPr>
        <w:pStyle w:val="Heading2"/>
        <w:numPr>
          <w:ilvl w:val="0"/>
          <w:numId w:val="65"/>
        </w:numPr>
        <w:ind w:hanging="630"/>
      </w:pPr>
      <w:bookmarkStart w:id="364" w:name="_Toc283905436"/>
      <w:r>
        <w:t>Sistematika Penulisan</w:t>
      </w:r>
      <w:bookmarkEnd w:id="364"/>
    </w:p>
    <w:bookmarkEnd w:id="349"/>
    <w:p w14:paraId="2FD31340" w14:textId="19D386C1" w:rsidR="00ED3710" w:rsidRDefault="005E3598" w:rsidP="005E3598">
      <w:pPr>
        <w:pStyle w:val="Normal1"/>
        <w:spacing w:line="360" w:lineRule="auto"/>
        <w:ind w:firstLine="720"/>
        <w:jc w:val="both"/>
        <w:rPr>
          <w:ins w:id="365" w:author="ditaoktaria" w:date="2015-01-26T14:08:00Z"/>
        </w:rPr>
      </w:pPr>
      <w:r>
        <w:t xml:space="preserve">Sistematika penulisan ditujukan untuk memberikan gambaran dan uraian dari penulisan skripsi ini secara garis besar meliputi beberapa </w:t>
      </w:r>
      <w:proofErr w:type="gramStart"/>
      <w:r>
        <w:t>bab</w:t>
      </w:r>
      <w:proofErr w:type="gramEnd"/>
      <w:r>
        <w:t>,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366" w:author="ditaoktaria" w:date="2015-01-26T14:09:00Z"/>
        </w:rPr>
      </w:pPr>
      <w:r>
        <w:t>Pada bagian ini dipaparkan mengenai hal-hal yang melatar belakangi penelitian, rumusan, dan batasan permasalahan dalam penelitian, serta tujuan dan relevansi 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367" w:author="ditaoktaria" w:date="2015-01-26T14:08:00Z"/>
        </w:rPr>
      </w:pPr>
      <w:proofErr w:type="gramStart"/>
      <w:r>
        <w:lastRenderedPageBreak/>
        <w:t>Pada bagian ini diuraikan teori-teori penunjang dalam penulisan laporan tugas akhir ini.</w:t>
      </w:r>
      <w:proofErr w:type="gramEnd"/>
      <w:r>
        <w:t xml:space="preserve"> Pustaka yang digunakan baik dari buku, diktat, maupun materi dari </w:t>
      </w:r>
      <w:proofErr w:type="gramStart"/>
      <w:r>
        <w:t>internet</w:t>
      </w:r>
      <w:proofErr w:type="gramEnd"/>
      <w:r>
        <w: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proofErr w:type="gramStart"/>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roofErr w:type="gramEnd"/>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proofErr w:type="gramStart"/>
      <w:r>
        <w:t>Pada bagian ini membahas analisis dan perancangan aplikasi sesuai dengan dasar teori dan literatur yang ada.</w:t>
      </w:r>
      <w:proofErr w:type="gramEnd"/>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 xml:space="preserve">Pada bagian ini </w:t>
      </w:r>
      <w:proofErr w:type="gramStart"/>
      <w:r>
        <w:t>akan</w:t>
      </w:r>
      <w:proofErr w:type="gramEnd"/>
      <w:r>
        <w:t xml:space="preserve">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proofErr w:type="gramStart"/>
      <w:r>
        <w:t>Pada bagian ini berisi kesimpulan yang diperoleh dari pelaksaan pengerjaan tugas akhir.</w:t>
      </w:r>
      <w:proofErr w:type="gramEnd"/>
      <w:r>
        <w:t xml:space="preserve"> </w:t>
      </w:r>
      <w:proofErr w:type="gramStart"/>
      <w:r>
        <w:t>Dan juga saran untuk mengembangkan hasil analisis penelitian tugas akhir ini agar dapat dikembangkan ke penelitian berikutnya.</w:t>
      </w:r>
      <w:proofErr w:type="gramEnd"/>
    </w:p>
    <w:bookmarkEnd w:id="344"/>
    <w:p w14:paraId="3AA17FA9" w14:textId="4ADFDCB2" w:rsidR="00D66B28" w:rsidRPr="00BD2FA2" w:rsidRDefault="00D66B28" w:rsidP="00582CC3">
      <w:pPr>
        <w:rPr>
          <w:szCs w:val="24"/>
          <w:lang w:val="es-ES_tradnl"/>
        </w:rPr>
        <w:sectPr w:rsidR="00D66B28" w:rsidRPr="00BD2FA2" w:rsidSect="00BE6433">
          <w:headerReference w:type="first" r:id="rId18"/>
          <w:footerReference w:type="first" r:id="rId19"/>
          <w:pgSz w:w="11909" w:h="16834" w:code="9"/>
          <w:pgMar w:top="1985" w:right="1699" w:bottom="1699" w:left="2268" w:header="720" w:footer="720" w:gutter="0"/>
          <w:pgNumType w:start="1"/>
          <w:cols w:space="720"/>
          <w:titlePg/>
          <w:docGrid w:linePitch="360"/>
        </w:sectPr>
      </w:pPr>
    </w:p>
    <w:p w14:paraId="60AB431F" w14:textId="77777777" w:rsidR="00D66B28" w:rsidRPr="00BD2FA2" w:rsidRDefault="00D66B28" w:rsidP="00BD2FA2">
      <w:pPr>
        <w:pStyle w:val="Heading1"/>
      </w:pPr>
      <w:bookmarkStart w:id="368" w:name="_Ref365817995"/>
      <w:bookmarkStart w:id="369" w:name="_Toc378650894"/>
      <w:bookmarkStart w:id="370" w:name="_Toc283905437"/>
      <w:r w:rsidRPr="00BD2FA2">
        <w:lastRenderedPageBreak/>
        <w:t>BAB II</w:t>
      </w:r>
      <w:bookmarkEnd w:id="368"/>
      <w:bookmarkEnd w:id="369"/>
      <w:bookmarkEnd w:id="370"/>
    </w:p>
    <w:p w14:paraId="253AD61A" w14:textId="77777777" w:rsidR="00D66B28" w:rsidRPr="00BD2FA2" w:rsidRDefault="00D66B28" w:rsidP="00BD2FA2">
      <w:pPr>
        <w:pStyle w:val="Heading1"/>
      </w:pPr>
      <w:bookmarkStart w:id="371" w:name="_Toc378650895"/>
      <w:bookmarkStart w:id="372" w:name="_Toc283905438"/>
      <w:commentRangeStart w:id="373"/>
      <w:r w:rsidRPr="00BD2FA2">
        <w:t>KAJIAN PUSTAKA DAN DASAR TEORI</w:t>
      </w:r>
      <w:bookmarkEnd w:id="371"/>
      <w:bookmarkEnd w:id="372"/>
      <w:commentRangeEnd w:id="373"/>
      <w:r w:rsidR="00756212">
        <w:rPr>
          <w:rStyle w:val="CommentReference"/>
          <w:rFonts w:eastAsia="Calibri"/>
          <w:b w:val="0"/>
        </w:rPr>
        <w:commentReference w:id="373"/>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w:t>
      </w:r>
      <w:proofErr w:type="gramStart"/>
      <w:r>
        <w:t>bab</w:t>
      </w:r>
      <w:proofErr w:type="gramEnd"/>
      <w:r>
        <w:t xml:space="preserve">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374" w:author="ditaoktaria" w:date="2015-02-27T18:07:00Z">
        <w:r w:rsidR="00E57D62">
          <w:t>.</w:t>
        </w:r>
      </w:ins>
    </w:p>
    <w:p w14:paraId="7346B769" w14:textId="377F064D" w:rsidR="005E3598" w:rsidRDefault="005E3598" w:rsidP="00390B7E">
      <w:pPr>
        <w:pStyle w:val="Heading2"/>
        <w:numPr>
          <w:ilvl w:val="0"/>
          <w:numId w:val="63"/>
        </w:numPr>
        <w:ind w:hanging="720"/>
      </w:pPr>
      <w:bookmarkStart w:id="375" w:name="_Toc403732928"/>
      <w:bookmarkStart w:id="376" w:name="_Toc283905439"/>
      <w:commentRangeStart w:id="377"/>
      <w:r>
        <w:t>Android Set-top-box</w:t>
      </w:r>
      <w:bookmarkEnd w:id="375"/>
      <w:bookmarkEnd w:id="376"/>
      <w:commentRangeEnd w:id="377"/>
      <w:r w:rsidR="00580F8A">
        <w:rPr>
          <w:rStyle w:val="CommentReference"/>
          <w:rFonts w:eastAsia="Calibri"/>
          <w:b w:val="0"/>
        </w:rPr>
        <w:commentReference w:id="377"/>
      </w:r>
    </w:p>
    <w:p w14:paraId="7AF71EFE" w14:textId="7DCCC27D" w:rsidR="005E3598" w:rsidRDefault="005E3598" w:rsidP="00390B7E">
      <w:pPr>
        <w:pStyle w:val="Normal1"/>
        <w:widowControl w:val="0"/>
        <w:tabs>
          <w:tab w:val="left" w:pos="2552"/>
          <w:tab w:val="left" w:pos="2835"/>
        </w:tabs>
        <w:spacing w:line="360" w:lineRule="auto"/>
        <w:ind w:firstLine="720"/>
        <w:jc w:val="both"/>
      </w:pPr>
      <w:r>
        <w:t xml:space="preserve">Set Top Box adalah sebuah perangkat yang memungkinkan sebuah pesawat televisi menjadi pengguna </w:t>
      </w:r>
      <w:proofErr w:type="gramStart"/>
      <w:r>
        <w:t>internet</w:t>
      </w:r>
      <w:proofErr w:type="gramEnd"/>
      <w:r>
        <w:t xml:space="preserve"> dan juga memungkinkan sebuah pesawat televisi untuk menerima dan membaca siaran televisi digital. </w:t>
      </w:r>
      <w:proofErr w:type="gramStart"/>
      <w:r>
        <w:t>Perkembangan teknologi memungkinkan kita untuk dapat mengirimkan konten-konten multimedia melalui Internet.</w:t>
      </w:r>
      <w:proofErr w:type="gramEnd"/>
      <w:r>
        <w:t xml:space="preserve"> Pengiriman konten dapat terjadi selama perangkat pengirim dan penerima memiliki kemampuan mengenkripsi dan </w:t>
      </w:r>
      <w:proofErr w:type="gramStart"/>
      <w:r>
        <w:t>mendekripsi  aliran</w:t>
      </w:r>
      <w:proofErr w:type="gramEnd"/>
      <w:r>
        <w:t xml:space="preserve"> multimedia. </w:t>
      </w:r>
      <w:proofErr w:type="gramStart"/>
      <w:r>
        <w:t xml:space="preserve">Hal inilah yang ikut memicu perubahan pasar set-top-box dari </w:t>
      </w:r>
      <w:ins w:id="378" w:author="ditaoktaria" w:date="2015-05-26T08:20:00Z">
        <w:r w:rsidR="008D038A">
          <w:t>TV</w:t>
        </w:r>
      </w:ins>
      <w:commentRangeStart w:id="379"/>
      <w:del w:id="380" w:author="ditaoktaria" w:date="2015-05-26T08:20:00Z">
        <w:r w:rsidDel="008D038A">
          <w:delText>tv</w:delText>
        </w:r>
      </w:del>
      <w:r>
        <w:t xml:space="preserve"> </w:t>
      </w:r>
      <w:commentRangeEnd w:id="379"/>
      <w:r w:rsidR="00E216BC">
        <w:rPr>
          <w:rStyle w:val="CommentReference"/>
          <w:rFonts w:eastAsia="Calibri"/>
          <w:color w:val="auto"/>
        </w:rPr>
        <w:commentReference w:id="379"/>
      </w:r>
      <w:r>
        <w:t xml:space="preserve">tunner menjadi mini </w:t>
      </w:r>
      <w:commentRangeStart w:id="381"/>
      <w:del w:id="382" w:author="ditaoktaria oktaria" w:date="2015-02-24T10:00:00Z">
        <w:r w:rsidDel="005175BC">
          <w:delText xml:space="preserve">pc </w:delText>
        </w:r>
      </w:del>
      <w:commentRangeEnd w:id="381"/>
      <w:ins w:id="383" w:author="ditaoktaria oktaria" w:date="2015-02-24T10:00:00Z">
        <w:r w:rsidR="005175BC">
          <w:t xml:space="preserve">PC </w:t>
        </w:r>
      </w:ins>
      <w:r w:rsidR="00E216BC">
        <w:rPr>
          <w:rStyle w:val="CommentReference"/>
          <w:rFonts w:eastAsia="Calibri"/>
          <w:color w:val="auto"/>
        </w:rPr>
        <w:commentReference w:id="381"/>
      </w:r>
      <w:r>
        <w:t>yang mudah dikembangkan untuk kebutuhan tertentu [LK-12].</w:t>
      </w:r>
      <w:proofErr w:type="gramEnd"/>
      <w:r>
        <w:t xml:space="preserve"> </w:t>
      </w:r>
      <w:proofErr w:type="gramStart"/>
      <w:r>
        <w:t>Set-top-box relative lebih murah dibandingkan PC maupun miniPC lainnya.</w:t>
      </w:r>
      <w:proofErr w:type="gramEnd"/>
      <w:r>
        <w:t xml:space="preserve"> </w:t>
      </w:r>
      <w:proofErr w:type="gramStart"/>
      <w:r>
        <w:t>Kini, set-top-box generasi baru memungkinkan penggunanya untuk membuat aplikasi sendiri dan menjalankannya pada sistem operasi set-top-box yang berbasis linux.</w:t>
      </w:r>
      <w:proofErr w:type="gramEnd"/>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w:t>
      </w:r>
      <w:proofErr w:type="gramStart"/>
      <w:r>
        <w:t>internet</w:t>
      </w:r>
      <w:proofErr w:type="gramEnd"/>
      <w:r>
        <w:t xml:space="preserve"> maupun melakukan pengiriman konten dengan perangkat lainnya melalui internet. Selain itu, setiap </w:t>
      </w:r>
      <w:ins w:id="384" w:author="ditaoktaria" w:date="2014-12-27T18:06:00Z">
        <w:r w:rsidR="00857F7D">
          <w:t>A</w:t>
        </w:r>
      </w:ins>
      <w:r>
        <w:t>ndroid set-top-box memiliki port seperti hdmi atau AV yg berguna untuk menampilkan gambar atau video ke layar monitor.</w:t>
      </w:r>
    </w:p>
    <w:p w14:paraId="7EDDDBFF" w14:textId="77777777" w:rsidR="00E2094F" w:rsidRDefault="005E3598" w:rsidP="00E2094F">
      <w:pPr>
        <w:pStyle w:val="Normal1"/>
        <w:keepNext/>
        <w:spacing w:line="360" w:lineRule="auto"/>
        <w:ind w:firstLine="709"/>
        <w:jc w:val="center"/>
      </w:pPr>
      <w:r>
        <w:rPr>
          <w:noProof/>
        </w:rPr>
        <w:lastRenderedPageBreak/>
        <w:drawing>
          <wp:inline distT="0" distB="0" distL="0" distR="0" wp14:anchorId="404BCDD9" wp14:editId="3724CEFB">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p>
    <w:p w14:paraId="5747BA2A" w14:textId="5AE187F7" w:rsidR="005E3598" w:rsidRDefault="00E2094F" w:rsidP="005E3598">
      <w:pPr>
        <w:pStyle w:val="Caption"/>
        <w:rPr>
          <w:b w:val="0"/>
          <w:i/>
          <w:color w:val="000000" w:themeColor="text1"/>
          <w:szCs w:val="24"/>
        </w:rPr>
      </w:pPr>
      <w:bookmarkStart w:id="385" w:name="_Toc291236696"/>
      <w:r>
        <w:t>Gambar 2.</w:t>
      </w:r>
      <w:r w:rsidR="001409D7">
        <w:fldChar w:fldCharType="begin"/>
      </w:r>
      <w:r w:rsidR="001409D7">
        <w:instrText xml:space="preserve"> SEQ Gambar_2. \* ARABIC </w:instrText>
      </w:r>
      <w:r w:rsidR="001409D7">
        <w:fldChar w:fldCharType="separate"/>
      </w:r>
      <w:ins w:id="386" w:author="ditaoktaria oktaria" w:date="2015-04-20T11:34:00Z">
        <w:r w:rsidR="00F81216">
          <w:rPr>
            <w:noProof/>
          </w:rPr>
          <w:t>1</w:t>
        </w:r>
      </w:ins>
      <w:r w:rsidR="001409D7">
        <w:rPr>
          <w:noProof/>
        </w:rPr>
        <w:fldChar w:fldCharType="end"/>
      </w:r>
      <w:r>
        <w:t xml:space="preserve"> </w:t>
      </w:r>
      <w:r w:rsidRPr="006C67A3">
        <w:rPr>
          <w:b w:val="0"/>
        </w:rPr>
        <w:t>Perangkat Set-top-box</w:t>
      </w:r>
      <w:bookmarkEnd w:id="385"/>
    </w:p>
    <w:p w14:paraId="75BDCCAC" w14:textId="77777777" w:rsidR="005E3598" w:rsidRPr="00087855" w:rsidRDefault="005E3598" w:rsidP="005E3598">
      <w:pPr>
        <w:pStyle w:val="Caption"/>
        <w:rPr>
          <w:b w:val="0"/>
          <w:i/>
          <w:color w:val="000000" w:themeColor="text1"/>
          <w:szCs w:val="24"/>
        </w:rPr>
      </w:pPr>
      <w:r>
        <w:rPr>
          <w:color w:val="000000" w:themeColor="text1"/>
          <w:szCs w:val="24"/>
        </w:rPr>
        <w:t xml:space="preserve">Sumber : </w:t>
      </w:r>
      <w:r w:rsidRPr="00D91087">
        <w:rPr>
          <w:b w:val="0"/>
          <w:color w:val="000000" w:themeColor="text1"/>
          <w:szCs w:val="24"/>
        </w:rPr>
        <w:t>[AND-14]</w:t>
      </w:r>
      <w:bookmarkStart w:id="387" w:name="_Toc403732929"/>
    </w:p>
    <w:bookmarkEnd w:id="387"/>
    <w:p w14:paraId="79228F62" w14:textId="4154237D" w:rsidR="00A67266" w:rsidRDefault="00E35DCC" w:rsidP="00A67266">
      <w:pPr>
        <w:pStyle w:val="Heading2"/>
        <w:numPr>
          <w:ilvl w:val="0"/>
          <w:numId w:val="63"/>
        </w:numPr>
        <w:ind w:hanging="720"/>
      </w:pPr>
      <w:r>
        <w:t>PHP</w:t>
      </w:r>
    </w:p>
    <w:p w14:paraId="69335700" w14:textId="22784FBE" w:rsidR="00E35DCC" w:rsidRDefault="00E35DCC" w:rsidP="00390B7E">
      <w:pPr>
        <w:pStyle w:val="Normal1"/>
        <w:spacing w:line="360" w:lineRule="auto"/>
        <w:ind w:firstLine="720"/>
        <w:jc w:val="both"/>
      </w:pPr>
      <w:proofErr w:type="gramStart"/>
      <w:r>
        <w:t>PHP (</w:t>
      </w:r>
      <w:r>
        <w:rPr>
          <w:i/>
        </w:rPr>
        <w:t>Hypertext Preprocessor</w:t>
      </w:r>
      <w:r>
        <w:t>) adalah bahasa skrip yang berjalan pada sisi s</w:t>
      </w:r>
      <w:r w:rsidR="008F18FB">
        <w:t>erver.</w:t>
      </w:r>
      <w:proofErr w:type="gramEnd"/>
      <w:r w:rsidR="008F18FB">
        <w:t xml:space="preserve"> </w:t>
      </w:r>
      <w:proofErr w:type="gramStart"/>
      <w:r w:rsidR="008F18FB">
        <w:t>PHP bersifat open source dan</w:t>
      </w:r>
      <w:r>
        <w:t xml:space="preserve"> dapat dijalank</w:t>
      </w:r>
      <w:bookmarkStart w:id="388" w:name="OLE_LINK30"/>
      <w:bookmarkStart w:id="389" w:name="OLE_LINK31"/>
      <w:r w:rsidR="007C07D0">
        <w:t>an di semua tipe sistem operasi</w:t>
      </w:r>
      <w:bookmarkEnd w:id="388"/>
      <w:bookmarkEnd w:id="389"/>
      <w:r w:rsidR="00B43916">
        <w:t>.</w:t>
      </w:r>
      <w:proofErr w:type="gramEnd"/>
      <w:r w:rsidR="00E63B3E">
        <w:t xml:space="preserve"> </w:t>
      </w:r>
      <w:proofErr w:type="gramStart"/>
      <w:r w:rsidR="00E63B3E">
        <w:t xml:space="preserve">Bahasa pemrograman Java tidak dapat memanggil </w:t>
      </w:r>
      <w:r w:rsidR="00E63B3E">
        <w:rPr>
          <w:i/>
        </w:rPr>
        <w:t xml:space="preserve">database </w:t>
      </w:r>
      <w:r w:rsidR="00E63B3E">
        <w:t>MySQL untuk mendapatkan data.</w:t>
      </w:r>
      <w:proofErr w:type="gramEnd"/>
      <w:r w:rsidR="00E63B3E">
        <w:t xml:space="preserve"> </w:t>
      </w:r>
      <w:proofErr w:type="gramStart"/>
      <w:r w:rsidR="00E63B3E">
        <w:t>Sedangkan PHP memiliki dukungan untuk instansiasi objek java</w:t>
      </w:r>
      <w:r w:rsidR="00ED581E">
        <w:t xml:space="preserve"> dan menggunakannya sebagai objek PHP</w:t>
      </w:r>
      <w:r w:rsidR="008E5F35">
        <w:t xml:space="preserve"> [PHP-15</w:t>
      </w:r>
      <w:r w:rsidR="00ED581E">
        <w:t>].</w:t>
      </w:r>
      <w:proofErr w:type="gramEnd"/>
      <w:r w:rsidR="00ED581E">
        <w:t xml:space="preserve"> </w:t>
      </w:r>
      <w:r w:rsidR="00E63B3E">
        <w:t>Sehingga dibutuhkan</w:t>
      </w:r>
      <w:r w:rsidR="00ED581E">
        <w:t xml:space="preserve"> skrip</w:t>
      </w:r>
      <w:r w:rsidR="00E63B3E">
        <w:t xml:space="preserve"> PHP yang </w:t>
      </w:r>
      <w:proofErr w:type="gramStart"/>
      <w:r w:rsidR="00E63B3E">
        <w:t>akan</w:t>
      </w:r>
      <w:proofErr w:type="gramEnd"/>
      <w:r w:rsidR="00E63B3E">
        <w:t xml:space="preserve"> memanggil MySQL kemudian mengubah data dari MyS</w:t>
      </w:r>
      <w:r w:rsidR="00ED581E">
        <w:t xml:space="preserve">QL menjadi ke dalam bentuk JSON. Kemudian PHP </w:t>
      </w:r>
      <w:proofErr w:type="gramStart"/>
      <w:r w:rsidR="00ED581E">
        <w:t>akan</w:t>
      </w:r>
      <w:proofErr w:type="gramEnd"/>
      <w:r w:rsidR="00ED581E">
        <w:t xml:space="preserve"> </w:t>
      </w:r>
      <w:r w:rsidR="00E63B3E">
        <w:t>memberikan data</w:t>
      </w:r>
      <w:r w:rsidR="00ED581E">
        <w:t xml:space="preserve"> dalam bentuk JSON</w:t>
      </w:r>
      <w:r w:rsidR="00E63B3E">
        <w:t xml:space="preserve"> tersebut kepada Java. </w:t>
      </w:r>
      <w:r>
        <w:t>Penggunaan skrip php dimulai oleh tag &lt;</w:t>
      </w:r>
      <w:proofErr w:type="gramStart"/>
      <w:r>
        <w:t>?php</w:t>
      </w:r>
      <w:proofErr w:type="gramEnd"/>
      <w:r>
        <w:t xml:space="preserve"> dan diakhiri oleh tag ?&gt;. Berikut adalah contoh penggunaan </w:t>
      </w:r>
      <w:r w:rsidR="00385FB0">
        <w:rPr>
          <w:i/>
        </w:rPr>
        <w:t>script</w:t>
      </w:r>
      <w:r>
        <w:t xml:space="preserve"> php yang digunakan dalam penelitian ini untuk melakukan koneksi ke database mysql :</w:t>
      </w:r>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&lt;?php</w:t>
            </w:r>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$con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$sql=”CREATE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if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t>echo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t>?&gt;</w:t>
            </w:r>
          </w:p>
        </w:tc>
      </w:tr>
    </w:tbl>
    <w:p w14:paraId="05DEFA17" w14:textId="6CE49511" w:rsidR="003E2D5C" w:rsidRPr="003E2D5C" w:rsidRDefault="003E2D5C">
      <w:pPr>
        <w:pStyle w:val="Caption"/>
      </w:pPr>
      <w:r>
        <w:t xml:space="preserve">Kode 2. </w:t>
      </w:r>
      <w:r w:rsidR="001409D7">
        <w:fldChar w:fldCharType="begin"/>
      </w:r>
      <w:r w:rsidR="001409D7">
        <w:instrText xml:space="preserve"> SEQ Kode_2. \* ARABIC </w:instrText>
      </w:r>
      <w:r w:rsidR="001409D7">
        <w:fldChar w:fldCharType="separate"/>
      </w:r>
      <w:r w:rsidR="00F749D0">
        <w:rPr>
          <w:noProof/>
        </w:rPr>
        <w:t>1</w:t>
      </w:r>
      <w:r w:rsidR="001409D7">
        <w:rPr>
          <w:noProof/>
        </w:rPr>
        <w:fldChar w:fldCharType="end"/>
      </w:r>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lastRenderedPageBreak/>
        <w:t>MySQL</w:t>
      </w:r>
    </w:p>
    <w:p w14:paraId="786C96C0" w14:textId="6C757377" w:rsidR="008964BD" w:rsidRDefault="008964BD" w:rsidP="008964BD">
      <w:pPr>
        <w:pStyle w:val="Normal1"/>
        <w:spacing w:line="360" w:lineRule="auto"/>
        <w:ind w:firstLine="720"/>
        <w:jc w:val="both"/>
      </w:pPr>
      <w:proofErr w:type="gramStart"/>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w:t>
      </w:r>
      <w:proofErr w:type="gramEnd"/>
      <w:r>
        <w:rPr>
          <w:color w:val="1C1C1C"/>
        </w:rPr>
        <w:t xml:space="preserve"> </w:t>
      </w:r>
      <w:proofErr w:type="gramStart"/>
      <w:r w:rsidR="008E5F35">
        <w:rPr>
          <w:color w:val="1C1C1C"/>
        </w:rPr>
        <w:t>MySQL bersifat cepat, dapat diandalkan, dan mudah digunakan [MSQ-15]</w:t>
      </w:r>
      <w:r w:rsidR="00996861">
        <w:rPr>
          <w:color w:val="1C1C1C"/>
        </w:rPr>
        <w:t>.</w:t>
      </w:r>
      <w:proofErr w:type="gramEnd"/>
      <w:r w:rsidR="008E5F35">
        <w:rPr>
          <w:color w:val="1C1C1C"/>
        </w:rPr>
        <w:t xml:space="preserve"> </w:t>
      </w:r>
      <w:proofErr w:type="gramStart"/>
      <w:r w:rsidR="008E5F35">
        <w:rPr>
          <w:color w:val="1C1C1C"/>
        </w:rPr>
        <w:t>MySQL pada penelitian ini berjalan pada sisi server dan digunakan bersama skrip PHP.</w:t>
      </w:r>
      <w:proofErr w:type="gramEnd"/>
    </w:p>
    <w:p w14:paraId="14FEA2E4" w14:textId="77777777" w:rsidR="008964BD" w:rsidRDefault="008964BD" w:rsidP="008964BD">
      <w:pPr>
        <w:pStyle w:val="Normal1"/>
        <w:spacing w:line="360" w:lineRule="auto"/>
        <w:ind w:left="720"/>
        <w:jc w:val="both"/>
        <w:rPr>
          <w:color w:val="1C1C1C"/>
        </w:rPr>
      </w:pPr>
      <w:r>
        <w:rPr>
          <w:color w:val="1C1C1C"/>
        </w:rPr>
        <w:t>Berikut contoh query sederhana yang digunakan dalam penelitian ini :</w:t>
      </w:r>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r w:rsidRPr="006D7F1E">
              <w:rPr>
                <w:rFonts w:ascii="Courier New" w:hAnsi="Courier New"/>
                <w:sz w:val="20"/>
                <w:szCs w:val="20"/>
              </w:rPr>
              <w:t xml:space="preserve">select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390" w:name="_Toc291236804"/>
      <w:r>
        <w:t xml:space="preserve">Kode 2. </w:t>
      </w:r>
      <w:r w:rsidR="001409D7">
        <w:fldChar w:fldCharType="begin"/>
      </w:r>
      <w:r w:rsidR="001409D7">
        <w:instrText xml:space="preserve"> SEQ Kode_2. \* ARABIC </w:instrText>
      </w:r>
      <w:r w:rsidR="001409D7">
        <w:fldChar w:fldCharType="separate"/>
      </w:r>
      <w:r w:rsidR="00F749D0">
        <w:rPr>
          <w:noProof/>
        </w:rPr>
        <w:t>2</w:t>
      </w:r>
      <w:r w:rsidR="001409D7">
        <w:rPr>
          <w:noProof/>
        </w:rPr>
        <w:fldChar w:fldCharType="end"/>
      </w:r>
      <w:r>
        <w:t xml:space="preserve"> </w:t>
      </w:r>
      <w:r>
        <w:rPr>
          <w:b w:val="0"/>
        </w:rPr>
        <w:t xml:space="preserve">Contoh Penggunaan </w:t>
      </w:r>
      <w:r>
        <w:rPr>
          <w:b w:val="0"/>
          <w:i/>
        </w:rPr>
        <w:t>Query</w:t>
      </w:r>
      <w:bookmarkEnd w:id="390"/>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391" w:author="ditaoktaria oktaria" w:date="2015-03-19T11:26:00Z">
          <w:pPr>
            <w:pStyle w:val="Caption"/>
          </w:pPr>
        </w:pPrChange>
      </w:pPr>
      <w:proofErr w:type="gramStart"/>
      <w:r>
        <w:t>Data dari MySQL tidak bisa langsung dibaca oleh bahasa Java.</w:t>
      </w:r>
      <w:proofErr w:type="gramEnd"/>
      <w:r>
        <w:t xml:space="preserve"> Data dari MySQL </w:t>
      </w:r>
      <w:proofErr w:type="gramStart"/>
      <w:r>
        <w:t>akan</w:t>
      </w:r>
      <w:proofErr w:type="gramEnd"/>
      <w:r>
        <w:t xml:space="preserve">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392" w:author="ditaoktaria" w:date="2015-04-01T10:48:00Z">
        <w:r w:rsidR="000E7C05">
          <w:t>1</w:t>
        </w:r>
      </w:ins>
      <w:r w:rsidR="002A5281">
        <w:t xml:space="preserve"> Menunjukkan pemetaan antara entitas JSON dan J</w:t>
      </w:r>
      <w:r w:rsidR="008E5F35">
        <w:t>ava [TP-15</w:t>
      </w:r>
      <w:r w:rsidR="002A5281">
        <w:t>] :</w:t>
      </w:r>
    </w:p>
    <w:p w14:paraId="5E5F89B6" w14:textId="7E4AC9A6" w:rsidR="000E7C05" w:rsidRPr="00D615DA" w:rsidRDefault="000E7C05">
      <w:pPr>
        <w:pStyle w:val="Caption"/>
        <w:keepNext/>
        <w:rPr>
          <w:ins w:id="393" w:author="ditaoktaria" w:date="2015-04-01T10:47:00Z"/>
        </w:rPr>
        <w:pPrChange w:id="394" w:author="ditaoktaria" w:date="2015-04-01T10:47:00Z">
          <w:pPr>
            <w:jc w:val="center"/>
          </w:pPr>
        </w:pPrChange>
      </w:pPr>
      <w:bookmarkStart w:id="395" w:name="_Toc289505184"/>
      <w:ins w:id="396" w:author="ditaoktaria" w:date="2015-04-01T10:47:00Z">
        <w:r>
          <w:t xml:space="preserve">Tabel 2. </w:t>
        </w:r>
        <w:r>
          <w:fldChar w:fldCharType="begin"/>
        </w:r>
        <w:r>
          <w:instrText xml:space="preserve"> SEQ Tabel_2. \* ARABIC </w:instrText>
        </w:r>
      </w:ins>
      <w:r>
        <w:fldChar w:fldCharType="separate"/>
      </w:r>
      <w:ins w:id="397" w:author="ditaoktaria" w:date="2015-04-01T10:47:00Z">
        <w:r>
          <w:rPr>
            <w:noProof/>
          </w:rPr>
          <w:t>1</w:t>
        </w:r>
        <w:r>
          <w:fldChar w:fldCharType="end"/>
        </w:r>
      </w:ins>
      <w:ins w:id="398" w:author="ditaoktaria" w:date="2015-04-01T10:48:00Z">
        <w:r w:rsidR="0019098F">
          <w:t xml:space="preserve"> </w:t>
        </w:r>
        <w:r w:rsidR="0019098F">
          <w:rPr>
            <w:b w:val="0"/>
          </w:rPr>
          <w:t xml:space="preserve">Pemetaan Entitas JSON dan </w:t>
        </w:r>
      </w:ins>
      <w:ins w:id="399" w:author="Aryo Pinandito" w:date="2015-05-01T09:50:00Z">
        <w:r w:rsidR="003B25BA">
          <w:rPr>
            <w:b w:val="0"/>
          </w:rPr>
          <w:t>Java</w:t>
        </w:r>
      </w:ins>
      <w:bookmarkEnd w:id="395"/>
    </w:p>
    <w:tbl>
      <w:tblPr>
        <w:tblStyle w:val="TableGrid"/>
        <w:tblW w:w="0" w:type="auto"/>
        <w:jc w:val="center"/>
        <w:tblLook w:val="04A0" w:firstRow="1" w:lastRow="0" w:firstColumn="1" w:lastColumn="0" w:noHBand="0" w:noVBand="1"/>
        <w:tblPrChange w:id="400" w:author="ditaoktaria oktaria" w:date="2015-03-19T15:36:00Z">
          <w:tblPr>
            <w:tblStyle w:val="TableGrid"/>
            <w:tblW w:w="0" w:type="auto"/>
            <w:tblLook w:val="04A0" w:firstRow="1" w:lastRow="0" w:firstColumn="1" w:lastColumn="0" w:noHBand="0" w:noVBand="1"/>
          </w:tblPr>
        </w:tblPrChange>
      </w:tblPr>
      <w:tblGrid>
        <w:gridCol w:w="3418"/>
        <w:gridCol w:w="3980"/>
        <w:tblGridChange w:id="401">
          <w:tblGrid>
            <w:gridCol w:w="3258"/>
            <w:gridCol w:w="270"/>
            <w:gridCol w:w="3870"/>
            <w:gridCol w:w="760"/>
          </w:tblGrid>
        </w:tblGridChange>
      </w:tblGrid>
      <w:tr w:rsidR="00DD465F" w14:paraId="0A310F1F" w14:textId="77777777" w:rsidTr="00C3622D">
        <w:trPr>
          <w:jc w:val="center"/>
        </w:trPr>
        <w:tc>
          <w:tcPr>
            <w:tcW w:w="3418" w:type="dxa"/>
            <w:tcPrChange w:id="402" w:author="ditaoktaria oktaria" w:date="2015-03-19T15:36:00Z">
              <w:tcPr>
                <w:tcW w:w="3258" w:type="dxa"/>
              </w:tcPr>
            </w:tcPrChange>
          </w:tcPr>
          <w:p w14:paraId="125DE6C3" w14:textId="110B028B" w:rsidR="00DD465F" w:rsidRDefault="00DD465F">
            <w:pPr>
              <w:ind w:firstLine="0"/>
              <w:jc w:val="center"/>
              <w:rPr>
                <w:rFonts w:eastAsia="Times New Roman" w:cstheme="majorBidi"/>
                <w:b/>
                <w:i/>
                <w:iCs/>
                <w:color w:val="404040" w:themeColor="text1" w:themeTint="BF"/>
              </w:rPr>
              <w:pPrChange w:id="403" w:author="ditaoktaria oktaria" w:date="2015-03-19T11:34:00Z">
                <w:pPr>
                  <w:keepNext/>
                  <w:keepLines/>
                  <w:spacing w:before="200"/>
                  <w:ind w:firstLine="0"/>
                  <w:outlineLvl w:val="4"/>
                </w:pPr>
              </w:pPrChange>
            </w:pPr>
            <w:r>
              <w:t>JSON</w:t>
            </w:r>
          </w:p>
        </w:tc>
        <w:tc>
          <w:tcPr>
            <w:tcW w:w="3980" w:type="dxa"/>
            <w:tcPrChange w:id="404" w:author="ditaoktaria oktaria" w:date="2015-03-19T15:36:00Z">
              <w:tcPr>
                <w:tcW w:w="4900" w:type="dxa"/>
                <w:gridSpan w:val="3"/>
              </w:tcPr>
            </w:tcPrChange>
          </w:tcPr>
          <w:p w14:paraId="376A75AC" w14:textId="6E6D5A3F" w:rsidR="00DD465F" w:rsidRDefault="00DD465F">
            <w:pPr>
              <w:ind w:firstLine="0"/>
              <w:jc w:val="center"/>
              <w:rPr>
                <w:rFonts w:eastAsia="Times New Roman" w:cstheme="majorBidi"/>
                <w:b/>
                <w:i/>
                <w:iCs/>
                <w:color w:val="404040" w:themeColor="text1" w:themeTint="BF"/>
              </w:rPr>
              <w:pPrChange w:id="405" w:author="ditaoktaria oktaria" w:date="2015-03-19T11:34:00Z">
                <w:pPr>
                  <w:keepNext/>
                  <w:keepLines/>
                  <w:spacing w:before="200"/>
                  <w:ind w:firstLine="0"/>
                  <w:outlineLvl w:val="4"/>
                </w:pPr>
              </w:pPrChange>
            </w:pPr>
            <w:r>
              <w:t>Java</w:t>
            </w:r>
          </w:p>
        </w:tc>
      </w:tr>
      <w:tr w:rsidR="00DD465F" w14:paraId="252498F3" w14:textId="77777777" w:rsidTr="00C3622D">
        <w:trPr>
          <w:jc w:val="center"/>
        </w:trPr>
        <w:tc>
          <w:tcPr>
            <w:tcW w:w="3418" w:type="dxa"/>
            <w:tcPrChange w:id="406" w:author="ditaoktaria oktaria" w:date="2015-03-19T15:36:00Z">
              <w:tcPr>
                <w:tcW w:w="3258" w:type="dxa"/>
              </w:tcPr>
            </w:tcPrChange>
          </w:tcPr>
          <w:p w14:paraId="171DBE41" w14:textId="742C1539" w:rsidR="00DD465F" w:rsidRDefault="00DD465F" w:rsidP="00057316">
            <w:pPr>
              <w:ind w:firstLine="0"/>
            </w:pPr>
            <w:r>
              <w:t>string</w:t>
            </w:r>
          </w:p>
        </w:tc>
        <w:tc>
          <w:tcPr>
            <w:tcW w:w="3980" w:type="dxa"/>
            <w:tcPrChange w:id="407" w:author="ditaoktaria oktaria" w:date="2015-03-19T15:36:00Z">
              <w:tcPr>
                <w:tcW w:w="4900" w:type="dxa"/>
                <w:gridSpan w:val="3"/>
              </w:tcPr>
            </w:tcPrChange>
          </w:tcPr>
          <w:p w14:paraId="6B187A9C" w14:textId="20B0D37A" w:rsidR="00DD465F" w:rsidRDefault="00DD465F" w:rsidP="00057316">
            <w:pPr>
              <w:ind w:firstLine="0"/>
            </w:pPr>
            <w:r>
              <w:t>java.lang.String</w:t>
            </w:r>
          </w:p>
        </w:tc>
      </w:tr>
      <w:tr w:rsidR="00DD465F" w14:paraId="2365BDB6" w14:textId="77777777" w:rsidTr="00C3622D">
        <w:trPr>
          <w:jc w:val="center"/>
        </w:trPr>
        <w:tc>
          <w:tcPr>
            <w:tcW w:w="3418" w:type="dxa"/>
            <w:tcPrChange w:id="408" w:author="ditaoktaria oktaria" w:date="2015-03-19T15:36:00Z">
              <w:tcPr>
                <w:tcW w:w="3258" w:type="dxa"/>
              </w:tcPr>
            </w:tcPrChange>
          </w:tcPr>
          <w:p w14:paraId="080C79DF" w14:textId="3AADB0E2" w:rsidR="00DD465F" w:rsidRDefault="00DD465F" w:rsidP="00057316">
            <w:pPr>
              <w:ind w:firstLine="0"/>
            </w:pPr>
            <w:r>
              <w:t>number</w:t>
            </w:r>
          </w:p>
        </w:tc>
        <w:tc>
          <w:tcPr>
            <w:tcW w:w="3980" w:type="dxa"/>
            <w:tcPrChange w:id="409" w:author="ditaoktaria oktaria" w:date="2015-03-19T15:36:00Z">
              <w:tcPr>
                <w:tcW w:w="4900" w:type="dxa"/>
                <w:gridSpan w:val="3"/>
              </w:tcPr>
            </w:tcPrChange>
          </w:tcPr>
          <w:p w14:paraId="61AC2073" w14:textId="46BE32AA" w:rsidR="00DD465F" w:rsidRDefault="00DD465F" w:rsidP="00057316">
            <w:pPr>
              <w:ind w:firstLine="0"/>
            </w:pPr>
            <w:r>
              <w:t>java.lang.Number</w:t>
            </w:r>
          </w:p>
        </w:tc>
      </w:tr>
      <w:tr w:rsidR="00DD465F" w14:paraId="7A790D95" w14:textId="77777777" w:rsidTr="00C3622D">
        <w:trPr>
          <w:jc w:val="center"/>
        </w:trPr>
        <w:tc>
          <w:tcPr>
            <w:tcW w:w="3418" w:type="dxa"/>
            <w:tcPrChange w:id="410" w:author="ditaoktaria oktaria" w:date="2015-03-19T15:36:00Z">
              <w:tcPr>
                <w:tcW w:w="3258" w:type="dxa"/>
              </w:tcPr>
            </w:tcPrChange>
          </w:tcPr>
          <w:p w14:paraId="112BB21B" w14:textId="09AA89F7" w:rsidR="00DD465F" w:rsidRDefault="00DD465F" w:rsidP="00057316">
            <w:pPr>
              <w:ind w:firstLine="0"/>
            </w:pPr>
            <w:r>
              <w:t>truefalse</w:t>
            </w:r>
          </w:p>
        </w:tc>
        <w:tc>
          <w:tcPr>
            <w:tcW w:w="3980" w:type="dxa"/>
            <w:tcPrChange w:id="411" w:author="ditaoktaria oktaria" w:date="2015-03-19T15:36:00Z">
              <w:tcPr>
                <w:tcW w:w="4900" w:type="dxa"/>
                <w:gridSpan w:val="3"/>
              </w:tcPr>
            </w:tcPrChange>
          </w:tcPr>
          <w:p w14:paraId="545C781F" w14:textId="5D17CB48" w:rsidR="00DD465F" w:rsidRDefault="00DD465F" w:rsidP="00057316">
            <w:pPr>
              <w:ind w:firstLine="0"/>
            </w:pPr>
            <w:r>
              <w:t>java.lang.Boolean</w:t>
            </w:r>
          </w:p>
        </w:tc>
      </w:tr>
      <w:tr w:rsidR="00DD465F" w14:paraId="28912D7B" w14:textId="77777777" w:rsidTr="00C3622D">
        <w:tblPrEx>
          <w:tblPrExChange w:id="412" w:author="ditaoktaria oktaria" w:date="2015-03-19T15:36:00Z">
            <w:tblPrEx>
              <w:jc w:val="center"/>
            </w:tblPrEx>
          </w:tblPrExChange>
        </w:tblPrEx>
        <w:trPr>
          <w:jc w:val="center"/>
          <w:trPrChange w:id="413" w:author="ditaoktaria oktaria" w:date="2015-03-19T15:36:00Z">
            <w:trPr>
              <w:gridAfter w:val="0"/>
              <w:jc w:val="center"/>
            </w:trPr>
          </w:trPrChange>
        </w:trPr>
        <w:tc>
          <w:tcPr>
            <w:tcW w:w="3418" w:type="dxa"/>
            <w:tcPrChange w:id="414" w:author="ditaoktaria oktaria" w:date="2015-03-19T15:36:00Z">
              <w:tcPr>
                <w:tcW w:w="3528" w:type="dxa"/>
                <w:gridSpan w:val="2"/>
              </w:tcPr>
            </w:tcPrChange>
          </w:tcPr>
          <w:p w14:paraId="37A03C1A" w14:textId="426BF5B3" w:rsidR="00DD465F" w:rsidRDefault="00DD465F" w:rsidP="00057316">
            <w:pPr>
              <w:ind w:firstLine="0"/>
            </w:pPr>
            <w:r>
              <w:t>null</w:t>
            </w:r>
          </w:p>
        </w:tc>
        <w:tc>
          <w:tcPr>
            <w:tcW w:w="3980" w:type="dxa"/>
            <w:tcPrChange w:id="415" w:author="ditaoktaria oktaria" w:date="2015-03-19T15:36:00Z">
              <w:tcPr>
                <w:tcW w:w="3870" w:type="dxa"/>
              </w:tcPr>
            </w:tcPrChange>
          </w:tcPr>
          <w:p w14:paraId="192E842B" w14:textId="0C93C5FD" w:rsidR="00DD465F" w:rsidRDefault="00DD465F" w:rsidP="00057316">
            <w:pPr>
              <w:ind w:firstLine="0"/>
            </w:pPr>
            <w:r>
              <w:t>null</w:t>
            </w:r>
          </w:p>
        </w:tc>
      </w:tr>
      <w:tr w:rsidR="00DD465F" w14:paraId="4EC3A3B3" w14:textId="77777777" w:rsidTr="00C3622D">
        <w:tblPrEx>
          <w:tblPrExChange w:id="416" w:author="ditaoktaria oktaria" w:date="2015-03-19T15:36:00Z">
            <w:tblPrEx>
              <w:jc w:val="center"/>
            </w:tblPrEx>
          </w:tblPrExChange>
        </w:tblPrEx>
        <w:trPr>
          <w:jc w:val="center"/>
          <w:trPrChange w:id="417" w:author="ditaoktaria oktaria" w:date="2015-03-19T15:36:00Z">
            <w:trPr>
              <w:gridAfter w:val="0"/>
              <w:jc w:val="center"/>
            </w:trPr>
          </w:trPrChange>
        </w:trPr>
        <w:tc>
          <w:tcPr>
            <w:tcW w:w="3418" w:type="dxa"/>
            <w:tcPrChange w:id="418" w:author="ditaoktaria oktaria" w:date="2015-03-19T15:36:00Z">
              <w:tcPr>
                <w:tcW w:w="3528" w:type="dxa"/>
                <w:gridSpan w:val="2"/>
              </w:tcPr>
            </w:tcPrChange>
          </w:tcPr>
          <w:p w14:paraId="594E783D" w14:textId="275FE2C4" w:rsidR="00DD465F" w:rsidRDefault="00DD465F" w:rsidP="00057316">
            <w:pPr>
              <w:ind w:firstLine="0"/>
            </w:pPr>
            <w:r>
              <w:t>array</w:t>
            </w:r>
          </w:p>
        </w:tc>
        <w:tc>
          <w:tcPr>
            <w:tcW w:w="3980" w:type="dxa"/>
            <w:tcPrChange w:id="419" w:author="ditaoktaria oktaria" w:date="2015-03-19T15:36:00Z">
              <w:tcPr>
                <w:tcW w:w="3870" w:type="dxa"/>
              </w:tcPr>
            </w:tcPrChange>
          </w:tcPr>
          <w:p w14:paraId="3267AF7A" w14:textId="00905C64" w:rsidR="00DD465F" w:rsidRDefault="00DD465F" w:rsidP="00057316">
            <w:pPr>
              <w:ind w:firstLine="0"/>
            </w:pPr>
            <w:r>
              <w:t>java.util.List</w:t>
            </w:r>
          </w:p>
        </w:tc>
      </w:tr>
      <w:tr w:rsidR="00DD465F" w14:paraId="2B1A216E" w14:textId="77777777" w:rsidTr="00C3622D">
        <w:tblPrEx>
          <w:tblPrExChange w:id="420" w:author="ditaoktaria oktaria" w:date="2015-03-19T15:36:00Z">
            <w:tblPrEx>
              <w:jc w:val="center"/>
            </w:tblPrEx>
          </w:tblPrExChange>
        </w:tblPrEx>
        <w:trPr>
          <w:jc w:val="center"/>
          <w:trPrChange w:id="421" w:author="ditaoktaria oktaria" w:date="2015-03-19T15:36:00Z">
            <w:trPr>
              <w:gridAfter w:val="0"/>
              <w:jc w:val="center"/>
            </w:trPr>
          </w:trPrChange>
        </w:trPr>
        <w:tc>
          <w:tcPr>
            <w:tcW w:w="3418" w:type="dxa"/>
            <w:tcPrChange w:id="422" w:author="ditaoktaria oktaria" w:date="2015-03-19T15:36:00Z">
              <w:tcPr>
                <w:tcW w:w="3528" w:type="dxa"/>
                <w:gridSpan w:val="2"/>
              </w:tcPr>
            </w:tcPrChange>
          </w:tcPr>
          <w:p w14:paraId="0FC225F6" w14:textId="24814684" w:rsidR="00DD465F" w:rsidRDefault="00DD465F" w:rsidP="00057316">
            <w:pPr>
              <w:ind w:firstLine="0"/>
            </w:pPr>
            <w:r>
              <w:t>object</w:t>
            </w:r>
          </w:p>
        </w:tc>
        <w:tc>
          <w:tcPr>
            <w:tcW w:w="3980" w:type="dxa"/>
            <w:tcPrChange w:id="423" w:author="ditaoktaria oktaria" w:date="2015-03-19T15:36:00Z">
              <w:tcPr>
                <w:tcW w:w="3870" w:type="dxa"/>
              </w:tcPr>
            </w:tcPrChange>
          </w:tcPr>
          <w:p w14:paraId="26371B2C" w14:textId="1F2D7CCF" w:rsidR="00DD465F" w:rsidRDefault="00DD465F" w:rsidP="00057316">
            <w:pPr>
              <w:ind w:firstLine="0"/>
            </w:pPr>
            <w:r>
              <w:t>java.util.Map</w:t>
            </w:r>
          </w:p>
        </w:tc>
      </w:tr>
    </w:tbl>
    <w:p w14:paraId="57794B39" w14:textId="496135B0" w:rsidR="008F3E77" w:rsidRDefault="008F3E77" w:rsidP="00F7692D">
      <w:pPr>
        <w:pStyle w:val="Heading2"/>
        <w:numPr>
          <w:ilvl w:val="0"/>
          <w:numId w:val="63"/>
        </w:numPr>
        <w:ind w:hanging="720"/>
        <w:rPr>
          <w:ins w:id="424" w:author="ditaoktaria" w:date="2015-06-15T14:03:00Z"/>
        </w:rPr>
      </w:pPr>
      <w:ins w:id="425" w:author="ditaoktaria" w:date="2015-06-15T14:03:00Z">
        <w:r>
          <w:t>VideoView</w:t>
        </w:r>
      </w:ins>
    </w:p>
    <w:p w14:paraId="52A9D1DF" w14:textId="57E527CF" w:rsidR="008F3E77" w:rsidRPr="008F3E77" w:rsidRDefault="008F3E77">
      <w:pPr>
        <w:rPr>
          <w:ins w:id="426" w:author="ditaoktaria" w:date="2015-06-15T14:02:00Z"/>
        </w:rPr>
        <w:pPrChange w:id="427" w:author="ditaoktaria" w:date="2015-06-15T14:03:00Z">
          <w:pPr>
            <w:pStyle w:val="Heading2"/>
            <w:numPr>
              <w:numId w:val="63"/>
            </w:numPr>
            <w:ind w:hanging="360"/>
          </w:pPr>
        </w:pPrChange>
      </w:pPr>
      <w:proofErr w:type="gramStart"/>
      <w:ins w:id="428" w:author="ditaoktaria" w:date="2015-06-15T14:03:00Z">
        <w:r>
          <w:t>VideoView dapat memutar video yang memiliki format 3GP, MP4, MKV, WEBM.</w:t>
        </w:r>
      </w:ins>
      <w:proofErr w:type="gramEnd"/>
    </w:p>
    <w:p w14:paraId="6C6D073A" w14:textId="7CD06FA5" w:rsidR="00EB5140" w:rsidRDefault="00993A31" w:rsidP="00F7692D">
      <w:pPr>
        <w:pStyle w:val="Heading2"/>
        <w:numPr>
          <w:ilvl w:val="0"/>
          <w:numId w:val="63"/>
        </w:numPr>
        <w:ind w:hanging="720"/>
      </w:pPr>
      <w:r>
        <w:t>ViewerJS</w:t>
      </w:r>
    </w:p>
    <w:p w14:paraId="7CA81820" w14:textId="70C255EF" w:rsidR="00333D5D" w:rsidRPr="00C93CA2" w:rsidRDefault="00993A31">
      <w:pPr>
        <w:pPrChange w:id="429" w:author="ditaoktaria oktaria" w:date="2015-04-20T10:44:00Z">
          <w:pPr>
            <w:pStyle w:val="Caption"/>
          </w:pPr>
        </w:pPrChange>
      </w:pPr>
      <w:proofErr w:type="gramStart"/>
      <w:r>
        <w:t xml:space="preserve">VieverJS adalah sebuah </w:t>
      </w:r>
      <w:r>
        <w:rPr>
          <w:i/>
        </w:rPr>
        <w:t xml:space="preserve">opensource library </w:t>
      </w:r>
      <w:r>
        <w:t xml:space="preserve">yang digunakan untuk menjalankan </w:t>
      </w:r>
      <w:r>
        <w:rPr>
          <w:i/>
        </w:rPr>
        <w:t xml:space="preserve">file </w:t>
      </w:r>
      <w:r>
        <w:t>presentasi dalam sebuah halaman web.</w:t>
      </w:r>
      <w:proofErr w:type="gramEnd"/>
      <w:r>
        <w:t xml:space="preserve"> </w:t>
      </w:r>
      <w:r w:rsidR="00855127">
        <w:t xml:space="preserve">Format </w:t>
      </w:r>
      <w:r w:rsidR="00855127">
        <w:rPr>
          <w:i/>
        </w:rPr>
        <w:t xml:space="preserve">file </w:t>
      </w:r>
      <w:r w:rsidR="00855127">
        <w:t>yang dapat dijalankan dengan ViewerJS adalah ODT, ODP, ODS, dan PDF</w:t>
      </w:r>
      <w:r w:rsidR="0011275E">
        <w:t xml:space="preserve"> [VJS-15]</w:t>
      </w:r>
      <w:r w:rsidR="00855127">
        <w:t>.</w:t>
      </w:r>
      <w:r w:rsidR="00C93CA2">
        <w:t xml:space="preserve"> </w:t>
      </w:r>
      <w:proofErr w:type="gramStart"/>
      <w:r w:rsidR="00C93CA2">
        <w:t xml:space="preserve">Tampilan </w:t>
      </w:r>
      <w:r w:rsidR="00C93CA2">
        <w:rPr>
          <w:i/>
        </w:rPr>
        <w:t xml:space="preserve">file </w:t>
      </w:r>
      <w:r w:rsidR="00C93CA2">
        <w:t>PDF dengan menggunakan ViewerJS ditunjukkan pada Gambar 2.2.</w:t>
      </w:r>
      <w:proofErr w:type="gramEnd"/>
    </w:p>
    <w:p w14:paraId="6AD416C6" w14:textId="77777777" w:rsidR="00F81216" w:rsidRDefault="00993A31">
      <w:pPr>
        <w:keepNext/>
        <w:pPrChange w:id="430" w:author="ditaoktaria oktaria" w:date="2015-04-20T11:34:00Z">
          <w:pPr/>
        </w:pPrChange>
      </w:pPr>
      <w:r>
        <w:lastRenderedPageBreak/>
        <w:t xml:space="preserve"> </w:t>
      </w:r>
      <w:r w:rsidR="00F81216">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p>
    <w:p w14:paraId="56FC9DAF" w14:textId="2E9A519E" w:rsidR="00C93CA2" w:rsidRDefault="00F81216" w:rsidP="00C93CA2">
      <w:pPr>
        <w:pStyle w:val="Caption"/>
      </w:pPr>
      <w:bookmarkStart w:id="431" w:name="_Toc291236697"/>
      <w:r>
        <w:t xml:space="preserve">Gambar 2. </w:t>
      </w:r>
      <w:r w:rsidR="001409D7">
        <w:fldChar w:fldCharType="begin"/>
      </w:r>
      <w:r w:rsidR="001409D7">
        <w:instrText xml:space="preserve"> SEQ Gambar_2. \* ARABIC </w:instrText>
      </w:r>
      <w:r w:rsidR="001409D7">
        <w:fldChar w:fldCharType="separate"/>
      </w:r>
      <w:r>
        <w:rPr>
          <w:noProof/>
        </w:rPr>
        <w:t>2</w:t>
      </w:r>
      <w:r w:rsidR="001409D7">
        <w:rPr>
          <w:noProof/>
        </w:rPr>
        <w:fldChar w:fldCharType="end"/>
      </w:r>
      <w:r>
        <w:t xml:space="preserve"> </w:t>
      </w:r>
      <w:r w:rsidRPr="00074F9B">
        <w:rPr>
          <w:b w:val="0"/>
          <w:rPrChange w:id="432" w:author="ditaoktaria oktaria" w:date="2015-04-21T09:25:00Z">
            <w:rPr/>
          </w:rPrChange>
        </w:rPr>
        <w:t xml:space="preserve">Contoh tampilan </w:t>
      </w:r>
      <w:r w:rsidR="00C93CA2" w:rsidRPr="00074F9B">
        <w:rPr>
          <w:b w:val="0"/>
          <w:rPrChange w:id="433" w:author="ditaoktaria oktaria" w:date="2015-04-21T09:25:00Z">
            <w:rPr/>
          </w:rPrChange>
        </w:rPr>
        <w:t>ViewerJS</w:t>
      </w:r>
      <w:bookmarkEnd w:id="431"/>
    </w:p>
    <w:p w14:paraId="7139E2ED" w14:textId="30E42461" w:rsidR="00C93CA2" w:rsidRPr="00DC45F0" w:rsidRDefault="00C93CA2">
      <w:pPr>
        <w:pPrChange w:id="434" w:author="ditaoktaria oktaria" w:date="2015-04-20T13:00:00Z">
          <w:pPr>
            <w:pStyle w:val="Caption"/>
          </w:pPr>
        </w:pPrChange>
      </w:pPr>
      <w:proofErr w:type="gramStart"/>
      <w:r>
        <w:t xml:space="preserve">ViewerJS dibuat dengan menggunakan bahasa </w:t>
      </w:r>
      <w:r w:rsidR="00E14E6A">
        <w:t>HTML dan Javascript.</w:t>
      </w:r>
      <w:proofErr w:type="gramEnd"/>
      <w:r w:rsidR="00EB6053">
        <w:t xml:space="preserve"> </w:t>
      </w:r>
      <w:proofErr w:type="gramStart"/>
      <w:r w:rsidR="00DC45F0">
        <w:t>Seperti yang ditunjukkan pada Gambar 2.2, ViewerJS terdiri dari tombol panah ke atas yang berfungsi untuk membuka halaman sebelumnya</w:t>
      </w:r>
      <w:r w:rsidR="00074F9B">
        <w:t xml:space="preserve"> dan tombol panah ke bawah yang berfungsi untuk membuka halaman selanjutnya.</w:t>
      </w:r>
      <w:proofErr w:type="gramEnd"/>
      <w:r w:rsidR="00074F9B">
        <w:t xml:space="preserve"> </w:t>
      </w:r>
    </w:p>
    <w:tbl>
      <w:tblPr>
        <w:tblStyle w:val="TableGrid"/>
        <w:tblW w:w="0" w:type="auto"/>
        <w:jc w:val="center"/>
        <w:tblInd w:w="635" w:type="dxa"/>
        <w:tblLook w:val="04A0" w:firstRow="1" w:lastRow="0" w:firstColumn="1" w:lastColumn="0" w:noHBand="0" w:noVBand="1"/>
        <w:tblPrChange w:id="435" w:author="ditaoktaria oktaria" w:date="2015-04-21T10:45:00Z">
          <w:tblPr>
            <w:tblStyle w:val="TableGrid"/>
            <w:tblW w:w="0" w:type="auto"/>
            <w:tblLook w:val="04A0" w:firstRow="1" w:lastRow="0" w:firstColumn="1" w:lastColumn="0" w:noHBand="0" w:noVBand="1"/>
          </w:tblPr>
        </w:tblPrChange>
      </w:tblPr>
      <w:tblGrid>
        <w:gridCol w:w="7523"/>
        <w:tblGridChange w:id="436">
          <w:tblGrid>
            <w:gridCol w:w="8158"/>
          </w:tblGrid>
        </w:tblGridChange>
      </w:tblGrid>
      <w:tr w:rsidR="00D217A9" w14:paraId="0D3CFC01" w14:textId="77777777" w:rsidTr="00DF7DD5">
        <w:trPr>
          <w:jc w:val="center"/>
        </w:trPr>
        <w:tc>
          <w:tcPr>
            <w:tcW w:w="7523" w:type="dxa"/>
            <w:tcPrChange w:id="437" w:author="ditaoktaria oktaria" w:date="2015-04-21T10:45:00Z">
              <w:tcPr>
                <w:tcW w:w="8158" w:type="dxa"/>
              </w:tcPr>
            </w:tcPrChange>
          </w:tcPr>
          <w:p w14:paraId="5FFD2338" w14:textId="47CD65D4" w:rsidR="00D217A9" w:rsidRDefault="00D217A9">
            <w:pPr>
              <w:keepNext/>
              <w:ind w:firstLine="0"/>
              <w:rPr>
                <w:rFonts w:eastAsia="Times New Roman" w:cstheme="majorBidi"/>
                <w:b/>
                <w:i/>
                <w:iCs/>
                <w:color w:val="404040" w:themeColor="text1" w:themeTint="BF"/>
              </w:rPr>
              <w:pPrChange w:id="438" w:author="ditaoktaria oktaria" w:date="2015-04-21T09:25:00Z">
                <w:pPr>
                  <w:keepNext/>
                  <w:keepLines/>
                  <w:spacing w:before="200"/>
                  <w:ind w:firstLine="0"/>
                  <w:outlineLvl w:val="4"/>
                </w:pPr>
              </w:pPrChange>
            </w:pPr>
            <w:commentRangeStart w:id="439"/>
            <w:r w:rsidRPr="00D217A9">
              <w:t>&lt;button id = "next" class = "toolbarButton pageDown" title = "Next Page"&gt;&lt;/button&gt;</w:t>
            </w:r>
            <w:commentRangeEnd w:id="439"/>
            <w:r w:rsidR="00E97572">
              <w:rPr>
                <w:rStyle w:val="CommentReference"/>
              </w:rPr>
              <w:commentReference w:id="439"/>
            </w:r>
          </w:p>
        </w:tc>
      </w:tr>
    </w:tbl>
    <w:p w14:paraId="254B0FAA" w14:textId="5B5A1FD2" w:rsidR="00074F9B" w:rsidRDefault="00074F9B">
      <w:pPr>
        <w:pStyle w:val="Caption"/>
      </w:pPr>
      <w:bookmarkStart w:id="440" w:name="_Toc291236805"/>
      <w:r>
        <w:t xml:space="preserve">Kode 2. </w:t>
      </w:r>
      <w:r w:rsidR="001409D7">
        <w:fldChar w:fldCharType="begin"/>
      </w:r>
      <w:r w:rsidR="001409D7">
        <w:instrText xml:space="preserve"> SEQ Kode_2. \* ARABIC </w:instrText>
      </w:r>
      <w:r w:rsidR="001409D7">
        <w:fldChar w:fldCharType="separate"/>
      </w:r>
      <w:r w:rsidR="00F749D0">
        <w:rPr>
          <w:noProof/>
        </w:rPr>
        <w:t>3</w:t>
      </w:r>
      <w:r w:rsidR="001409D7">
        <w:rPr>
          <w:noProof/>
        </w:rPr>
        <w:fldChar w:fldCharType="end"/>
      </w:r>
      <w:r>
        <w:t xml:space="preserve"> </w:t>
      </w:r>
      <w:r w:rsidRPr="00074F9B">
        <w:rPr>
          <w:b w:val="0"/>
          <w:rPrChange w:id="441" w:author="ditaoktaria oktaria" w:date="2015-04-21T09:25:00Z">
            <w:rPr/>
          </w:rPrChange>
        </w:rPr>
        <w:t xml:space="preserve">Elemen tombol </w:t>
      </w:r>
      <w:r>
        <w:rPr>
          <w:b w:val="0"/>
        </w:rPr>
        <w:t>Next</w:t>
      </w:r>
      <w:r w:rsidRPr="00074F9B">
        <w:rPr>
          <w:b w:val="0"/>
          <w:rPrChange w:id="442" w:author="ditaoktaria oktaria" w:date="2015-04-21T09:25:00Z">
            <w:rPr/>
          </w:rPrChange>
        </w:rPr>
        <w:t xml:space="preserve"> pada html</w:t>
      </w:r>
      <w:bookmarkEnd w:id="440"/>
    </w:p>
    <w:p w14:paraId="54621F36" w14:textId="4A30569C" w:rsidR="00D217A9" w:rsidRPr="00C87AC0" w:rsidRDefault="00C87AC0">
      <w:pPr>
        <w:pPrChange w:id="443" w:author="ditaoktaria oktaria" w:date="2015-04-20T13:00:00Z">
          <w:pPr>
            <w:pStyle w:val="Caption"/>
          </w:pPr>
        </w:pPrChange>
      </w:pPr>
      <w:r>
        <w:t xml:space="preserve">File index.html adalah file yang pertama kali </w:t>
      </w:r>
      <w:proofErr w:type="gramStart"/>
      <w:r>
        <w:t>akan</w:t>
      </w:r>
      <w:proofErr w:type="gramEnd"/>
      <w:r>
        <w:t xml:space="preserve"> dijalankan ketika library ViewerJS digunakan. </w:t>
      </w:r>
      <w:proofErr w:type="gramStart"/>
      <w:r w:rsidR="004A3424">
        <w:t>Kode</w:t>
      </w:r>
      <w:r w:rsidR="00074F9B">
        <w:t xml:space="preserve"> 2.3</w:t>
      </w:r>
      <w:r w:rsidR="004A3424">
        <w:t xml:space="preserve"> menunjukkan </w:t>
      </w:r>
      <w:r w:rsidR="00074F9B">
        <w:t>elemen tombol Next pada file index.html yang dimiliki oleh ViewerJS.</w:t>
      </w:r>
      <w:proofErr w:type="gramEnd"/>
      <w:r>
        <w:t xml:space="preserve"> Elemen tombol </w:t>
      </w:r>
      <w:r>
        <w:rPr>
          <w:i/>
        </w:rPr>
        <w:t xml:space="preserve">next </w:t>
      </w:r>
      <w:r>
        <w:t>memiliki id “next”, id ini digunakan untuk operasi javascript pada file viewer.js.</w:t>
      </w:r>
      <w:r w:rsidR="00F749D0">
        <w:t xml:space="preserve"> </w:t>
      </w:r>
      <w:proofErr w:type="gramStart"/>
      <w:r w:rsidR="00F749D0">
        <w:t xml:space="preserve">Kode 2.4 menunjukkan pemanggilan fungsi e yang memiliki nilai parameter next dan b.showNextPage pada </w:t>
      </w:r>
      <w:r w:rsidR="00F749D0">
        <w:rPr>
          <w:i/>
        </w:rPr>
        <w:t xml:space="preserve">file </w:t>
      </w:r>
      <w:r w:rsidR="00F749D0">
        <w:t>viewer.js.</w:t>
      </w:r>
      <w:proofErr w:type="gramEnd"/>
      <w:r w:rsidR="00F749D0">
        <w:t xml:space="preserve">  </w:t>
      </w:r>
    </w:p>
    <w:tbl>
      <w:tblPr>
        <w:tblStyle w:val="TableGrid"/>
        <w:tblW w:w="0" w:type="auto"/>
        <w:jc w:val="center"/>
        <w:tblInd w:w="468" w:type="dxa"/>
        <w:tblLook w:val="04A0" w:firstRow="1" w:lastRow="0" w:firstColumn="1" w:lastColumn="0" w:noHBand="0" w:noVBand="1"/>
        <w:tblPrChange w:id="444" w:author="ditaoktaria oktaria" w:date="2015-04-21T10:45:00Z">
          <w:tblPr>
            <w:tblStyle w:val="TableGrid"/>
            <w:tblW w:w="0" w:type="auto"/>
            <w:tblLook w:val="04A0" w:firstRow="1" w:lastRow="0" w:firstColumn="1" w:lastColumn="0" w:noHBand="0" w:noVBand="1"/>
          </w:tblPr>
        </w:tblPrChange>
      </w:tblPr>
      <w:tblGrid>
        <w:gridCol w:w="7690"/>
        <w:tblGridChange w:id="445">
          <w:tblGrid>
            <w:gridCol w:w="8158"/>
          </w:tblGrid>
        </w:tblGridChange>
      </w:tblGrid>
      <w:tr w:rsidR="00E14E6A" w14:paraId="1FE7C91C" w14:textId="77777777" w:rsidTr="00DF7DD5">
        <w:trPr>
          <w:jc w:val="center"/>
        </w:trPr>
        <w:tc>
          <w:tcPr>
            <w:tcW w:w="7690" w:type="dxa"/>
            <w:tcPrChange w:id="446" w:author="ditaoktaria oktaria" w:date="2015-04-21T10:45:00Z">
              <w:tcPr>
                <w:tcW w:w="8158" w:type="dxa"/>
              </w:tcPr>
            </w:tcPrChange>
          </w:tcPr>
          <w:p w14:paraId="54FA42F6" w14:textId="4C49669B" w:rsidR="00E14E6A" w:rsidRDefault="00E14E6A">
            <w:pPr>
              <w:keepNext/>
              <w:ind w:firstLine="0"/>
              <w:rPr>
                <w:rFonts w:eastAsia="Times New Roman" w:cstheme="majorBidi"/>
                <w:b/>
                <w:i/>
                <w:iCs/>
                <w:color w:val="404040" w:themeColor="text1" w:themeTint="BF"/>
              </w:rPr>
              <w:pPrChange w:id="447" w:author="ditaoktaria oktaria" w:date="2015-04-21T10:27:00Z">
                <w:pPr>
                  <w:keepNext/>
                  <w:keepLines/>
                  <w:spacing w:before="200"/>
                  <w:ind w:firstLine="0"/>
                  <w:outlineLvl w:val="4"/>
                </w:pPr>
              </w:pPrChange>
            </w:pPr>
            <w:r w:rsidRPr="00E14E6A">
              <w:t>e("next", b.showNextPage)</w:t>
            </w:r>
          </w:p>
        </w:tc>
      </w:tr>
    </w:tbl>
    <w:p w14:paraId="54E716DC" w14:textId="6985FC2B" w:rsidR="00E14E6A" w:rsidRDefault="00C87AC0" w:rsidP="00C87AC0">
      <w:pPr>
        <w:pStyle w:val="Caption"/>
        <w:rPr>
          <w:b w:val="0"/>
        </w:rPr>
      </w:pPr>
      <w:bookmarkStart w:id="448" w:name="_Toc291236806"/>
      <w:r>
        <w:t xml:space="preserve">Kode 2. </w:t>
      </w:r>
      <w:r w:rsidR="001409D7">
        <w:fldChar w:fldCharType="begin"/>
      </w:r>
      <w:r w:rsidR="001409D7">
        <w:instrText xml:space="preserve"> SEQ Kode_2. \* ARABIC </w:instrText>
      </w:r>
      <w:r w:rsidR="001409D7">
        <w:fldChar w:fldCharType="separate"/>
      </w:r>
      <w:r w:rsidR="00F749D0">
        <w:rPr>
          <w:noProof/>
        </w:rPr>
        <w:t>4</w:t>
      </w:r>
      <w:r w:rsidR="001409D7">
        <w:rPr>
          <w:noProof/>
        </w:rPr>
        <w:fldChar w:fldCharType="end"/>
      </w:r>
      <w:r>
        <w:t xml:space="preserve"> </w:t>
      </w:r>
      <w:r>
        <w:rPr>
          <w:b w:val="0"/>
        </w:rPr>
        <w:t>Pemanggilan fungsi e</w:t>
      </w:r>
      <w:bookmarkEnd w:id="448"/>
    </w:p>
    <w:p w14:paraId="1C865C0C" w14:textId="46D00BFB" w:rsidR="00C87AC0" w:rsidRPr="00C87AC0" w:rsidRDefault="00F749D0">
      <w:pPr>
        <w:pPrChange w:id="449" w:author="ditaoktaria oktaria" w:date="2015-04-21T10:30:00Z">
          <w:pPr>
            <w:pStyle w:val="Caption"/>
          </w:pPr>
        </w:pPrChange>
      </w:pPr>
      <w:r>
        <w:t xml:space="preserve">Ditunjukkan oleh Kode 2.5 bahwa next=a dan b.showNextPage=b. Sehingga variabel c dapat dideklarasikan sebagai elemen next. Ketika elemen next ditekan, maka fungsi b.showNextPage </w:t>
      </w:r>
      <w:proofErr w:type="gramStart"/>
      <w:r>
        <w:t>akan</w:t>
      </w:r>
      <w:proofErr w:type="gramEnd"/>
      <w:r>
        <w:t xml:space="preserve"> dijalankan.</w:t>
      </w:r>
    </w:p>
    <w:tbl>
      <w:tblPr>
        <w:tblStyle w:val="TableGrid"/>
        <w:tblW w:w="0" w:type="auto"/>
        <w:tblInd w:w="288" w:type="dxa"/>
        <w:tblLook w:val="04A0" w:firstRow="1" w:lastRow="0" w:firstColumn="1" w:lastColumn="0" w:noHBand="0" w:noVBand="1"/>
        <w:tblPrChange w:id="450" w:author="ditaoktaria oktaria" w:date="2015-04-21T10:50:00Z">
          <w:tblPr>
            <w:tblStyle w:val="TableGrid"/>
            <w:tblW w:w="0" w:type="auto"/>
            <w:tblLook w:val="04A0" w:firstRow="1" w:lastRow="0" w:firstColumn="1" w:lastColumn="0" w:noHBand="0" w:noVBand="1"/>
          </w:tblPr>
        </w:tblPrChange>
      </w:tblPr>
      <w:tblGrid>
        <w:gridCol w:w="7650"/>
        <w:tblGridChange w:id="451">
          <w:tblGrid>
            <w:gridCol w:w="8158"/>
          </w:tblGrid>
        </w:tblGridChange>
      </w:tblGrid>
      <w:tr w:rsidR="00E14E6A" w14:paraId="2EACB1C5" w14:textId="77777777" w:rsidTr="00DF7DD5">
        <w:tc>
          <w:tcPr>
            <w:tcW w:w="7650" w:type="dxa"/>
            <w:tcPrChange w:id="452" w:author="ditaoktaria oktaria" w:date="2015-04-21T10:50:00Z">
              <w:tcPr>
                <w:tcW w:w="8158" w:type="dxa"/>
              </w:tcPr>
            </w:tcPrChange>
          </w:tcPr>
          <w:p w14:paraId="111EA3C2" w14:textId="77777777" w:rsidR="00E14E6A" w:rsidRDefault="00E14E6A" w:rsidP="00E14E6A">
            <w:pPr>
              <w:ind w:firstLine="0"/>
            </w:pPr>
            <w:r>
              <w:lastRenderedPageBreak/>
              <w:t>function e(a,</w:t>
            </w:r>
          </w:p>
          <w:p w14:paraId="5F7D1647" w14:textId="77777777" w:rsidR="00E14E6A" w:rsidRDefault="00E14E6A" w:rsidP="00E14E6A">
            <w:pPr>
              <w:ind w:firstLine="0"/>
            </w:pPr>
            <w:r>
              <w:t xml:space="preserve">            b) {</w:t>
            </w:r>
          </w:p>
          <w:p w14:paraId="5CCC8299" w14:textId="77777777" w:rsidR="00E14E6A" w:rsidRDefault="00E14E6A" w:rsidP="00E14E6A">
            <w:pPr>
              <w:ind w:firstLine="0"/>
            </w:pPr>
            <w:r>
              <w:t xml:space="preserve">        var c = document.getElementById(a);</w:t>
            </w:r>
          </w:p>
          <w:p w14:paraId="2CBB1B7F" w14:textId="77777777" w:rsidR="00E14E6A" w:rsidRDefault="00E14E6A" w:rsidP="00E14E6A">
            <w:pPr>
              <w:ind w:firstLine="0"/>
            </w:pPr>
            <w:r>
              <w:t xml:space="preserve">        c.addEventListener("click", function() {</w:t>
            </w:r>
          </w:p>
          <w:p w14:paraId="211AB0E7" w14:textId="77777777" w:rsidR="00E14E6A" w:rsidRDefault="00E14E6A" w:rsidP="00E14E6A">
            <w:pPr>
              <w:ind w:firstLine="0"/>
            </w:pPr>
            <w:r>
              <w:t xml:space="preserve">            b();</w:t>
            </w:r>
          </w:p>
          <w:p w14:paraId="180158A0" w14:textId="77777777" w:rsidR="00E14E6A" w:rsidRDefault="00E14E6A" w:rsidP="00E14E6A">
            <w:pPr>
              <w:ind w:firstLine="0"/>
            </w:pPr>
            <w:r>
              <w:t xml:space="preserve">            c.blur()</w:t>
            </w:r>
          </w:p>
          <w:p w14:paraId="06B1A947" w14:textId="77777777" w:rsidR="00E14E6A" w:rsidRDefault="00E14E6A" w:rsidP="00E14E6A">
            <w:pPr>
              <w:ind w:firstLine="0"/>
            </w:pPr>
            <w:r>
              <w:t xml:space="preserve">        })</w:t>
            </w:r>
          </w:p>
          <w:p w14:paraId="7831EF0D" w14:textId="68B7B047" w:rsidR="00E14E6A" w:rsidRDefault="00E14E6A">
            <w:pPr>
              <w:keepNext/>
              <w:ind w:firstLine="0"/>
              <w:rPr>
                <w:rFonts w:eastAsia="Times New Roman" w:cstheme="majorBidi"/>
                <w:b/>
                <w:i/>
                <w:iCs/>
                <w:color w:val="404040" w:themeColor="text1" w:themeTint="BF"/>
              </w:rPr>
              <w:pPrChange w:id="453" w:author="ditaoktaria oktaria" w:date="2015-04-21T11:22:00Z">
                <w:pPr>
                  <w:keepNext/>
                  <w:keepLines/>
                  <w:spacing w:before="200"/>
                  <w:ind w:firstLine="0"/>
                  <w:outlineLvl w:val="4"/>
                </w:pPr>
              </w:pPrChange>
            </w:pPr>
            <w:r>
              <w:t xml:space="preserve">    }</w:t>
            </w:r>
          </w:p>
        </w:tc>
      </w:tr>
    </w:tbl>
    <w:p w14:paraId="6CA8EF38" w14:textId="6392C888" w:rsidR="00E14E6A" w:rsidRPr="00F749D0" w:rsidRDefault="00F749D0" w:rsidP="00F749D0">
      <w:pPr>
        <w:pStyle w:val="Caption"/>
        <w:rPr>
          <w:b w:val="0"/>
          <w:rPrChange w:id="454" w:author="ditaoktaria oktaria" w:date="2015-04-21T11:22:00Z">
            <w:rPr/>
          </w:rPrChange>
        </w:rPr>
      </w:pPr>
      <w:bookmarkStart w:id="455" w:name="_Toc291236807"/>
      <w:r>
        <w:t xml:space="preserve">Kode 2. </w:t>
      </w:r>
      <w:r w:rsidR="001409D7">
        <w:fldChar w:fldCharType="begin"/>
      </w:r>
      <w:r w:rsidR="001409D7">
        <w:instrText xml:space="preserve"> SEQ Kode_2. \* ARABIC </w:instrText>
      </w:r>
      <w:r w:rsidR="001409D7">
        <w:fldChar w:fldCharType="separate"/>
      </w:r>
      <w:r>
        <w:rPr>
          <w:noProof/>
        </w:rPr>
        <w:t>5</w:t>
      </w:r>
      <w:r w:rsidR="001409D7">
        <w:rPr>
          <w:noProof/>
        </w:rPr>
        <w:fldChar w:fldCharType="end"/>
      </w:r>
      <w:r>
        <w:t xml:space="preserve"> </w:t>
      </w:r>
      <w:r>
        <w:rPr>
          <w:b w:val="0"/>
        </w:rPr>
        <w:t>Deklarasi fungsi e</w:t>
      </w:r>
      <w:bookmarkEnd w:id="455"/>
    </w:p>
    <w:p w14:paraId="36687A85" w14:textId="3E78F2D1" w:rsidR="00F749D0" w:rsidRDefault="00F749D0">
      <w:pPr>
        <w:pPrChange w:id="456" w:author="ditaoktaria oktaria" w:date="2015-04-20T13:00:00Z">
          <w:pPr>
            <w:pStyle w:val="Caption"/>
          </w:pPr>
        </w:pPrChange>
      </w:pPr>
      <w:proofErr w:type="gramStart"/>
      <w:r>
        <w:t>Operasi fungsi showNextPage ditunjukkan oleh Kode 2.6.</w:t>
      </w:r>
      <w:proofErr w:type="gramEnd"/>
      <w:r w:rsidR="00EA2C11">
        <w:t xml:space="preserve"> Fungsi showNextPage berisi pemanggilan fungsi showPage dengan parameter n+1, dimana atas deklarasi fungsi showPage n didapat dari elemen pageNumber, maka fungsi showNextPage akan menampilkan halaman dengan nomor</w:t>
      </w:r>
      <w:r w:rsidR="005A43B6">
        <w:t xml:space="preserve"> halaman</w:t>
      </w:r>
      <w:r w:rsidR="00EA2C11">
        <w:t xml:space="preserve"> lebih besar</w:t>
      </w:r>
      <w:r w:rsidR="005A43B6">
        <w:t xml:space="preserve"> satu nomor </w:t>
      </w:r>
      <w:r w:rsidR="00EA2C11">
        <w:t xml:space="preserve">dari nomor halaman </w:t>
      </w:r>
      <w:r w:rsidR="005A43B6">
        <w:t xml:space="preserve">yang sedang ditampilkan </w:t>
      </w:r>
      <w:r w:rsidR="00EA2C11">
        <w:t xml:space="preserve">saat ini. </w:t>
      </w:r>
      <w:r w:rsidR="005A43B6">
        <w:t xml:space="preserve">Sedangkan fungsi untuk membuka halaman sebelumnya ditunjukan oleh fungsi showPreviousPage yang </w:t>
      </w:r>
      <w:proofErr w:type="gramStart"/>
      <w:r w:rsidR="005A43B6">
        <w:t>akan</w:t>
      </w:r>
      <w:proofErr w:type="gramEnd"/>
      <w:r w:rsidR="005A43B6">
        <w:t xml:space="preserve"> memanggil bernilai n-1, sehingga akan ditampilkan halaman dengan nomor halaman satu nomor lebih kecil dari nomor halaman yang sedang ditampilkan sekarang. </w:t>
      </w:r>
    </w:p>
    <w:tbl>
      <w:tblPr>
        <w:tblStyle w:val="TableGrid"/>
        <w:tblW w:w="0" w:type="auto"/>
        <w:jc w:val="center"/>
        <w:tblInd w:w="468" w:type="dxa"/>
        <w:tblLook w:val="04A0" w:firstRow="1" w:lastRow="0" w:firstColumn="1" w:lastColumn="0" w:noHBand="0" w:noVBand="1"/>
        <w:tblPrChange w:id="457" w:author="ditaoktaria oktaria" w:date="2015-04-21T11:23:00Z">
          <w:tblPr>
            <w:tblStyle w:val="TableGrid"/>
            <w:tblW w:w="0" w:type="auto"/>
            <w:tblLook w:val="04A0" w:firstRow="1" w:lastRow="0" w:firstColumn="1" w:lastColumn="0" w:noHBand="0" w:noVBand="1"/>
          </w:tblPr>
        </w:tblPrChange>
      </w:tblPr>
      <w:tblGrid>
        <w:gridCol w:w="7690"/>
        <w:tblGridChange w:id="458">
          <w:tblGrid>
            <w:gridCol w:w="8158"/>
          </w:tblGrid>
        </w:tblGridChange>
      </w:tblGrid>
      <w:tr w:rsidR="00E14E6A" w14:paraId="56E1B15B" w14:textId="77777777" w:rsidTr="00F749D0">
        <w:trPr>
          <w:jc w:val="center"/>
        </w:trPr>
        <w:tc>
          <w:tcPr>
            <w:tcW w:w="7690" w:type="dxa"/>
            <w:tcPrChange w:id="459" w:author="ditaoktaria oktaria" w:date="2015-04-21T11:23:00Z">
              <w:tcPr>
                <w:tcW w:w="8158" w:type="dxa"/>
              </w:tcPr>
            </w:tcPrChange>
          </w:tcPr>
          <w:p w14:paraId="11897F08" w14:textId="77777777" w:rsidR="00E14E6A" w:rsidRDefault="00E14E6A" w:rsidP="00E14E6A">
            <w:pPr>
              <w:ind w:firstLine="0"/>
            </w:pPr>
            <w:r>
              <w:t>this.showPage = function(a) {</w:t>
            </w:r>
          </w:p>
          <w:p w14:paraId="62DB1BD1" w14:textId="77777777" w:rsidR="00E14E6A" w:rsidRDefault="00E14E6A" w:rsidP="00E14E6A">
            <w:pPr>
              <w:ind w:firstLine="0"/>
            </w:pPr>
            <w:r>
              <w:t xml:space="preserve">        0 &gt;= a ? a = 1 : a &gt; r.length &amp;&amp; (a = r.length);</w:t>
            </w:r>
          </w:p>
          <w:p w14:paraId="0AC6FD77" w14:textId="77777777" w:rsidR="00E14E6A" w:rsidRDefault="00E14E6A" w:rsidP="00E14E6A">
            <w:pPr>
              <w:ind w:firstLine="0"/>
            </w:pPr>
            <w:r>
              <w:t xml:space="preserve">        c.showPage(a);</w:t>
            </w:r>
          </w:p>
          <w:p w14:paraId="0EF67E39" w14:textId="77777777" w:rsidR="00E14E6A" w:rsidRDefault="00E14E6A" w:rsidP="00E14E6A">
            <w:pPr>
              <w:ind w:firstLine="0"/>
            </w:pPr>
            <w:r>
              <w:t xml:space="preserve">        n = a;</w:t>
            </w:r>
          </w:p>
          <w:p w14:paraId="215508D5" w14:textId="77777777" w:rsidR="00E14E6A" w:rsidRDefault="00E14E6A" w:rsidP="00E14E6A">
            <w:pPr>
              <w:ind w:firstLine="0"/>
            </w:pPr>
            <w:r>
              <w:t xml:space="preserve">        document.getElementById("pageNumber").value = n</w:t>
            </w:r>
          </w:p>
          <w:p w14:paraId="564088BA" w14:textId="77777777" w:rsidR="00E14E6A" w:rsidRDefault="00E14E6A" w:rsidP="00E14E6A">
            <w:pPr>
              <w:ind w:firstLine="0"/>
            </w:pPr>
            <w:r>
              <w:t xml:space="preserve">    };</w:t>
            </w:r>
          </w:p>
          <w:p w14:paraId="04CA2E00" w14:textId="77777777" w:rsidR="00E14E6A" w:rsidRDefault="00E14E6A" w:rsidP="00E14E6A">
            <w:pPr>
              <w:ind w:firstLine="0"/>
            </w:pPr>
            <w:r>
              <w:t xml:space="preserve">    this.showNextPage = function() {</w:t>
            </w:r>
          </w:p>
          <w:p w14:paraId="5B537517" w14:textId="77777777" w:rsidR="00E14E6A" w:rsidRDefault="00E14E6A" w:rsidP="00E14E6A">
            <w:pPr>
              <w:ind w:firstLine="0"/>
            </w:pPr>
            <w:r>
              <w:t xml:space="preserve">        b.showPage(n + 1)</w:t>
            </w:r>
          </w:p>
          <w:p w14:paraId="2BBFCAF3" w14:textId="77777777" w:rsidR="00E14E6A" w:rsidRDefault="00E14E6A" w:rsidP="00E14E6A">
            <w:pPr>
              <w:ind w:firstLine="0"/>
            </w:pPr>
            <w:r>
              <w:t xml:space="preserve">    };</w:t>
            </w:r>
          </w:p>
          <w:p w14:paraId="77D98CB6" w14:textId="77777777" w:rsidR="00E14E6A" w:rsidRDefault="00E14E6A" w:rsidP="00E14E6A">
            <w:pPr>
              <w:ind w:firstLine="0"/>
            </w:pPr>
            <w:r>
              <w:t xml:space="preserve">    this.showPreviousPage = function() {</w:t>
            </w:r>
          </w:p>
          <w:p w14:paraId="6FF82A69" w14:textId="77777777" w:rsidR="00E14E6A" w:rsidRDefault="00E14E6A" w:rsidP="00E14E6A">
            <w:pPr>
              <w:ind w:firstLine="0"/>
            </w:pPr>
            <w:r>
              <w:t xml:space="preserve">        b.showPage(n - 1)</w:t>
            </w:r>
          </w:p>
          <w:p w14:paraId="143BD832" w14:textId="1E7FE792" w:rsidR="00E14E6A" w:rsidRDefault="00E14E6A">
            <w:pPr>
              <w:keepNext/>
              <w:ind w:firstLine="0"/>
              <w:rPr>
                <w:rFonts w:eastAsia="Times New Roman" w:cstheme="majorBidi"/>
                <w:b/>
                <w:i/>
                <w:iCs/>
                <w:color w:val="404040" w:themeColor="text1" w:themeTint="BF"/>
              </w:rPr>
              <w:pPrChange w:id="460" w:author="ditaoktaria oktaria" w:date="2015-04-21T11:32:00Z">
                <w:pPr>
                  <w:keepNext/>
                  <w:keepLines/>
                  <w:spacing w:before="200"/>
                  <w:ind w:firstLine="0"/>
                  <w:outlineLvl w:val="4"/>
                </w:pPr>
              </w:pPrChange>
            </w:pPr>
            <w:r>
              <w:t xml:space="preserve">    };</w:t>
            </w:r>
          </w:p>
        </w:tc>
      </w:tr>
    </w:tbl>
    <w:p w14:paraId="69CFD671" w14:textId="3CC2825E"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bookmarkStart w:id="461" w:name="_Toc291236808"/>
      <w:r>
        <w:t xml:space="preserve">Kode 2. </w:t>
      </w:r>
      <w:r w:rsidR="001409D7">
        <w:fldChar w:fldCharType="begin"/>
      </w:r>
      <w:r w:rsidR="001409D7">
        <w:instrText xml:space="preserve"> SEQ Kode_2. \* ARABIC </w:instrText>
      </w:r>
      <w:r w:rsidR="001409D7">
        <w:fldChar w:fldCharType="separate"/>
      </w:r>
      <w:r>
        <w:rPr>
          <w:noProof/>
        </w:rPr>
        <w:t>6</w:t>
      </w:r>
      <w:r w:rsidR="001409D7">
        <w:rPr>
          <w:noProof/>
        </w:rPr>
        <w:fldChar w:fldCharType="end"/>
      </w:r>
      <w:r>
        <w:t xml:space="preserve"> </w:t>
      </w:r>
      <w:r w:rsidRPr="00F749D0">
        <w:rPr>
          <w:b w:val="0"/>
          <w:rPrChange w:id="462" w:author="ditaoktaria oktaria" w:date="2015-04-21T11:32:00Z">
            <w:rPr/>
          </w:rPrChange>
        </w:rPr>
        <w:t>Deklarasi fungsi showPage</w:t>
      </w:r>
      <w:bookmarkEnd w:id="461"/>
    </w:p>
    <w:p w14:paraId="1EF94068" w14:textId="202A4BC8" w:rsidR="00BA7B88" w:rsidRPr="00BD2FA2" w:rsidRDefault="00BA7B88" w:rsidP="00BD2FA2">
      <w:pPr>
        <w:pStyle w:val="Heading1"/>
      </w:pPr>
      <w:bookmarkStart w:id="463" w:name="_Toc378650945"/>
      <w:bookmarkStart w:id="464" w:name="_Toc283905441"/>
      <w:r w:rsidRPr="00BD2FA2">
        <w:lastRenderedPageBreak/>
        <w:t>BAB III</w:t>
      </w:r>
      <w:bookmarkEnd w:id="463"/>
      <w:bookmarkEnd w:id="464"/>
    </w:p>
    <w:p w14:paraId="5B289ACA" w14:textId="77777777" w:rsidR="00BA7B88" w:rsidRPr="00BD2FA2" w:rsidRDefault="00BA7B88" w:rsidP="00BD2FA2">
      <w:pPr>
        <w:pStyle w:val="Heading1"/>
      </w:pPr>
      <w:bookmarkStart w:id="465" w:name="_Toc378650946"/>
      <w:bookmarkStart w:id="466" w:name="_Toc283905442"/>
      <w:r w:rsidRPr="00BD2FA2">
        <w:t>METODOLOGI PENELITIAN</w:t>
      </w:r>
      <w:bookmarkEnd w:id="465"/>
      <w:bookmarkEnd w:id="466"/>
    </w:p>
    <w:p w14:paraId="3FC71C63" w14:textId="77777777" w:rsidR="00BA7B88" w:rsidRPr="00BD2FA2" w:rsidRDefault="00BA7B88" w:rsidP="00BA7B88">
      <w:pPr>
        <w:rPr>
          <w:szCs w:val="24"/>
        </w:rPr>
      </w:pPr>
    </w:p>
    <w:p w14:paraId="533CF379" w14:textId="4361F6C5" w:rsidR="003E3A1C" w:rsidRDefault="003E3A1C" w:rsidP="003E3A1C">
      <w:r>
        <w:t xml:space="preserve">Pada </w:t>
      </w:r>
      <w:proofErr w:type="gramStart"/>
      <w:r>
        <w:t>bab</w:t>
      </w:r>
      <w:proofErr w:type="gramEnd"/>
      <w:r>
        <w:t xml:space="preserve"> ini dijelaskan langkah - langkah yang akan dilakukan dalam pengerjaan skripsi, yaitu deskripsi aplikasi, studi literatur, perancangan, implementasi, analisis dan pengujian dari </w:t>
      </w:r>
      <w:r w:rsidR="007964C3">
        <w:t>sistem</w:t>
      </w:r>
      <w:r>
        <w:t xml:space="preserve"> yang akan dibuat. </w:t>
      </w:r>
      <w:proofErr w:type="gramStart"/>
      <w:r>
        <w:t xml:space="preserve">Kesimpulan dan saran disertakan sebagai catatan atas aplikasi dan kemungkinan arah pengembangan </w:t>
      </w:r>
      <w:r w:rsidR="007964C3">
        <w:t>sistem</w:t>
      </w:r>
      <w:r>
        <w:t xml:space="preserve"> selanjutnya.</w:t>
      </w:r>
      <w:proofErr w:type="gramEnd"/>
      <w:r>
        <w:t xml:space="preserve">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467" w:name="_Toc278105349"/>
      <w:bookmarkStart w:id="468" w:name="_Toc283911711"/>
      <w:bookmarkStart w:id="469" w:name="_Toc289504826"/>
      <w:bookmarkStart w:id="470" w:name="_Toc289504916"/>
      <w:r>
        <w:t xml:space="preserve">Gambar 3. </w:t>
      </w:r>
      <w:r w:rsidR="001409D7">
        <w:fldChar w:fldCharType="begin"/>
      </w:r>
      <w:r w:rsidR="001409D7">
        <w:instrText xml:space="preserve"> SEQ Gambar_3. \* ARABIC </w:instrText>
      </w:r>
      <w:r w:rsidR="001409D7">
        <w:fldChar w:fldCharType="separate"/>
      </w:r>
      <w:r w:rsidR="00C17CFD">
        <w:rPr>
          <w:noProof/>
        </w:rPr>
        <w:t>1</w:t>
      </w:r>
      <w:r w:rsidR="001409D7">
        <w:rPr>
          <w:noProof/>
        </w:rPr>
        <w:fldChar w:fldCharType="end"/>
      </w:r>
      <w:r>
        <w:t xml:space="preserve"> </w:t>
      </w:r>
      <w:r w:rsidRPr="005D4399">
        <w:rPr>
          <w:b w:val="0"/>
        </w:rPr>
        <w:t>Diagram alir runtutan pengerjaan skripsi</w:t>
      </w:r>
      <w:bookmarkEnd w:id="467"/>
      <w:bookmarkEnd w:id="468"/>
      <w:bookmarkEnd w:id="469"/>
      <w:bookmarkEnd w:id="470"/>
    </w:p>
    <w:p w14:paraId="35DE8740" w14:textId="2171E54E" w:rsidR="003E3A1C" w:rsidRDefault="003E3A1C">
      <w:pPr>
        <w:pStyle w:val="Heading2"/>
        <w:numPr>
          <w:ilvl w:val="0"/>
          <w:numId w:val="66"/>
        </w:numPr>
        <w:ind w:hanging="630"/>
        <w:pPrChange w:id="471" w:author="ditaoktaria oktaria" w:date="2015-03-18T08:51:00Z">
          <w:pPr>
            <w:pStyle w:val="Heading2"/>
            <w:tabs>
              <w:tab w:val="left" w:pos="709"/>
            </w:tabs>
            <w:spacing w:after="60"/>
            <w:ind w:hanging="719"/>
          </w:pPr>
        </w:pPrChange>
      </w:pPr>
      <w:bookmarkStart w:id="472" w:name="h.30j0zll" w:colFirst="0" w:colLast="0"/>
      <w:bookmarkStart w:id="473" w:name="h.1fob9te" w:colFirst="0" w:colLast="0"/>
      <w:bookmarkStart w:id="474" w:name="_Toc403732938"/>
      <w:bookmarkStart w:id="475" w:name="_Toc283905443"/>
      <w:bookmarkEnd w:id="472"/>
      <w:bookmarkEnd w:id="473"/>
      <w:r>
        <w:lastRenderedPageBreak/>
        <w:t>Studi Literatur</w:t>
      </w:r>
      <w:bookmarkEnd w:id="474"/>
      <w:bookmarkEnd w:id="475"/>
    </w:p>
    <w:p w14:paraId="34F78455" w14:textId="59F8D3C9" w:rsidR="003E3A1C" w:rsidRDefault="003E3A1C" w:rsidP="003E3A1C">
      <w:pPr>
        <w:pStyle w:val="Normal1"/>
        <w:spacing w:line="360" w:lineRule="auto"/>
        <w:ind w:firstLine="720"/>
        <w:jc w:val="both"/>
      </w:pPr>
      <w:proofErr w:type="gramStart"/>
      <w:r>
        <w:t>Studi literatur menjelaskan dasar teori yang digunakan untuk menunjang penulisan skripsi.</w:t>
      </w:r>
      <w:proofErr w:type="gramEnd"/>
      <w:r>
        <w:t xml:space="preserve">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476" w:author="ditaoktaria" w:date="2015-01-24T09:01:00Z"/>
        </w:rPr>
      </w:pPr>
      <w:r>
        <w:t>Pengenalan</w:t>
      </w:r>
      <w:r>
        <w:rPr>
          <w:i/>
        </w:rPr>
        <w:t xml:space="preserve"> </w:t>
      </w:r>
      <w:ins w:id="477" w:author="ditaoktaria" w:date="2015-01-26T14:01:00Z">
        <w:r w:rsidR="00D92339">
          <w:t xml:space="preserve">Android </w:t>
        </w:r>
      </w:ins>
      <w:ins w:id="478" w:author="ditaoktaria" w:date="2015-01-26T14:02:00Z">
        <w:r w:rsidR="002A2A4B">
          <w:t>s</w:t>
        </w:r>
      </w:ins>
      <w:r>
        <w:t>et-</w:t>
      </w:r>
      <w:ins w:id="479" w:author="ditaoktaria" w:date="2015-01-26T14:02:00Z">
        <w:r w:rsidR="002A2A4B">
          <w:t>t</w:t>
        </w:r>
      </w:ins>
      <w:r>
        <w:t>op-</w:t>
      </w:r>
      <w:ins w:id="480"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481" w:author="ditaoktaria oktaria" w:date="2015-03-19T15:37:00Z"/>
        </w:rPr>
      </w:pPr>
      <w:ins w:id="482" w:author="ditaoktaria" w:date="2015-01-24T09:01:00Z">
        <w:del w:id="483" w:author="ditaoktaria oktaria" w:date="2015-03-19T15:37:00Z">
          <w:r w:rsidDel="00C3622D">
            <w:delText>XML</w:delText>
          </w:r>
        </w:del>
      </w:ins>
      <w:ins w:id="484"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485" w:author="ditaoktaria oktaria" w:date="2015-03-19T15:37:00Z"/>
        </w:rPr>
      </w:pPr>
      <w:ins w:id="486"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487" w:author="ditaoktaria" w:date="2015-01-24T09:01:00Z"/>
        </w:rPr>
      </w:pPr>
      <w:ins w:id="488" w:author="ditaoktaria oktaria" w:date="2015-03-19T15:37:00Z">
        <w:r>
          <w:t>JSON</w:t>
        </w:r>
      </w:ins>
    </w:p>
    <w:p w14:paraId="474EFABC" w14:textId="35D09921" w:rsidR="003E3A1C" w:rsidRDefault="003E3A1C">
      <w:pPr>
        <w:pStyle w:val="Heading2"/>
        <w:numPr>
          <w:ilvl w:val="0"/>
          <w:numId w:val="66"/>
        </w:numPr>
        <w:ind w:hanging="630"/>
        <w:pPrChange w:id="489" w:author="ditaoktaria oktaria" w:date="2015-03-18T08:52:00Z">
          <w:pPr>
            <w:pStyle w:val="Heading2"/>
            <w:tabs>
              <w:tab w:val="left" w:pos="709"/>
            </w:tabs>
            <w:spacing w:after="60"/>
            <w:ind w:hanging="719"/>
          </w:pPr>
        </w:pPrChange>
      </w:pPr>
      <w:bookmarkStart w:id="490" w:name="h.3znysh7" w:colFirst="0" w:colLast="0"/>
      <w:bookmarkStart w:id="491" w:name="_Toc403732939"/>
      <w:bookmarkStart w:id="492" w:name="_Toc283905444"/>
      <w:bookmarkEnd w:id="490"/>
      <w:r>
        <w:t>Analis</w:t>
      </w:r>
      <w:ins w:id="493" w:author="ditaoktaria" w:date="2014-12-27T20:36:00Z">
        <w:r w:rsidR="00CE4947">
          <w:t>is</w:t>
        </w:r>
      </w:ins>
      <w:r>
        <w:t xml:space="preserve"> Kebutuhan</w:t>
      </w:r>
      <w:bookmarkEnd w:id="491"/>
      <w:bookmarkEnd w:id="492"/>
    </w:p>
    <w:p w14:paraId="16802BB6" w14:textId="11A85D95" w:rsidR="004745AC" w:rsidRDefault="003E3A1C" w:rsidP="003E3A1C">
      <w:pPr>
        <w:pStyle w:val="Normal1"/>
        <w:spacing w:line="360" w:lineRule="auto"/>
        <w:ind w:firstLine="709"/>
        <w:jc w:val="both"/>
        <w:rPr>
          <w:ins w:id="494" w:author="ditaoktaria" w:date="2015-01-24T09:55:00Z"/>
        </w:rPr>
      </w:pPr>
      <w:bookmarkStart w:id="495" w:name="h.2et92p0" w:colFirst="0" w:colLast="0"/>
      <w:bookmarkEnd w:id="495"/>
      <w:r>
        <w:t xml:space="preserve">Analisis kebutuhan bertujuan untuk mendapatkan semua kebutuhan yang diperlukan </w:t>
      </w:r>
      <w:ins w:id="496" w:author="ditaoktaria" w:date="2015-01-24T09:04:00Z">
        <w:r w:rsidR="00D06F05">
          <w:t>oleh</w:t>
        </w:r>
      </w:ins>
      <w:r>
        <w:t xml:space="preserve"> sistem yang </w:t>
      </w:r>
      <w:proofErr w:type="gramStart"/>
      <w:r>
        <w:t>akan</w:t>
      </w:r>
      <w:proofErr w:type="gramEnd"/>
      <w:r>
        <w:t xml:space="preserve"> dibangun. </w:t>
      </w:r>
      <w:proofErr w:type="gramStart"/>
      <w:r>
        <w:t>Analisis kebutuhan dimulai dengan mempelajari sistem yang telah ada, kemudian menganalis</w:t>
      </w:r>
      <w:ins w:id="497" w:author="ditaoktaria" w:date="2014-12-27T20:37:00Z">
        <w:r w:rsidR="00CE4947">
          <w:t>is</w:t>
        </w:r>
      </w:ins>
      <w:r>
        <w:t xml:space="preserve"> permasalahan, kelemahan dan kebutuhan dari sistem tersebut.</w:t>
      </w:r>
      <w:proofErr w:type="gramEnd"/>
      <w:r>
        <w:t xml:space="preserve"> Hingga hasilnya dapat digunakan sebagai bahan analis</w:t>
      </w:r>
      <w:ins w:id="498" w:author="ditaoktaria" w:date="2014-12-27T20:37:00Z">
        <w:r w:rsidR="00CE4947">
          <w:t>is</w:t>
        </w:r>
      </w:ins>
      <w:r>
        <w:t xml:space="preserve"> untuk mendapatkan solusi sistem baru yang memiliki keunggulan dari sistem yang sudah ada</w:t>
      </w:r>
      <w:ins w:id="499"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proofErr w:type="gramStart"/>
      <w:r>
        <w:t>Analisis kebutuhan sistem digambarkan menggunakan</w:t>
      </w:r>
      <w:r w:rsidR="00A26B72">
        <w:t xml:space="preserve"> bahasa pemodelan UML.</w:t>
      </w:r>
      <w:proofErr w:type="gramEnd"/>
      <w:r w:rsidR="00A26B72">
        <w:t xml:space="preserve"> Dalam pemodelan UML, tahap analisis kebutuhan direpresentasikan dengan menggunakan </w:t>
      </w:r>
      <w:r>
        <w:rPr>
          <w:i/>
        </w:rPr>
        <w:t>Use Case diagram</w:t>
      </w:r>
      <w:r w:rsidR="00A26B72">
        <w:rPr>
          <w:i/>
        </w:rPr>
        <w:t xml:space="preserve"> </w:t>
      </w:r>
      <w:r w:rsidR="00A26B72">
        <w:t xml:space="preserve">untuk mendapatkan konsep yang jelas mengenai sistem yang </w:t>
      </w:r>
      <w:proofErr w:type="gramStart"/>
      <w:r w:rsidR="00A26B72">
        <w:t>akan</w:t>
      </w:r>
      <w:proofErr w:type="gramEnd"/>
      <w:r w:rsidR="00A26B72">
        <w:t xml:space="preserve">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500" w:author="ditaoktaria" w:date="2015-01-24T09:50:00Z">
        <w:r w:rsidR="00A26B72">
          <w:t xml:space="preserve"> ini,</w:t>
        </w:r>
      </w:ins>
      <w:r>
        <w:t xml:space="preserve"> yaitu melakukan penjabaran tentang gambaran umum </w:t>
      </w:r>
      <w:ins w:id="501" w:author="ditaoktaria" w:date="2015-01-24T09:54:00Z">
        <w:r w:rsidR="00613F38">
          <w:t>sistem</w:t>
        </w:r>
      </w:ins>
      <w:r>
        <w:t xml:space="preserve">, melakukan proses identifikasi aktor yang terlibat dalam </w:t>
      </w:r>
      <w:ins w:id="502" w:author="ditaoktaria" w:date="2015-01-24T09:54:00Z">
        <w:r w:rsidR="00613F38">
          <w:t>sistem</w:t>
        </w:r>
      </w:ins>
      <w:r>
        <w:t xml:space="preserve">, membuat daftar kebutuhan pengguna dengan menganalisis kebutuhan fungsional dan kebutuhan </w:t>
      </w:r>
      <w:proofErr w:type="gramStart"/>
      <w:r>
        <w:t>non fungsional</w:t>
      </w:r>
      <w:proofErr w:type="gramEnd"/>
      <w:r>
        <w:t>.</w:t>
      </w:r>
    </w:p>
    <w:p w14:paraId="7986D198" w14:textId="5415623F" w:rsidR="003E3A1C" w:rsidRDefault="003E3A1C">
      <w:pPr>
        <w:pStyle w:val="Heading2"/>
        <w:numPr>
          <w:ilvl w:val="0"/>
          <w:numId w:val="66"/>
        </w:numPr>
        <w:ind w:hanging="630"/>
        <w:pPrChange w:id="503" w:author="ditaoktaria oktaria" w:date="2015-03-18T08:52:00Z">
          <w:pPr>
            <w:pStyle w:val="Heading2"/>
            <w:tabs>
              <w:tab w:val="left" w:pos="709"/>
            </w:tabs>
            <w:spacing w:after="60"/>
            <w:ind w:hanging="719"/>
          </w:pPr>
        </w:pPrChange>
      </w:pPr>
      <w:bookmarkStart w:id="504" w:name="_Toc403732940"/>
      <w:bookmarkStart w:id="505" w:name="_Toc283905445"/>
      <w:r>
        <w:t>Perancangan</w:t>
      </w:r>
      <w:bookmarkEnd w:id="504"/>
      <w:bookmarkEnd w:id="505"/>
    </w:p>
    <w:p w14:paraId="472C6C13" w14:textId="77777777" w:rsidR="003E5772" w:rsidRDefault="003E5772" w:rsidP="003E5772">
      <w:pPr>
        <w:pStyle w:val="Normal1"/>
        <w:spacing w:line="360" w:lineRule="auto"/>
        <w:ind w:firstLine="720"/>
        <w:jc w:val="both"/>
      </w:pPr>
      <w:bookmarkStart w:id="506" w:name="h.tyjcwt" w:colFirst="0" w:colLast="0"/>
      <w:bookmarkEnd w:id="506"/>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 xml:space="preserve">Perancangan arsitektur sistem dilakukan </w:t>
      </w:r>
      <w:proofErr w:type="gramStart"/>
      <w:r>
        <w:t>dengan  merepresentasikan</w:t>
      </w:r>
      <w:proofErr w:type="gramEnd"/>
      <w:r>
        <w:t xml:space="preserve">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proofErr w:type="gramStart"/>
      <w:r>
        <w:t>Pemodelan activity diagram digunakan untuk merancang alur aktivitas yang dilakukan antara pengguna dengan sistem.</w:t>
      </w:r>
      <w:proofErr w:type="gramEnd"/>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proofErr w:type="gramStart"/>
      <w:r>
        <w:t xml:space="preserve">Model representasi dari perancangan basis data menggunakan </w:t>
      </w:r>
      <w:r>
        <w:rPr>
          <w:i/>
        </w:rPr>
        <w:t>Entity Relationship Diagram</w:t>
      </w:r>
      <w:r>
        <w:t xml:space="preserve"> (ERD) yang merepresentasikan entitas dan atribut beserta relasinya.</w:t>
      </w:r>
      <w:proofErr w:type="gramEnd"/>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proofErr w:type="gramStart"/>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roofErr w:type="gramEnd"/>
    </w:p>
    <w:p w14:paraId="2515EFB7" w14:textId="53FCADE7" w:rsidR="003E3A1C" w:rsidRDefault="003E3A1C">
      <w:pPr>
        <w:pStyle w:val="Heading2"/>
        <w:numPr>
          <w:ilvl w:val="0"/>
          <w:numId w:val="66"/>
        </w:numPr>
        <w:ind w:hanging="630"/>
        <w:pPrChange w:id="507" w:author="ditaoktaria oktaria" w:date="2015-03-18T08:52:00Z">
          <w:pPr>
            <w:pStyle w:val="Heading2"/>
            <w:numPr>
              <w:numId w:val="0"/>
            </w:numPr>
            <w:ind w:left="0" w:firstLine="0"/>
          </w:pPr>
        </w:pPrChange>
      </w:pPr>
      <w:bookmarkStart w:id="508" w:name="_Toc403732941"/>
      <w:bookmarkStart w:id="509" w:name="_Toc283905446"/>
      <w:r>
        <w:t>Implementasi</w:t>
      </w:r>
      <w:bookmarkEnd w:id="508"/>
      <w:bookmarkEnd w:id="509"/>
    </w:p>
    <w:p w14:paraId="559A07DC" w14:textId="573E25CD" w:rsidR="003E3A1C" w:rsidRDefault="003E3A1C" w:rsidP="003E3A1C">
      <w:pPr>
        <w:pStyle w:val="Normal1"/>
        <w:spacing w:line="360" w:lineRule="auto"/>
        <w:ind w:firstLine="709"/>
        <w:jc w:val="both"/>
      </w:pPr>
      <w:proofErr w:type="gramStart"/>
      <w:r>
        <w:t xml:space="preserve">Implementasi </w:t>
      </w:r>
      <w:r w:rsidR="003861C1">
        <w:t xml:space="preserve">sistem </w:t>
      </w:r>
      <w:r w:rsidR="00F3117C">
        <w:t>mengacu pada perancangan sistem.</w:t>
      </w:r>
      <w:proofErr w:type="gramEnd"/>
      <w:r>
        <w:t xml:space="preserve"> </w:t>
      </w:r>
      <w:proofErr w:type="gramStart"/>
      <w:r>
        <w:t xml:space="preserve">Implementasi </w:t>
      </w:r>
      <w:r w:rsidR="007964C3">
        <w:t>sistem</w:t>
      </w:r>
      <w:ins w:id="510" w:author="ditaoktaria" w:date="2015-01-25T19:51:00Z">
        <w:r w:rsidR="003861C1">
          <w:t xml:space="preserve"> pada</w:t>
        </w:r>
      </w:ins>
      <w:ins w:id="511" w:author="ditaoktaria" w:date="2015-01-25T19:50:00Z">
        <w:r w:rsidR="003861C1">
          <w:t xml:space="preserve"> </w:t>
        </w:r>
      </w:ins>
      <w:r>
        <w:t xml:space="preserve">sistem </w:t>
      </w:r>
      <w:ins w:id="512" w:author="ditaoktaria" w:date="2015-01-25T19:54:00Z">
        <w:r w:rsidR="003861C1">
          <w:t xml:space="preserve">ini menggunakan model </w:t>
        </w:r>
      </w:ins>
      <w:ins w:id="513" w:author="Aryo Pinandito" w:date="2015-02-17T08:50:00Z">
        <w:r w:rsidR="009E3531" w:rsidRPr="009E3531">
          <w:rPr>
            <w:i/>
            <w:rPrChange w:id="514" w:author="Aryo Pinandito" w:date="2015-02-17T08:50:00Z">
              <w:rPr/>
            </w:rPrChange>
          </w:rPr>
          <w:t>native</w:t>
        </w:r>
      </w:ins>
      <w:ins w:id="515" w:author="ditaoktaria" w:date="2015-01-25T19:54:00Z">
        <w:r w:rsidR="003861C1">
          <w:t xml:space="preserve"> dengan</w:t>
        </w:r>
      </w:ins>
      <w:r>
        <w:t xml:space="preserve"> menggunakan bahasa pemrograman</w:t>
      </w:r>
      <w:ins w:id="516" w:author="ditaoktaria" w:date="2015-01-25T19:50:00Z">
        <w:r w:rsidR="003861C1">
          <w:t xml:space="preserve"> Java Android.</w:t>
        </w:r>
        <w:proofErr w:type="gramEnd"/>
        <w:r w:rsidR="003861C1">
          <w:t xml:space="preserve"> </w:t>
        </w:r>
        <w:proofErr w:type="gramStart"/>
        <w:r w:rsidR="003861C1">
          <w:t>Sedangkan</w:t>
        </w:r>
      </w:ins>
      <w:ins w:id="517" w:author="ditaoktaria" w:date="2015-01-25T20:01:00Z">
        <w:r w:rsidR="00BF14CF">
          <w:t xml:space="preserve"> </w:t>
        </w:r>
      </w:ins>
      <w:r w:rsidR="009E3531">
        <w:t xml:space="preserve">pengelolaan data sistem yang dibangun </w:t>
      </w:r>
      <w:r>
        <w:t xml:space="preserve">menggunakan </w:t>
      </w:r>
      <w:commentRangeStart w:id="518"/>
      <w:r w:rsidR="00F00CD6" w:rsidRPr="001227FC">
        <w:t>Database Management System</w:t>
      </w:r>
      <w:r w:rsidR="00F00CD6">
        <w:t xml:space="preserve"> </w:t>
      </w:r>
      <w:commentRangeEnd w:id="518"/>
      <w:r w:rsidR="00CE6202">
        <w:rPr>
          <w:rStyle w:val="CommentReference"/>
          <w:rFonts w:eastAsia="Calibri"/>
          <w:color w:val="auto"/>
        </w:rPr>
        <w:commentReference w:id="518"/>
      </w:r>
      <w:r>
        <w:t>MySQL</w:t>
      </w:r>
      <w:ins w:id="519" w:author="ditaoktaria" w:date="2015-01-25T19:57:00Z">
        <w:r w:rsidR="00F00CD6">
          <w:t>.</w:t>
        </w:r>
        <w:proofErr w:type="gramEnd"/>
        <w:r w:rsidR="00F00CD6">
          <w:t xml:space="preserve"> </w:t>
        </w:r>
        <w:proofErr w:type="gramStart"/>
        <w:r w:rsidR="00F00CD6">
          <w:t xml:space="preserve">Pada </w:t>
        </w:r>
      </w:ins>
      <w:r>
        <w:t xml:space="preserve">tahap akhir dilakukan implementasi simulasi pada </w:t>
      </w:r>
      <w:r>
        <w:rPr>
          <w:i/>
        </w:rPr>
        <w:t>hardware</w:t>
      </w:r>
      <w:r>
        <w:t xml:space="preserve"> secara langsung dari Eclipse menggunakan </w:t>
      </w:r>
      <w:commentRangeStart w:id="520"/>
      <w:r w:rsidRPr="001227FC">
        <w:rPr>
          <w:rPrChange w:id="521" w:author="ditaoktaria" w:date="2015-03-23T18:34:00Z">
            <w:rPr>
              <w:i/>
            </w:rPr>
          </w:rPrChange>
        </w:rPr>
        <w:t>Android Develepmoent Tools</w:t>
      </w:r>
      <w:r>
        <w:t xml:space="preserve"> </w:t>
      </w:r>
      <w:commentRangeEnd w:id="520"/>
      <w:r w:rsidR="00CE6202">
        <w:rPr>
          <w:rStyle w:val="CommentReference"/>
          <w:rFonts w:eastAsia="Calibri"/>
          <w:color w:val="auto"/>
        </w:rPr>
        <w:commentReference w:id="520"/>
      </w:r>
      <w:r>
        <w:t>(ADT).</w:t>
      </w:r>
      <w:proofErr w:type="gramEnd"/>
      <w:r>
        <w:t xml:space="preserve"> </w:t>
      </w:r>
    </w:p>
    <w:p w14:paraId="112C6E99" w14:textId="7B8B6710" w:rsidR="003E3A1C" w:rsidRDefault="003E3A1C">
      <w:pPr>
        <w:pStyle w:val="Heading2"/>
        <w:numPr>
          <w:ilvl w:val="0"/>
          <w:numId w:val="66"/>
        </w:numPr>
        <w:ind w:hanging="630"/>
        <w:pPrChange w:id="522" w:author="ditaoktaria oktaria" w:date="2015-03-18T08:53:00Z">
          <w:pPr>
            <w:pStyle w:val="Heading2"/>
            <w:tabs>
              <w:tab w:val="left" w:pos="709"/>
            </w:tabs>
            <w:spacing w:after="60"/>
            <w:ind w:hanging="719"/>
          </w:pPr>
        </w:pPrChange>
      </w:pPr>
      <w:bookmarkStart w:id="523" w:name="_Toc403732942"/>
      <w:bookmarkStart w:id="524" w:name="_Toc283905447"/>
      <w:r>
        <w:t>Pengujian dan Analisis</w:t>
      </w:r>
      <w:bookmarkEnd w:id="523"/>
      <w:bookmarkEnd w:id="524"/>
    </w:p>
    <w:p w14:paraId="709B97BB" w14:textId="26984129" w:rsidR="003E3A1C" w:rsidRDefault="003E3A1C" w:rsidP="003E3A1C">
      <w:pPr>
        <w:pStyle w:val="Normal1"/>
        <w:spacing w:line="360" w:lineRule="auto"/>
        <w:ind w:firstLine="709"/>
        <w:jc w:val="both"/>
      </w:pPr>
      <w:proofErr w:type="gramStart"/>
      <w:r>
        <w:t xml:space="preserve">Pengujian </w:t>
      </w:r>
      <w:r w:rsidR="00800A29">
        <w:t xml:space="preserve">yang dilakukan </w:t>
      </w:r>
      <w:r w:rsidR="00441B8A">
        <w:t>pada penilitian ini adalah pengujian validasi</w:t>
      </w:r>
      <w:r w:rsidR="00800A29">
        <w:t xml:space="preserve"> dan kompatibilitas</w:t>
      </w:r>
      <w:r w:rsidR="00441B8A">
        <w:t>.</w:t>
      </w:r>
      <w:proofErr w:type="gramEnd"/>
      <w:r w:rsidR="00441B8A">
        <w:t xml:space="preserve"> Pengujian validasi</w:t>
      </w:r>
      <w:r w:rsidR="00800A29">
        <w:t xml:space="preserve"> menggunakan metode </w:t>
      </w:r>
      <w:proofErr w:type="gramStart"/>
      <w:r w:rsidR="00800A29">
        <w:t>black-box</w:t>
      </w:r>
      <w:proofErr w:type="gramEnd"/>
      <w:r w:rsidR="00800A29">
        <w:t xml:space="preserve">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xml:space="preserve">. </w:t>
      </w:r>
      <w:proofErr w:type="gramStart"/>
      <w:r w:rsidR="00800A29">
        <w:t>Sedangkan pengujian kompatibilitas digunakan untuk mengetahui tingkat keberhasilan aplikasi untuk diterapkan dalam versi-versi berbe</w:t>
      </w:r>
      <w:r w:rsidR="000D4274">
        <w:t>da dalam sistem operasi Android.</w:t>
      </w:r>
      <w:proofErr w:type="gramEnd"/>
      <w:r w:rsidR="000F71D1">
        <w:t xml:space="preserve"> </w:t>
      </w:r>
      <w:proofErr w:type="gramStart"/>
      <w:r w:rsidR="000F71D1">
        <w:t>Setelah tahap pengujian selesai, maka dilakukan analisis terhadap hasil pengujian sehingga mendapatkan kesimpulan dari sistem yang telah dibuat.</w:t>
      </w:r>
      <w:proofErr w:type="gramEnd"/>
    </w:p>
    <w:p w14:paraId="7E2EF3BD" w14:textId="10965F58" w:rsidR="003E3A1C" w:rsidRDefault="003E3A1C">
      <w:pPr>
        <w:pStyle w:val="Heading2"/>
        <w:numPr>
          <w:ilvl w:val="0"/>
          <w:numId w:val="66"/>
        </w:numPr>
        <w:ind w:hanging="630"/>
        <w:pPrChange w:id="525" w:author="ditaoktaria oktaria" w:date="2015-03-18T08:53:00Z">
          <w:pPr>
            <w:pStyle w:val="Heading2"/>
            <w:numPr>
              <w:numId w:val="0"/>
            </w:numPr>
            <w:ind w:left="0" w:firstLine="0"/>
          </w:pPr>
        </w:pPrChange>
      </w:pPr>
      <w:bookmarkStart w:id="526" w:name="_Toc403732943"/>
      <w:bookmarkStart w:id="527" w:name="_Toc283905448"/>
      <w:r>
        <w:lastRenderedPageBreak/>
        <w:t>Pengambilan Kesimpulan dan Saran</w:t>
      </w:r>
      <w:bookmarkEnd w:id="526"/>
      <w:bookmarkEnd w:id="527"/>
    </w:p>
    <w:p w14:paraId="6A499896" w14:textId="7216A7EF" w:rsidR="003E3A1C" w:rsidRDefault="003E5772" w:rsidP="003E3A1C">
      <w:pPr>
        <w:pStyle w:val="Normal1"/>
        <w:spacing w:line="360" w:lineRule="auto"/>
        <w:ind w:firstLine="709"/>
        <w:jc w:val="both"/>
      </w:pPr>
      <w:r>
        <w:t>Tahap terakhir dari penulisan adalah pengambilan kesimpulan dan saran</w:t>
      </w:r>
      <w:proofErr w:type="gramStart"/>
      <w:r>
        <w:t>..</w:t>
      </w:r>
      <w:proofErr w:type="gramEnd"/>
      <w:r>
        <w:t xml:space="preserve"> </w:t>
      </w:r>
      <w:proofErr w:type="gramStart"/>
      <w:r>
        <w:t>Kesimpulan diambil dari hasil pengujian dan analisis terhadap sistem yang dibangun untuk mengetahui sistem yang dibuat telah sesuai dengan spesifikasi kebutuhan dan telah memenuhi manfaat dan tujuan dilakukannya penelitian.</w:t>
      </w:r>
      <w:proofErr w:type="gramEnd"/>
      <w:r>
        <w:t xml:space="preserve"> </w:t>
      </w:r>
      <w:proofErr w:type="gramStart"/>
      <w:r>
        <w:t>Pengambilan saran dilakukan dengan tujuan untuk memperbaiki kesalahan atau kekurangan yang terjadi pada penelitian untuk memberikan pertimbangan atas pengembangan sistem lebih lanjut</w:t>
      </w:r>
      <w:r w:rsidR="003E3A1C">
        <w:t>.</w:t>
      </w:r>
      <w:proofErr w:type="gramEnd"/>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3"/>
          <w:footerReference w:type="default" r:id="rId24"/>
          <w:footerReference w:type="first" r:id="rId25"/>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lastRenderedPageBreak/>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proofErr w:type="gramStart"/>
      <w:r w:rsidRPr="0052511F">
        <w:t>Bab ini membahas mengenai ana</w:t>
      </w:r>
      <w:r>
        <w:t>lisis dan perancangan aplikasi.</w:t>
      </w:r>
      <w:proofErr w:type="gramEnd"/>
      <w:r w:rsidRPr="0052511F">
        <w:t xml:space="preserve"> </w:t>
      </w:r>
      <w:r>
        <w:t>Berikut diagram tahapan analisis dan perancangan aplikasi pada penelitian ini :</w:t>
      </w:r>
    </w:p>
    <w:p w14:paraId="00AD7759" w14:textId="74637811" w:rsidR="00E2503C" w:rsidRDefault="00E2503C" w:rsidP="00E2503C">
      <w:pPr>
        <w:keepNext/>
        <w:ind w:firstLine="0"/>
      </w:pPr>
      <w:r w:rsidRPr="00B642C8">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528" w:name="_Toc289588897"/>
      <w:r>
        <w:t xml:space="preserve">Gambar 4. </w:t>
      </w:r>
      <w:r w:rsidR="001409D7">
        <w:fldChar w:fldCharType="begin"/>
      </w:r>
      <w:r w:rsidR="001409D7">
        <w:instrText xml:space="preserve"> SEQ Gambar_4. \* ARABIC </w:instrText>
      </w:r>
      <w:r w:rsidR="001409D7">
        <w:fldChar w:fldCharType="separate"/>
      </w:r>
      <w:r w:rsidR="00AC2D5F">
        <w:rPr>
          <w:noProof/>
        </w:rPr>
        <w:t>1</w:t>
      </w:r>
      <w:r w:rsidR="001409D7">
        <w:rPr>
          <w:noProof/>
        </w:rPr>
        <w:fldChar w:fldCharType="end"/>
      </w:r>
      <w:r>
        <w:t xml:space="preserve"> </w:t>
      </w:r>
      <w:r w:rsidRPr="00B61150">
        <w:rPr>
          <w:b w:val="0"/>
        </w:rPr>
        <w:t>Diagram Pohon Analisis dan Perancangan</w:t>
      </w:r>
      <w:bookmarkEnd w:id="528"/>
    </w:p>
    <w:p w14:paraId="325532C3" w14:textId="77777777" w:rsidR="00E2503C" w:rsidRDefault="00E2503C">
      <w:pPr>
        <w:pStyle w:val="Heading2"/>
        <w:numPr>
          <w:ilvl w:val="0"/>
          <w:numId w:val="67"/>
        </w:numPr>
        <w:ind w:hanging="630"/>
        <w:pPrChange w:id="529"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w:t>
      </w:r>
      <w:proofErr w:type="gramStart"/>
      <w:r>
        <w:t>Analisis kebutuhan ini dilakukan untuk mendapatkan kebutuhan yang harus disediakan oleh sistem agar dapat memenuhi kebutuhan pengguna.</w:t>
      </w:r>
      <w:proofErr w:type="gramEnd"/>
    </w:p>
    <w:p w14:paraId="6FFF6B6C" w14:textId="77777777" w:rsidR="00E2503C" w:rsidRDefault="00E2503C" w:rsidP="00E2503C">
      <w:pPr>
        <w:pStyle w:val="Heading3"/>
        <w:numPr>
          <w:ilvl w:val="0"/>
          <w:numId w:val="19"/>
        </w:numPr>
        <w:ind w:hanging="720"/>
      </w:pPr>
      <w:r>
        <w:lastRenderedPageBreak/>
        <w:t>Gambaran Umum Aplikasi</w:t>
      </w:r>
    </w:p>
    <w:p w14:paraId="34C8F167" w14:textId="77777777" w:rsidR="00E2503C" w:rsidRDefault="00E2503C" w:rsidP="00E2503C">
      <w:proofErr w:type="gramStart"/>
      <w:r>
        <w:t>Penjabaran gambaran umum aplikasi</w:t>
      </w:r>
      <w:r>
        <w:rPr>
          <w:i/>
        </w:rPr>
        <w:t xml:space="preserve"> </w:t>
      </w:r>
      <w:r>
        <w:t>meliputi penjelasan tentang deskripsi umum aplikasi dan lingkungan aplikasi.</w:t>
      </w:r>
      <w:proofErr w:type="gramEnd"/>
      <w:r>
        <w:t xml:space="preserve"> Berikut penjabarannya :</w:t>
      </w:r>
    </w:p>
    <w:p w14:paraId="1BE1D283" w14:textId="77777777" w:rsidR="00E2503C" w:rsidRDefault="00E2503C" w:rsidP="00E2503C">
      <w:pPr>
        <w:pStyle w:val="Heading5"/>
        <w:numPr>
          <w:ilvl w:val="0"/>
          <w:numId w:val="20"/>
        </w:numPr>
        <w:ind w:left="709"/>
      </w:pPr>
      <w:commentRangeStart w:id="530"/>
      <w:r>
        <w:t>Deskripsi Aplikasi</w:t>
      </w:r>
      <w:commentRangeEnd w:id="530"/>
      <w:r w:rsidR="00883886">
        <w:rPr>
          <w:rStyle w:val="CommentReference"/>
          <w:rFonts w:eastAsia="Calibri"/>
          <w:b w:val="0"/>
        </w:rPr>
        <w:commentReference w:id="530"/>
      </w:r>
    </w:p>
    <w:p w14:paraId="4155BA1D" w14:textId="77777777" w:rsidR="00E2503C" w:rsidRDefault="00E2503C" w:rsidP="00E2503C">
      <w:proofErr w:type="gramStart"/>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w:t>
      </w:r>
      <w:proofErr w:type="gramEnd"/>
      <w:r>
        <w:t xml:space="preserve"> Sistem ini digunakan sebagai alat </w:t>
      </w:r>
      <w:proofErr w:type="gramStart"/>
      <w:r>
        <w:t>bantu</w:t>
      </w:r>
      <w:proofErr w:type="gramEnd"/>
      <w:r>
        <w:t xml:space="preserve">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w:t>
      </w:r>
      <w:proofErr w:type="gramStart"/>
      <w:r>
        <w:t>Selain itu pengguna juga diharapkan dapat menayangkan presentasi di kelas tanpa perlu membawa laptop pribadi.</w:t>
      </w:r>
      <w:proofErr w:type="gramEnd"/>
    </w:p>
    <w:p w14:paraId="33164C05" w14:textId="61231820" w:rsidR="00427CE7" w:rsidRDefault="00427CE7" w:rsidP="00E2503C">
      <w:proofErr w:type="gramStart"/>
      <w:r>
        <w:t xml:space="preserve">Sistem ini dibuat dalam lingkup PTIIK dimana pengguna dalam hal ini dosen tidak perlu mendaftarkan </w:t>
      </w:r>
      <w:r w:rsidR="00B6258D">
        <w:t xml:space="preserve">diri </w:t>
      </w:r>
      <w:r>
        <w:t>untuk dapat menggunakan sistem.</w:t>
      </w:r>
      <w:proofErr w:type="gramEnd"/>
      <w:r>
        <w:t xml:space="preserve">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r>
        <w:rPr>
          <w:i/>
        </w:rPr>
        <w:t xml:space="preserve">e-mail </w:t>
      </w:r>
      <w:r>
        <w:t xml:space="preserve">UB pengguna, lalu pengguna </w:t>
      </w:r>
      <w:proofErr w:type="gramStart"/>
      <w:r>
        <w:t>akan</w:t>
      </w:r>
      <w:proofErr w:type="gramEnd"/>
      <w:r>
        <w:t xml:space="preserve"> diminta mengganti </w:t>
      </w:r>
      <w:r>
        <w:rPr>
          <w:i/>
        </w:rPr>
        <w:t xml:space="preserve">password </w:t>
      </w:r>
      <w:r>
        <w:t xml:space="preserve">dengan kata kunci yang lebih rahasia. </w:t>
      </w:r>
      <w:r>
        <w:rPr>
          <w:i/>
        </w:rPr>
        <w:t xml:space="preserve">Password </w:t>
      </w:r>
      <w:r>
        <w:t xml:space="preserve">baru ini </w:t>
      </w:r>
      <w:proofErr w:type="gramStart"/>
      <w:r>
        <w:t>akan</w:t>
      </w:r>
      <w:proofErr w:type="gramEnd"/>
      <w:r>
        <w:t xml:space="preserve"> menggantikan </w:t>
      </w:r>
      <w:r>
        <w:rPr>
          <w:i/>
        </w:rPr>
        <w:t xml:space="preserve">password </w:t>
      </w:r>
      <w:r>
        <w:t xml:space="preserve">yang lama untuk melakukan </w:t>
      </w:r>
      <w:r>
        <w:rPr>
          <w:i/>
        </w:rPr>
        <w:t xml:space="preserve">login </w:t>
      </w:r>
      <w:r>
        <w:t xml:space="preserve">di waktu lainnnya. </w:t>
      </w:r>
    </w:p>
    <w:p w14:paraId="10D1D22A" w14:textId="77777777" w:rsidR="00E2503C" w:rsidRDefault="00E2503C" w:rsidP="00E2503C">
      <w:pPr>
        <w:pStyle w:val="Heading5"/>
        <w:numPr>
          <w:ilvl w:val="0"/>
          <w:numId w:val="20"/>
        </w:numPr>
        <w:ind w:left="709"/>
        <w:jc w:val="left"/>
      </w:pPr>
      <w:r>
        <w:t>Lingkungan Aplikasi</w:t>
      </w:r>
    </w:p>
    <w:p w14:paraId="5C7850C0" w14:textId="77777777" w:rsidR="00E2503C" w:rsidRDefault="00E2503C" w:rsidP="00E2503C">
      <w:proofErr w:type="gramStart"/>
      <w:r>
        <w:t>Lingkungan utama tempat aplikasi ini adalah perangkat Android set-top-box yang dipasang di kelas sebagai media untuk menayangkan presentasi.</w:t>
      </w:r>
      <w:proofErr w:type="gramEnd"/>
      <w:r>
        <w:t xml:space="preserve"> </w:t>
      </w:r>
      <w:proofErr w:type="gramStart"/>
      <w:r>
        <w:t xml:space="preserve">Namun aplikasi ini diharapkan juga dapat berjalan pada </w:t>
      </w:r>
      <w:r>
        <w:rPr>
          <w:i/>
        </w:rPr>
        <w:t xml:space="preserve">smartphone </w:t>
      </w:r>
      <w:r>
        <w:t xml:space="preserve">Android 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roofErr w:type="gramEnd"/>
    </w:p>
    <w:p w14:paraId="0EBEB822" w14:textId="77777777" w:rsidR="00E2503C" w:rsidRDefault="00E2503C" w:rsidP="00E2503C">
      <w:r>
        <w:rPr>
          <w:i/>
        </w:rPr>
        <w:lastRenderedPageBreak/>
        <w:t xml:space="preserve"> </w:t>
      </w:r>
      <w:proofErr w:type="gramStart"/>
      <w:r>
        <w:t>Aplikasi ini membutuhkan koneksi jaringan lokal Brawijaya dan jaringan publik.</w:t>
      </w:r>
      <w:proofErr w:type="gramEnd"/>
      <w:r>
        <w:t xml:space="preserve"> </w:t>
      </w:r>
      <w:proofErr w:type="gramStart"/>
      <w:r>
        <w:t xml:space="preserve">Jaringan lokal digunakan untuk mengunggah file ke server maupun maupun membuka </w:t>
      </w:r>
      <w:r>
        <w:rPr>
          <w:i/>
        </w:rPr>
        <w:t xml:space="preserve">file </w:t>
      </w:r>
      <w:r>
        <w:t>dari server dengan cepat.</w:t>
      </w:r>
      <w:proofErr w:type="gramEnd"/>
      <w:r>
        <w:t xml:space="preserve"> </w:t>
      </w:r>
      <w:proofErr w:type="gramStart"/>
      <w:r>
        <w:t>Jaringan publik dibutuhkan ketika pengguna berada di luar Brawijaya.</w:t>
      </w:r>
      <w:proofErr w:type="gramEnd"/>
    </w:p>
    <w:p w14:paraId="45AAB6C9" w14:textId="77777777" w:rsidR="00E2503C" w:rsidRDefault="00E2503C" w:rsidP="00E2503C">
      <w:pPr>
        <w:pStyle w:val="Heading3"/>
        <w:numPr>
          <w:ilvl w:val="0"/>
          <w:numId w:val="21"/>
        </w:numPr>
        <w:ind w:left="709" w:hanging="709"/>
      </w:pPr>
      <w:r>
        <w:rPr>
          <w:rFonts w:eastAsia="Calibri"/>
        </w:rPr>
        <w:t>Identifikasi Aktor</w:t>
      </w:r>
    </w:p>
    <w:p w14:paraId="41330CF8" w14:textId="77777777" w:rsidR="00E2503C" w:rsidRPr="008629D3" w:rsidDel="00583F7F" w:rsidRDefault="00E2503C" w:rsidP="00E2503C">
      <w:pPr>
        <w:rPr>
          <w:del w:id="531" w:author="ditaoktaria" w:date="2015-03-25T13:40:00Z"/>
        </w:rPr>
      </w:pPr>
      <w:proofErr w:type="gramStart"/>
      <w:r>
        <w:t>Tahap ini adalah tahap untuk melakukan identifikasi terhadap aktor-aktor yang berinteraksi dengan aplikasi.</w:t>
      </w:r>
      <w:proofErr w:type="gramEnd"/>
      <w:r>
        <w:t xml:space="preserve"> </w:t>
      </w:r>
      <w:proofErr w:type="gramStart"/>
      <w:r>
        <w:t>Tabel 4.1 menjabarkan aktor beserta keterlibatannya dengan aplikasi.</w:t>
      </w:r>
      <w:proofErr w:type="gramEnd"/>
    </w:p>
    <w:p w14:paraId="5E8558AA" w14:textId="77777777" w:rsidR="00E2503C" w:rsidRDefault="00E2503C" w:rsidP="00E2503C"/>
    <w:p w14:paraId="5BCD0651" w14:textId="5035106A" w:rsidR="007173DD" w:rsidRDefault="007173DD">
      <w:pPr>
        <w:pStyle w:val="Caption"/>
        <w:keepNext/>
        <w:rPr>
          <w:ins w:id="532" w:author="ditaoktaria" w:date="2015-03-25T13:39:00Z"/>
        </w:rPr>
        <w:pPrChange w:id="533" w:author="ditaoktaria" w:date="2015-03-25T13:39:00Z">
          <w:pPr>
            <w:jc w:val="left"/>
          </w:pPr>
        </w:pPrChange>
      </w:pPr>
      <w:bookmarkStart w:id="534" w:name="_Toc289505443"/>
      <w:ins w:id="535" w:author="ditaoktaria" w:date="2015-03-25T13:39:00Z">
        <w:r>
          <w:t xml:space="preserve">Tabel 4. </w:t>
        </w:r>
        <w:r>
          <w:fldChar w:fldCharType="begin"/>
        </w:r>
        <w:r>
          <w:instrText xml:space="preserve"> SEQ Tabel_4. \* ARABIC </w:instrText>
        </w:r>
      </w:ins>
      <w:r>
        <w:fldChar w:fldCharType="separate"/>
      </w:r>
      <w:ins w:id="536" w:author="ditaoktaria" w:date="2015-03-26T15:22:00Z">
        <w:r w:rsidR="006035CF">
          <w:rPr>
            <w:noProof/>
          </w:rPr>
          <w:t>1</w:t>
        </w:r>
      </w:ins>
      <w:ins w:id="537" w:author="ditaoktaria" w:date="2015-03-25T13:39:00Z">
        <w:r>
          <w:fldChar w:fldCharType="end"/>
        </w:r>
        <w:r>
          <w:t xml:space="preserve"> </w:t>
        </w:r>
        <w:r w:rsidRPr="00650E66">
          <w:rPr>
            <w:b w:val="0"/>
            <w:rPrChange w:id="538" w:author="ditaoktaria" w:date="2015-03-25T13:49:00Z">
              <w:rPr/>
            </w:rPrChange>
          </w:rPr>
          <w:t>Identifikasi Aktor</w:t>
        </w:r>
        <w:bookmarkEnd w:id="534"/>
      </w:ins>
    </w:p>
    <w:tbl>
      <w:tblPr>
        <w:tblStyle w:val="TableGrid"/>
        <w:tblW w:w="0" w:type="auto"/>
        <w:tblLook w:val="04A0" w:firstRow="1" w:lastRow="0" w:firstColumn="1" w:lastColumn="0" w:noHBand="0" w:noVBand="1"/>
      </w:tblPr>
      <w:tblGrid>
        <w:gridCol w:w="1929"/>
        <w:gridCol w:w="6087"/>
      </w:tblGrid>
      <w:tr w:rsidR="00E2503C" w14:paraId="67CD6F99" w14:textId="77777777" w:rsidTr="00E2503C">
        <w:tc>
          <w:tcPr>
            <w:tcW w:w="1951" w:type="dxa"/>
          </w:tcPr>
          <w:p w14:paraId="3CA7520B" w14:textId="77777777" w:rsidR="00E2503C" w:rsidRPr="008629D3" w:rsidRDefault="00E2503C" w:rsidP="00E2503C">
            <w:pPr>
              <w:ind w:firstLine="0"/>
              <w:jc w:val="center"/>
              <w:rPr>
                <w:b/>
              </w:rPr>
            </w:pPr>
            <w:r w:rsidRPr="008629D3">
              <w:rPr>
                <w:b/>
              </w:rPr>
              <w:t>Aktor</w:t>
            </w:r>
          </w:p>
        </w:tc>
        <w:tc>
          <w:tcPr>
            <w:tcW w:w="6207" w:type="dxa"/>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E2503C">
        <w:tc>
          <w:tcPr>
            <w:tcW w:w="1951" w:type="dxa"/>
          </w:tcPr>
          <w:p w14:paraId="4F3F2F1A" w14:textId="77777777" w:rsidR="00E2503C" w:rsidRDefault="00E2503C" w:rsidP="00E2503C">
            <w:pPr>
              <w:ind w:firstLine="0"/>
            </w:pPr>
            <w:r>
              <w:t>Pengguna</w:t>
            </w:r>
          </w:p>
        </w:tc>
        <w:tc>
          <w:tcPr>
            <w:tcW w:w="6207" w:type="dxa"/>
          </w:tcPr>
          <w:p w14:paraId="45FECF36" w14:textId="77777777" w:rsidR="00E2503C" w:rsidRPr="00EE01D9" w:rsidRDefault="00E2503C">
            <w:pPr>
              <w:keepNext/>
              <w:ind w:firstLine="0"/>
              <w:rPr>
                <w:rFonts w:eastAsia="Times New Roman" w:cstheme="majorBidi"/>
                <w:b/>
                <w:i/>
                <w:iCs/>
                <w:color w:val="404040" w:themeColor="text1" w:themeTint="BF"/>
              </w:rPr>
              <w:pPrChange w:id="539" w:author="ditaoktaria" w:date="2015-03-25T11:39:00Z">
                <w:pPr>
                  <w:keepNext/>
                  <w:keepLines/>
                  <w:spacing w:before="200"/>
                  <w:ind w:firstLine="0"/>
                  <w:outlineLvl w:val="4"/>
                </w:pPr>
              </w:pPrChange>
            </w:pPr>
            <w:r>
              <w:t xml:space="preserve">Pengguna merupakan pengajar yang telah melakukan registrasi. Pengguna dapat menggunakan aplikasi untuk menayangkan materi presentasi di kelas melalui set-top-box serta mengunggah </w:t>
            </w:r>
            <w:r>
              <w:rPr>
                <w:i/>
              </w:rPr>
              <w:t xml:space="preserve">file </w:t>
            </w:r>
            <w:r>
              <w:t xml:space="preserve"> ke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540" w:author="ditaoktaria" w:date="2015-03-25T13:39:00Z"/>
        </w:rPr>
        <w:pPrChange w:id="541"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RDefault="00E2503C" w:rsidP="00E2503C">
      <w:pPr>
        <w:rPr>
          <w:ins w:id="542" w:author="ditaoktaria oktaria" w:date="2015-02-17T16:28:00Z"/>
        </w:rPr>
      </w:pPr>
      <w:del w:id="543" w:author="ditaoktaria" w:date="2015-03-25T14:06:00Z">
        <w:r w:rsidDel="00CC5B42">
          <w:delText>Daftar</w:delText>
        </w:r>
      </w:del>
      <w:proofErr w:type="gramStart"/>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proofErr w:type="gramEnd"/>
      <w:r w:rsidR="00CC5B42">
        <w:t xml:space="preserve"> </w:t>
      </w:r>
    </w:p>
    <w:p w14:paraId="7C58144A" w14:textId="488AC549" w:rsidR="007173DD" w:rsidRDefault="007173DD">
      <w:pPr>
        <w:pStyle w:val="Caption"/>
        <w:keepNext/>
        <w:rPr>
          <w:ins w:id="544" w:author="ditaoktaria" w:date="2015-03-25T13:40:00Z"/>
        </w:rPr>
        <w:pPrChange w:id="545" w:author="ditaoktaria" w:date="2015-03-25T13:40:00Z">
          <w:pPr>
            <w:jc w:val="left"/>
          </w:pPr>
        </w:pPrChange>
      </w:pPr>
      <w:bookmarkStart w:id="546" w:name="_Toc289505444"/>
      <w:ins w:id="547" w:author="ditaoktaria" w:date="2015-03-25T13:40:00Z">
        <w:r>
          <w:t xml:space="preserve">Tabel 4. </w:t>
        </w:r>
        <w:r>
          <w:fldChar w:fldCharType="begin"/>
        </w:r>
        <w:r>
          <w:instrText xml:space="preserve"> SEQ Tabel_4. \* ARABIC </w:instrText>
        </w:r>
      </w:ins>
      <w:r>
        <w:fldChar w:fldCharType="separate"/>
      </w:r>
      <w:ins w:id="548" w:author="ditaoktaria" w:date="2015-03-26T15:22:00Z">
        <w:r w:rsidR="006035CF">
          <w:rPr>
            <w:noProof/>
          </w:rPr>
          <w:t>2</w:t>
        </w:r>
      </w:ins>
      <w:ins w:id="549" w:author="ditaoktaria" w:date="2015-03-25T13:40:00Z">
        <w:r>
          <w:fldChar w:fldCharType="end"/>
        </w:r>
        <w:r>
          <w:t xml:space="preserve"> </w:t>
        </w:r>
      </w:ins>
      <w:ins w:id="550" w:author="ditaoktaria" w:date="2015-03-25T13:49:00Z">
        <w:r w:rsidR="0049488C">
          <w:rPr>
            <w:b w:val="0"/>
          </w:rPr>
          <w:t xml:space="preserve">Spesifikasi </w:t>
        </w:r>
      </w:ins>
      <w:ins w:id="551" w:author="ditaoktaria" w:date="2015-03-25T13:40:00Z">
        <w:r w:rsidRPr="0049488C">
          <w:rPr>
            <w:b w:val="0"/>
            <w:rPrChange w:id="552" w:author="ditaoktaria" w:date="2015-03-25T13:49:00Z">
              <w:rPr/>
            </w:rPrChange>
          </w:rPr>
          <w:t>Kebutuhan</w:t>
        </w:r>
        <w:r w:rsidR="00583F7F" w:rsidRPr="0049488C">
          <w:rPr>
            <w:b w:val="0"/>
            <w:rPrChange w:id="553" w:author="ditaoktaria" w:date="2015-03-25T13:49:00Z">
              <w:rPr/>
            </w:rPrChange>
          </w:rPr>
          <w:t xml:space="preserve"> Fungsional</w:t>
        </w:r>
        <w:bookmarkEnd w:id="546"/>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554" w:author="ditaoktaria" w:date="2015-03-23T19:15:00Z">
                  <w:rPr>
                    <w:sz w:val="22"/>
                  </w:rPr>
                </w:rPrChange>
              </w:rPr>
              <w:t xml:space="preserve">Aplikasi harus dapat menyediakan fasilitas </w:t>
            </w:r>
            <w:r w:rsidRPr="00FF08CD">
              <w:rPr>
                <w:i/>
                <w:szCs w:val="24"/>
                <w:rPrChange w:id="555" w:author="ditaoktaria" w:date="2015-03-23T19:15:00Z">
                  <w:rPr>
                    <w:i/>
                    <w:sz w:val="22"/>
                  </w:rPr>
                </w:rPrChange>
              </w:rPr>
              <w:t xml:space="preserve">login </w:t>
            </w:r>
            <w:r w:rsidRPr="00FF08CD">
              <w:rPr>
                <w:szCs w:val="24"/>
                <w:rPrChange w:id="556" w:author="ditaoktaria" w:date="2015-03-23T19:15:00Z">
                  <w:rPr>
                    <w:sz w:val="22"/>
                  </w:rPr>
                </w:rPrChange>
              </w:rPr>
              <w:t>bagi pengguna.</w:t>
            </w:r>
            <w:r w:rsidR="00131F03" w:rsidRPr="00FF08CD">
              <w:rPr>
                <w:szCs w:val="24"/>
                <w:rPrChange w:id="557"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558" w:author="ditaoktaria" w:date="2015-03-25T13:59:00Z">
                  <w:rPr>
                    <w:i/>
                    <w:sz w:val="22"/>
                  </w:rPr>
                </w:rPrChange>
              </w:rPr>
              <w:t>lupa</w:t>
            </w:r>
            <w:r w:rsidR="00131F03" w:rsidRPr="00FF08CD">
              <w:rPr>
                <w:i/>
                <w:szCs w:val="24"/>
                <w:rPrChange w:id="559" w:author="ditaoktaria" w:date="2015-03-23T19:15:00Z">
                  <w:rPr>
                    <w:i/>
                    <w:sz w:val="22"/>
                  </w:rPr>
                </w:rPrChange>
              </w:rPr>
              <w:t xml:space="preserve"> password</w:t>
            </w:r>
            <w:r w:rsidR="00131F03" w:rsidRPr="00FF08CD">
              <w:rPr>
                <w:szCs w:val="24"/>
                <w:rPrChange w:id="560" w:author="ditaoktaria" w:date="2015-03-23T19:15:00Z">
                  <w:rPr>
                    <w:sz w:val="22"/>
                  </w:rPr>
                </w:rPrChange>
              </w:rPr>
              <w:t>.</w:t>
            </w:r>
            <w:del w:id="561"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keepNext/>
              <w:keepLines/>
              <w:autoSpaceDE w:val="0"/>
              <w:autoSpaceDN w:val="0"/>
              <w:adjustRightInd w:val="0"/>
              <w:spacing w:before="200"/>
              <w:ind w:firstLine="0"/>
              <w:contextualSpacing/>
              <w:outlineLvl w:val="4"/>
              <w:rPr>
                <w:i/>
                <w:rPrChange w:id="562" w:author="ditaoktaria" w:date="2015-03-25T14:32:00Z">
                  <w:rPr>
                    <w:rFonts w:eastAsia="SimSun" w:cstheme="majorBidi"/>
                    <w:b/>
                    <w:i/>
                    <w:iCs/>
                    <w:color w:val="000000"/>
                    <w:lang w:val="id-ID" w:eastAsia="id-ID"/>
                  </w:rPr>
                </w:rPrChange>
              </w:rPr>
            </w:pPr>
            <w:del w:id="563" w:author="ditaoktaria" w:date="2015-03-23T18:39:00Z">
              <w:r w:rsidRPr="008544E4" w:rsidDel="00A87A5A">
                <w:rPr>
                  <w:i/>
                  <w:rPrChange w:id="564" w:author="ditaoktaria" w:date="2015-03-25T14:32:00Z">
                    <w:rPr/>
                  </w:rPrChange>
                </w:rPr>
                <w:delText>Buat Akun</w:delText>
              </w:r>
            </w:del>
            <w:ins w:id="565" w:author="ditaoktaria" w:date="2015-03-23T18:39:00Z">
              <w:r w:rsidR="00A87A5A" w:rsidRPr="008544E4">
                <w:rPr>
                  <w:i/>
                  <w:rPrChange w:id="566"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lastRenderedPageBreak/>
              <w:t xml:space="preserve">untuk membuat </w:t>
            </w:r>
            <w:r w:rsidR="00134714">
              <w:rPr>
                <w:i/>
              </w:rPr>
              <w:t xml:space="preserve">password </w:t>
            </w:r>
            <w:r w:rsidR="00134714">
              <w:t xml:space="preserve">yang baru ketika pengguna tidak dapat </w:t>
            </w:r>
            <w:r w:rsidR="00134714">
              <w:rPr>
                <w:i/>
              </w:rPr>
              <w:t xml:space="preserve">login </w:t>
            </w:r>
            <w:r w:rsidR="00134714">
              <w:t xml:space="preserve">karena tidak bisa memasukkan </w:t>
            </w:r>
            <w:r w:rsidR="00134714">
              <w:rPr>
                <w:i/>
              </w:rPr>
              <w:t xml:space="preserve">password </w:t>
            </w:r>
            <w:r w:rsidR="00134714">
              <w:t>yang benar.</w:t>
            </w:r>
            <w:del w:id="567"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keepNext/>
              <w:keepLines/>
              <w:autoSpaceDE w:val="0"/>
              <w:autoSpaceDN w:val="0"/>
              <w:adjustRightInd w:val="0"/>
              <w:spacing w:before="200"/>
              <w:ind w:firstLine="0"/>
              <w:contextualSpacing/>
              <w:outlineLvl w:val="4"/>
              <w:rPr>
                <w:i/>
                <w:rPrChange w:id="568" w:author="ditaoktaria" w:date="2015-03-23T18:57:00Z">
                  <w:rPr>
                    <w:rFonts w:eastAsia="SimSun" w:cstheme="majorBidi"/>
                    <w:b/>
                    <w:i/>
                    <w:iCs/>
                    <w:color w:val="000000"/>
                    <w:lang w:val="id-ID" w:eastAsia="id-ID"/>
                  </w:rPr>
                </w:rPrChange>
              </w:rPr>
            </w:pPr>
            <w:del w:id="569" w:author="ditaoktaria" w:date="2015-03-23T18:57:00Z">
              <w:r w:rsidDel="007B30E9">
                <w:lastRenderedPageBreak/>
                <w:delText>Kelola Akun</w:delText>
              </w:r>
            </w:del>
            <w:ins w:id="570"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lastRenderedPageBreak/>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571"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572" w:author="ditaoktaria" w:date="2015-03-23T18:56:00Z">
              <w:r w:rsidDel="007B30E9">
                <w:delText>Lupa Password</w:delText>
              </w:r>
            </w:del>
            <w:ins w:id="573"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35DD46D0"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r w:rsidR="003E4CDB" w14:paraId="4CFBCF2B" w14:textId="77777777" w:rsidTr="00E2503C">
        <w:tc>
          <w:tcPr>
            <w:tcW w:w="1548" w:type="dxa"/>
          </w:tcPr>
          <w:p w14:paraId="01C97797" w14:textId="23E38487" w:rsidR="003E4CDB" w:rsidRDefault="0090346E" w:rsidP="00E2503C">
            <w:pPr>
              <w:ind w:firstLine="0"/>
              <w:jc w:val="center"/>
            </w:pPr>
            <w:r>
              <w:t>SRS_002_04</w:t>
            </w:r>
          </w:p>
        </w:tc>
        <w:tc>
          <w:tcPr>
            <w:tcW w:w="4590" w:type="dxa"/>
          </w:tcPr>
          <w:p w14:paraId="28FD988D" w14:textId="44E08E0C" w:rsidR="003E4CDB" w:rsidRDefault="00490F99" w:rsidP="00490F99">
            <w:pPr>
              <w:ind w:firstLine="0"/>
            </w:pPr>
            <w:r>
              <w:rPr>
                <w:sz w:val="22"/>
              </w:rPr>
              <w:t xml:space="preserve">Aplikasi harus dapat menyediakan fasilitas untuk mengelola </w:t>
            </w:r>
            <w:r w:rsidRPr="00490F99">
              <w:rPr>
                <w:sz w:val="22"/>
                <w:rPrChange w:id="574" w:author="ditaoktaria oktaria" w:date="2015-02-27T16:14:00Z">
                  <w:rPr>
                    <w:i/>
                    <w:sz w:val="22"/>
                  </w:rPr>
                </w:rPrChange>
              </w:rPr>
              <w:t>folder</w:t>
            </w:r>
            <w:r>
              <w:rPr>
                <w:sz w:val="22"/>
              </w:rPr>
              <w:t>, sehingga pengguna dapat</w:t>
            </w:r>
            <w:r w:rsidRPr="0041328A">
              <w:rPr>
                <w:sz w:val="22"/>
              </w:rPr>
              <w:t xml:space="preserve"> menambah</w:t>
            </w:r>
            <w:r>
              <w:rPr>
                <w:sz w:val="22"/>
              </w:rPr>
              <w:t xml:space="preserve">, </w:t>
            </w:r>
            <w:r w:rsidRPr="0041328A">
              <w:rPr>
                <w:sz w:val="22"/>
              </w:rPr>
              <w:t>menghapus</w:t>
            </w:r>
            <w:r>
              <w:rPr>
                <w:sz w:val="22"/>
              </w:rPr>
              <w:t>, atau mengubah nama</w:t>
            </w:r>
            <w:r w:rsidRPr="0041328A">
              <w:rPr>
                <w:sz w:val="22"/>
              </w:rPr>
              <w:t xml:space="preserve"> </w:t>
            </w:r>
            <w:r w:rsidRPr="0041328A">
              <w:rPr>
                <w:i/>
                <w:sz w:val="22"/>
              </w:rPr>
              <w:t>folder</w:t>
            </w:r>
            <w:r>
              <w:rPr>
                <w:sz w:val="22"/>
              </w:rPr>
              <w:t>.</w:t>
            </w:r>
          </w:p>
        </w:tc>
        <w:tc>
          <w:tcPr>
            <w:tcW w:w="1963" w:type="dxa"/>
          </w:tcPr>
          <w:p w14:paraId="23D211A6" w14:textId="7A1190B2" w:rsidR="003E4CDB" w:rsidRPr="004616D9" w:rsidRDefault="004616D9">
            <w:pPr>
              <w:keepNext/>
              <w:ind w:firstLine="0"/>
              <w:rPr>
                <w:i/>
                <w:rPrChange w:id="575" w:author="ditaoktaria oktaria" w:date="2015-02-27T15:55:00Z">
                  <w:rPr>
                    <w:rFonts w:eastAsia="Times New Roman" w:cstheme="majorBidi"/>
                    <w:b/>
                    <w:i/>
                    <w:iCs/>
                    <w:color w:val="404040" w:themeColor="text1" w:themeTint="BF"/>
                  </w:rPr>
                </w:rPrChange>
              </w:rPr>
              <w:pPrChange w:id="576" w:author="ditaoktaria" w:date="2015-03-25T11:39:00Z">
                <w:pPr>
                  <w:keepNext/>
                  <w:keepLines/>
                  <w:spacing w:before="200"/>
                  <w:ind w:firstLine="0"/>
                  <w:outlineLvl w:val="4"/>
                </w:pPr>
              </w:pPrChange>
            </w:pPr>
            <w:r>
              <w:t xml:space="preserve">Kelola </w:t>
            </w:r>
            <w:r>
              <w:rPr>
                <w:i/>
              </w:rPr>
              <w:t>Folder</w:t>
            </w:r>
          </w:p>
        </w:tc>
      </w:tr>
    </w:tbl>
    <w:p w14:paraId="4FBE4C76" w14:textId="1BBCD49F" w:rsidR="00E2503C" w:rsidDel="007173DD" w:rsidRDefault="00E2503C">
      <w:pPr>
        <w:pStyle w:val="Caption"/>
        <w:rPr>
          <w:del w:id="577" w:author="ditaoktaria" w:date="2015-03-25T13:40:00Z"/>
        </w:rPr>
        <w:pPrChange w:id="578"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579" w:author="ditaoktaria" w:date="2015-03-08T15:25:00Z"/>
        </w:rPr>
      </w:pPr>
      <w:r>
        <w:t xml:space="preserve">Diagram </w:t>
      </w:r>
      <w:r>
        <w:rPr>
          <w:i/>
        </w:rPr>
        <w:t xml:space="preserve">use case </w:t>
      </w:r>
      <w:r>
        <w:t xml:space="preserve"> merepresentasikan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580" w:author="ditaoktaria" w:date="2015-03-08T15:25:00Z">
        <w:r w:rsidR="00877366">
          <w:t>.</w:t>
        </w:r>
      </w:ins>
    </w:p>
    <w:p w14:paraId="1C6853FF" w14:textId="77777777" w:rsidR="00AC2D5F" w:rsidRDefault="00721512" w:rsidP="00AC2D5F">
      <w:pPr>
        <w:keepNext/>
        <w:ind w:firstLine="0"/>
        <w:jc w:val="center"/>
      </w:pPr>
      <w:commentRangeStart w:id="581"/>
      <w:r>
        <w:rPr>
          <w:noProof/>
        </w:rPr>
        <w:lastRenderedPageBreak/>
        <w:drawing>
          <wp:inline distT="0" distB="0" distL="0" distR="0" wp14:anchorId="15844C4A" wp14:editId="1AA2BD46">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commentRangeEnd w:id="581"/>
      <w:r w:rsidR="007B4C3E">
        <w:rPr>
          <w:rStyle w:val="CommentReference"/>
        </w:rPr>
        <w:commentReference w:id="581"/>
      </w:r>
    </w:p>
    <w:p w14:paraId="205180DB" w14:textId="3D7B731B" w:rsidR="00877366" w:rsidRDefault="00AC2D5F" w:rsidP="00AC2D5F">
      <w:pPr>
        <w:pStyle w:val="Caption"/>
        <w:rPr>
          <w:ins w:id="582" w:author="ditaoktaria" w:date="2015-03-08T15:25:00Z"/>
        </w:rPr>
      </w:pPr>
      <w:r>
        <w:t xml:space="preserve">Gambar 4. </w:t>
      </w:r>
      <w:r w:rsidR="00394DBF">
        <w:fldChar w:fldCharType="begin"/>
      </w:r>
      <w:r w:rsidR="00394DBF">
        <w:rPr>
          <w:b w:val="0"/>
          <w:iCs w:val="0"/>
        </w:rPr>
        <w:instrText xml:space="preserve"> SEQ Gambar_4. \* ARABIC </w:instrText>
      </w:r>
      <w:r w:rsidR="00394DBF">
        <w:fldChar w:fldCharType="separate"/>
      </w:r>
      <w:r>
        <w:rPr>
          <w:noProof/>
        </w:rPr>
        <w:t>2</w:t>
      </w:r>
      <w:r w:rsidR="00394DBF">
        <w:rPr>
          <w:noProof/>
        </w:rPr>
        <w:fldChar w:fldCharType="end"/>
      </w:r>
      <w:r>
        <w:t xml:space="preserve"> </w:t>
      </w:r>
      <w:r>
        <w:rPr>
          <w:b w:val="0"/>
        </w:rPr>
        <w:t xml:space="preserve">Diagram </w:t>
      </w:r>
      <w:r w:rsidRPr="00AC2D5F">
        <w:rPr>
          <w:b w:val="0"/>
          <w:i/>
        </w:rPr>
        <w:t>Use Case</w:t>
      </w:r>
    </w:p>
    <w:p w14:paraId="51C5AC87" w14:textId="77777777" w:rsidR="00E2503C" w:rsidRDefault="00E2503C" w:rsidP="00E2503C">
      <w:pPr>
        <w:pStyle w:val="Heading5"/>
        <w:numPr>
          <w:ilvl w:val="0"/>
          <w:numId w:val="23"/>
        </w:numPr>
        <w:ind w:left="720"/>
      </w:pPr>
      <w:commentRangeStart w:id="583"/>
      <w:r>
        <w:t xml:space="preserve">Skenario </w:t>
      </w:r>
      <w:r>
        <w:rPr>
          <w:i/>
        </w:rPr>
        <w:t>Use Case</w:t>
      </w:r>
    </w:p>
    <w:commentRangeEnd w:id="583"/>
    <w:p w14:paraId="27789C0C" w14:textId="77777777" w:rsidR="00E2503C" w:rsidRDefault="0094779F" w:rsidP="00E2503C">
      <w:pPr>
        <w:ind w:firstLine="0"/>
        <w:rPr>
          <w:u w:val="single"/>
        </w:rPr>
      </w:pPr>
      <w:r>
        <w:rPr>
          <w:rStyle w:val="CommentReference"/>
        </w:rPr>
        <w:commentReference w:id="583"/>
      </w:r>
      <w:r w:rsidR="00E2503C">
        <w:t xml:space="preserve">Diagram </w:t>
      </w:r>
      <w:r w:rsidR="00E2503C">
        <w:rPr>
          <w:i/>
        </w:rPr>
        <w:t xml:space="preserve">use case </w:t>
      </w:r>
      <w:r w:rsidR="00E2503C">
        <w:t xml:space="preserve"> secara lebih mendetail dijabarkan melalui skenario </w:t>
      </w:r>
      <w:r w:rsidR="00E2503C">
        <w:rPr>
          <w:i/>
        </w:rPr>
        <w:t>use case</w:t>
      </w:r>
      <w:r w:rsidR="00E2503C">
        <w:t xml:space="preserve">. Di dalam skenario </w:t>
      </w:r>
      <w:r w:rsidR="00E2503C" w:rsidRPr="00921B0B">
        <w:rPr>
          <w:i/>
          <w:rPrChange w:id="584" w:author="Aryo Pinandito" w:date="2015-05-01T09:56:00Z">
            <w:rPr>
              <w:i/>
              <w:u w:val="single"/>
            </w:rPr>
          </w:rPrChange>
        </w:rPr>
        <w:t>use case</w:t>
      </w:r>
      <w:r w:rsidR="00E2503C" w:rsidRPr="00921B0B">
        <w:rPr>
          <w:rPrChange w:id="585" w:author="Aryo Pinandito" w:date="2015-05-01T09:56:00Z">
            <w:rPr>
              <w:u w:val="single"/>
            </w:rPr>
          </w:rPrChange>
        </w:rPr>
        <w:t xml:space="preserve"> diuraikan nama </w:t>
      </w:r>
      <w:r w:rsidR="00E2503C" w:rsidRPr="00921B0B">
        <w:rPr>
          <w:i/>
          <w:rPrChange w:id="586" w:author="Aryo Pinandito" w:date="2015-05-01T09:56:00Z">
            <w:rPr>
              <w:i/>
              <w:u w:val="single"/>
            </w:rPr>
          </w:rPrChange>
        </w:rPr>
        <w:t>use case</w:t>
      </w:r>
      <w:r w:rsidR="00E2503C" w:rsidRPr="00921B0B">
        <w:rPr>
          <w:rPrChange w:id="587" w:author="Aryo Pinandito" w:date="2015-05-01T09:56:00Z">
            <w:rPr>
              <w:u w:val="single"/>
            </w:rPr>
          </w:rPrChange>
        </w:rPr>
        <w:t xml:space="preserve">, tujuan dari </w:t>
      </w:r>
      <w:r w:rsidR="00E2503C" w:rsidRPr="00921B0B">
        <w:rPr>
          <w:i/>
          <w:rPrChange w:id="588" w:author="Aryo Pinandito" w:date="2015-05-01T09:56:00Z">
            <w:rPr>
              <w:i/>
              <w:u w:val="single"/>
            </w:rPr>
          </w:rPrChange>
        </w:rPr>
        <w:t xml:space="preserve">use case, </w:t>
      </w:r>
      <w:r w:rsidR="00E2503C" w:rsidRPr="00921B0B">
        <w:rPr>
          <w:rPrChange w:id="589" w:author="Aryo Pinandito" w:date="2015-05-01T09:56:00Z">
            <w:rPr>
              <w:u w:val="single"/>
            </w:rPr>
          </w:rPrChange>
        </w:rPr>
        <w:t xml:space="preserve"> gambaran mengenai </w:t>
      </w:r>
      <w:r w:rsidR="00E2503C" w:rsidRPr="00921B0B">
        <w:rPr>
          <w:i/>
          <w:rPrChange w:id="590" w:author="Aryo Pinandito" w:date="2015-05-01T09:56:00Z">
            <w:rPr>
              <w:i/>
              <w:u w:val="single"/>
            </w:rPr>
          </w:rPrChange>
        </w:rPr>
        <w:t>use case</w:t>
      </w:r>
      <w:r w:rsidR="00E2503C" w:rsidRPr="00921B0B">
        <w:rPr>
          <w:rPrChange w:id="591" w:author="Aryo Pinandito" w:date="2015-05-01T09:56:00Z">
            <w:rPr>
              <w:u w:val="single"/>
            </w:rPr>
          </w:rPrChange>
        </w:rPr>
        <w:t>,</w:t>
      </w:r>
      <w:r w:rsidR="00E2503C" w:rsidRPr="00921B0B">
        <w:rPr>
          <w:i/>
          <w:rPrChange w:id="592" w:author="Aryo Pinandito" w:date="2015-05-01T09:56:00Z">
            <w:rPr>
              <w:i/>
              <w:u w:val="single"/>
            </w:rPr>
          </w:rPrChange>
        </w:rPr>
        <w:t xml:space="preserve"> </w:t>
      </w:r>
      <w:r w:rsidR="00E2503C" w:rsidRPr="00921B0B">
        <w:rPr>
          <w:rPrChange w:id="593" w:author="Aryo Pinandito" w:date="2015-05-01T09:56:00Z">
            <w:rPr>
              <w:u w:val="single"/>
            </w:rPr>
          </w:rPrChange>
        </w:rPr>
        <w:t xml:space="preserve">aktor yang memiliki interaksi dengan </w:t>
      </w:r>
      <w:r w:rsidR="00E2503C" w:rsidRPr="00921B0B">
        <w:rPr>
          <w:i/>
          <w:rPrChange w:id="594" w:author="Aryo Pinandito" w:date="2015-05-01T09:56:00Z">
            <w:rPr>
              <w:i/>
              <w:u w:val="single"/>
            </w:rPr>
          </w:rPrChange>
        </w:rPr>
        <w:t>use case</w:t>
      </w:r>
      <w:r w:rsidR="00E2503C" w:rsidRPr="00921B0B">
        <w:rPr>
          <w:rPrChange w:id="595" w:author="Aryo Pinandito" w:date="2015-05-01T09:56:00Z">
            <w:rPr>
              <w:u w:val="single"/>
            </w:rPr>
          </w:rPrChange>
        </w:rPr>
        <w:t xml:space="preserve">, kondisi awal yang harus dipenuhi sebelum </w:t>
      </w:r>
      <w:r w:rsidR="00E2503C" w:rsidRPr="00921B0B">
        <w:rPr>
          <w:i/>
          <w:rPrChange w:id="596" w:author="Aryo Pinandito" w:date="2015-05-01T09:56:00Z">
            <w:rPr>
              <w:i/>
              <w:u w:val="single"/>
            </w:rPr>
          </w:rPrChange>
        </w:rPr>
        <w:t xml:space="preserve">use case </w:t>
      </w:r>
      <w:r w:rsidR="00E2503C" w:rsidRPr="00921B0B">
        <w:rPr>
          <w:rPrChange w:id="597" w:author="Aryo Pinandito" w:date="2015-05-01T09:56:00Z">
            <w:rPr>
              <w:u w:val="single"/>
            </w:rPr>
          </w:rPrChange>
        </w:rPr>
        <w:t xml:space="preserve">tersebut berjalan, alur utama, alur alternatif dan konidisi akhir yang diharapkan setelah berjalannya </w:t>
      </w:r>
      <w:r w:rsidR="00E2503C" w:rsidRPr="00921B0B">
        <w:rPr>
          <w:i/>
          <w:rPrChange w:id="598" w:author="Aryo Pinandito" w:date="2015-05-01T09:56:00Z">
            <w:rPr>
              <w:i/>
              <w:u w:val="single"/>
            </w:rPr>
          </w:rPrChange>
        </w:rPr>
        <w:t>use case</w:t>
      </w:r>
      <w:r w:rsidR="00E2503C" w:rsidRPr="00921B0B">
        <w:rPr>
          <w:rPrChange w:id="599" w:author="Aryo Pinandito" w:date="2015-05-01T09:56:00Z">
            <w:rPr>
              <w:u w:val="single"/>
            </w:rPr>
          </w:rPrChange>
        </w:rPr>
        <w:t>.</w:t>
      </w:r>
      <w:r w:rsidR="00E2503C">
        <w:rPr>
          <w:u w:val="single"/>
        </w:rPr>
        <w:t xml:space="preserve"> </w:t>
      </w:r>
    </w:p>
    <w:p w14:paraId="5BA638F1" w14:textId="623D0575" w:rsidR="00AC6949" w:rsidRDefault="00AC6949" w:rsidP="00AC6949">
      <w:pPr>
        <w:pStyle w:val="Heading6"/>
        <w:numPr>
          <w:ilvl w:val="0"/>
          <w:numId w:val="24"/>
        </w:numPr>
        <w:ind w:left="720"/>
      </w:pPr>
      <w:r w:rsidRPr="00BF7104">
        <w:t xml:space="preserve">Skenario </w:t>
      </w:r>
      <w:r w:rsidRPr="001F50E9">
        <w:rPr>
          <w:i/>
        </w:rPr>
        <w:t>Use Case</w:t>
      </w:r>
      <w:r w:rsidRPr="008629D3">
        <w:t xml:space="preserve"> </w:t>
      </w:r>
      <w:r>
        <w:rPr>
          <w:i/>
        </w:rPr>
        <w:t>Login</w:t>
      </w:r>
    </w:p>
    <w:p w14:paraId="28CB65CD" w14:textId="76440B7A" w:rsidR="00E9663E" w:rsidRDefault="00AC6949">
      <w:pPr>
        <w:pPrChange w:id="600" w:author="ditaoktaria" w:date="2015-03-26T15:03:00Z">
          <w:pPr>
            <w:jc w:val="left"/>
          </w:pPr>
        </w:pPrChange>
      </w:pPr>
      <w:proofErr w:type="gramStart"/>
      <w:r>
        <w:t xml:space="preserve">Kebutuhan fungsional yang harus disediakan oleh sistem adalah pengguna harus dapat </w:t>
      </w:r>
      <w:r w:rsidR="002541F5">
        <w:t>login</w:t>
      </w:r>
      <w:r>
        <w:t xml:space="preserve"> yang direpresentasikan dengan </w:t>
      </w:r>
      <w:r>
        <w:rPr>
          <w:i/>
        </w:rPr>
        <w:t xml:space="preserve">use case </w:t>
      </w:r>
      <w:r w:rsidR="002541F5" w:rsidRPr="002541F5">
        <w:rPr>
          <w:i/>
          <w:rPrChange w:id="601" w:author="ditaoktaria oktaria" w:date="2015-03-06T16:11:00Z">
            <w:rPr/>
          </w:rPrChange>
        </w:rPr>
        <w:t>login</w:t>
      </w:r>
      <w:r>
        <w:t>.</w:t>
      </w:r>
      <w:proofErr w:type="gramEnd"/>
      <w:r>
        <w:t xml:space="preserve"> </w:t>
      </w:r>
      <w:proofErr w:type="gramStart"/>
      <w:r>
        <w:t xml:space="preserve">Skenario </w:t>
      </w:r>
      <w:r>
        <w:rPr>
          <w:i/>
        </w:rPr>
        <w:t xml:space="preserve">use case </w:t>
      </w:r>
      <w:r w:rsidR="00A62FE6">
        <w:rPr>
          <w:i/>
        </w:rPr>
        <w:t>login</w:t>
      </w:r>
      <w:r>
        <w:t xml:space="preserve"> ditunjukkan pada </w:t>
      </w:r>
      <w:r w:rsidR="00394DBF">
        <w:t>T</w:t>
      </w:r>
      <w:r>
        <w:t>able 4.</w:t>
      </w:r>
      <w:ins w:id="602" w:author="ditaoktaria" w:date="2015-03-25T13:53:00Z">
        <w:r w:rsidR="00175CC6">
          <w:t>3.</w:t>
        </w:r>
      </w:ins>
      <w:proofErr w:type="gramEnd"/>
    </w:p>
    <w:p w14:paraId="04B3E47F" w14:textId="279AB7FE" w:rsidR="00E9663E" w:rsidRPr="00E9663E" w:rsidRDefault="00E9663E">
      <w:pPr>
        <w:pStyle w:val="Caption"/>
        <w:keepNext/>
        <w:rPr>
          <w:i/>
          <w:rPrChange w:id="603" w:author="ditaoktaria" w:date="2015-03-26T15:03:00Z">
            <w:rPr/>
          </w:rPrChange>
        </w:rPr>
        <w:pPrChange w:id="604" w:author="ditaoktaria" w:date="2015-03-26T15:03:00Z">
          <w:pPr>
            <w:jc w:val="left"/>
          </w:pPr>
        </w:pPrChange>
      </w:pPr>
      <w:bookmarkStart w:id="605" w:name="_Toc289505445"/>
      <w:r>
        <w:t xml:space="preserve">Tabel 4. </w:t>
      </w:r>
      <w:r w:rsidR="001409D7">
        <w:fldChar w:fldCharType="begin"/>
      </w:r>
      <w:r w:rsidR="001409D7">
        <w:instrText xml:space="preserve"> SEQ Tabel_4. \* ARABIC </w:instrText>
      </w:r>
      <w:r w:rsidR="001409D7">
        <w:fldChar w:fldCharType="separate"/>
      </w:r>
      <w:r w:rsidR="006035CF">
        <w:rPr>
          <w:noProof/>
        </w:rPr>
        <w:t>3</w:t>
      </w:r>
      <w:r w:rsidR="001409D7">
        <w:rPr>
          <w:noProof/>
        </w:rPr>
        <w:fldChar w:fldCharType="end"/>
      </w:r>
      <w:r>
        <w:t xml:space="preserve"> </w:t>
      </w:r>
      <w:r>
        <w:rPr>
          <w:b w:val="0"/>
        </w:rPr>
        <w:t xml:space="preserve">Skenario </w:t>
      </w:r>
      <w:r>
        <w:rPr>
          <w:b w:val="0"/>
          <w:i/>
        </w:rPr>
        <w:t>Use Case Login</w:t>
      </w:r>
      <w:bookmarkEnd w:id="6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606" w:author="ditaoktaria oktaria" w:date="2015-03-09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08"/>
        <w:gridCol w:w="6250"/>
        <w:tblGridChange w:id="607">
          <w:tblGrid>
            <w:gridCol w:w="1238"/>
            <w:gridCol w:w="6920"/>
          </w:tblGrid>
        </w:tblGridChange>
      </w:tblGrid>
      <w:tr w:rsidR="008F6F93" w:rsidRPr="006223D6" w14:paraId="37673366" w14:textId="77777777" w:rsidTr="00A41A2C">
        <w:trPr>
          <w:trHeight w:val="421"/>
          <w:trPrChange w:id="608" w:author="ditaoktaria oktaria" w:date="2015-03-09T09:55:00Z">
            <w:trPr>
              <w:trHeight w:val="421"/>
            </w:trPr>
          </w:trPrChange>
        </w:trPr>
        <w:tc>
          <w:tcPr>
            <w:tcW w:w="1908" w:type="dxa"/>
            <w:shd w:val="clear" w:color="auto" w:fill="BFBFBF"/>
            <w:vAlign w:val="center"/>
            <w:tcPrChange w:id="609" w:author="ditaoktaria oktaria" w:date="2015-03-09T09:55:00Z">
              <w:tcPr>
                <w:tcW w:w="2050" w:type="dxa"/>
                <w:shd w:val="clear" w:color="auto" w:fill="BFBFBF"/>
                <w:vAlign w:val="center"/>
              </w:tcPr>
            </w:tcPrChange>
          </w:tcPr>
          <w:p w14:paraId="227DACBB" w14:textId="77777777" w:rsidR="008F6F93" w:rsidRPr="00411B04" w:rsidRDefault="008F6F93">
            <w:pPr>
              <w:spacing w:line="276" w:lineRule="auto"/>
              <w:ind w:firstLine="0"/>
              <w:jc w:val="left"/>
              <w:rPr>
                <w:rFonts w:eastAsia="Times New Roman" w:cstheme="majorBidi"/>
                <w:b/>
                <w:i/>
                <w:iCs/>
                <w:color w:val="404040" w:themeColor="text1" w:themeTint="BF"/>
                <w:sz w:val="22"/>
              </w:rPr>
              <w:pPrChange w:id="610" w:author="ditaoktaria oktaria" w:date="2015-03-06T17:09:00Z">
                <w:pPr>
                  <w:keepNext/>
                  <w:keepLines/>
                  <w:spacing w:before="200"/>
                  <w:ind w:firstLine="0"/>
                  <w:jc w:val="left"/>
                  <w:outlineLvl w:val="4"/>
                </w:pPr>
              </w:pPrChange>
            </w:pPr>
            <w:r w:rsidRPr="00411B04">
              <w:rPr>
                <w:b/>
                <w:sz w:val="22"/>
              </w:rPr>
              <w:t>Nama</w:t>
            </w:r>
          </w:p>
        </w:tc>
        <w:tc>
          <w:tcPr>
            <w:tcW w:w="6250" w:type="dxa"/>
            <w:vAlign w:val="center"/>
            <w:tcPrChange w:id="611" w:author="ditaoktaria oktaria" w:date="2015-03-09T09:55:00Z">
              <w:tcPr>
                <w:tcW w:w="6008" w:type="dxa"/>
                <w:vAlign w:val="center"/>
              </w:tcPr>
            </w:tcPrChange>
          </w:tcPr>
          <w:p w14:paraId="4A58454B" w14:textId="4AC1DB2D" w:rsidR="008F6F93" w:rsidRPr="008F6F93" w:rsidRDefault="008F6F93">
            <w:pPr>
              <w:keepNext/>
              <w:keepLines/>
              <w:spacing w:before="200" w:line="276" w:lineRule="auto"/>
              <w:ind w:firstLine="0"/>
              <w:jc w:val="left"/>
              <w:outlineLvl w:val="4"/>
              <w:rPr>
                <w:i/>
                <w:sz w:val="22"/>
                <w:rPrChange w:id="612" w:author="ditaoktaria oktaria" w:date="2015-03-06T16:20:00Z">
                  <w:rPr>
                    <w:rFonts w:eastAsia="Times New Roman" w:cstheme="majorBidi"/>
                    <w:b/>
                    <w:i/>
                    <w:iCs/>
                    <w:color w:val="404040" w:themeColor="text1" w:themeTint="BF"/>
                    <w:sz w:val="22"/>
                  </w:rPr>
                </w:rPrChange>
              </w:rPr>
              <w:pPrChange w:id="613" w:author="ditaoktaria oktaria" w:date="2015-03-06T17:09:00Z">
                <w:pPr>
                  <w:keepNext/>
                  <w:keepLines/>
                  <w:spacing w:before="200"/>
                  <w:ind w:firstLine="0"/>
                  <w:jc w:val="left"/>
                  <w:outlineLvl w:val="4"/>
                </w:pPr>
              </w:pPrChange>
            </w:pPr>
            <w:r>
              <w:rPr>
                <w:i/>
                <w:sz w:val="22"/>
              </w:rPr>
              <w:t>Login</w:t>
            </w:r>
          </w:p>
        </w:tc>
      </w:tr>
      <w:tr w:rsidR="008F6F93" w:rsidRPr="006223D6" w14:paraId="06A782A7" w14:textId="77777777" w:rsidTr="00A41A2C">
        <w:trPr>
          <w:trHeight w:val="245"/>
          <w:trPrChange w:id="614" w:author="ditaoktaria oktaria" w:date="2015-03-09T09:55:00Z">
            <w:trPr>
              <w:trHeight w:val="245"/>
            </w:trPr>
          </w:trPrChange>
        </w:trPr>
        <w:tc>
          <w:tcPr>
            <w:tcW w:w="1908" w:type="dxa"/>
            <w:shd w:val="clear" w:color="auto" w:fill="BFBFBF"/>
            <w:vAlign w:val="center"/>
            <w:tcPrChange w:id="615" w:author="ditaoktaria oktaria" w:date="2015-03-09T09:55:00Z">
              <w:tcPr>
                <w:tcW w:w="2050" w:type="dxa"/>
                <w:shd w:val="clear" w:color="auto" w:fill="BFBFBF"/>
                <w:vAlign w:val="center"/>
              </w:tcPr>
            </w:tcPrChange>
          </w:tcPr>
          <w:p w14:paraId="0D2BB224" w14:textId="77777777" w:rsidR="008F6F93" w:rsidRPr="00411B04" w:rsidRDefault="008F6F93">
            <w:pPr>
              <w:spacing w:line="276" w:lineRule="auto"/>
              <w:ind w:firstLine="0"/>
              <w:jc w:val="left"/>
              <w:rPr>
                <w:rFonts w:eastAsia="Times New Roman" w:cstheme="majorBidi"/>
                <w:b/>
                <w:i/>
                <w:iCs/>
                <w:color w:val="404040" w:themeColor="text1" w:themeTint="BF"/>
                <w:sz w:val="22"/>
              </w:rPr>
              <w:pPrChange w:id="616" w:author="ditaoktaria oktaria" w:date="2015-03-06T17:09:00Z">
                <w:pPr>
                  <w:keepNext/>
                  <w:keepLines/>
                  <w:spacing w:before="200"/>
                  <w:ind w:firstLine="0"/>
                  <w:jc w:val="left"/>
                  <w:outlineLvl w:val="4"/>
                </w:pPr>
              </w:pPrChange>
            </w:pPr>
            <w:r w:rsidRPr="00411B04">
              <w:rPr>
                <w:b/>
                <w:sz w:val="22"/>
              </w:rPr>
              <w:t>Kode SRS</w:t>
            </w:r>
          </w:p>
        </w:tc>
        <w:tc>
          <w:tcPr>
            <w:tcW w:w="6250" w:type="dxa"/>
            <w:vAlign w:val="center"/>
            <w:tcPrChange w:id="617" w:author="ditaoktaria oktaria" w:date="2015-03-09T09:55:00Z">
              <w:tcPr>
                <w:tcW w:w="6008" w:type="dxa"/>
                <w:vAlign w:val="center"/>
              </w:tcPr>
            </w:tcPrChange>
          </w:tcPr>
          <w:p w14:paraId="605DB9A3" w14:textId="2B794D85"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18" w:author="ditaoktaria oktaria" w:date="2015-03-06T17:09:00Z">
                <w:pPr>
                  <w:keepNext/>
                  <w:keepLines/>
                  <w:spacing w:before="200"/>
                  <w:ind w:firstLine="0"/>
                  <w:jc w:val="left"/>
                  <w:outlineLvl w:val="4"/>
                </w:pPr>
              </w:pPrChange>
            </w:pPr>
            <w:r w:rsidRPr="00411B04">
              <w:rPr>
                <w:sz w:val="22"/>
              </w:rPr>
              <w:t>SRS_001_0</w:t>
            </w:r>
            <w:ins w:id="619" w:author="ditaoktaria" w:date="2015-03-23T18:39:00Z">
              <w:r w:rsidR="00A87A5A">
                <w:rPr>
                  <w:sz w:val="22"/>
                </w:rPr>
                <w:t>1</w:t>
              </w:r>
            </w:ins>
          </w:p>
        </w:tc>
      </w:tr>
      <w:tr w:rsidR="008F6F93" w:rsidRPr="006223D6" w14:paraId="5A2329B7" w14:textId="77777777" w:rsidTr="00A41A2C">
        <w:tc>
          <w:tcPr>
            <w:tcW w:w="1908" w:type="dxa"/>
            <w:shd w:val="clear" w:color="auto" w:fill="BFBFBF"/>
            <w:vAlign w:val="center"/>
            <w:tcPrChange w:id="620" w:author="ditaoktaria oktaria" w:date="2015-03-09T09:55:00Z">
              <w:tcPr>
                <w:tcW w:w="2050" w:type="dxa"/>
                <w:shd w:val="clear" w:color="auto" w:fill="BFBFBF"/>
                <w:vAlign w:val="center"/>
              </w:tcPr>
            </w:tcPrChange>
          </w:tcPr>
          <w:p w14:paraId="634BEB60" w14:textId="77777777" w:rsidR="008F6F93" w:rsidRPr="00411B04" w:rsidRDefault="008F6F93">
            <w:pPr>
              <w:spacing w:line="276" w:lineRule="auto"/>
              <w:ind w:firstLine="0"/>
              <w:jc w:val="left"/>
              <w:rPr>
                <w:rFonts w:eastAsia="Times New Roman" w:cstheme="majorBidi"/>
                <w:b/>
                <w:i/>
                <w:iCs/>
                <w:color w:val="404040" w:themeColor="text1" w:themeTint="BF"/>
                <w:sz w:val="22"/>
              </w:rPr>
              <w:pPrChange w:id="621" w:author="ditaoktaria oktaria" w:date="2015-03-06T17:09:00Z">
                <w:pPr>
                  <w:keepNext/>
                  <w:keepLines/>
                  <w:spacing w:before="200"/>
                  <w:ind w:firstLine="0"/>
                  <w:jc w:val="left"/>
                  <w:outlineLvl w:val="4"/>
                </w:pPr>
              </w:pPrChange>
            </w:pPr>
            <w:r w:rsidRPr="00411B04">
              <w:rPr>
                <w:b/>
                <w:sz w:val="22"/>
              </w:rPr>
              <w:t>Tujuan</w:t>
            </w:r>
          </w:p>
        </w:tc>
        <w:tc>
          <w:tcPr>
            <w:tcW w:w="6250" w:type="dxa"/>
            <w:vAlign w:val="center"/>
            <w:tcPrChange w:id="622" w:author="ditaoktaria oktaria" w:date="2015-03-09T09:55:00Z">
              <w:tcPr>
                <w:tcW w:w="6008" w:type="dxa"/>
                <w:vAlign w:val="center"/>
              </w:tcPr>
            </w:tcPrChange>
          </w:tcPr>
          <w:p w14:paraId="7291B03E" w14:textId="2296B96C" w:rsidR="008F6F93" w:rsidRPr="008F6F93" w:rsidRDefault="008F6F93">
            <w:pPr>
              <w:keepNext/>
              <w:keepLines/>
              <w:spacing w:before="200" w:line="276" w:lineRule="auto"/>
              <w:ind w:firstLine="0"/>
              <w:jc w:val="left"/>
              <w:outlineLvl w:val="4"/>
              <w:rPr>
                <w:i/>
                <w:sz w:val="22"/>
                <w:rPrChange w:id="623" w:author="ditaoktaria oktaria" w:date="2015-03-06T16:20:00Z">
                  <w:rPr>
                    <w:rFonts w:eastAsia="Times New Roman" w:cstheme="majorBidi"/>
                    <w:b/>
                    <w:i/>
                    <w:iCs/>
                    <w:color w:val="404040" w:themeColor="text1" w:themeTint="BF"/>
                    <w:sz w:val="22"/>
                  </w:rPr>
                </w:rPrChange>
              </w:rPr>
              <w:pPrChange w:id="624" w:author="ditaoktaria oktaria" w:date="2015-03-06T17:09:00Z">
                <w:pPr>
                  <w:keepNext/>
                  <w:keepLines/>
                  <w:spacing w:before="200"/>
                  <w:ind w:firstLine="0"/>
                  <w:jc w:val="left"/>
                  <w:outlineLvl w:val="4"/>
                </w:pPr>
              </w:pPrChange>
            </w:pPr>
            <w:r>
              <w:rPr>
                <w:sz w:val="22"/>
              </w:rPr>
              <w:t xml:space="preserve">Melakukan </w:t>
            </w:r>
            <w:r>
              <w:rPr>
                <w:i/>
                <w:sz w:val="22"/>
              </w:rPr>
              <w:t>Login</w:t>
            </w:r>
          </w:p>
        </w:tc>
      </w:tr>
      <w:tr w:rsidR="008F6F93" w:rsidRPr="006223D6" w14:paraId="27591DCA" w14:textId="77777777" w:rsidTr="00A41A2C">
        <w:tc>
          <w:tcPr>
            <w:tcW w:w="1908" w:type="dxa"/>
            <w:shd w:val="clear" w:color="auto" w:fill="BFBFBF"/>
            <w:vAlign w:val="center"/>
            <w:tcPrChange w:id="625" w:author="ditaoktaria oktaria" w:date="2015-03-09T09:55:00Z">
              <w:tcPr>
                <w:tcW w:w="2050" w:type="dxa"/>
                <w:shd w:val="clear" w:color="auto" w:fill="BFBFBF"/>
                <w:vAlign w:val="center"/>
              </w:tcPr>
            </w:tcPrChange>
          </w:tcPr>
          <w:p w14:paraId="1204409A" w14:textId="77777777" w:rsidR="008F6F93" w:rsidRPr="00411B04" w:rsidRDefault="008F6F93">
            <w:pPr>
              <w:spacing w:line="276" w:lineRule="auto"/>
              <w:ind w:firstLine="0"/>
              <w:jc w:val="left"/>
              <w:rPr>
                <w:rFonts w:eastAsia="Times New Roman" w:cstheme="majorBidi"/>
                <w:b/>
                <w:i/>
                <w:iCs/>
                <w:color w:val="404040" w:themeColor="text1" w:themeTint="BF"/>
                <w:sz w:val="22"/>
              </w:rPr>
              <w:pPrChange w:id="626" w:author="ditaoktaria oktaria" w:date="2015-03-06T17:09:00Z">
                <w:pPr>
                  <w:keepNext/>
                  <w:keepLines/>
                  <w:spacing w:before="200"/>
                  <w:ind w:firstLine="0"/>
                  <w:jc w:val="left"/>
                  <w:outlineLvl w:val="4"/>
                </w:pPr>
              </w:pPrChange>
            </w:pPr>
            <w:r w:rsidRPr="00411B04">
              <w:rPr>
                <w:b/>
                <w:sz w:val="22"/>
              </w:rPr>
              <w:t>Deskripsi</w:t>
            </w:r>
          </w:p>
          <w:p w14:paraId="482F15BB"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27" w:author="ditaoktaria oktaria" w:date="2015-03-06T17:09:00Z">
                <w:pPr>
                  <w:keepNext/>
                  <w:keepLines/>
                  <w:spacing w:before="200"/>
                  <w:ind w:firstLine="0"/>
                  <w:jc w:val="left"/>
                  <w:outlineLvl w:val="4"/>
                </w:pPr>
              </w:pPrChange>
            </w:pPr>
            <w:r w:rsidRPr="00411B04">
              <w:rPr>
                <w:b/>
                <w:i/>
                <w:sz w:val="22"/>
              </w:rPr>
              <w:t>(Brief Description)</w:t>
            </w:r>
          </w:p>
        </w:tc>
        <w:tc>
          <w:tcPr>
            <w:tcW w:w="6250" w:type="dxa"/>
            <w:vAlign w:val="center"/>
            <w:tcPrChange w:id="628" w:author="ditaoktaria oktaria" w:date="2015-03-09T09:55:00Z">
              <w:tcPr>
                <w:tcW w:w="6008" w:type="dxa"/>
                <w:vAlign w:val="center"/>
              </w:tcPr>
            </w:tcPrChange>
          </w:tcPr>
          <w:p w14:paraId="51619334" w14:textId="3A36D481" w:rsidR="008F6F93" w:rsidRPr="00F6556E" w:rsidRDefault="00F6556E">
            <w:pPr>
              <w:keepNext/>
              <w:keepLines/>
              <w:spacing w:before="200" w:line="276" w:lineRule="auto"/>
              <w:ind w:firstLine="0"/>
              <w:jc w:val="left"/>
              <w:outlineLvl w:val="4"/>
              <w:rPr>
                <w:rFonts w:eastAsia="Times New Roman" w:cstheme="majorBidi"/>
                <w:b/>
                <w:i/>
                <w:iCs/>
                <w:color w:val="404040" w:themeColor="text1" w:themeTint="BF"/>
                <w:sz w:val="22"/>
              </w:rPr>
              <w:pPrChange w:id="629" w:author="ditaoktaria" w:date="2015-03-23T18:58:00Z">
                <w:pPr>
                  <w:keepNext/>
                  <w:keepLines/>
                  <w:spacing w:before="200"/>
                  <w:ind w:firstLine="0"/>
                  <w:jc w:val="left"/>
                  <w:outlineLvl w:val="4"/>
                </w:pPr>
              </w:pPrChange>
            </w:pPr>
            <w:r>
              <w:rPr>
                <w:i/>
                <w:sz w:val="22"/>
              </w:rPr>
              <w:t xml:space="preserve">Use case </w:t>
            </w:r>
            <w:r>
              <w:rPr>
                <w:sz w:val="22"/>
              </w:rPr>
              <w:t>ini memungkinkan pengguna untuk melakukan</w:t>
            </w:r>
            <w:r w:rsidR="008B5968">
              <w:rPr>
                <w:sz w:val="22"/>
              </w:rPr>
              <w:t xml:space="preserve"> </w:t>
            </w:r>
            <w:r w:rsidR="008B5968">
              <w:rPr>
                <w:i/>
                <w:sz w:val="22"/>
              </w:rPr>
              <w:t xml:space="preserve">login </w:t>
            </w:r>
            <w:r w:rsidR="008B5968">
              <w:rPr>
                <w:sz w:val="22"/>
              </w:rPr>
              <w:t>untuk mendapatkan hak akses dalam menggunakan sistem.</w:t>
            </w:r>
          </w:p>
        </w:tc>
      </w:tr>
      <w:tr w:rsidR="008F6F93" w:rsidRPr="006223D6" w14:paraId="360D0F1F" w14:textId="77777777" w:rsidTr="00A41A2C">
        <w:tc>
          <w:tcPr>
            <w:tcW w:w="1908" w:type="dxa"/>
            <w:shd w:val="clear" w:color="auto" w:fill="BFBFBF"/>
            <w:vAlign w:val="center"/>
            <w:tcPrChange w:id="630" w:author="ditaoktaria oktaria" w:date="2015-03-09T09:55:00Z">
              <w:tcPr>
                <w:tcW w:w="2050" w:type="dxa"/>
                <w:shd w:val="clear" w:color="auto" w:fill="BFBFBF"/>
                <w:vAlign w:val="center"/>
              </w:tcPr>
            </w:tcPrChange>
          </w:tcPr>
          <w:p w14:paraId="20D89771"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31" w:author="ditaoktaria oktaria" w:date="2015-03-06T17:09:00Z">
                <w:pPr>
                  <w:keepNext/>
                  <w:keepLines/>
                  <w:spacing w:before="200"/>
                  <w:ind w:firstLine="0"/>
                  <w:jc w:val="left"/>
                  <w:outlineLvl w:val="4"/>
                </w:pPr>
              </w:pPrChange>
            </w:pPr>
            <w:r w:rsidRPr="00411B04">
              <w:rPr>
                <w:b/>
                <w:sz w:val="22"/>
              </w:rPr>
              <w:t>Aktor</w:t>
            </w:r>
          </w:p>
        </w:tc>
        <w:tc>
          <w:tcPr>
            <w:tcW w:w="6250" w:type="dxa"/>
            <w:vAlign w:val="center"/>
            <w:tcPrChange w:id="632" w:author="ditaoktaria oktaria" w:date="2015-03-09T09:55:00Z">
              <w:tcPr>
                <w:tcW w:w="6008" w:type="dxa"/>
                <w:vAlign w:val="center"/>
              </w:tcPr>
            </w:tcPrChange>
          </w:tcPr>
          <w:p w14:paraId="30368159" w14:textId="77777777" w:rsidR="008F6F93" w:rsidRPr="00307262" w:rsidRDefault="008F6F93">
            <w:pPr>
              <w:keepNext/>
              <w:keepLines/>
              <w:spacing w:before="200" w:line="276" w:lineRule="auto"/>
              <w:ind w:firstLine="0"/>
              <w:jc w:val="left"/>
              <w:outlineLvl w:val="4"/>
              <w:rPr>
                <w:rFonts w:eastAsia="Times New Roman" w:cstheme="majorBidi"/>
                <w:b/>
                <w:i/>
                <w:iCs/>
                <w:color w:val="404040" w:themeColor="text1" w:themeTint="BF"/>
                <w:sz w:val="22"/>
              </w:rPr>
              <w:pPrChange w:id="633" w:author="ditaoktaria oktaria" w:date="2015-03-06T17:09:00Z">
                <w:pPr>
                  <w:keepNext/>
                  <w:keepLines/>
                  <w:spacing w:before="200"/>
                  <w:ind w:firstLine="0"/>
                  <w:jc w:val="left"/>
                  <w:outlineLvl w:val="4"/>
                </w:pPr>
              </w:pPrChange>
            </w:pPr>
            <w:r w:rsidRPr="00411B04">
              <w:rPr>
                <w:sz w:val="22"/>
              </w:rPr>
              <w:t>Pengguna</w:t>
            </w:r>
          </w:p>
        </w:tc>
      </w:tr>
      <w:tr w:rsidR="008F6F93" w:rsidRPr="006223D6" w14:paraId="091EA338" w14:textId="77777777" w:rsidTr="00A41A2C">
        <w:tc>
          <w:tcPr>
            <w:tcW w:w="1908" w:type="dxa"/>
            <w:shd w:val="clear" w:color="auto" w:fill="BFBFBF"/>
            <w:vAlign w:val="center"/>
            <w:tcPrChange w:id="634" w:author="ditaoktaria oktaria" w:date="2015-03-09T09:55:00Z">
              <w:tcPr>
                <w:tcW w:w="2050" w:type="dxa"/>
                <w:shd w:val="clear" w:color="auto" w:fill="BFBFBF"/>
                <w:vAlign w:val="center"/>
              </w:tcPr>
            </w:tcPrChange>
          </w:tcPr>
          <w:p w14:paraId="4BC82194" w14:textId="118E5D77" w:rsidR="008F6F93" w:rsidRPr="00971B8F" w:rsidRDefault="008F6F93">
            <w:pPr>
              <w:spacing w:line="276" w:lineRule="auto"/>
              <w:ind w:firstLine="0"/>
              <w:jc w:val="left"/>
              <w:rPr>
                <w:b/>
                <w:sz w:val="22"/>
                <w:rPrChange w:id="635" w:author="ditaoktaria oktaria" w:date="2015-03-06T17:09:00Z">
                  <w:rPr>
                    <w:rFonts w:eastAsia="Times New Roman" w:cstheme="majorBidi"/>
                    <w:b/>
                    <w:i/>
                    <w:iCs/>
                    <w:color w:val="404040" w:themeColor="text1" w:themeTint="BF"/>
                    <w:sz w:val="22"/>
                  </w:rPr>
                </w:rPrChange>
              </w:rPr>
              <w:pPrChange w:id="636" w:author="ditaoktaria oktaria" w:date="2015-03-06T17:09:00Z">
                <w:pPr>
                  <w:keepNext/>
                  <w:keepLines/>
                  <w:spacing w:before="200"/>
                  <w:ind w:firstLine="0"/>
                  <w:jc w:val="left"/>
                  <w:outlineLvl w:val="4"/>
                </w:pPr>
              </w:pPrChange>
            </w:pPr>
            <w:r w:rsidRPr="00411B04">
              <w:rPr>
                <w:b/>
                <w:sz w:val="22"/>
              </w:rPr>
              <w:t>Kondisi Awal</w:t>
            </w:r>
            <w:r w:rsidR="00971B8F">
              <w:rPr>
                <w:b/>
                <w:sz w:val="22"/>
              </w:rPr>
              <w:t xml:space="preserve"> </w:t>
            </w:r>
            <w:r w:rsidRPr="00411B04">
              <w:rPr>
                <w:b/>
                <w:i/>
                <w:sz w:val="22"/>
              </w:rPr>
              <w:t>(Pre-Conditions)</w:t>
            </w:r>
          </w:p>
        </w:tc>
        <w:tc>
          <w:tcPr>
            <w:tcW w:w="6250" w:type="dxa"/>
            <w:vAlign w:val="center"/>
            <w:tcPrChange w:id="637" w:author="ditaoktaria oktaria" w:date="2015-03-09T09:55:00Z">
              <w:tcPr>
                <w:tcW w:w="6008" w:type="dxa"/>
                <w:vAlign w:val="center"/>
              </w:tcPr>
            </w:tcPrChange>
          </w:tcPr>
          <w:p w14:paraId="57BD02BB" w14:textId="6474820E" w:rsidR="008F6F93" w:rsidRPr="00307262" w:rsidRDefault="00C17CFD">
            <w:pPr>
              <w:keepNext/>
              <w:keepLines/>
              <w:spacing w:before="200" w:line="276" w:lineRule="auto"/>
              <w:ind w:firstLine="0"/>
              <w:jc w:val="left"/>
              <w:outlineLvl w:val="4"/>
              <w:rPr>
                <w:rFonts w:eastAsia="Times New Roman" w:cstheme="majorBidi"/>
                <w:b/>
                <w:i/>
                <w:iCs/>
                <w:color w:val="404040" w:themeColor="text1" w:themeTint="BF"/>
                <w:sz w:val="22"/>
              </w:rPr>
              <w:pPrChange w:id="638" w:author="ditaoktaria oktaria" w:date="2015-03-06T17:09:00Z">
                <w:pPr>
                  <w:keepNext/>
                  <w:keepLines/>
                  <w:spacing w:before="200"/>
                  <w:ind w:firstLine="0"/>
                  <w:jc w:val="left"/>
                  <w:outlineLvl w:val="4"/>
                </w:pPr>
              </w:pPrChange>
            </w:pPr>
            <w:r>
              <w:rPr>
                <w:sz w:val="22"/>
              </w:rPr>
              <w:t>Aktor harus menjalankan aplikasi terlebih dahulu</w:t>
            </w:r>
            <w:r w:rsidR="00E859EF">
              <w:rPr>
                <w:sz w:val="22"/>
              </w:rPr>
              <w:t>.</w:t>
            </w:r>
          </w:p>
        </w:tc>
      </w:tr>
      <w:tr w:rsidR="008F6F93" w:rsidRPr="006223D6" w14:paraId="75C4958E" w14:textId="77777777" w:rsidTr="00A41A2C">
        <w:tc>
          <w:tcPr>
            <w:tcW w:w="8158" w:type="dxa"/>
            <w:gridSpan w:val="2"/>
            <w:shd w:val="clear" w:color="auto" w:fill="BFBFBF"/>
            <w:vAlign w:val="center"/>
            <w:tcPrChange w:id="639" w:author="ditaoktaria oktaria" w:date="2015-03-09T09:55:00Z">
              <w:tcPr>
                <w:tcW w:w="8058" w:type="dxa"/>
                <w:gridSpan w:val="2"/>
                <w:shd w:val="clear" w:color="auto" w:fill="BFBFBF"/>
                <w:vAlign w:val="center"/>
              </w:tcPr>
            </w:tcPrChange>
          </w:tcPr>
          <w:p w14:paraId="7768424E" w14:textId="77777777" w:rsidR="008F6F93" w:rsidRPr="00411B04" w:rsidRDefault="008F6F93">
            <w:pPr>
              <w:spacing w:line="276" w:lineRule="auto"/>
              <w:ind w:firstLine="0"/>
              <w:jc w:val="left"/>
              <w:rPr>
                <w:rFonts w:eastAsia="Times New Roman" w:cstheme="majorBidi"/>
                <w:b/>
                <w:i/>
                <w:iCs/>
                <w:color w:val="404040" w:themeColor="text1" w:themeTint="BF"/>
                <w:sz w:val="22"/>
              </w:rPr>
              <w:pPrChange w:id="640" w:author="ditaoktaria oktaria" w:date="2015-03-06T17:09:00Z">
                <w:pPr>
                  <w:keepNext/>
                  <w:keepLines/>
                  <w:spacing w:before="200"/>
                  <w:ind w:firstLine="0"/>
                  <w:jc w:val="left"/>
                  <w:outlineLvl w:val="4"/>
                </w:pPr>
              </w:pPrChange>
            </w:pPr>
            <w:r w:rsidRPr="00411B04">
              <w:rPr>
                <w:b/>
                <w:i/>
                <w:sz w:val="22"/>
              </w:rPr>
              <w:lastRenderedPageBreak/>
              <w:t>Flow of Events</w:t>
            </w:r>
          </w:p>
        </w:tc>
      </w:tr>
      <w:tr w:rsidR="008F6F93" w:rsidRPr="006223D6" w14:paraId="511B63C9" w14:textId="77777777" w:rsidTr="00A41A2C">
        <w:tc>
          <w:tcPr>
            <w:tcW w:w="8158" w:type="dxa"/>
            <w:gridSpan w:val="2"/>
            <w:shd w:val="clear" w:color="auto" w:fill="D9D9D9" w:themeFill="background1" w:themeFillShade="D9"/>
            <w:vAlign w:val="center"/>
            <w:tcPrChange w:id="641" w:author="ditaoktaria oktaria" w:date="2015-03-09T09:55:00Z">
              <w:tcPr>
                <w:tcW w:w="8058" w:type="dxa"/>
                <w:gridSpan w:val="2"/>
                <w:shd w:val="clear" w:color="auto" w:fill="D9D9D9" w:themeFill="background1" w:themeFillShade="D9"/>
                <w:vAlign w:val="center"/>
              </w:tcPr>
            </w:tcPrChange>
          </w:tcPr>
          <w:p w14:paraId="11AA6618" w14:textId="77777777" w:rsidR="008F6F93" w:rsidRPr="00307262" w:rsidRDefault="008F6F93">
            <w:pPr>
              <w:keepNext/>
              <w:keepLines/>
              <w:spacing w:before="200" w:line="276" w:lineRule="auto"/>
              <w:ind w:firstLine="0"/>
              <w:jc w:val="center"/>
              <w:outlineLvl w:val="4"/>
              <w:rPr>
                <w:rFonts w:eastAsia="Times New Roman" w:cstheme="majorBidi"/>
                <w:b/>
                <w:i/>
                <w:iCs/>
                <w:color w:val="404040" w:themeColor="text1" w:themeTint="BF"/>
                <w:sz w:val="22"/>
              </w:rPr>
              <w:pPrChange w:id="642" w:author="ditaoktaria oktaria" w:date="2015-03-06T17:09:00Z">
                <w:pPr>
                  <w:keepNext/>
                  <w:keepLines/>
                  <w:spacing w:before="200"/>
                  <w:ind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8F6F93" w:rsidRPr="006223D6" w14:paraId="0F218AE7" w14:textId="77777777" w:rsidTr="00A41A2C">
        <w:tc>
          <w:tcPr>
            <w:tcW w:w="8158" w:type="dxa"/>
            <w:gridSpan w:val="2"/>
            <w:shd w:val="clear" w:color="auto" w:fill="auto"/>
            <w:vAlign w:val="center"/>
            <w:tcPrChange w:id="643" w:author="ditaoktaria oktaria" w:date="2015-03-09T09:55:00Z">
              <w:tcPr>
                <w:tcW w:w="8058" w:type="dxa"/>
                <w:gridSpan w:val="2"/>
                <w:shd w:val="clear" w:color="auto" w:fill="auto"/>
                <w:vAlign w:val="center"/>
              </w:tcPr>
            </w:tcPrChange>
          </w:tcPr>
          <w:p w14:paraId="22CFF149" w14:textId="1A0DB8CC" w:rsidR="008F6F93" w:rsidRPr="00411B04" w:rsidRDefault="008F6F93" w:rsidP="00C17CFD">
            <w:pPr>
              <w:pStyle w:val="ListParagraph"/>
              <w:spacing w:after="200"/>
              <w:ind w:left="90" w:firstLine="0"/>
              <w:jc w:val="left"/>
              <w:rPr>
                <w:sz w:val="22"/>
                <w:szCs w:val="22"/>
              </w:rPr>
            </w:pPr>
            <w:r w:rsidRPr="00411B04">
              <w:rPr>
                <w:i/>
                <w:sz w:val="22"/>
                <w:szCs w:val="22"/>
              </w:rPr>
              <w:t xml:space="preserve">Use case </w:t>
            </w:r>
            <w:r w:rsidRPr="00411B04">
              <w:rPr>
                <w:sz w:val="22"/>
                <w:szCs w:val="22"/>
              </w:rPr>
              <w:t xml:space="preserve">ini dimulai ketika aktor ingin </w:t>
            </w:r>
            <w:r w:rsidR="00C17CFD">
              <w:rPr>
                <w:sz w:val="22"/>
                <w:szCs w:val="22"/>
              </w:rPr>
              <w:t xml:space="preserve">melakukan </w:t>
            </w:r>
            <w:r w:rsidR="00C17CFD">
              <w:rPr>
                <w:i/>
                <w:sz w:val="22"/>
                <w:szCs w:val="22"/>
              </w:rPr>
              <w:t>login</w:t>
            </w:r>
            <w:r w:rsidRPr="00411B04">
              <w:rPr>
                <w:sz w:val="22"/>
                <w:szCs w:val="22"/>
              </w:rPr>
              <w:t>.</w:t>
            </w:r>
          </w:p>
          <w:p w14:paraId="1E683A24" w14:textId="32FD6E2B" w:rsidR="008F6F93" w:rsidRPr="00307262" w:rsidRDefault="008F6F93" w:rsidP="00C17CFD">
            <w:pPr>
              <w:pStyle w:val="ListParagraph"/>
              <w:keepNext/>
              <w:keepLines/>
              <w:numPr>
                <w:ilvl w:val="0"/>
                <w:numId w:val="30"/>
              </w:numPr>
              <w:spacing w:before="200" w:after="200"/>
              <w:ind w:left="720"/>
              <w:jc w:val="left"/>
              <w:outlineLvl w:val="4"/>
              <w:rPr>
                <w:sz w:val="22"/>
                <w:szCs w:val="22"/>
              </w:rPr>
            </w:pPr>
            <w:r w:rsidRPr="00411B04">
              <w:rPr>
                <w:sz w:val="22"/>
                <w:szCs w:val="22"/>
              </w:rPr>
              <w:t xml:space="preserve">Sistem </w:t>
            </w:r>
            <w:proofErr w:type="gramStart"/>
            <w:r w:rsidRPr="00411B04">
              <w:rPr>
                <w:sz w:val="22"/>
                <w:szCs w:val="22"/>
              </w:rPr>
              <w:t>akan</w:t>
            </w:r>
            <w:proofErr w:type="gramEnd"/>
            <w:r w:rsidRPr="00411B04">
              <w:rPr>
                <w:sz w:val="22"/>
                <w:szCs w:val="22"/>
              </w:rPr>
              <w:t xml:space="preserve"> menampilkan </w:t>
            </w:r>
            <w:r w:rsidR="00C17CFD">
              <w:rPr>
                <w:sz w:val="22"/>
                <w:szCs w:val="22"/>
              </w:rPr>
              <w:t xml:space="preserve">halaman </w:t>
            </w:r>
            <w:r w:rsidR="00C17CFD">
              <w:rPr>
                <w:i/>
                <w:sz w:val="22"/>
                <w:szCs w:val="22"/>
              </w:rPr>
              <w:t xml:space="preserve">login </w:t>
            </w:r>
            <w:r w:rsidR="00C17CFD">
              <w:rPr>
                <w:sz w:val="22"/>
                <w:szCs w:val="22"/>
              </w:rPr>
              <w:t xml:space="preserve">yang berisi </w:t>
            </w:r>
            <w:r w:rsidR="00C17CFD">
              <w:rPr>
                <w:i/>
                <w:sz w:val="22"/>
                <w:szCs w:val="22"/>
              </w:rPr>
              <w:t xml:space="preserve">form </w:t>
            </w:r>
            <w:r w:rsidR="00C17CFD">
              <w:rPr>
                <w:sz w:val="22"/>
                <w:szCs w:val="22"/>
              </w:rPr>
              <w:t xml:space="preserve">masukan </w:t>
            </w:r>
            <w:r w:rsidR="00BA006D">
              <w:rPr>
                <w:sz w:val="22"/>
                <w:szCs w:val="22"/>
              </w:rPr>
              <w:t>untuk memasukkan</w:t>
            </w:r>
            <w:r w:rsidR="00C17CFD">
              <w:rPr>
                <w:sz w:val="22"/>
                <w:szCs w:val="22"/>
              </w:rPr>
              <w:t xml:space="preserve"> </w:t>
            </w:r>
            <w:r w:rsidR="00C17CFD">
              <w:rPr>
                <w:i/>
                <w:sz w:val="22"/>
                <w:szCs w:val="22"/>
              </w:rPr>
              <w:t xml:space="preserve">username </w:t>
            </w:r>
            <w:r w:rsidR="00C17CFD">
              <w:rPr>
                <w:sz w:val="22"/>
                <w:szCs w:val="22"/>
              </w:rPr>
              <w:t xml:space="preserve">dan </w:t>
            </w:r>
            <w:r w:rsidR="00C17CFD">
              <w:rPr>
                <w:i/>
                <w:sz w:val="22"/>
                <w:szCs w:val="22"/>
              </w:rPr>
              <w:t>password</w:t>
            </w:r>
            <w:r w:rsidRPr="00411B04">
              <w:rPr>
                <w:sz w:val="22"/>
                <w:szCs w:val="22"/>
              </w:rPr>
              <w:t>.</w:t>
            </w:r>
          </w:p>
          <w:p w14:paraId="6190E195" w14:textId="77777777" w:rsidR="008F6F93" w:rsidRDefault="00C17CFD" w:rsidP="00C17CFD">
            <w:pPr>
              <w:pStyle w:val="ListParagraph"/>
              <w:keepNext/>
              <w:keepLines/>
              <w:numPr>
                <w:ilvl w:val="0"/>
                <w:numId w:val="30"/>
              </w:numPr>
              <w:spacing w:before="200" w:after="200"/>
              <w:ind w:left="720"/>
              <w:jc w:val="left"/>
              <w:outlineLvl w:val="4"/>
              <w:rPr>
                <w:sz w:val="22"/>
                <w:szCs w:val="22"/>
              </w:rPr>
            </w:pPr>
            <w:r>
              <w:rPr>
                <w:sz w:val="22"/>
                <w:szCs w:val="22"/>
              </w:rPr>
              <w:t xml:space="preserve">Sistem mengizinkan aktor untuk memasukkan </w:t>
            </w:r>
            <w:r>
              <w:rPr>
                <w:i/>
                <w:sz w:val="22"/>
                <w:szCs w:val="22"/>
              </w:rPr>
              <w:t xml:space="preserve">username </w:t>
            </w:r>
            <w:r>
              <w:rPr>
                <w:sz w:val="22"/>
                <w:szCs w:val="22"/>
              </w:rPr>
              <w:t xml:space="preserve">dan </w:t>
            </w:r>
            <w:r>
              <w:rPr>
                <w:i/>
                <w:sz w:val="22"/>
                <w:szCs w:val="22"/>
              </w:rPr>
              <w:t>password</w:t>
            </w:r>
            <w:r>
              <w:rPr>
                <w:sz w:val="22"/>
                <w:szCs w:val="22"/>
              </w:rPr>
              <w:t>.</w:t>
            </w:r>
          </w:p>
          <w:p w14:paraId="13CD679D" w14:textId="64831D59" w:rsidR="00760340" w:rsidRDefault="00C17CFD" w:rsidP="00C17CFD">
            <w:pPr>
              <w:pStyle w:val="ListParagraph"/>
              <w:keepNext/>
              <w:keepLines/>
              <w:numPr>
                <w:ilvl w:val="0"/>
                <w:numId w:val="30"/>
              </w:numPr>
              <w:spacing w:before="200" w:after="200"/>
              <w:ind w:left="720"/>
              <w:jc w:val="left"/>
              <w:outlineLvl w:val="4"/>
              <w:rPr>
                <w:ins w:id="644" w:author="ditaoktaria" w:date="2015-03-08T14:13:00Z"/>
                <w:sz w:val="22"/>
                <w:szCs w:val="22"/>
              </w:rPr>
            </w:pPr>
            <w:r>
              <w:rPr>
                <w:sz w:val="22"/>
                <w:szCs w:val="22"/>
              </w:rPr>
              <w:t xml:space="preserve">Aktor memasukkan </w:t>
            </w:r>
            <w:r>
              <w:rPr>
                <w:i/>
                <w:sz w:val="22"/>
                <w:szCs w:val="22"/>
              </w:rPr>
              <w:t xml:space="preserve">username </w:t>
            </w:r>
            <w:r>
              <w:rPr>
                <w:sz w:val="22"/>
                <w:szCs w:val="22"/>
              </w:rPr>
              <w:t xml:space="preserve">dan </w:t>
            </w:r>
            <w:r>
              <w:rPr>
                <w:i/>
                <w:sz w:val="22"/>
                <w:szCs w:val="22"/>
              </w:rPr>
              <w:t>password</w:t>
            </w:r>
            <w:ins w:id="645" w:author="ditaoktaria" w:date="2015-03-08T14:13:00Z">
              <w:r w:rsidR="00760340">
                <w:rPr>
                  <w:sz w:val="22"/>
                  <w:szCs w:val="22"/>
                </w:rPr>
                <w:t>.</w:t>
              </w:r>
            </w:ins>
          </w:p>
          <w:p w14:paraId="4D06D45C" w14:textId="1509B9EC" w:rsidR="00C17CFD" w:rsidRDefault="00760340" w:rsidP="00C17CFD">
            <w:pPr>
              <w:pStyle w:val="ListParagraph"/>
              <w:keepNext/>
              <w:keepLines/>
              <w:numPr>
                <w:ilvl w:val="0"/>
                <w:numId w:val="30"/>
              </w:numPr>
              <w:spacing w:before="200" w:after="200"/>
              <w:ind w:left="720"/>
              <w:jc w:val="left"/>
              <w:outlineLvl w:val="4"/>
              <w:rPr>
                <w:sz w:val="22"/>
                <w:szCs w:val="22"/>
              </w:rPr>
            </w:pPr>
            <w:ins w:id="646" w:author="ditaoktaria" w:date="2015-03-08T14:13:00Z">
              <w:r>
                <w:rPr>
                  <w:sz w:val="22"/>
                  <w:szCs w:val="22"/>
                </w:rPr>
                <w:t xml:space="preserve">Aktor </w:t>
              </w:r>
            </w:ins>
            <w:r w:rsidR="00C17CFD">
              <w:rPr>
                <w:sz w:val="22"/>
                <w:szCs w:val="22"/>
              </w:rPr>
              <w:t xml:space="preserve">menekan tombol </w:t>
            </w:r>
            <w:r w:rsidR="00C17CFD">
              <w:rPr>
                <w:i/>
                <w:sz w:val="22"/>
                <w:szCs w:val="22"/>
              </w:rPr>
              <w:t>login</w:t>
            </w:r>
            <w:r w:rsidR="00C17CFD">
              <w:rPr>
                <w:sz w:val="22"/>
                <w:szCs w:val="22"/>
              </w:rPr>
              <w:t>.</w:t>
            </w:r>
          </w:p>
          <w:p w14:paraId="4A5A63C0" w14:textId="295C78C1" w:rsidR="00987D2F" w:rsidRDefault="00987D2F" w:rsidP="00C17CFD">
            <w:pPr>
              <w:pStyle w:val="ListParagraph"/>
              <w:keepNext/>
              <w:keepLines/>
              <w:numPr>
                <w:ilvl w:val="0"/>
                <w:numId w:val="30"/>
              </w:numPr>
              <w:spacing w:before="200" w:after="200"/>
              <w:ind w:left="720"/>
              <w:jc w:val="left"/>
              <w:outlineLvl w:val="4"/>
              <w:rPr>
                <w:sz w:val="22"/>
                <w:szCs w:val="22"/>
              </w:rPr>
            </w:pPr>
            <w:r>
              <w:rPr>
                <w:sz w:val="22"/>
                <w:szCs w:val="22"/>
              </w:rPr>
              <w:t xml:space="preserve">Sistem mengecek apakah </w:t>
            </w:r>
            <w:r>
              <w:rPr>
                <w:i/>
                <w:sz w:val="22"/>
                <w:szCs w:val="22"/>
              </w:rPr>
              <w:t xml:space="preserve">username </w:t>
            </w:r>
            <w:r>
              <w:rPr>
                <w:sz w:val="22"/>
                <w:szCs w:val="22"/>
              </w:rPr>
              <w:t xml:space="preserve">dan </w:t>
            </w:r>
            <w:r>
              <w:rPr>
                <w:i/>
                <w:sz w:val="22"/>
                <w:szCs w:val="22"/>
              </w:rPr>
              <w:t xml:space="preserve">password </w:t>
            </w:r>
            <w:r>
              <w:rPr>
                <w:sz w:val="22"/>
                <w:szCs w:val="22"/>
              </w:rPr>
              <w:t xml:space="preserve">yang dimasukkan aktor sesuai dengan yang tersimpan di dalam </w:t>
            </w:r>
            <w:r>
              <w:rPr>
                <w:i/>
                <w:sz w:val="22"/>
                <w:szCs w:val="22"/>
              </w:rPr>
              <w:t xml:space="preserve">database </w:t>
            </w:r>
            <w:r>
              <w:rPr>
                <w:sz w:val="22"/>
                <w:szCs w:val="22"/>
              </w:rPr>
              <w:t>sistem.</w:t>
            </w:r>
          </w:p>
          <w:p w14:paraId="3D08A152" w14:textId="7F19400E" w:rsidR="00C17CFD" w:rsidRPr="00307262" w:rsidRDefault="00C17CFD" w:rsidP="002B0559">
            <w:pPr>
              <w:pStyle w:val="ListParagraph"/>
              <w:keepNext/>
              <w:keepLines/>
              <w:numPr>
                <w:ilvl w:val="0"/>
                <w:numId w:val="30"/>
              </w:numPr>
              <w:spacing w:before="200" w:after="200"/>
              <w:ind w:left="720"/>
              <w:jc w:val="left"/>
              <w:outlineLvl w:val="4"/>
              <w:rPr>
                <w:sz w:val="22"/>
                <w:szCs w:val="22"/>
              </w:rPr>
            </w:pPr>
            <w:r>
              <w:rPr>
                <w:sz w:val="22"/>
                <w:szCs w:val="22"/>
              </w:rPr>
              <w:t xml:space="preserve">Jika </w:t>
            </w:r>
            <w:r w:rsidR="00620718">
              <w:rPr>
                <w:i/>
                <w:sz w:val="22"/>
                <w:szCs w:val="22"/>
              </w:rPr>
              <w:t xml:space="preserve">username </w:t>
            </w:r>
            <w:r w:rsidR="00620718">
              <w:rPr>
                <w:sz w:val="22"/>
                <w:szCs w:val="22"/>
              </w:rPr>
              <w:t xml:space="preserve">dan </w:t>
            </w:r>
            <w:r w:rsidR="00620718">
              <w:rPr>
                <w:i/>
                <w:sz w:val="22"/>
                <w:szCs w:val="22"/>
              </w:rPr>
              <w:t xml:space="preserve">password </w:t>
            </w:r>
            <w:r w:rsidR="00620718">
              <w:rPr>
                <w:sz w:val="22"/>
                <w:szCs w:val="22"/>
              </w:rPr>
              <w:t xml:space="preserve">yang dimasukkan </w:t>
            </w:r>
            <w:r w:rsidR="002B0559">
              <w:rPr>
                <w:sz w:val="22"/>
                <w:szCs w:val="22"/>
              </w:rPr>
              <w:t>aktor</w:t>
            </w:r>
            <w:r w:rsidR="00620718">
              <w:rPr>
                <w:sz w:val="22"/>
                <w:szCs w:val="22"/>
              </w:rPr>
              <w:t xml:space="preserve"> sesuai dengan yang tersimpan di dalam </w:t>
            </w:r>
            <w:r w:rsidR="00620718">
              <w:rPr>
                <w:i/>
                <w:sz w:val="22"/>
                <w:szCs w:val="22"/>
              </w:rPr>
              <w:t xml:space="preserve">database </w:t>
            </w:r>
            <w:r w:rsidR="00620718">
              <w:rPr>
                <w:sz w:val="22"/>
                <w:szCs w:val="22"/>
              </w:rPr>
              <w:t xml:space="preserve">sistem, maka sistem </w:t>
            </w:r>
            <w:proofErr w:type="gramStart"/>
            <w:r w:rsidR="00620718">
              <w:rPr>
                <w:sz w:val="22"/>
                <w:szCs w:val="22"/>
              </w:rPr>
              <w:t>akan</w:t>
            </w:r>
            <w:proofErr w:type="gramEnd"/>
            <w:r w:rsidR="00620718">
              <w:rPr>
                <w:sz w:val="22"/>
                <w:szCs w:val="22"/>
              </w:rPr>
              <w:t xml:space="preserve"> menampilkan halaman utama.</w:t>
            </w:r>
          </w:p>
        </w:tc>
      </w:tr>
      <w:tr w:rsidR="00647C97" w:rsidRPr="00DF0A0E" w14:paraId="4C8CDDB9" w14:textId="77777777" w:rsidTr="00A41A2C">
        <w:tc>
          <w:tcPr>
            <w:tcW w:w="8158" w:type="dxa"/>
            <w:gridSpan w:val="2"/>
            <w:shd w:val="clear" w:color="auto" w:fill="BFBFBF" w:themeFill="background1" w:themeFillShade="BF"/>
            <w:vAlign w:val="center"/>
            <w:tcPrChange w:id="647" w:author="ditaoktaria oktaria" w:date="2015-03-09T09:55:00Z">
              <w:tcPr>
                <w:tcW w:w="8058" w:type="dxa"/>
                <w:gridSpan w:val="2"/>
                <w:shd w:val="clear" w:color="auto" w:fill="BFBFBF" w:themeFill="background1" w:themeFillShade="BF"/>
                <w:vAlign w:val="center"/>
              </w:tcPr>
            </w:tcPrChange>
          </w:tcPr>
          <w:p w14:paraId="1F85013A" w14:textId="1C32EA85" w:rsidR="00647C97" w:rsidRPr="00DF0A0E" w:rsidRDefault="00647C97" w:rsidP="00647C97">
            <w:pPr>
              <w:keepNext/>
              <w:keepLines/>
              <w:spacing w:before="200"/>
              <w:ind w:firstLine="0"/>
              <w:jc w:val="center"/>
              <w:outlineLvl w:val="4"/>
              <w:rPr>
                <w:b/>
                <w:i/>
                <w:sz w:val="22"/>
              </w:rPr>
            </w:pPr>
            <w:r w:rsidRPr="00DF0A0E">
              <w:rPr>
                <w:b/>
                <w:sz w:val="22"/>
              </w:rPr>
              <w:t xml:space="preserve">Alur </w:t>
            </w:r>
            <w:r>
              <w:rPr>
                <w:b/>
                <w:sz w:val="22"/>
              </w:rPr>
              <w:t>Alternatif (</w:t>
            </w:r>
            <w:r>
              <w:rPr>
                <w:b/>
                <w:i/>
                <w:sz w:val="22"/>
              </w:rPr>
              <w:t>Alternative Flows)</w:t>
            </w:r>
          </w:p>
        </w:tc>
      </w:tr>
      <w:tr w:rsidR="00647C97" w:rsidRPr="00F11713" w14:paraId="5F2AB8F2" w14:textId="77777777" w:rsidTr="00A41A2C">
        <w:tc>
          <w:tcPr>
            <w:tcW w:w="1908" w:type="dxa"/>
            <w:shd w:val="clear" w:color="auto" w:fill="BFBFBF" w:themeFill="background1" w:themeFillShade="BF"/>
            <w:vAlign w:val="center"/>
            <w:tcPrChange w:id="648" w:author="ditaoktaria oktaria" w:date="2015-03-09T09:55:00Z">
              <w:tcPr>
                <w:tcW w:w="2050" w:type="dxa"/>
                <w:shd w:val="clear" w:color="auto" w:fill="BFBFBF" w:themeFill="background1" w:themeFillShade="BF"/>
                <w:vAlign w:val="center"/>
              </w:tcPr>
            </w:tcPrChange>
          </w:tcPr>
          <w:p w14:paraId="095E2711" w14:textId="77777777" w:rsidR="00647C97" w:rsidRPr="00411B04" w:rsidRDefault="00647C97" w:rsidP="00647C97">
            <w:pPr>
              <w:ind w:firstLine="0"/>
              <w:jc w:val="left"/>
              <w:rPr>
                <w:b/>
                <w:sz w:val="22"/>
              </w:rPr>
            </w:pPr>
            <w:r>
              <w:rPr>
                <w:b/>
                <w:i/>
                <w:sz w:val="22"/>
              </w:rPr>
              <w:t xml:space="preserve">Username </w:t>
            </w:r>
            <w:r>
              <w:rPr>
                <w:b/>
                <w:sz w:val="22"/>
              </w:rPr>
              <w:t xml:space="preserve">dan </w:t>
            </w:r>
            <w:r>
              <w:rPr>
                <w:b/>
                <w:i/>
                <w:sz w:val="22"/>
              </w:rPr>
              <w:t xml:space="preserve">password </w:t>
            </w:r>
            <w:r>
              <w:rPr>
                <w:b/>
                <w:sz w:val="22"/>
              </w:rPr>
              <w:t>tidak sesuai</w:t>
            </w:r>
          </w:p>
        </w:tc>
        <w:tc>
          <w:tcPr>
            <w:tcW w:w="6250" w:type="dxa"/>
            <w:vAlign w:val="center"/>
            <w:tcPrChange w:id="649" w:author="ditaoktaria oktaria" w:date="2015-03-09T09:55:00Z">
              <w:tcPr>
                <w:tcW w:w="6008" w:type="dxa"/>
                <w:vAlign w:val="center"/>
              </w:tcPr>
            </w:tcPrChange>
          </w:tcPr>
          <w:p w14:paraId="7C0D5EA9" w14:textId="77777777" w:rsidR="00647C97" w:rsidRPr="002D0E7A" w:rsidRDefault="00647C97">
            <w:pPr>
              <w:pStyle w:val="ListParagraph"/>
              <w:numPr>
                <w:ilvl w:val="0"/>
                <w:numId w:val="60"/>
              </w:numPr>
              <w:spacing w:after="200"/>
              <w:ind w:left="369"/>
              <w:jc w:val="left"/>
              <w:rPr>
                <w:sz w:val="22"/>
                <w:rPrChange w:id="650" w:author="ditaoktaria oktaria" w:date="2015-03-09T08:59:00Z">
                  <w:rPr>
                    <w:rFonts w:cstheme="majorBidi"/>
                    <w:b/>
                    <w:i/>
                    <w:iCs/>
                    <w:color w:val="404040" w:themeColor="text1" w:themeTint="BF"/>
                  </w:rPr>
                </w:rPrChange>
              </w:rPr>
              <w:pPrChange w:id="651" w:author="ditaoktaria oktaria" w:date="2015-03-09T09:00:00Z">
                <w:pPr>
                  <w:pStyle w:val="ListParagraph"/>
                  <w:keepNext/>
                  <w:keepLines/>
                  <w:numPr>
                    <w:numId w:val="35"/>
                  </w:numPr>
                  <w:spacing w:before="200" w:after="200"/>
                  <w:ind w:hanging="360"/>
                  <w:jc w:val="left"/>
                  <w:outlineLvl w:val="4"/>
                </w:pPr>
              </w:pPrChange>
            </w:pPr>
            <w:r w:rsidRPr="002D0E7A">
              <w:rPr>
                <w:i/>
                <w:sz w:val="22"/>
                <w:rPrChange w:id="652" w:author="ditaoktaria oktaria" w:date="2015-03-09T08:59:00Z">
                  <w:rPr>
                    <w:i/>
                  </w:rPr>
                </w:rPrChange>
              </w:rPr>
              <w:t xml:space="preserve">Username </w:t>
            </w:r>
            <w:r w:rsidRPr="002D0E7A">
              <w:rPr>
                <w:sz w:val="22"/>
                <w:rPrChange w:id="653" w:author="ditaoktaria oktaria" w:date="2015-03-09T08:59:00Z">
                  <w:rPr/>
                </w:rPrChange>
              </w:rPr>
              <w:t xml:space="preserve">dan </w:t>
            </w:r>
            <w:r w:rsidRPr="002D0E7A">
              <w:rPr>
                <w:i/>
                <w:sz w:val="22"/>
                <w:rPrChange w:id="654" w:author="ditaoktaria oktaria" w:date="2015-03-09T08:59:00Z">
                  <w:rPr>
                    <w:i/>
                  </w:rPr>
                </w:rPrChange>
              </w:rPr>
              <w:t xml:space="preserve">password </w:t>
            </w:r>
            <w:r w:rsidRPr="002D0E7A">
              <w:rPr>
                <w:sz w:val="22"/>
                <w:rPrChange w:id="655" w:author="ditaoktaria oktaria" w:date="2015-03-09T08:59:00Z">
                  <w:rPr/>
                </w:rPrChange>
              </w:rPr>
              <w:t xml:space="preserve">yang dimasukkan aktor tidak sesuai dengan yang tersimpan di dalam </w:t>
            </w:r>
            <w:r w:rsidRPr="002D0E7A">
              <w:rPr>
                <w:i/>
                <w:sz w:val="22"/>
                <w:rPrChange w:id="656" w:author="ditaoktaria oktaria" w:date="2015-03-09T08:59:00Z">
                  <w:rPr>
                    <w:i/>
                  </w:rPr>
                </w:rPrChange>
              </w:rPr>
              <w:t xml:space="preserve">database </w:t>
            </w:r>
            <w:r w:rsidRPr="002D0E7A">
              <w:rPr>
                <w:sz w:val="22"/>
                <w:rPrChange w:id="657" w:author="ditaoktaria oktaria" w:date="2015-03-09T08:59:00Z">
                  <w:rPr/>
                </w:rPrChange>
              </w:rPr>
              <w:t>sistem.</w:t>
            </w:r>
          </w:p>
          <w:p w14:paraId="262B1E00" w14:textId="4A4EE699" w:rsidR="00D46616" w:rsidRPr="002D0E7A" w:rsidRDefault="00647C97">
            <w:pPr>
              <w:pStyle w:val="ListParagraph"/>
              <w:numPr>
                <w:ilvl w:val="0"/>
                <w:numId w:val="60"/>
              </w:numPr>
              <w:spacing w:after="200"/>
              <w:ind w:left="369"/>
              <w:jc w:val="left"/>
              <w:rPr>
                <w:sz w:val="22"/>
                <w:rPrChange w:id="658" w:author="ditaoktaria oktaria" w:date="2015-03-09T08:59:00Z">
                  <w:rPr>
                    <w:rFonts w:eastAsia="Times New Roman" w:cstheme="majorBidi"/>
                    <w:b/>
                    <w:i/>
                    <w:iCs/>
                    <w:color w:val="404040" w:themeColor="text1" w:themeTint="BF"/>
                    <w:lang w:val="id-ID" w:eastAsia="id-ID"/>
                  </w:rPr>
                </w:rPrChange>
              </w:rPr>
              <w:pPrChange w:id="659" w:author="ditaoktaria" w:date="2015-03-23T18:58:00Z">
                <w:pPr>
                  <w:keepNext/>
                  <w:keepLines/>
                  <w:autoSpaceDE w:val="0"/>
                  <w:autoSpaceDN w:val="0"/>
                  <w:adjustRightInd w:val="0"/>
                  <w:spacing w:before="200"/>
                  <w:ind w:left="720" w:firstLine="0"/>
                  <w:contextualSpacing/>
                  <w:jc w:val="left"/>
                  <w:outlineLvl w:val="4"/>
                </w:pPr>
              </w:pPrChange>
            </w:pPr>
            <w:r w:rsidRPr="002D0E7A">
              <w:rPr>
                <w:sz w:val="22"/>
                <w:rPrChange w:id="660" w:author="ditaoktaria oktaria" w:date="2015-03-09T08:59:00Z">
                  <w:rPr/>
                </w:rPrChange>
              </w:rPr>
              <w:t xml:space="preserve">Sistem </w:t>
            </w:r>
            <w:proofErr w:type="gramStart"/>
            <w:r w:rsidRPr="002D0E7A">
              <w:rPr>
                <w:sz w:val="22"/>
                <w:rPrChange w:id="661" w:author="ditaoktaria oktaria" w:date="2015-03-09T08:59:00Z">
                  <w:rPr/>
                </w:rPrChange>
              </w:rPr>
              <w:t>akan</w:t>
            </w:r>
            <w:proofErr w:type="gramEnd"/>
            <w:r w:rsidRPr="002D0E7A">
              <w:rPr>
                <w:sz w:val="22"/>
                <w:rPrChange w:id="662" w:author="ditaoktaria oktaria" w:date="2015-03-09T08:59:00Z">
                  <w:rPr/>
                </w:rPrChange>
              </w:rPr>
              <w:t xml:space="preserve"> menampilkan pesan informasi bahwa </w:t>
            </w:r>
            <w:r w:rsidRPr="002D0E7A">
              <w:rPr>
                <w:i/>
                <w:sz w:val="22"/>
                <w:rPrChange w:id="663" w:author="ditaoktaria oktaria" w:date="2015-03-09T08:59:00Z">
                  <w:rPr>
                    <w:i/>
                  </w:rPr>
                </w:rPrChange>
              </w:rPr>
              <w:t xml:space="preserve">password </w:t>
            </w:r>
            <w:r w:rsidRPr="002D0E7A">
              <w:rPr>
                <w:sz w:val="22"/>
                <w:rPrChange w:id="664" w:author="ditaoktaria oktaria" w:date="2015-03-09T08:59:00Z">
                  <w:rPr/>
                </w:rPrChange>
              </w:rPr>
              <w:t>yang dimasukkan</w:t>
            </w:r>
            <w:ins w:id="665" w:author="ditaoktaria" w:date="2015-03-23T18:57:00Z">
              <w:r w:rsidR="00CA249C">
                <w:rPr>
                  <w:sz w:val="22"/>
                </w:rPr>
                <w:t xml:space="preserve"> tidak sesuai</w:t>
              </w:r>
            </w:ins>
            <w:ins w:id="666" w:author="ditaoktaria" w:date="2015-03-23T18:58:00Z">
              <w:r w:rsidR="00CA249C">
                <w:rPr>
                  <w:sz w:val="22"/>
                </w:rPr>
                <w:t>.</w:t>
              </w:r>
            </w:ins>
          </w:p>
        </w:tc>
      </w:tr>
      <w:tr w:rsidR="00647C97" w:rsidRPr="006223D6" w14:paraId="55B39176" w14:textId="77777777" w:rsidTr="00A41A2C">
        <w:tc>
          <w:tcPr>
            <w:tcW w:w="1908" w:type="dxa"/>
            <w:shd w:val="clear" w:color="auto" w:fill="BFBFBF" w:themeFill="background1" w:themeFillShade="BF"/>
            <w:vAlign w:val="center"/>
            <w:tcPrChange w:id="667" w:author="ditaoktaria oktaria" w:date="2015-03-09T09:55:00Z">
              <w:tcPr>
                <w:tcW w:w="2050" w:type="dxa"/>
                <w:shd w:val="clear" w:color="auto" w:fill="BFBFBF" w:themeFill="background1" w:themeFillShade="BF"/>
                <w:vAlign w:val="center"/>
              </w:tcPr>
            </w:tcPrChange>
          </w:tcPr>
          <w:p w14:paraId="187C335C" w14:textId="5909A96D" w:rsidR="00647C97" w:rsidRPr="00411B04" w:rsidRDefault="00647C97" w:rsidP="00647C97">
            <w:pPr>
              <w:ind w:firstLine="0"/>
              <w:jc w:val="left"/>
              <w:rPr>
                <w:b/>
                <w:sz w:val="22"/>
              </w:rPr>
            </w:pPr>
            <w:r w:rsidRPr="00411B04">
              <w:rPr>
                <w:b/>
                <w:sz w:val="22"/>
              </w:rPr>
              <w:t>Kondisi Akhir</w:t>
            </w:r>
          </w:p>
          <w:p w14:paraId="4CFB039C" w14:textId="6FCB04CB" w:rsidR="00647C97" w:rsidRPr="00411B04" w:rsidRDefault="00647C97" w:rsidP="00906112">
            <w:pPr>
              <w:ind w:firstLine="0"/>
              <w:jc w:val="left"/>
              <w:rPr>
                <w:b/>
                <w:sz w:val="22"/>
              </w:rPr>
            </w:pPr>
            <w:r w:rsidRPr="00411B04">
              <w:rPr>
                <w:b/>
                <w:i/>
                <w:sz w:val="22"/>
              </w:rPr>
              <w:t>(Post-Conditions)</w:t>
            </w:r>
          </w:p>
        </w:tc>
        <w:tc>
          <w:tcPr>
            <w:tcW w:w="6250" w:type="dxa"/>
            <w:vAlign w:val="center"/>
            <w:tcPrChange w:id="668" w:author="ditaoktaria oktaria" w:date="2015-03-09T09:55:00Z">
              <w:tcPr>
                <w:tcW w:w="6008" w:type="dxa"/>
                <w:vAlign w:val="center"/>
              </w:tcPr>
            </w:tcPrChange>
          </w:tcPr>
          <w:p w14:paraId="54C6478B" w14:textId="5A83DEAC" w:rsidR="00647C97" w:rsidRDefault="00647C97" w:rsidP="003017E7">
            <w:pPr>
              <w:keepNext/>
              <w:keepLines/>
              <w:spacing w:before="200"/>
              <w:ind w:firstLine="0"/>
              <w:jc w:val="left"/>
              <w:outlineLvl w:val="4"/>
              <w:rPr>
                <w:sz w:val="22"/>
              </w:rPr>
            </w:pPr>
            <w:r>
              <w:rPr>
                <w:sz w:val="22"/>
              </w:rPr>
              <w:t xml:space="preserve">Jika </w:t>
            </w:r>
            <w:r>
              <w:rPr>
                <w:i/>
                <w:sz w:val="22"/>
              </w:rPr>
              <w:t xml:space="preserve">use case </w:t>
            </w:r>
            <w:r>
              <w:rPr>
                <w:sz w:val="22"/>
              </w:rPr>
              <w:t>berhasil, aktor dapat masuk ke halaman utama dan melakukan aktivitas yang telah disediakan oleh sistem.</w:t>
            </w:r>
          </w:p>
        </w:tc>
      </w:tr>
    </w:tbl>
    <w:p w14:paraId="485AC24D" w14:textId="1E172846" w:rsidR="00B6258D" w:rsidRDefault="00B6258D" w:rsidP="00E2503C">
      <w:pPr>
        <w:pStyle w:val="Heading6"/>
        <w:numPr>
          <w:ilvl w:val="0"/>
          <w:numId w:val="24"/>
        </w:numPr>
        <w:ind w:left="720"/>
        <w:rPr>
          <w:ins w:id="669" w:author="ditaoktaria" w:date="2015-03-25T13:53:00Z"/>
        </w:rPr>
      </w:pPr>
      <w:ins w:id="670" w:author="ditaoktaria" w:date="2015-03-23T18:51:00Z">
        <w:r>
          <w:t>Skenario</w:t>
        </w:r>
      </w:ins>
      <w:ins w:id="671" w:author="ditaoktaria" w:date="2015-03-26T14:58:00Z">
        <w:r w:rsidR="005216AC">
          <w:t xml:space="preserve"> </w:t>
        </w:r>
        <w:r w:rsidR="008C4AD0">
          <w:rPr>
            <w:i/>
          </w:rPr>
          <w:t>Use C</w:t>
        </w:r>
        <w:r w:rsidR="005216AC">
          <w:rPr>
            <w:i/>
          </w:rPr>
          <w:t>ase</w:t>
        </w:r>
      </w:ins>
      <w:ins w:id="672" w:author="ditaoktaria" w:date="2015-03-23T18:51:00Z">
        <w:r>
          <w:t xml:space="preserve"> Lupa </w:t>
        </w:r>
        <w:r w:rsidRPr="001C7A3E">
          <w:rPr>
            <w:i/>
            <w:rPrChange w:id="673" w:author="ditaoktaria" w:date="2015-03-26T14:58:00Z">
              <w:rPr/>
            </w:rPrChange>
          </w:rPr>
          <w:t>Password</w:t>
        </w:r>
      </w:ins>
    </w:p>
    <w:p w14:paraId="4282F75B" w14:textId="7E6982C3" w:rsidR="00064893" w:rsidRDefault="001D6144">
      <w:pPr>
        <w:pPrChange w:id="674" w:author="ditaoktaria" w:date="2015-03-26T15:04:00Z">
          <w:pPr>
            <w:jc w:val="left"/>
          </w:pPr>
        </w:pPrChange>
      </w:pPr>
      <w:ins w:id="675" w:author="ditaoktaria" w:date="2015-03-25T13:53:00Z">
        <w:r>
          <w:t xml:space="preserve">Kebutuhan fungsional selanjutnya yang harus disediakan oleh sistem adalah kebutuhan </w:t>
        </w:r>
      </w:ins>
      <w:ins w:id="676" w:author="ditaoktaria" w:date="2015-03-25T13:54:00Z">
        <w:r>
          <w:rPr>
            <w:i/>
          </w:rPr>
          <w:t xml:space="preserve">reset password </w:t>
        </w:r>
      </w:ins>
      <w:ins w:id="677" w:author="ditaoktaria" w:date="2015-03-25T13:53:00Z">
        <w:r>
          <w:t>un</w:t>
        </w:r>
        <w:r w:rsidR="0066134B">
          <w:t xml:space="preserve">tuk membuat </w:t>
        </w:r>
      </w:ins>
      <w:ins w:id="678" w:author="ditaoktaria" w:date="2015-03-25T14:33:00Z">
        <w:r w:rsidR="0066134B">
          <w:rPr>
            <w:i/>
          </w:rPr>
          <w:t xml:space="preserve">password </w:t>
        </w:r>
      </w:ins>
      <w:ins w:id="679" w:author="ditaoktaria" w:date="2015-03-25T14:34:00Z">
        <w:r w:rsidR="0066134B">
          <w:t>kembali ketika</w:t>
        </w:r>
      </w:ins>
      <w:ins w:id="680" w:author="ditaoktaria" w:date="2015-03-25T15:05:00Z">
        <w:r w:rsidR="0031216D">
          <w:t xml:space="preserve"> pengguna </w:t>
        </w:r>
      </w:ins>
      <w:ins w:id="681" w:author="ditaoktaria" w:date="2015-03-26T14:57:00Z">
        <w:r w:rsidR="001C7A3E">
          <w:t>tidak dapat</w:t>
        </w:r>
      </w:ins>
      <w:ins w:id="682" w:author="ditaoktaria" w:date="2015-03-25T15:05:00Z">
        <w:r w:rsidR="0031216D">
          <w:t xml:space="preserve"> </w:t>
        </w:r>
      </w:ins>
      <w:ins w:id="683" w:author="ditaoktaria" w:date="2015-03-26T14:57:00Z">
        <w:r w:rsidR="001C7A3E">
          <w:t xml:space="preserve">melakukan </w:t>
        </w:r>
        <w:r w:rsidR="001C7A3E">
          <w:rPr>
            <w:i/>
          </w:rPr>
          <w:t xml:space="preserve">login </w:t>
        </w:r>
        <w:r w:rsidR="001C7A3E">
          <w:t xml:space="preserve">karena tidak dapat memasukkan </w:t>
        </w:r>
        <w:r w:rsidR="001C7A3E">
          <w:rPr>
            <w:i/>
          </w:rPr>
          <w:t xml:space="preserve">password </w:t>
        </w:r>
        <w:r w:rsidR="001C7A3E">
          <w:t xml:space="preserve">yang cocok. Skenario </w:t>
        </w:r>
      </w:ins>
      <w:ins w:id="684" w:author="ditaoktaria" w:date="2015-03-26T14:58:00Z">
        <w:r w:rsidR="001C7A3E">
          <w:rPr>
            <w:i/>
          </w:rPr>
          <w:t xml:space="preserve">use case </w:t>
        </w:r>
        <w:r w:rsidR="001C7A3E">
          <w:t xml:space="preserve">lupa </w:t>
        </w:r>
        <w:r w:rsidR="001C7A3E">
          <w:rPr>
            <w:i/>
          </w:rPr>
          <w:t xml:space="preserve">password </w:t>
        </w:r>
        <w:r w:rsidR="001C7A3E">
          <w:t xml:space="preserve">ditunjukkan oleh </w:t>
        </w:r>
      </w:ins>
      <w:r w:rsidR="00394DBF">
        <w:t>T</w:t>
      </w:r>
      <w:r w:rsidR="001C7A3E">
        <w:t>abel 4.4</w:t>
      </w:r>
    </w:p>
    <w:p w14:paraId="341BCEA5" w14:textId="61ABD857" w:rsidR="009C4094" w:rsidRPr="009C4094" w:rsidRDefault="009C4094">
      <w:pPr>
        <w:pStyle w:val="Caption"/>
        <w:keepNext/>
        <w:rPr>
          <w:i/>
          <w:rPrChange w:id="685" w:author="ditaoktaria" w:date="2015-03-26T15:04:00Z">
            <w:rPr/>
          </w:rPrChange>
        </w:rPr>
        <w:pPrChange w:id="686" w:author="ditaoktaria" w:date="2015-03-26T15:04:00Z">
          <w:pPr>
            <w:jc w:val="left"/>
          </w:pPr>
        </w:pPrChange>
      </w:pPr>
      <w:bookmarkStart w:id="687" w:name="_Toc289505446"/>
      <w:r>
        <w:t xml:space="preserve">Tabel 4. </w:t>
      </w:r>
      <w:r w:rsidR="001409D7">
        <w:fldChar w:fldCharType="begin"/>
      </w:r>
      <w:r w:rsidR="001409D7">
        <w:instrText xml:space="preserve"> SEQ Tabel_4. \* ARABIC </w:instrText>
      </w:r>
      <w:r w:rsidR="001409D7">
        <w:fldChar w:fldCharType="separate"/>
      </w:r>
      <w:r w:rsidR="006035CF">
        <w:rPr>
          <w:noProof/>
        </w:rPr>
        <w:t>4</w:t>
      </w:r>
      <w:r w:rsidR="001409D7">
        <w:rPr>
          <w:noProof/>
        </w:rPr>
        <w:fldChar w:fldCharType="end"/>
      </w:r>
      <w:proofErr w:type="gramStart"/>
      <w:r>
        <w:t xml:space="preserve"> </w:t>
      </w:r>
      <w:r>
        <w:rPr>
          <w:b w:val="0"/>
        </w:rPr>
        <w:t xml:space="preserve">Skenario </w:t>
      </w:r>
      <w:r>
        <w:rPr>
          <w:b w:val="0"/>
          <w:i/>
        </w:rPr>
        <w:t xml:space="preserve">Use Case </w:t>
      </w:r>
      <w:r>
        <w:rPr>
          <w:b w:val="0"/>
        </w:rPr>
        <w:t xml:space="preserve">Lupa </w:t>
      </w:r>
      <w:r>
        <w:rPr>
          <w:b w:val="0"/>
          <w:i/>
        </w:rPr>
        <w:t>Password</w:t>
      </w:r>
      <w:bookmarkEnd w:id="687"/>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6250"/>
      </w:tblGrid>
      <w:tr w:rsidR="00B6258D" w:rsidRPr="0067243F" w14:paraId="4C3F4F26" w14:textId="77777777" w:rsidTr="00C14E41">
        <w:trPr>
          <w:trHeight w:val="126"/>
        </w:trPr>
        <w:tc>
          <w:tcPr>
            <w:tcW w:w="1908" w:type="dxa"/>
            <w:shd w:val="clear" w:color="auto" w:fill="BFBFBF"/>
            <w:vAlign w:val="center"/>
          </w:tcPr>
          <w:p w14:paraId="1BAE320F" w14:textId="77777777" w:rsidR="00B6258D" w:rsidRPr="00411B04" w:rsidRDefault="00B6258D">
            <w:pPr>
              <w:ind w:firstLine="0"/>
              <w:jc w:val="left"/>
              <w:rPr>
                <w:rFonts w:eastAsia="Times New Roman" w:cstheme="majorBidi"/>
                <w:b/>
                <w:i/>
                <w:iCs/>
                <w:color w:val="404040" w:themeColor="text1" w:themeTint="BF"/>
                <w:sz w:val="22"/>
              </w:rPr>
              <w:pPrChange w:id="688" w:author="ditaoktaria" w:date="2015-03-25T13:46:00Z">
                <w:pPr>
                  <w:keepNext/>
                  <w:keepLines/>
                  <w:spacing w:before="200" w:line="276" w:lineRule="auto"/>
                  <w:ind w:firstLine="0"/>
                  <w:jc w:val="left"/>
                  <w:outlineLvl w:val="4"/>
                </w:pPr>
              </w:pPrChange>
            </w:pPr>
            <w:r w:rsidRPr="00411B04">
              <w:rPr>
                <w:b/>
                <w:sz w:val="22"/>
              </w:rPr>
              <w:t>Nama</w:t>
            </w:r>
          </w:p>
        </w:tc>
        <w:tc>
          <w:tcPr>
            <w:tcW w:w="6250" w:type="dxa"/>
            <w:vAlign w:val="center"/>
          </w:tcPr>
          <w:p w14:paraId="04C31D15" w14:textId="5018B2A8" w:rsidR="00B6258D" w:rsidRPr="00B6258D" w:rsidRDefault="00B6258D">
            <w:pPr>
              <w:keepNext/>
              <w:keepLines/>
              <w:spacing w:before="200"/>
              <w:ind w:firstLine="0"/>
              <w:jc w:val="left"/>
              <w:outlineLvl w:val="4"/>
              <w:rPr>
                <w:sz w:val="22"/>
                <w:rPrChange w:id="689" w:author="ditaoktaria" w:date="2015-03-23T18:52:00Z">
                  <w:rPr>
                    <w:rFonts w:eastAsia="Times New Roman" w:cstheme="majorBidi"/>
                    <w:b/>
                    <w:i/>
                    <w:iCs/>
                    <w:color w:val="000000" w:themeColor="text1"/>
                    <w:sz w:val="22"/>
                  </w:rPr>
                </w:rPrChange>
              </w:rPr>
              <w:pPrChange w:id="690" w:author="ditaoktaria" w:date="2015-03-25T13:46:00Z">
                <w:pPr>
                  <w:keepNext/>
                  <w:keepLines/>
                  <w:spacing w:before="200" w:line="276" w:lineRule="auto"/>
                  <w:ind w:firstLine="0"/>
                  <w:jc w:val="left"/>
                  <w:outlineLvl w:val="4"/>
                </w:pPr>
              </w:pPrChange>
            </w:pPr>
            <w:r>
              <w:rPr>
                <w:sz w:val="22"/>
              </w:rPr>
              <w:t xml:space="preserve">Lupa </w:t>
            </w:r>
            <w:r w:rsidRPr="00B6258D">
              <w:rPr>
                <w:i/>
                <w:sz w:val="22"/>
                <w:rPrChange w:id="691" w:author="ditaoktaria" w:date="2015-03-23T18:52:00Z">
                  <w:rPr>
                    <w:sz w:val="22"/>
                  </w:rPr>
                </w:rPrChange>
              </w:rPr>
              <w:t>Password</w:t>
            </w:r>
          </w:p>
        </w:tc>
      </w:tr>
      <w:tr w:rsidR="00B6258D" w:rsidRPr="00307262" w14:paraId="35E4FAD4" w14:textId="77777777" w:rsidTr="00C14E41">
        <w:trPr>
          <w:trHeight w:val="245"/>
        </w:trPr>
        <w:tc>
          <w:tcPr>
            <w:tcW w:w="1908" w:type="dxa"/>
            <w:shd w:val="clear" w:color="auto" w:fill="BFBFBF"/>
            <w:vAlign w:val="center"/>
          </w:tcPr>
          <w:p w14:paraId="33CC3833" w14:textId="77777777" w:rsidR="00B6258D" w:rsidRPr="00411B04" w:rsidRDefault="00B6258D">
            <w:pPr>
              <w:ind w:firstLine="0"/>
              <w:jc w:val="left"/>
              <w:rPr>
                <w:rFonts w:eastAsia="Times New Roman" w:cstheme="majorBidi"/>
                <w:b/>
                <w:i/>
                <w:iCs/>
                <w:color w:val="404040" w:themeColor="text1" w:themeTint="BF"/>
                <w:sz w:val="22"/>
              </w:rPr>
              <w:pPrChange w:id="692" w:author="ditaoktaria" w:date="2015-03-25T13:46:00Z">
                <w:pPr>
                  <w:keepNext/>
                  <w:keepLines/>
                  <w:spacing w:before="200" w:line="276" w:lineRule="auto"/>
                  <w:ind w:firstLine="0"/>
                  <w:jc w:val="left"/>
                  <w:outlineLvl w:val="4"/>
                </w:pPr>
              </w:pPrChange>
            </w:pPr>
            <w:r w:rsidRPr="00411B04">
              <w:rPr>
                <w:b/>
                <w:sz w:val="22"/>
              </w:rPr>
              <w:t>Kode SRS</w:t>
            </w:r>
          </w:p>
        </w:tc>
        <w:tc>
          <w:tcPr>
            <w:tcW w:w="6250" w:type="dxa"/>
            <w:vAlign w:val="center"/>
          </w:tcPr>
          <w:p w14:paraId="3C94DCBC" w14:textId="0D030668"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3" w:author="ditaoktaria" w:date="2015-03-25T13:46:00Z">
                <w:pPr>
                  <w:keepNext/>
                  <w:keepLines/>
                  <w:spacing w:before="200" w:line="276" w:lineRule="auto"/>
                  <w:ind w:firstLine="0"/>
                  <w:jc w:val="left"/>
                  <w:outlineLvl w:val="4"/>
                </w:pPr>
              </w:pPrChange>
            </w:pPr>
            <w:r w:rsidRPr="00411B04">
              <w:rPr>
                <w:sz w:val="22"/>
              </w:rPr>
              <w:t>SRS_001_0</w:t>
            </w:r>
            <w:r>
              <w:rPr>
                <w:sz w:val="22"/>
              </w:rPr>
              <w:t>2</w:t>
            </w:r>
          </w:p>
        </w:tc>
      </w:tr>
      <w:tr w:rsidR="00B6258D" w:rsidRPr="0067243F" w14:paraId="763EA5CD" w14:textId="77777777" w:rsidTr="00C14E41">
        <w:tc>
          <w:tcPr>
            <w:tcW w:w="1908" w:type="dxa"/>
            <w:shd w:val="clear" w:color="auto" w:fill="BFBFBF"/>
            <w:vAlign w:val="center"/>
          </w:tcPr>
          <w:p w14:paraId="2C776B63" w14:textId="77777777" w:rsidR="00B6258D" w:rsidRPr="00411B04" w:rsidRDefault="00B6258D">
            <w:pPr>
              <w:ind w:firstLine="0"/>
              <w:jc w:val="left"/>
              <w:rPr>
                <w:rFonts w:eastAsia="Times New Roman" w:cstheme="majorBidi"/>
                <w:b/>
                <w:i/>
                <w:iCs/>
                <w:color w:val="404040" w:themeColor="text1" w:themeTint="BF"/>
                <w:sz w:val="22"/>
              </w:rPr>
              <w:pPrChange w:id="694" w:author="ditaoktaria" w:date="2015-03-25T13:46:00Z">
                <w:pPr>
                  <w:keepNext/>
                  <w:keepLines/>
                  <w:spacing w:before="200" w:line="276" w:lineRule="auto"/>
                  <w:ind w:firstLine="0"/>
                  <w:jc w:val="left"/>
                  <w:outlineLvl w:val="4"/>
                </w:pPr>
              </w:pPrChange>
            </w:pPr>
            <w:r w:rsidRPr="00411B04">
              <w:rPr>
                <w:b/>
                <w:sz w:val="22"/>
              </w:rPr>
              <w:lastRenderedPageBreak/>
              <w:t>Tujuan</w:t>
            </w:r>
          </w:p>
        </w:tc>
        <w:tc>
          <w:tcPr>
            <w:tcW w:w="6250" w:type="dxa"/>
            <w:vAlign w:val="center"/>
          </w:tcPr>
          <w:p w14:paraId="7C5F7CAB" w14:textId="588571F0" w:rsidR="00B6258D" w:rsidRPr="0067243F" w:rsidRDefault="00B6258D">
            <w:pPr>
              <w:keepNext/>
              <w:keepLines/>
              <w:spacing w:before="200"/>
              <w:ind w:firstLine="0"/>
              <w:jc w:val="left"/>
              <w:outlineLvl w:val="4"/>
              <w:rPr>
                <w:rFonts w:eastAsia="Times New Roman" w:cstheme="majorBidi"/>
                <w:b/>
                <w:i/>
                <w:iCs/>
                <w:color w:val="000000" w:themeColor="text1"/>
                <w:sz w:val="22"/>
              </w:rPr>
              <w:pPrChange w:id="695" w:author="ditaoktaria" w:date="2015-03-25T13:46:00Z">
                <w:pPr>
                  <w:keepNext/>
                  <w:keepLines/>
                  <w:spacing w:before="200" w:line="276" w:lineRule="auto"/>
                  <w:ind w:firstLine="0"/>
                  <w:jc w:val="left"/>
                  <w:outlineLvl w:val="4"/>
                </w:pPr>
              </w:pPrChange>
            </w:pPr>
            <w:r>
              <w:rPr>
                <w:sz w:val="22"/>
              </w:rPr>
              <w:t xml:space="preserve">Melakukan </w:t>
            </w:r>
            <w:r>
              <w:rPr>
                <w:i/>
                <w:sz w:val="22"/>
              </w:rPr>
              <w:t>reset password</w:t>
            </w:r>
          </w:p>
        </w:tc>
      </w:tr>
      <w:tr w:rsidR="00B6258D" w:rsidRPr="00F6556E" w14:paraId="0A519C40" w14:textId="77777777" w:rsidTr="00C14E41">
        <w:tc>
          <w:tcPr>
            <w:tcW w:w="1908" w:type="dxa"/>
            <w:shd w:val="clear" w:color="auto" w:fill="BFBFBF"/>
            <w:vAlign w:val="center"/>
          </w:tcPr>
          <w:p w14:paraId="5C6BA913" w14:textId="77777777" w:rsidR="00B6258D" w:rsidRPr="00411B04" w:rsidRDefault="00B6258D">
            <w:pPr>
              <w:ind w:firstLine="0"/>
              <w:jc w:val="left"/>
              <w:rPr>
                <w:rFonts w:eastAsia="Times New Roman" w:cstheme="majorBidi"/>
                <w:b/>
                <w:i/>
                <w:iCs/>
                <w:color w:val="404040" w:themeColor="text1" w:themeTint="BF"/>
                <w:sz w:val="22"/>
              </w:rPr>
              <w:pPrChange w:id="696" w:author="ditaoktaria" w:date="2015-03-25T13:46:00Z">
                <w:pPr>
                  <w:keepNext/>
                  <w:keepLines/>
                  <w:spacing w:before="200" w:line="276" w:lineRule="auto"/>
                  <w:ind w:firstLine="0"/>
                  <w:jc w:val="left"/>
                  <w:outlineLvl w:val="4"/>
                </w:pPr>
              </w:pPrChange>
            </w:pPr>
            <w:r w:rsidRPr="00411B04">
              <w:rPr>
                <w:b/>
                <w:sz w:val="22"/>
              </w:rPr>
              <w:t>Deskripsi</w:t>
            </w:r>
          </w:p>
          <w:p w14:paraId="294224A1"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7" w:author="ditaoktaria" w:date="2015-03-25T13:46:00Z">
                <w:pPr>
                  <w:keepNext/>
                  <w:keepLines/>
                  <w:spacing w:before="200" w:line="276" w:lineRule="auto"/>
                  <w:ind w:firstLine="0"/>
                  <w:jc w:val="left"/>
                  <w:outlineLvl w:val="4"/>
                </w:pPr>
              </w:pPrChange>
            </w:pPr>
            <w:r w:rsidRPr="00411B04">
              <w:rPr>
                <w:b/>
                <w:i/>
                <w:sz w:val="22"/>
              </w:rPr>
              <w:t>(Brief Description)</w:t>
            </w:r>
          </w:p>
        </w:tc>
        <w:tc>
          <w:tcPr>
            <w:tcW w:w="6250" w:type="dxa"/>
            <w:vAlign w:val="center"/>
          </w:tcPr>
          <w:p w14:paraId="69840F73" w14:textId="14584C7A" w:rsidR="00B6258D" w:rsidRPr="00F6556E" w:rsidRDefault="00B6258D">
            <w:pPr>
              <w:keepNext/>
              <w:keepLines/>
              <w:spacing w:before="200"/>
              <w:ind w:firstLine="0"/>
              <w:jc w:val="left"/>
              <w:outlineLvl w:val="4"/>
              <w:rPr>
                <w:rFonts w:eastAsia="Times New Roman" w:cstheme="majorBidi"/>
                <w:b/>
                <w:i/>
                <w:iCs/>
                <w:color w:val="404040" w:themeColor="text1" w:themeTint="BF"/>
                <w:sz w:val="22"/>
              </w:rPr>
              <w:pPrChange w:id="698" w:author="ditaoktaria" w:date="2015-03-25T13:55:00Z">
                <w:pPr>
                  <w:keepNext/>
                  <w:keepLines/>
                  <w:spacing w:before="200" w:line="276" w:lineRule="auto"/>
                  <w:ind w:firstLine="0"/>
                  <w:jc w:val="left"/>
                  <w:outlineLvl w:val="4"/>
                </w:pPr>
              </w:pPrChange>
            </w:pPr>
            <w:r>
              <w:rPr>
                <w:i/>
                <w:sz w:val="22"/>
              </w:rPr>
              <w:t xml:space="preserve">Use case </w:t>
            </w:r>
            <w:r>
              <w:rPr>
                <w:sz w:val="22"/>
              </w:rPr>
              <w:t xml:space="preserve">ini memungkinkan pengguna untuk </w:t>
            </w:r>
            <w:r w:rsidR="001D6144">
              <w:rPr>
                <w:sz w:val="22"/>
              </w:rPr>
              <w:t xml:space="preserve">membuat </w:t>
            </w:r>
            <w:r w:rsidR="001D6144">
              <w:rPr>
                <w:i/>
                <w:sz w:val="22"/>
              </w:rPr>
              <w:t xml:space="preserve">password </w:t>
            </w:r>
            <w:r w:rsidR="001D6144">
              <w:rPr>
                <w:sz w:val="22"/>
              </w:rPr>
              <w:t xml:space="preserve">yang baru </w:t>
            </w:r>
            <w:r>
              <w:rPr>
                <w:sz w:val="22"/>
              </w:rPr>
              <w:t xml:space="preserve">ketika pengguna tidak dapat melakukan </w:t>
            </w:r>
            <w:r>
              <w:rPr>
                <w:i/>
                <w:sz w:val="22"/>
              </w:rPr>
              <w:t>login</w:t>
            </w:r>
            <w:r>
              <w:rPr>
                <w:sz w:val="22"/>
              </w:rPr>
              <w:t xml:space="preserve"> karena tidak bisa memasukkan </w:t>
            </w:r>
            <w:r>
              <w:rPr>
                <w:i/>
                <w:sz w:val="22"/>
              </w:rPr>
              <w:t xml:space="preserve">password </w:t>
            </w:r>
            <w:r>
              <w:rPr>
                <w:sz w:val="22"/>
              </w:rPr>
              <w:t>yang benar.</w:t>
            </w:r>
          </w:p>
        </w:tc>
      </w:tr>
      <w:tr w:rsidR="00B6258D" w:rsidRPr="00307262" w14:paraId="1ED46BE3" w14:textId="77777777" w:rsidTr="00C14E41">
        <w:tc>
          <w:tcPr>
            <w:tcW w:w="1908" w:type="dxa"/>
            <w:shd w:val="clear" w:color="auto" w:fill="BFBFBF"/>
            <w:vAlign w:val="center"/>
          </w:tcPr>
          <w:p w14:paraId="77E4052F"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699" w:author="ditaoktaria" w:date="2015-03-25T13:46:00Z">
                <w:pPr>
                  <w:keepNext/>
                  <w:keepLines/>
                  <w:spacing w:before="200" w:line="276" w:lineRule="auto"/>
                  <w:ind w:firstLine="0"/>
                  <w:jc w:val="left"/>
                  <w:outlineLvl w:val="4"/>
                </w:pPr>
              </w:pPrChange>
            </w:pPr>
            <w:r w:rsidRPr="00411B04">
              <w:rPr>
                <w:b/>
                <w:sz w:val="22"/>
              </w:rPr>
              <w:t>Aktor</w:t>
            </w:r>
          </w:p>
        </w:tc>
        <w:tc>
          <w:tcPr>
            <w:tcW w:w="6250" w:type="dxa"/>
            <w:vAlign w:val="center"/>
          </w:tcPr>
          <w:p w14:paraId="01A7D649"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700" w:author="ditaoktaria" w:date="2015-03-25T13:46:00Z">
                <w:pPr>
                  <w:keepNext/>
                  <w:keepLines/>
                  <w:spacing w:before="200" w:line="276" w:lineRule="auto"/>
                  <w:ind w:firstLine="0"/>
                  <w:jc w:val="left"/>
                  <w:outlineLvl w:val="4"/>
                </w:pPr>
              </w:pPrChange>
            </w:pPr>
            <w:r w:rsidRPr="00411B04">
              <w:rPr>
                <w:sz w:val="22"/>
              </w:rPr>
              <w:t>Pengguna</w:t>
            </w:r>
          </w:p>
        </w:tc>
      </w:tr>
      <w:tr w:rsidR="00B6258D" w:rsidRPr="00307262" w14:paraId="4B21F488" w14:textId="77777777" w:rsidTr="00C14E41">
        <w:tc>
          <w:tcPr>
            <w:tcW w:w="1908" w:type="dxa"/>
            <w:shd w:val="clear" w:color="auto" w:fill="BFBFBF"/>
            <w:vAlign w:val="center"/>
          </w:tcPr>
          <w:p w14:paraId="563BB43D" w14:textId="77777777" w:rsidR="00B6258D" w:rsidRPr="0067243F" w:rsidRDefault="00B6258D">
            <w:pPr>
              <w:ind w:firstLine="0"/>
              <w:jc w:val="left"/>
              <w:rPr>
                <w:rFonts w:eastAsia="Times New Roman" w:cstheme="majorBidi"/>
                <w:b/>
                <w:i/>
                <w:iCs/>
                <w:color w:val="404040" w:themeColor="text1" w:themeTint="BF"/>
                <w:sz w:val="22"/>
              </w:rPr>
              <w:pPrChange w:id="701" w:author="ditaoktaria" w:date="2015-03-25T13:46:00Z">
                <w:pPr>
                  <w:keepNext/>
                  <w:keepLines/>
                  <w:spacing w:before="200" w:line="276" w:lineRule="auto"/>
                  <w:ind w:firstLine="0"/>
                  <w:jc w:val="left"/>
                  <w:outlineLvl w:val="4"/>
                </w:pPr>
              </w:pPrChange>
            </w:pPr>
            <w:r w:rsidRPr="00411B04">
              <w:rPr>
                <w:b/>
                <w:sz w:val="22"/>
              </w:rPr>
              <w:t>Kondisi Awal</w:t>
            </w:r>
            <w:r>
              <w:rPr>
                <w:b/>
                <w:sz w:val="22"/>
              </w:rPr>
              <w:t xml:space="preserve"> </w:t>
            </w:r>
            <w:r w:rsidRPr="00411B04">
              <w:rPr>
                <w:b/>
                <w:i/>
                <w:sz w:val="22"/>
              </w:rPr>
              <w:t>(Pre-Conditions)</w:t>
            </w:r>
          </w:p>
        </w:tc>
        <w:tc>
          <w:tcPr>
            <w:tcW w:w="6250" w:type="dxa"/>
            <w:vAlign w:val="center"/>
          </w:tcPr>
          <w:p w14:paraId="4B7E6628"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702" w:author="ditaoktaria" w:date="2015-03-25T13:46:00Z">
                <w:pPr>
                  <w:keepNext/>
                  <w:keepLines/>
                  <w:spacing w:before="200" w:line="276" w:lineRule="auto"/>
                  <w:ind w:firstLine="0"/>
                  <w:jc w:val="left"/>
                  <w:outlineLvl w:val="4"/>
                </w:pPr>
              </w:pPrChange>
            </w:pPr>
            <w:r>
              <w:rPr>
                <w:sz w:val="22"/>
              </w:rPr>
              <w:t>Aktor harus menjalankan aplikasi terlebih dahulu.</w:t>
            </w:r>
          </w:p>
        </w:tc>
      </w:tr>
      <w:tr w:rsidR="00B6258D" w:rsidRPr="00411B04" w14:paraId="0063BDCE" w14:textId="77777777" w:rsidTr="00C14E41">
        <w:tc>
          <w:tcPr>
            <w:tcW w:w="8158" w:type="dxa"/>
            <w:gridSpan w:val="2"/>
            <w:shd w:val="clear" w:color="auto" w:fill="BFBFBF"/>
            <w:vAlign w:val="center"/>
          </w:tcPr>
          <w:p w14:paraId="70AEE3BD" w14:textId="77777777" w:rsidR="00B6258D" w:rsidRPr="00411B04" w:rsidRDefault="00B6258D">
            <w:pPr>
              <w:ind w:firstLine="0"/>
              <w:jc w:val="left"/>
              <w:rPr>
                <w:rFonts w:eastAsia="Times New Roman" w:cstheme="majorBidi"/>
                <w:b/>
                <w:i/>
                <w:iCs/>
                <w:color w:val="404040" w:themeColor="text1" w:themeTint="BF"/>
                <w:sz w:val="22"/>
              </w:rPr>
              <w:pPrChange w:id="703" w:author="ditaoktaria" w:date="2015-03-25T13:46:00Z">
                <w:pPr>
                  <w:keepNext/>
                  <w:keepLines/>
                  <w:spacing w:before="200" w:line="276" w:lineRule="auto"/>
                  <w:ind w:firstLine="0"/>
                  <w:jc w:val="left"/>
                  <w:outlineLvl w:val="4"/>
                </w:pPr>
              </w:pPrChange>
            </w:pPr>
            <w:r w:rsidRPr="00411B04">
              <w:rPr>
                <w:b/>
                <w:i/>
                <w:sz w:val="22"/>
              </w:rPr>
              <w:t>Flow of Events</w:t>
            </w:r>
          </w:p>
        </w:tc>
      </w:tr>
      <w:tr w:rsidR="00B6258D" w:rsidRPr="00307262" w14:paraId="62D65BBD" w14:textId="77777777" w:rsidTr="00C14E41">
        <w:tc>
          <w:tcPr>
            <w:tcW w:w="8158" w:type="dxa"/>
            <w:gridSpan w:val="2"/>
            <w:shd w:val="clear" w:color="auto" w:fill="D9D9D9" w:themeFill="background1" w:themeFillShade="D9"/>
            <w:vAlign w:val="center"/>
          </w:tcPr>
          <w:p w14:paraId="0D7529EF" w14:textId="77777777" w:rsidR="00B6258D" w:rsidRPr="00307262" w:rsidRDefault="00B6258D">
            <w:pPr>
              <w:keepNext/>
              <w:keepLines/>
              <w:spacing w:before="200"/>
              <w:ind w:firstLine="0"/>
              <w:jc w:val="left"/>
              <w:outlineLvl w:val="4"/>
              <w:rPr>
                <w:rFonts w:eastAsia="Times New Roman" w:cstheme="majorBidi"/>
                <w:b/>
                <w:i/>
                <w:iCs/>
                <w:color w:val="404040" w:themeColor="text1" w:themeTint="BF"/>
                <w:sz w:val="22"/>
              </w:rPr>
              <w:pPrChange w:id="704" w:author="ditaoktaria" w:date="2015-03-25T13:46:00Z">
                <w:pPr>
                  <w:keepNext/>
                  <w:keepLines/>
                  <w:spacing w:before="200" w:line="276" w:lineRule="auto"/>
                  <w:ind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B6258D" w:rsidRPr="00307262" w14:paraId="2FE1C2B1" w14:textId="77777777" w:rsidTr="00C14E41">
        <w:tc>
          <w:tcPr>
            <w:tcW w:w="8158" w:type="dxa"/>
            <w:gridSpan w:val="2"/>
            <w:shd w:val="clear" w:color="auto" w:fill="auto"/>
            <w:vAlign w:val="center"/>
          </w:tcPr>
          <w:p w14:paraId="4287690E" w14:textId="77777777" w:rsidR="00B6258D" w:rsidRDefault="00B6258D">
            <w:pPr>
              <w:pStyle w:val="ListParagraph"/>
              <w:spacing w:after="200"/>
              <w:ind w:left="90" w:firstLine="0"/>
              <w:jc w:val="left"/>
              <w:rPr>
                <w:rFonts w:cstheme="majorBidi"/>
                <w:b/>
                <w:i/>
                <w:iCs/>
                <w:color w:val="000000" w:themeColor="text1"/>
                <w:sz w:val="22"/>
                <w:szCs w:val="22"/>
              </w:rPr>
              <w:pPrChange w:id="705" w:author="ditaoktaria" w:date="2015-03-25T13:46:00Z">
                <w:pPr>
                  <w:pStyle w:val="ListParagraph"/>
                  <w:keepNext/>
                  <w:keepLines/>
                  <w:numPr>
                    <w:numId w:val="30"/>
                  </w:numPr>
                  <w:spacing w:before="200" w:after="200"/>
                  <w:ind w:left="810" w:hanging="360"/>
                  <w:jc w:val="left"/>
                  <w:outlineLvl w:val="4"/>
                </w:pPr>
              </w:pPrChange>
            </w:pPr>
            <w:r w:rsidRPr="00411B04">
              <w:rPr>
                <w:i/>
                <w:sz w:val="22"/>
                <w:szCs w:val="22"/>
              </w:rPr>
              <w:t xml:space="preserve">Use case </w:t>
            </w:r>
            <w:r w:rsidRPr="00411B04">
              <w:rPr>
                <w:sz w:val="22"/>
                <w:szCs w:val="22"/>
              </w:rPr>
              <w:t xml:space="preserve">ini dimulai ketika aktor ingin </w:t>
            </w:r>
            <w:r>
              <w:rPr>
                <w:sz w:val="22"/>
                <w:szCs w:val="22"/>
              </w:rPr>
              <w:t xml:space="preserve">melakukan </w:t>
            </w:r>
            <w:r>
              <w:rPr>
                <w:i/>
                <w:sz w:val="22"/>
                <w:szCs w:val="22"/>
              </w:rPr>
              <w:t>reset password</w:t>
            </w:r>
            <w:r w:rsidRPr="00411B04">
              <w:rPr>
                <w:sz w:val="22"/>
                <w:szCs w:val="22"/>
              </w:rPr>
              <w:t>.</w:t>
            </w:r>
          </w:p>
          <w:p w14:paraId="5FD60FD5" w14:textId="057BB663" w:rsidR="00B6258D" w:rsidRPr="00D80D04" w:rsidRDefault="00B6258D">
            <w:pPr>
              <w:pStyle w:val="ListParagraph"/>
              <w:numPr>
                <w:ilvl w:val="0"/>
                <w:numId w:val="68"/>
              </w:numPr>
              <w:jc w:val="left"/>
              <w:rPr>
                <w:rFonts w:cstheme="majorBidi"/>
                <w:b/>
                <w:i/>
                <w:iCs/>
                <w:color w:val="404040" w:themeColor="text1" w:themeTint="BF"/>
                <w:sz w:val="22"/>
              </w:rPr>
              <w:pPrChange w:id="706" w:author="ditaoktaria" w:date="2015-03-25T13:46:00Z">
                <w:pPr>
                  <w:pStyle w:val="ListParagraph"/>
                  <w:keepNext/>
                  <w:keepLines/>
                  <w:numPr>
                    <w:numId w:val="60"/>
                  </w:numPr>
                  <w:spacing w:before="200"/>
                  <w:ind w:left="369" w:hanging="360"/>
                  <w:outlineLvl w:val="4"/>
                </w:pPr>
              </w:pPrChange>
            </w:pPr>
            <w:r w:rsidRPr="00D80D04">
              <w:rPr>
                <w:sz w:val="22"/>
              </w:rPr>
              <w:t xml:space="preserve">Aktor memilih menu </w:t>
            </w:r>
            <w:r w:rsidRPr="00D80D04">
              <w:rPr>
                <w:i/>
                <w:sz w:val="22"/>
              </w:rPr>
              <w:t>forgot</w:t>
            </w:r>
            <w:r w:rsidRPr="00272CAC">
              <w:rPr>
                <w:sz w:val="22"/>
              </w:rPr>
              <w:t xml:space="preserve"> </w:t>
            </w:r>
            <w:r w:rsidRPr="00D80D04">
              <w:rPr>
                <w:i/>
                <w:sz w:val="22"/>
                <w:rPrChange w:id="707" w:author="ditaoktaria" w:date="2015-03-23T18:55:00Z">
                  <w:rPr>
                    <w:sz w:val="22"/>
                  </w:rPr>
                </w:rPrChange>
              </w:rPr>
              <w:t>password</w:t>
            </w:r>
            <w:r w:rsidRPr="00D80D04">
              <w:rPr>
                <w:sz w:val="22"/>
              </w:rPr>
              <w:t>.</w:t>
            </w:r>
          </w:p>
          <w:p w14:paraId="322A3EBD" w14:textId="77777777" w:rsidR="00B6258D" w:rsidRPr="00D80D04" w:rsidRDefault="00B6258D">
            <w:pPr>
              <w:pStyle w:val="ListParagraph"/>
              <w:numPr>
                <w:ilvl w:val="0"/>
                <w:numId w:val="68"/>
              </w:numPr>
              <w:jc w:val="left"/>
              <w:rPr>
                <w:rFonts w:cstheme="majorBidi"/>
                <w:b/>
                <w:i/>
                <w:iCs/>
                <w:color w:val="404040" w:themeColor="text1" w:themeTint="BF"/>
                <w:sz w:val="22"/>
              </w:rPr>
              <w:pPrChange w:id="708" w:author="ditaoktaria" w:date="2015-03-25T13:46:00Z">
                <w:pPr>
                  <w:pStyle w:val="ListParagraph"/>
                  <w:keepNext/>
                  <w:keepLines/>
                  <w:numPr>
                    <w:numId w:val="60"/>
                  </w:numPr>
                  <w:spacing w:before="200"/>
                  <w:ind w:left="369" w:hanging="360"/>
                  <w:outlineLvl w:val="4"/>
                </w:pPr>
              </w:pPrChange>
            </w:pPr>
            <w:r w:rsidRPr="00D80D04">
              <w:rPr>
                <w:sz w:val="22"/>
              </w:rPr>
              <w:t xml:space="preserve">Sistem </w:t>
            </w:r>
            <w:proofErr w:type="gramStart"/>
            <w:r w:rsidRPr="00D80D04">
              <w:rPr>
                <w:sz w:val="22"/>
              </w:rPr>
              <w:t>akan</w:t>
            </w:r>
            <w:proofErr w:type="gramEnd"/>
            <w:r w:rsidRPr="00D80D04">
              <w:rPr>
                <w:sz w:val="22"/>
              </w:rPr>
              <w:t xml:space="preserve"> menampilkan form masukan dan mengizinkan aktor untuk memasukkan </w:t>
            </w:r>
            <w:r w:rsidRPr="00D80D04">
              <w:rPr>
                <w:i/>
                <w:sz w:val="22"/>
              </w:rPr>
              <w:t xml:space="preserve">e-mail </w:t>
            </w:r>
            <w:r w:rsidRPr="00D80D04">
              <w:rPr>
                <w:sz w:val="22"/>
              </w:rPr>
              <w:t xml:space="preserve">yang sebelumnya telah didaftarkan untuk menggunakan aplikasi. </w:t>
            </w:r>
          </w:p>
          <w:p w14:paraId="19B5A2C4" w14:textId="77777777" w:rsidR="00B6258D" w:rsidRPr="00D80D04" w:rsidRDefault="00B6258D">
            <w:pPr>
              <w:pStyle w:val="ListParagraph"/>
              <w:numPr>
                <w:ilvl w:val="0"/>
                <w:numId w:val="68"/>
              </w:numPr>
              <w:jc w:val="left"/>
              <w:rPr>
                <w:rFonts w:cstheme="majorBidi"/>
                <w:b/>
                <w:i/>
                <w:iCs/>
                <w:color w:val="404040" w:themeColor="text1" w:themeTint="BF"/>
                <w:sz w:val="22"/>
              </w:rPr>
              <w:pPrChange w:id="709" w:author="ditaoktaria" w:date="2015-03-25T13:46:00Z">
                <w:pPr>
                  <w:pStyle w:val="ListParagraph"/>
                  <w:keepNext/>
                  <w:keepLines/>
                  <w:numPr>
                    <w:numId w:val="60"/>
                  </w:numPr>
                  <w:spacing w:before="200"/>
                  <w:ind w:left="369" w:hanging="360"/>
                  <w:outlineLvl w:val="4"/>
                </w:pPr>
              </w:pPrChange>
            </w:pPr>
            <w:r w:rsidRPr="00D80D04">
              <w:rPr>
                <w:sz w:val="22"/>
              </w:rPr>
              <w:t xml:space="preserve">Aktor memasukkan </w:t>
            </w:r>
            <w:r w:rsidRPr="00D80D04">
              <w:rPr>
                <w:i/>
                <w:sz w:val="22"/>
              </w:rPr>
              <w:t xml:space="preserve">e-mail dan </w:t>
            </w:r>
            <w:r w:rsidRPr="00D80D04">
              <w:rPr>
                <w:sz w:val="22"/>
              </w:rPr>
              <w:t>menekan tombol submit.</w:t>
            </w:r>
          </w:p>
          <w:p w14:paraId="68320554" w14:textId="77777777" w:rsidR="00B6258D" w:rsidRPr="00D80D04" w:rsidRDefault="00B6258D">
            <w:pPr>
              <w:pStyle w:val="ListParagraph"/>
              <w:numPr>
                <w:ilvl w:val="0"/>
                <w:numId w:val="68"/>
              </w:numPr>
              <w:jc w:val="left"/>
              <w:rPr>
                <w:rFonts w:cstheme="majorBidi"/>
                <w:b/>
                <w:i/>
                <w:iCs/>
                <w:color w:val="404040" w:themeColor="text1" w:themeTint="BF"/>
                <w:sz w:val="22"/>
              </w:rPr>
              <w:pPrChange w:id="710" w:author="ditaoktaria" w:date="2015-03-25T13:46:00Z">
                <w:pPr>
                  <w:pStyle w:val="ListParagraph"/>
                  <w:keepNext/>
                  <w:keepLines/>
                  <w:numPr>
                    <w:numId w:val="60"/>
                  </w:numPr>
                  <w:spacing w:before="200"/>
                  <w:ind w:left="369" w:hanging="360"/>
                  <w:outlineLvl w:val="4"/>
                </w:pPr>
              </w:pPrChange>
            </w:pPr>
            <w:r w:rsidRPr="00D80D04">
              <w:rPr>
                <w:sz w:val="22"/>
              </w:rPr>
              <w:t xml:space="preserve">Sistem </w:t>
            </w:r>
            <w:proofErr w:type="gramStart"/>
            <w:r w:rsidRPr="00D80D04">
              <w:rPr>
                <w:sz w:val="22"/>
              </w:rPr>
              <w:t>akan</w:t>
            </w:r>
            <w:proofErr w:type="gramEnd"/>
            <w:r w:rsidRPr="00D80D04">
              <w:rPr>
                <w:sz w:val="22"/>
              </w:rPr>
              <w:t xml:space="preserve"> mengirimkan pesan ke </w:t>
            </w:r>
            <w:r w:rsidRPr="00D80D04">
              <w:rPr>
                <w:i/>
                <w:sz w:val="22"/>
              </w:rPr>
              <w:t xml:space="preserve">e-mail </w:t>
            </w:r>
            <w:r w:rsidRPr="00D80D04">
              <w:rPr>
                <w:sz w:val="22"/>
              </w:rPr>
              <w:t xml:space="preserve">aktor berupa </w:t>
            </w:r>
            <w:r w:rsidRPr="00D80D04">
              <w:rPr>
                <w:i/>
                <w:sz w:val="22"/>
              </w:rPr>
              <w:t xml:space="preserve">link </w:t>
            </w:r>
            <w:r w:rsidRPr="00D80D04">
              <w:rPr>
                <w:sz w:val="22"/>
              </w:rPr>
              <w:t xml:space="preserve">halaman untuk melakukan </w:t>
            </w:r>
            <w:r w:rsidRPr="00D80D04">
              <w:rPr>
                <w:i/>
                <w:sz w:val="22"/>
              </w:rPr>
              <w:t>reset password</w:t>
            </w:r>
            <w:r w:rsidRPr="00D80D04">
              <w:rPr>
                <w:sz w:val="22"/>
              </w:rPr>
              <w:t>.</w:t>
            </w:r>
          </w:p>
          <w:p w14:paraId="62035655" w14:textId="77777777" w:rsidR="00B6258D" w:rsidRPr="00D80D04" w:rsidRDefault="00B6258D">
            <w:pPr>
              <w:pStyle w:val="ListParagraph"/>
              <w:numPr>
                <w:ilvl w:val="0"/>
                <w:numId w:val="68"/>
              </w:numPr>
              <w:jc w:val="left"/>
              <w:rPr>
                <w:rFonts w:cstheme="majorBidi"/>
                <w:b/>
                <w:i/>
                <w:iCs/>
                <w:color w:val="404040" w:themeColor="text1" w:themeTint="BF"/>
                <w:sz w:val="22"/>
              </w:rPr>
              <w:pPrChange w:id="711" w:author="ditaoktaria" w:date="2015-03-25T13:46:00Z">
                <w:pPr>
                  <w:pStyle w:val="ListParagraph"/>
                  <w:keepNext/>
                  <w:keepLines/>
                  <w:numPr>
                    <w:numId w:val="60"/>
                  </w:numPr>
                  <w:spacing w:before="200"/>
                  <w:ind w:left="369" w:hanging="360"/>
                  <w:outlineLvl w:val="4"/>
                </w:pPr>
              </w:pPrChange>
            </w:pPr>
            <w:r w:rsidRPr="00D80D04">
              <w:rPr>
                <w:sz w:val="22"/>
              </w:rPr>
              <w:t xml:space="preserve">Aktor menekan </w:t>
            </w:r>
            <w:r w:rsidRPr="00D80D04">
              <w:rPr>
                <w:i/>
                <w:sz w:val="22"/>
              </w:rPr>
              <w:t xml:space="preserve">link </w:t>
            </w:r>
            <w:r w:rsidRPr="00D80D04">
              <w:rPr>
                <w:sz w:val="22"/>
              </w:rPr>
              <w:t xml:space="preserve">untuk membuka halaman </w:t>
            </w:r>
            <w:r w:rsidRPr="00D80D04">
              <w:rPr>
                <w:i/>
                <w:sz w:val="22"/>
              </w:rPr>
              <w:t>reset password</w:t>
            </w:r>
            <w:r w:rsidRPr="00D80D04">
              <w:rPr>
                <w:sz w:val="22"/>
              </w:rPr>
              <w:t>.</w:t>
            </w:r>
          </w:p>
          <w:p w14:paraId="3513ED85" w14:textId="77777777" w:rsidR="00B6258D" w:rsidRPr="00D80D04" w:rsidRDefault="00B6258D">
            <w:pPr>
              <w:pStyle w:val="ListParagraph"/>
              <w:numPr>
                <w:ilvl w:val="0"/>
                <w:numId w:val="68"/>
              </w:numPr>
              <w:jc w:val="left"/>
              <w:rPr>
                <w:rFonts w:cstheme="majorBidi"/>
                <w:b/>
                <w:i/>
                <w:iCs/>
                <w:color w:val="404040" w:themeColor="text1" w:themeTint="BF"/>
                <w:sz w:val="22"/>
              </w:rPr>
              <w:pPrChange w:id="712" w:author="ditaoktaria" w:date="2015-03-25T13:46:00Z">
                <w:pPr>
                  <w:pStyle w:val="ListParagraph"/>
                  <w:keepNext/>
                  <w:keepLines/>
                  <w:numPr>
                    <w:numId w:val="60"/>
                  </w:numPr>
                  <w:spacing w:before="200"/>
                  <w:ind w:left="369" w:hanging="360"/>
                  <w:outlineLvl w:val="4"/>
                </w:pPr>
              </w:pPrChange>
            </w:pPr>
            <w:r w:rsidRPr="00D80D04">
              <w:rPr>
                <w:sz w:val="22"/>
              </w:rPr>
              <w:t xml:space="preserve">Sistem menampilkan halaman </w:t>
            </w:r>
            <w:r w:rsidRPr="00D80D04">
              <w:rPr>
                <w:i/>
                <w:sz w:val="22"/>
              </w:rPr>
              <w:t xml:space="preserve">reset password </w:t>
            </w:r>
            <w:r w:rsidRPr="00D80D04">
              <w:rPr>
                <w:sz w:val="22"/>
              </w:rPr>
              <w:t xml:space="preserve">yang berisi </w:t>
            </w:r>
            <w:r w:rsidRPr="00D80D04">
              <w:rPr>
                <w:i/>
                <w:sz w:val="22"/>
              </w:rPr>
              <w:t xml:space="preserve">form </w:t>
            </w:r>
            <w:r w:rsidRPr="00D80D04">
              <w:rPr>
                <w:sz w:val="22"/>
              </w:rPr>
              <w:t xml:space="preserve">masukan untuk memasukkan </w:t>
            </w:r>
            <w:r w:rsidRPr="00D80D04">
              <w:rPr>
                <w:i/>
                <w:sz w:val="22"/>
              </w:rPr>
              <w:t xml:space="preserve">password </w:t>
            </w:r>
            <w:r w:rsidRPr="00D80D04">
              <w:rPr>
                <w:sz w:val="22"/>
              </w:rPr>
              <w:t>yang baru.</w:t>
            </w:r>
          </w:p>
          <w:p w14:paraId="588BDDB5" w14:textId="77777777" w:rsidR="00B6258D" w:rsidRPr="00D80D04" w:rsidRDefault="00B6258D">
            <w:pPr>
              <w:pStyle w:val="ListParagraph"/>
              <w:numPr>
                <w:ilvl w:val="0"/>
                <w:numId w:val="68"/>
              </w:numPr>
              <w:jc w:val="left"/>
              <w:rPr>
                <w:rFonts w:cstheme="majorBidi"/>
                <w:b/>
                <w:i/>
                <w:iCs/>
                <w:color w:val="404040" w:themeColor="text1" w:themeTint="BF"/>
                <w:sz w:val="22"/>
              </w:rPr>
              <w:pPrChange w:id="713" w:author="ditaoktaria" w:date="2015-03-25T13:46:00Z">
                <w:pPr>
                  <w:pStyle w:val="ListParagraph"/>
                  <w:keepNext/>
                  <w:keepLines/>
                  <w:numPr>
                    <w:numId w:val="60"/>
                  </w:numPr>
                  <w:spacing w:before="200"/>
                  <w:ind w:left="369" w:hanging="360"/>
                  <w:outlineLvl w:val="4"/>
                </w:pPr>
              </w:pPrChange>
            </w:pPr>
            <w:r w:rsidRPr="00D80D04">
              <w:rPr>
                <w:sz w:val="22"/>
              </w:rPr>
              <w:t>Aktor memasukkan password yang baru.</w:t>
            </w:r>
          </w:p>
          <w:p w14:paraId="08C55328" w14:textId="77777777" w:rsidR="00B6258D" w:rsidRPr="00D80D04" w:rsidRDefault="00B6258D">
            <w:pPr>
              <w:pStyle w:val="ListParagraph"/>
              <w:numPr>
                <w:ilvl w:val="0"/>
                <w:numId w:val="68"/>
              </w:numPr>
              <w:spacing w:after="200"/>
              <w:jc w:val="left"/>
              <w:rPr>
                <w:rFonts w:eastAsia="Times New Roman" w:cstheme="majorBidi"/>
                <w:i/>
                <w:iCs/>
                <w:color w:val="404040" w:themeColor="text1" w:themeTint="BF"/>
                <w:sz w:val="22"/>
                <w:rPrChange w:id="714" w:author="ditaoktaria" w:date="2015-03-23T18:55:00Z">
                  <w:rPr>
                    <w:rFonts w:eastAsia="Times New Roman" w:cstheme="majorBidi"/>
                    <w:b/>
                    <w:i/>
                    <w:iCs/>
                    <w:color w:val="404040" w:themeColor="text1" w:themeTint="BF"/>
                    <w:sz w:val="22"/>
                  </w:rPr>
                </w:rPrChange>
              </w:rPr>
              <w:pPrChange w:id="715" w:author="ditaoktaria" w:date="2015-03-25T13:46:00Z">
                <w:pPr>
                  <w:pStyle w:val="ListParagraph"/>
                  <w:keepNext/>
                  <w:keepLines/>
                  <w:numPr>
                    <w:numId w:val="60"/>
                  </w:numPr>
                  <w:spacing w:before="200" w:after="200"/>
                  <w:ind w:left="369" w:hanging="360"/>
                  <w:jc w:val="left"/>
                  <w:outlineLvl w:val="4"/>
                </w:pPr>
              </w:pPrChange>
            </w:pPr>
            <w:r w:rsidRPr="00D80D04">
              <w:rPr>
                <w:sz w:val="22"/>
              </w:rPr>
              <w:t xml:space="preserve">Aktor menekan tombol </w:t>
            </w:r>
            <w:r w:rsidRPr="00D80D04">
              <w:rPr>
                <w:i/>
                <w:sz w:val="22"/>
              </w:rPr>
              <w:t>reset password</w:t>
            </w:r>
            <w:r w:rsidRPr="00D80D04">
              <w:rPr>
                <w:sz w:val="22"/>
              </w:rPr>
              <w:t>.</w:t>
            </w:r>
          </w:p>
          <w:p w14:paraId="1513D650" w14:textId="77777777" w:rsidR="00B6258D" w:rsidRPr="00D80D04" w:rsidRDefault="00B6258D">
            <w:pPr>
              <w:pStyle w:val="ListParagraph"/>
              <w:numPr>
                <w:ilvl w:val="0"/>
                <w:numId w:val="68"/>
              </w:numPr>
              <w:spacing w:after="200"/>
              <w:jc w:val="left"/>
              <w:rPr>
                <w:rFonts w:eastAsia="Times New Roman" w:cstheme="majorBidi"/>
                <w:i/>
                <w:iCs/>
                <w:color w:val="404040" w:themeColor="text1" w:themeTint="BF"/>
                <w:sz w:val="22"/>
                <w:rPrChange w:id="716" w:author="ditaoktaria" w:date="2015-03-23T18:55:00Z">
                  <w:rPr>
                    <w:rFonts w:eastAsia="Times New Roman" w:cstheme="majorBidi"/>
                    <w:b/>
                    <w:i/>
                    <w:iCs/>
                    <w:color w:val="404040" w:themeColor="text1" w:themeTint="BF"/>
                    <w:sz w:val="22"/>
                  </w:rPr>
                </w:rPrChange>
              </w:rPr>
              <w:pPrChange w:id="717" w:author="ditaoktaria" w:date="2015-03-25T13:46:00Z">
                <w:pPr>
                  <w:pStyle w:val="ListParagraph"/>
                  <w:keepNext/>
                  <w:keepLines/>
                  <w:numPr>
                    <w:numId w:val="60"/>
                  </w:numPr>
                  <w:spacing w:before="200" w:after="200"/>
                  <w:ind w:left="369" w:hanging="360"/>
                  <w:jc w:val="left"/>
                  <w:outlineLvl w:val="4"/>
                </w:pPr>
              </w:pPrChange>
            </w:pPr>
            <w:r w:rsidRPr="00D80D04">
              <w:rPr>
                <w:sz w:val="22"/>
              </w:rPr>
              <w:t>Sistem menyimpan perubahan password.</w:t>
            </w:r>
          </w:p>
          <w:p w14:paraId="7A9B38DF" w14:textId="3511780E" w:rsidR="00B6258D" w:rsidRPr="00307262" w:rsidRDefault="00B6258D">
            <w:pPr>
              <w:pStyle w:val="ListParagraph"/>
              <w:numPr>
                <w:ilvl w:val="0"/>
                <w:numId w:val="68"/>
              </w:numPr>
              <w:spacing w:after="200"/>
              <w:jc w:val="left"/>
              <w:rPr>
                <w:rFonts w:cstheme="majorBidi"/>
                <w:b/>
                <w:i/>
                <w:iCs/>
                <w:color w:val="000000" w:themeColor="text1"/>
                <w:sz w:val="22"/>
                <w:szCs w:val="22"/>
              </w:rPr>
              <w:pPrChange w:id="718" w:author="ditaoktaria" w:date="2015-03-25T13:46:00Z">
                <w:pPr>
                  <w:pStyle w:val="ListParagraph"/>
                  <w:keepNext/>
                  <w:keepLines/>
                  <w:numPr>
                    <w:numId w:val="30"/>
                  </w:numPr>
                  <w:spacing w:before="200" w:after="200"/>
                  <w:ind w:left="810" w:hanging="360"/>
                  <w:jc w:val="left"/>
                  <w:outlineLvl w:val="4"/>
                </w:pPr>
              </w:pPrChange>
            </w:pPr>
            <w:r w:rsidRPr="00D80D04">
              <w:rPr>
                <w:sz w:val="22"/>
              </w:rPr>
              <w:t>Kembali ke alur utama.</w:t>
            </w:r>
          </w:p>
        </w:tc>
      </w:tr>
      <w:tr w:rsidR="00B6258D" w14:paraId="3770843E" w14:textId="77777777" w:rsidTr="00C14E41">
        <w:tc>
          <w:tcPr>
            <w:tcW w:w="1908" w:type="dxa"/>
            <w:shd w:val="clear" w:color="auto" w:fill="BFBFBF" w:themeFill="background1" w:themeFillShade="BF"/>
            <w:vAlign w:val="center"/>
          </w:tcPr>
          <w:p w14:paraId="6632B28E" w14:textId="77777777" w:rsidR="00B6258D" w:rsidRPr="00411B04" w:rsidRDefault="00B6258D" w:rsidP="00064893">
            <w:pPr>
              <w:ind w:firstLine="0"/>
              <w:jc w:val="left"/>
              <w:rPr>
                <w:b/>
                <w:sz w:val="22"/>
              </w:rPr>
            </w:pPr>
            <w:r w:rsidRPr="00411B04">
              <w:rPr>
                <w:b/>
                <w:sz w:val="22"/>
              </w:rPr>
              <w:t>Kondisi Akhir</w:t>
            </w:r>
          </w:p>
          <w:p w14:paraId="41F8D52A" w14:textId="77777777" w:rsidR="00B6258D" w:rsidRPr="00411B04" w:rsidRDefault="00B6258D" w:rsidP="00064893">
            <w:pPr>
              <w:ind w:firstLine="0"/>
              <w:jc w:val="left"/>
              <w:rPr>
                <w:b/>
                <w:sz w:val="22"/>
              </w:rPr>
            </w:pPr>
            <w:r w:rsidRPr="00411B04">
              <w:rPr>
                <w:b/>
                <w:i/>
                <w:sz w:val="22"/>
              </w:rPr>
              <w:t>(Post-Conditions)</w:t>
            </w:r>
          </w:p>
        </w:tc>
        <w:tc>
          <w:tcPr>
            <w:tcW w:w="6250" w:type="dxa"/>
            <w:vAlign w:val="center"/>
          </w:tcPr>
          <w:p w14:paraId="02169576" w14:textId="77777777" w:rsidR="00B6258D" w:rsidRDefault="00B6258D" w:rsidP="00064893">
            <w:pPr>
              <w:keepNext/>
              <w:keepLines/>
              <w:spacing w:before="200"/>
              <w:ind w:firstLine="0"/>
              <w:jc w:val="left"/>
              <w:outlineLvl w:val="4"/>
              <w:rPr>
                <w:sz w:val="22"/>
              </w:rPr>
            </w:pPr>
            <w:r>
              <w:rPr>
                <w:sz w:val="22"/>
              </w:rPr>
              <w:t xml:space="preserve">Jika </w:t>
            </w:r>
            <w:r>
              <w:rPr>
                <w:i/>
                <w:sz w:val="22"/>
              </w:rPr>
              <w:t xml:space="preserve">use case </w:t>
            </w:r>
            <w:r>
              <w:rPr>
                <w:sz w:val="22"/>
              </w:rPr>
              <w:t>berhasil, aktor dapat masuk ke halaman utama dan melakukan aktivitas yang telah disediakan oleh sistem.</w:t>
            </w:r>
          </w:p>
        </w:tc>
      </w:tr>
    </w:tbl>
    <w:p w14:paraId="21997266" w14:textId="77777777" w:rsidR="00E2503C" w:rsidRDefault="00E2503C" w:rsidP="00E2503C">
      <w:pPr>
        <w:pStyle w:val="Heading6"/>
        <w:numPr>
          <w:ilvl w:val="0"/>
          <w:numId w:val="24"/>
        </w:numPr>
        <w:ind w:left="720"/>
        <w:rPr>
          <w:ins w:id="719" w:author="ditaoktaria" w:date="2015-03-26T14:59:00Z"/>
        </w:rPr>
      </w:pPr>
      <w:ins w:id="720" w:author="ditaoktaria oktaria" w:date="2015-02-17T16:28:00Z">
        <w:r w:rsidRPr="00BF7104">
          <w:t xml:space="preserve">Skenario </w:t>
        </w:r>
        <w:r w:rsidRPr="001F50E9">
          <w:rPr>
            <w:i/>
          </w:rPr>
          <w:t>Use Case</w:t>
        </w:r>
        <w:r w:rsidRPr="00245484">
          <w:t xml:space="preserve"> </w:t>
        </w:r>
        <w:r w:rsidRPr="00BF7104">
          <w:t>Kelola Akun</w:t>
        </w:r>
      </w:ins>
    </w:p>
    <w:p w14:paraId="16907FF3" w14:textId="7FE4CB37" w:rsidR="00650E66" w:rsidRDefault="008C4AD0">
      <w:pPr>
        <w:rPr>
          <w:ins w:id="721" w:author="ditaoktaria" w:date="2015-03-25T13:50:00Z"/>
        </w:rPr>
        <w:pPrChange w:id="722" w:author="ditaoktaria oktaria" w:date="2015-04-21T11:54:00Z">
          <w:pPr>
            <w:jc w:val="left"/>
          </w:pPr>
        </w:pPrChange>
      </w:pPr>
      <w:ins w:id="723" w:author="ditaoktaria" w:date="2015-03-26T14:59:00Z">
        <w:r>
          <w:t xml:space="preserve">Kebutuhan fungsional </w:t>
        </w:r>
      </w:ins>
      <w:ins w:id="724" w:author="ditaoktaria" w:date="2015-03-27T08:36:00Z">
        <w:r w:rsidR="00B01444">
          <w:t xml:space="preserve">selanjutnya </w:t>
        </w:r>
      </w:ins>
      <w:ins w:id="725" w:author="ditaoktaria" w:date="2015-03-26T14:59:00Z">
        <w:r>
          <w:t xml:space="preserve">yang harus disediakan oleh sistem adalah kebutuhan pengguna untuk mengelola akun yang direpresentasikan </w:t>
        </w:r>
        <w:r>
          <w:lastRenderedPageBreak/>
          <w:t xml:space="preserve">dengan </w:t>
        </w:r>
        <w:r>
          <w:rPr>
            <w:i/>
          </w:rPr>
          <w:t xml:space="preserve">use case </w:t>
        </w:r>
        <w:r>
          <w:t xml:space="preserve">kelola akun. Skenario </w:t>
        </w:r>
        <w:r>
          <w:rPr>
            <w:i/>
          </w:rPr>
          <w:t xml:space="preserve">use case </w:t>
        </w:r>
      </w:ins>
      <w:ins w:id="726" w:author="ditaoktaria" w:date="2015-03-26T15:00:00Z">
        <w:r>
          <w:t>kelola akun</w:t>
        </w:r>
      </w:ins>
      <w:ins w:id="727" w:author="ditaoktaria" w:date="2015-03-26T14:59:00Z">
        <w:r w:rsidR="00191DE2">
          <w:t xml:space="preserve"> ditunjukkan pada </w:t>
        </w:r>
      </w:ins>
      <w:r w:rsidR="00394DBF">
        <w:t>T</w:t>
      </w:r>
      <w:ins w:id="728" w:author="ditaoktaria" w:date="2015-03-26T14:59:00Z">
        <w:r w:rsidR="00191DE2">
          <w:t>able 4.5</w:t>
        </w:r>
      </w:ins>
      <w:ins w:id="729" w:author="ditaoktaria oktaria" w:date="2015-04-21T11:54:00Z">
        <w:r w:rsidR="00166360">
          <w:t>.</w:t>
        </w:r>
      </w:ins>
    </w:p>
    <w:p w14:paraId="4F33FA3A" w14:textId="752E41E3" w:rsidR="00C05D31" w:rsidRPr="00B01444" w:rsidRDefault="00C05D31">
      <w:pPr>
        <w:pStyle w:val="Caption"/>
        <w:keepNext/>
        <w:rPr>
          <w:ins w:id="730" w:author="ditaoktaria" w:date="2015-03-26T15:04:00Z"/>
        </w:rPr>
        <w:pPrChange w:id="731" w:author="ditaoktaria" w:date="2015-03-26T15:04:00Z">
          <w:pPr>
            <w:jc w:val="left"/>
          </w:pPr>
        </w:pPrChange>
      </w:pPr>
      <w:bookmarkStart w:id="732" w:name="_Toc289505447"/>
      <w:ins w:id="733" w:author="ditaoktaria" w:date="2015-03-26T15:04:00Z">
        <w:r>
          <w:t xml:space="preserve">Tabel 4. </w:t>
        </w:r>
        <w:r>
          <w:fldChar w:fldCharType="begin"/>
        </w:r>
        <w:r>
          <w:instrText xml:space="preserve"> SEQ Tabel_4. \* ARABIC </w:instrText>
        </w:r>
      </w:ins>
      <w:r>
        <w:fldChar w:fldCharType="separate"/>
      </w:r>
      <w:ins w:id="734" w:author="ditaoktaria" w:date="2015-03-26T15:04:00Z">
        <w:r>
          <w:rPr>
            <w:noProof/>
          </w:rPr>
          <w:t>5</w:t>
        </w:r>
        <w:r>
          <w:fldChar w:fldCharType="end"/>
        </w:r>
      </w:ins>
      <w:ins w:id="735" w:author="ditaoktaria" w:date="2015-03-26T15:05:00Z">
        <w:r>
          <w:t xml:space="preserve"> </w:t>
        </w:r>
        <w:r>
          <w:rPr>
            <w:b w:val="0"/>
          </w:rPr>
          <w:t xml:space="preserve">Skenario </w:t>
        </w:r>
        <w:r>
          <w:rPr>
            <w:b w:val="0"/>
            <w:i/>
          </w:rPr>
          <w:t xml:space="preserve">Use Case </w:t>
        </w:r>
        <w:r>
          <w:rPr>
            <w:b w:val="0"/>
          </w:rPr>
          <w:t>Kelola Akun</w:t>
        </w:r>
      </w:ins>
      <w:bookmarkEnd w:id="7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36"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737">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738" w:author="ditaoktaria" w:date="2015-03-25T12:02:00Z">
              <w:tcPr>
                <w:tcW w:w="1922" w:type="dxa"/>
                <w:shd w:val="clear" w:color="auto" w:fill="BFBFBF"/>
                <w:vAlign w:val="center"/>
              </w:tcPr>
            </w:tcPrChange>
          </w:tcPr>
          <w:p w14:paraId="5707422B" w14:textId="77777777" w:rsidR="00E2503C" w:rsidRPr="00411B04" w:rsidRDefault="00E2503C" w:rsidP="00E2503C">
            <w:pPr>
              <w:ind w:firstLine="0"/>
              <w:jc w:val="left"/>
              <w:rPr>
                <w:b/>
                <w:sz w:val="22"/>
              </w:rPr>
            </w:pPr>
            <w:r w:rsidRPr="00411B04">
              <w:rPr>
                <w:b/>
                <w:sz w:val="22"/>
              </w:rPr>
              <w:t>Nama</w:t>
            </w:r>
          </w:p>
        </w:tc>
        <w:tc>
          <w:tcPr>
            <w:tcW w:w="6008" w:type="dxa"/>
            <w:vAlign w:val="center"/>
            <w:tcPrChange w:id="739" w:author="ditaoktaria" w:date="2015-03-25T12:02:00Z">
              <w:tcPr>
                <w:tcW w:w="6008" w:type="dxa"/>
                <w:vAlign w:val="center"/>
              </w:tcPr>
            </w:tcPrChange>
          </w:tcPr>
          <w:p w14:paraId="4C825186" w14:textId="77777777" w:rsidR="00E2503C" w:rsidRPr="00411B04" w:rsidRDefault="00E2503C">
            <w:pPr>
              <w:keepNext/>
              <w:keepLines/>
              <w:spacing w:before="200"/>
              <w:ind w:firstLine="31"/>
              <w:jc w:val="left"/>
              <w:outlineLvl w:val="4"/>
              <w:rPr>
                <w:sz w:val="22"/>
                <w:rPrChange w:id="740" w:author="ditaoktaria oktaria" w:date="2015-02-25T15:24:00Z">
                  <w:rPr>
                    <w:rFonts w:eastAsia="Times New Roman" w:cstheme="majorBidi"/>
                    <w:b/>
                    <w:i/>
                    <w:iCs/>
                    <w:color w:val="404040" w:themeColor="text1" w:themeTint="BF"/>
                    <w:sz w:val="22"/>
                  </w:rPr>
                </w:rPrChange>
              </w:rPr>
              <w:pPrChange w:id="741" w:author="ditaoktaria oktaria" w:date="2015-03-09T08:55: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742" w:author="ditaoktaria" w:date="2015-02-25T19:09:00Z">
              <w:tcPr>
                <w:tcW w:w="1922" w:type="dxa"/>
                <w:shd w:val="clear" w:color="auto" w:fill="BFBFBF"/>
                <w:vAlign w:val="center"/>
              </w:tcPr>
            </w:tcPrChange>
          </w:tcPr>
          <w:p w14:paraId="10B7CCEC" w14:textId="77777777" w:rsidR="00E2503C" w:rsidRPr="00411B04" w:rsidRDefault="00E2503C" w:rsidP="00E2503C">
            <w:pPr>
              <w:ind w:firstLine="0"/>
              <w:jc w:val="left"/>
              <w:rPr>
                <w:b/>
                <w:sz w:val="22"/>
              </w:rPr>
            </w:pPr>
            <w:r w:rsidRPr="00411B04">
              <w:rPr>
                <w:b/>
                <w:sz w:val="22"/>
              </w:rPr>
              <w:t>Kode SRS</w:t>
            </w:r>
          </w:p>
        </w:tc>
        <w:tc>
          <w:tcPr>
            <w:tcW w:w="6008" w:type="dxa"/>
            <w:vAlign w:val="center"/>
            <w:tcPrChange w:id="743" w:author="ditaoktaria" w:date="2015-02-25T19:09:00Z">
              <w:tcPr>
                <w:tcW w:w="6008" w:type="dxa"/>
                <w:vAlign w:val="center"/>
              </w:tcPr>
            </w:tcPrChange>
          </w:tcPr>
          <w:p w14:paraId="763D378C" w14:textId="075506DA" w:rsidR="00E2503C" w:rsidRPr="00411B04" w:rsidRDefault="00E2503C">
            <w:pPr>
              <w:keepNext/>
              <w:keepLines/>
              <w:spacing w:before="200"/>
              <w:ind w:firstLine="56"/>
              <w:jc w:val="left"/>
              <w:outlineLvl w:val="4"/>
              <w:rPr>
                <w:sz w:val="22"/>
                <w:rPrChange w:id="744" w:author="ditaoktaria oktaria" w:date="2015-02-25T15:24:00Z">
                  <w:rPr>
                    <w:rFonts w:eastAsia="Times New Roman" w:cstheme="majorBidi"/>
                    <w:b/>
                    <w:i/>
                    <w:iCs/>
                    <w:color w:val="404040" w:themeColor="text1" w:themeTint="BF"/>
                    <w:sz w:val="22"/>
                  </w:rPr>
                </w:rPrChange>
              </w:rPr>
              <w:pPrChange w:id="745" w:author="ditaoktaria oktaria" w:date="2015-03-09T08:56:00Z">
                <w:pPr>
                  <w:keepNext/>
                  <w:keepLines/>
                  <w:numPr>
                    <w:numId w:val="18"/>
                  </w:numPr>
                  <w:spacing w:before="200"/>
                  <w:ind w:left="720" w:firstLine="0"/>
                  <w:jc w:val="left"/>
                  <w:outlineLvl w:val="4"/>
                </w:pPr>
              </w:pPrChange>
            </w:pPr>
            <w:r w:rsidRPr="00411B04">
              <w:rPr>
                <w:sz w:val="22"/>
              </w:rPr>
              <w:t>SRS_001_0</w:t>
            </w:r>
            <w:ins w:id="746"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E2503C">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spacing w:before="200"/>
              <w:ind w:left="56" w:firstLine="0"/>
              <w:jc w:val="left"/>
              <w:outlineLvl w:val="4"/>
              <w:rPr>
                <w:sz w:val="22"/>
                <w:rPrChange w:id="747" w:author="ditaoktaria oktaria" w:date="2015-02-25T15:24:00Z">
                  <w:rPr>
                    <w:rFonts w:eastAsia="Times New Roman" w:cstheme="majorBidi"/>
                    <w:b/>
                    <w:i/>
                    <w:iCs/>
                    <w:color w:val="404040" w:themeColor="text1" w:themeTint="BF"/>
                    <w:sz w:val="22"/>
                  </w:rPr>
                </w:rPrChange>
              </w:rPr>
              <w:pPrChange w:id="748" w:author="ditaoktaria oktaria" w:date="2015-03-09T08:56: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749" w:author="ditaoktaria oktaria" w:date="2015-03-09T08:56:00Z">
                  <w:rPr>
                    <w:rFonts w:eastAsia="Times New Roman" w:cstheme="majorBidi"/>
                    <w:b/>
                    <w:i/>
                    <w:iCs/>
                    <w:color w:val="404040" w:themeColor="text1" w:themeTint="BF"/>
                    <w:sz w:val="22"/>
                  </w:rPr>
                </w:rPrChange>
              </w:rPr>
              <w:pPrChange w:id="750" w:author="ditaoktaria oktaria" w:date="2015-03-09T08:56: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spacing w:before="200"/>
              <w:ind w:left="56" w:firstLine="0"/>
              <w:jc w:val="left"/>
              <w:outlineLvl w:val="4"/>
              <w:rPr>
                <w:i/>
                <w:sz w:val="22"/>
                <w:rPrChange w:id="751" w:author="ditaoktaria oktaria" w:date="2015-03-17T14:46:00Z">
                  <w:rPr>
                    <w:rFonts w:eastAsia="Times New Roman" w:cstheme="majorBidi"/>
                    <w:b/>
                    <w:i/>
                    <w:iCs/>
                    <w:color w:val="404040" w:themeColor="text1" w:themeTint="BF"/>
                    <w:sz w:val="22"/>
                  </w:rPr>
                </w:rPrChange>
              </w:rPr>
              <w:pPrChange w:id="752" w:author="ditaoktaria" w:date="2015-03-23T19:03:00Z">
                <w:pPr>
                  <w:keepNext/>
                  <w:keepLines/>
                  <w:numPr>
                    <w:numId w:val="18"/>
                  </w:numPr>
                  <w:spacing w:before="200"/>
                  <w:ind w:left="720" w:firstLine="0"/>
                  <w:jc w:val="left"/>
                  <w:outlineLvl w:val="4"/>
                </w:pPr>
              </w:pPrChange>
            </w:pPr>
            <w:ins w:id="753" w:author="ditaoktaria" w:date="2015-03-23T19:02:00Z">
              <w:r>
                <w:rPr>
                  <w:i/>
                  <w:sz w:val="22"/>
                </w:rPr>
                <w:t xml:space="preserve">Use case </w:t>
              </w:r>
              <w:r>
                <w:rPr>
                  <w:sz w:val="22"/>
                </w:rPr>
                <w:t>ini memungkinkan akor</w:t>
              </w:r>
            </w:ins>
            <w:ins w:id="754"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proofErr w:type="gramStart"/>
            <w:r w:rsidR="00E2503C" w:rsidRPr="00411B04">
              <w:rPr>
                <w:i/>
                <w:sz w:val="22"/>
              </w:rPr>
              <w:t>password</w:t>
            </w:r>
            <w:proofErr w:type="gramEnd"/>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spacing w:before="200"/>
              <w:ind w:firstLine="0"/>
              <w:jc w:val="left"/>
              <w:outlineLvl w:val="4"/>
              <w:rPr>
                <w:b/>
                <w:sz w:val="22"/>
                <w:rPrChange w:id="755" w:author="ditaoktaria oktaria" w:date="2015-02-25T15:24:00Z">
                  <w:rPr>
                    <w:rFonts w:eastAsia="Times New Roman" w:cstheme="majorBidi"/>
                    <w:b/>
                    <w:i/>
                    <w:iCs/>
                    <w:color w:val="404040" w:themeColor="text1" w:themeTint="BF"/>
                    <w:sz w:val="22"/>
                  </w:rPr>
                </w:rPrChange>
              </w:rPr>
              <w:pPrChange w:id="756" w:author="ditaoktaria oktaria" w:date="2015-03-09T08:56: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016312D6" w14:textId="77777777" w:rsidR="00E2503C" w:rsidRPr="00411B04" w:rsidRDefault="00E2503C">
            <w:pPr>
              <w:keepNext/>
              <w:keepLines/>
              <w:spacing w:before="200"/>
              <w:ind w:left="56" w:firstLine="0"/>
              <w:jc w:val="left"/>
              <w:outlineLvl w:val="4"/>
              <w:rPr>
                <w:sz w:val="22"/>
                <w:rPrChange w:id="757" w:author="ditaoktaria oktaria" w:date="2015-02-25T15:24:00Z">
                  <w:rPr>
                    <w:rFonts w:eastAsia="Times New Roman" w:cstheme="majorBidi"/>
                    <w:b/>
                    <w:i/>
                    <w:iCs/>
                    <w:color w:val="404040" w:themeColor="text1" w:themeTint="BF"/>
                    <w:sz w:val="22"/>
                  </w:rPr>
                </w:rPrChange>
              </w:rPr>
              <w:pPrChange w:id="758" w:author="ditaoktaria oktaria" w:date="2015-03-09T08:56: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759" w:author="ditaoktaria oktaria" w:date="2015-03-09T08:56:00Z">
                  <w:rPr>
                    <w:rFonts w:eastAsia="Times New Roman" w:cstheme="majorBidi"/>
                    <w:b/>
                    <w:i/>
                    <w:iCs/>
                    <w:color w:val="404040" w:themeColor="text1" w:themeTint="BF"/>
                    <w:sz w:val="22"/>
                  </w:rPr>
                </w:rPrChange>
              </w:rPr>
              <w:pPrChange w:id="760" w:author="ditaoktaria oktaria" w:date="2015-03-09T08:56: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spacing w:before="200"/>
              <w:ind w:left="56" w:firstLine="0"/>
              <w:jc w:val="left"/>
              <w:outlineLvl w:val="4"/>
              <w:rPr>
                <w:sz w:val="22"/>
                <w:rPrChange w:id="761" w:author="ditaoktaria oktaria" w:date="2015-02-25T15:24:00Z">
                  <w:rPr>
                    <w:rFonts w:eastAsia="Times New Roman" w:cstheme="majorBidi"/>
                    <w:b/>
                    <w:i/>
                    <w:iCs/>
                    <w:color w:val="404040" w:themeColor="text1" w:themeTint="BF"/>
                    <w:sz w:val="22"/>
                  </w:rPr>
                </w:rPrChange>
              </w:rPr>
              <w:pPrChange w:id="762" w:author="ditaoktaria oktaria" w:date="2015-03-09T08:56: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E2503C">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spacing w:before="200"/>
              <w:ind w:left="90" w:firstLine="0"/>
              <w:jc w:val="center"/>
              <w:outlineLvl w:val="4"/>
              <w:rPr>
                <w:sz w:val="22"/>
                <w:rPrChange w:id="763" w:author="ditaoktaria oktaria" w:date="2015-02-25T15:24:00Z">
                  <w:rPr>
                    <w:rFonts w:eastAsia="Times New Roman" w:cstheme="majorBidi"/>
                    <w:b/>
                    <w:i/>
                    <w:iCs/>
                    <w:color w:val="404040" w:themeColor="text1" w:themeTint="BF"/>
                    <w:sz w:val="22"/>
                  </w:rPr>
                </w:rPrChange>
              </w:rPr>
              <w:pPrChange w:id="764" w:author="ditaoktaria oktaria" w:date="2015-03-09T08:57: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E2503C">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before="200" w:after="200"/>
              <w:jc w:val="left"/>
              <w:outlineLvl w:val="4"/>
              <w:rPr>
                <w:sz w:val="22"/>
                <w:szCs w:val="22"/>
                <w:rPrChange w:id="765" w:author="ditaoktaria oktaria" w:date="2015-02-25T15:24:00Z">
                  <w:rPr>
                    <w:rFonts w:cstheme="majorBidi"/>
                    <w:b/>
                    <w:i/>
                    <w:iCs/>
                    <w:color w:val="404040" w:themeColor="text1" w:themeTint="BF"/>
                    <w:sz w:val="22"/>
                    <w:szCs w:val="22"/>
                  </w:rPr>
                </w:rPrChange>
              </w:rPr>
              <w:pPrChange w:id="766"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Sistem </w:t>
            </w:r>
            <w:proofErr w:type="gramStart"/>
            <w:r w:rsidRPr="00411B04">
              <w:rPr>
                <w:sz w:val="22"/>
                <w:szCs w:val="22"/>
              </w:rPr>
              <w:t>akan</w:t>
            </w:r>
            <w:proofErr w:type="gramEnd"/>
            <w:r w:rsidRPr="00411B04">
              <w:rPr>
                <w:sz w:val="22"/>
                <w:szCs w:val="22"/>
              </w:rPr>
              <w:t xml:space="preserve"> menampilkan data akun aktor.</w:t>
            </w:r>
          </w:p>
          <w:p w14:paraId="3C13777E" w14:textId="77777777" w:rsidR="00E2503C" w:rsidRPr="00411B04" w:rsidRDefault="00E2503C">
            <w:pPr>
              <w:pStyle w:val="ListParagraph"/>
              <w:keepNext/>
              <w:keepLines/>
              <w:numPr>
                <w:ilvl w:val="0"/>
                <w:numId w:val="59"/>
              </w:numPr>
              <w:spacing w:before="200" w:after="200"/>
              <w:jc w:val="left"/>
              <w:outlineLvl w:val="4"/>
              <w:rPr>
                <w:sz w:val="22"/>
                <w:szCs w:val="22"/>
                <w:rPrChange w:id="767" w:author="ditaoktaria oktaria" w:date="2015-02-25T15:24:00Z">
                  <w:rPr>
                    <w:rFonts w:cstheme="majorBidi"/>
                    <w:b/>
                    <w:i/>
                    <w:iCs/>
                    <w:color w:val="404040" w:themeColor="text1" w:themeTint="BF"/>
                    <w:sz w:val="22"/>
                    <w:szCs w:val="22"/>
                  </w:rPr>
                </w:rPrChange>
              </w:rPr>
              <w:pPrChange w:id="768"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w:t>
            </w:r>
            <w:proofErr w:type="gramStart"/>
            <w:r w:rsidRPr="00411B04">
              <w:rPr>
                <w:sz w:val="22"/>
                <w:szCs w:val="22"/>
              </w:rPr>
              <w:t>akan</w:t>
            </w:r>
            <w:proofErr w:type="gramEnd"/>
            <w:r w:rsidRPr="00411B04">
              <w:rPr>
                <w:sz w:val="22"/>
                <w:szCs w:val="22"/>
              </w:rPr>
              <w:t xml:space="preserve">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before="200" w:after="200"/>
              <w:jc w:val="left"/>
              <w:outlineLvl w:val="4"/>
              <w:rPr>
                <w:rFonts w:cstheme="majorBidi"/>
                <w:b/>
                <w:i/>
                <w:iCs/>
                <w:color w:val="404040" w:themeColor="text1" w:themeTint="BF"/>
                <w:sz w:val="22"/>
                <w:szCs w:val="22"/>
              </w:rPr>
              <w:pPrChange w:id="769"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before="200" w:after="200"/>
              <w:jc w:val="left"/>
              <w:outlineLvl w:val="4"/>
              <w:rPr>
                <w:sz w:val="22"/>
                <w:szCs w:val="22"/>
                <w:rPrChange w:id="770" w:author="ditaoktaria oktaria" w:date="2015-02-25T15:24:00Z">
                  <w:rPr>
                    <w:rFonts w:cstheme="majorBidi"/>
                    <w:b/>
                    <w:i/>
                    <w:iCs/>
                    <w:color w:val="404040" w:themeColor="text1" w:themeTint="BF"/>
                    <w:sz w:val="22"/>
                    <w:szCs w:val="22"/>
                  </w:rPr>
                </w:rPrChange>
              </w:rPr>
              <w:pPrChange w:id="771" w:author="ditaoktaria" w:date="2015-03-08T14:09: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before="200" w:after="200"/>
              <w:jc w:val="left"/>
              <w:outlineLvl w:val="4"/>
              <w:rPr>
                <w:sz w:val="22"/>
                <w:szCs w:val="22"/>
                <w:rPrChange w:id="772" w:author="ditaoktaria oktaria" w:date="2015-02-25T15:24:00Z">
                  <w:rPr>
                    <w:rFonts w:cstheme="majorBidi"/>
                    <w:b/>
                    <w:i/>
                    <w:iCs/>
                    <w:color w:val="404040" w:themeColor="text1" w:themeTint="BF"/>
                    <w:sz w:val="22"/>
                    <w:szCs w:val="22"/>
                  </w:rPr>
                </w:rPrChange>
              </w:rPr>
              <w:pPrChange w:id="773" w:author="ditaoktaria" w:date="2015-03-08T14:09:00Z">
                <w:pPr>
                  <w:pStyle w:val="ListParagraph"/>
                  <w:keepNext/>
                  <w:keepLines/>
                  <w:numPr>
                    <w:numId w:val="30"/>
                  </w:numPr>
                  <w:spacing w:before="200" w:after="200"/>
                  <w:ind w:left="810" w:hanging="360"/>
                  <w:jc w:val="left"/>
                  <w:outlineLvl w:val="4"/>
                </w:pPr>
              </w:pPrChange>
            </w:pPr>
            <w:r w:rsidRPr="00411B04">
              <w:rPr>
                <w:sz w:val="22"/>
                <w:szCs w:val="22"/>
              </w:rPr>
              <w:t xml:space="preserve">Setelah aktor memilih menu simpan, maka sistem akan melakukan </w:t>
            </w:r>
            <w:proofErr w:type="gramStart"/>
            <w:r w:rsidRPr="00411B04">
              <w:rPr>
                <w:sz w:val="22"/>
                <w:szCs w:val="22"/>
              </w:rPr>
              <w:t>memperbarui  data</w:t>
            </w:r>
            <w:proofErr w:type="gramEnd"/>
            <w:r w:rsidRPr="00411B04">
              <w:rPr>
                <w:sz w:val="22"/>
                <w:szCs w:val="22"/>
              </w:rPr>
              <w:t xml:space="preserve">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774" w:author="ditaoktaria oktaria" w:date="2015-03-09T08:57:00Z">
                  <w:rPr>
                    <w:rFonts w:eastAsia="Times New Roman" w:cstheme="majorBidi"/>
                    <w:b/>
                    <w:i/>
                    <w:iCs/>
                    <w:color w:val="404040" w:themeColor="text1" w:themeTint="BF"/>
                    <w:sz w:val="22"/>
                  </w:rPr>
                </w:rPrChange>
              </w:rPr>
              <w:pPrChange w:id="775" w:author="ditaoktaria oktaria" w:date="2015-03-09T08:57: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spacing w:before="200"/>
              <w:ind w:firstLine="0"/>
              <w:jc w:val="left"/>
              <w:outlineLvl w:val="4"/>
              <w:rPr>
                <w:sz w:val="22"/>
                <w:rPrChange w:id="776" w:author="ditaoktaria oktaria" w:date="2015-02-25T15:24:00Z">
                  <w:rPr>
                    <w:rFonts w:eastAsia="Times New Roman" w:cstheme="majorBidi"/>
                    <w:b/>
                    <w:i/>
                    <w:iCs/>
                    <w:color w:val="404040" w:themeColor="text1" w:themeTint="BF"/>
                    <w:sz w:val="22"/>
                  </w:rPr>
                </w:rPrChange>
              </w:rPr>
              <w:pPrChange w:id="777" w:author="ditaoktaria oktaria" w:date="2015-03-09T08:57: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2847DC12" w:rsidR="00071619" w:rsidRDefault="00071619" w:rsidP="00071619">
      <w:pPr>
        <w:pStyle w:val="Heading6"/>
        <w:numPr>
          <w:ilvl w:val="0"/>
          <w:numId w:val="24"/>
        </w:numPr>
        <w:ind w:left="720"/>
      </w:pPr>
      <w:r w:rsidRPr="00BF7104">
        <w:t xml:space="preserve">Skenario </w:t>
      </w:r>
      <w:r w:rsidRPr="001F50E9">
        <w:rPr>
          <w:i/>
        </w:rPr>
        <w:t>Use Case</w:t>
      </w:r>
      <w:r w:rsidRPr="00BF7104">
        <w:t xml:space="preserve"> </w:t>
      </w:r>
      <w:r w:rsidR="00F40841">
        <w:t>Unggah</w:t>
      </w:r>
      <w:r w:rsidRPr="00BF7104">
        <w:t xml:space="preserve"> Materi</w:t>
      </w:r>
    </w:p>
    <w:p w14:paraId="6463B2ED" w14:textId="36BEDA51" w:rsidR="000D639A" w:rsidRPr="000D639A" w:rsidRDefault="000D639A">
      <w:pPr>
        <w:rPr>
          <w:ins w:id="778" w:author="ditaoktaria oktaria" w:date="2015-02-27T10:23:00Z"/>
        </w:rPr>
        <w:pPrChange w:id="779" w:author="ditaoktaria" w:date="2015-03-26T15:00:00Z">
          <w:pPr>
            <w:pStyle w:val="Heading6"/>
            <w:numPr>
              <w:numId w:val="24"/>
            </w:numPr>
            <w:ind w:left="720" w:hanging="360"/>
          </w:pPr>
        </w:pPrChange>
      </w:pPr>
      <w:r>
        <w:t xml:space="preserve">Kebutuhan fungsional </w:t>
      </w:r>
      <w:r w:rsidR="00B01444">
        <w:t xml:space="preserve">selanjutnya </w:t>
      </w:r>
      <w:r>
        <w:t xml:space="preserve">yang harus disediakan oleh sistem adalah pengguna harus dapat </w:t>
      </w:r>
      <w:r w:rsidR="00E9663E">
        <w:t>mengunggah materi</w:t>
      </w:r>
      <w:r>
        <w:t xml:space="preserve"> yang direpresentasikan dengan </w:t>
      </w:r>
      <w:r>
        <w:rPr>
          <w:i/>
        </w:rPr>
        <w:lastRenderedPageBreak/>
        <w:t xml:space="preserve">use case </w:t>
      </w:r>
      <w:r w:rsidR="00E9663E">
        <w:t>unggah materi</w:t>
      </w:r>
      <w:r>
        <w:t xml:space="preserve">. Skenario </w:t>
      </w:r>
      <w:r>
        <w:rPr>
          <w:i/>
        </w:rPr>
        <w:t xml:space="preserve">use case </w:t>
      </w:r>
      <w:r w:rsidR="00E9663E">
        <w:t>unggah materi</w:t>
      </w:r>
      <w:r>
        <w:t xml:space="preserve"> ditunjukkan pada </w:t>
      </w:r>
      <w:r w:rsidR="00394DBF">
        <w:t>T</w:t>
      </w:r>
      <w:ins w:id="780" w:author="ditaoktaria" w:date="2015-03-26T15:00:00Z">
        <w:r>
          <w:t>able 4.</w:t>
        </w:r>
        <w:r w:rsidR="00B01444">
          <w:t>6.</w:t>
        </w:r>
      </w:ins>
    </w:p>
    <w:p w14:paraId="70070950" w14:textId="215B8247" w:rsidR="00191DE2" w:rsidRPr="00B01444" w:rsidRDefault="00191DE2">
      <w:pPr>
        <w:pStyle w:val="Caption"/>
        <w:keepNext/>
        <w:rPr>
          <w:ins w:id="781" w:author="ditaoktaria" w:date="2015-03-26T15:10:00Z"/>
        </w:rPr>
        <w:pPrChange w:id="782" w:author="ditaoktaria" w:date="2015-03-26T15:10:00Z">
          <w:pPr>
            <w:jc w:val="left"/>
          </w:pPr>
        </w:pPrChange>
      </w:pPr>
      <w:bookmarkStart w:id="783" w:name="_Toc289505448"/>
      <w:ins w:id="784" w:author="ditaoktaria" w:date="2015-03-26T15:10:00Z">
        <w:r>
          <w:t xml:space="preserve">Tabel 4. </w:t>
        </w:r>
        <w:r>
          <w:fldChar w:fldCharType="begin"/>
        </w:r>
        <w:r>
          <w:instrText xml:space="preserve"> SEQ Tabel_4. \* ARABIC </w:instrText>
        </w:r>
      </w:ins>
      <w:r>
        <w:fldChar w:fldCharType="separate"/>
      </w:r>
      <w:ins w:id="785" w:author="ditaoktaria" w:date="2015-03-26T15:10:00Z">
        <w:r>
          <w:rPr>
            <w:noProof/>
          </w:rPr>
          <w:t>6</w:t>
        </w:r>
        <w:r>
          <w:fldChar w:fldCharType="end"/>
        </w:r>
      </w:ins>
      <w:r w:rsidR="00DE1EF1">
        <w:t xml:space="preserve"> </w:t>
      </w:r>
      <w:ins w:id="786" w:author="ditaoktaria" w:date="2015-03-26T15:10:00Z">
        <w:r>
          <w:rPr>
            <w:b w:val="0"/>
          </w:rPr>
          <w:t xml:space="preserve">Skenario </w:t>
        </w:r>
        <w:r>
          <w:rPr>
            <w:b w:val="0"/>
            <w:i/>
          </w:rPr>
          <w:t xml:space="preserve">Use Case </w:t>
        </w:r>
      </w:ins>
      <w:ins w:id="787" w:author="ditaoktaria" w:date="2015-03-26T15:17:00Z">
        <w:r w:rsidR="0066657C">
          <w:rPr>
            <w:b w:val="0"/>
          </w:rPr>
          <w:t>Unggah Materi</w:t>
        </w:r>
      </w:ins>
      <w:bookmarkEnd w:id="7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788">
          <w:tblGrid>
            <w:gridCol w:w="1922"/>
            <w:gridCol w:w="6008"/>
          </w:tblGrid>
        </w:tblGridChange>
      </w:tblGrid>
      <w:tr w:rsidR="00071619" w:rsidRPr="00193933" w14:paraId="293E51A4" w14:textId="77777777" w:rsidTr="00F40841">
        <w:tc>
          <w:tcPr>
            <w:tcW w:w="1922" w:type="dxa"/>
            <w:shd w:val="clear" w:color="auto" w:fill="BFBFBF"/>
            <w:vAlign w:val="center"/>
          </w:tcPr>
          <w:p w14:paraId="4A59ACF1" w14:textId="77777777" w:rsidR="00071619" w:rsidRPr="00EF5353" w:rsidRDefault="00071619" w:rsidP="00F40841">
            <w:pPr>
              <w:keepNext/>
              <w:keepLines/>
              <w:spacing w:before="200"/>
              <w:ind w:firstLine="0"/>
              <w:jc w:val="left"/>
              <w:outlineLvl w:val="4"/>
              <w:rPr>
                <w:b/>
                <w:sz w:val="22"/>
              </w:rPr>
            </w:pPr>
            <w:r w:rsidRPr="00411B04">
              <w:rPr>
                <w:b/>
                <w:sz w:val="22"/>
              </w:rPr>
              <w:t>Nama</w:t>
            </w:r>
          </w:p>
        </w:tc>
        <w:tc>
          <w:tcPr>
            <w:tcW w:w="6008" w:type="dxa"/>
            <w:vAlign w:val="center"/>
          </w:tcPr>
          <w:p w14:paraId="6D4C7556" w14:textId="596E2319" w:rsidR="00071619" w:rsidRPr="00EF5353" w:rsidRDefault="00F40841" w:rsidP="00F40841">
            <w:pPr>
              <w:ind w:firstLine="0"/>
              <w:jc w:val="left"/>
              <w:rPr>
                <w:sz w:val="22"/>
              </w:rPr>
            </w:pPr>
            <w:r>
              <w:rPr>
                <w:sz w:val="22"/>
              </w:rPr>
              <w:t xml:space="preserve">Unggah </w:t>
            </w:r>
            <w:r w:rsidR="00DE32C5">
              <w:rPr>
                <w:sz w:val="22"/>
              </w:rPr>
              <w:t>Materi</w:t>
            </w:r>
          </w:p>
        </w:tc>
      </w:tr>
      <w:tr w:rsidR="00071619" w:rsidRPr="00193933" w14:paraId="49019EEF"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89"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trPr>
        <w:tc>
          <w:tcPr>
            <w:tcW w:w="1922" w:type="dxa"/>
            <w:shd w:val="clear" w:color="auto" w:fill="BFBFBF"/>
            <w:vAlign w:val="center"/>
            <w:tcPrChange w:id="790" w:author="ditaoktaria" w:date="2015-03-25T11:36:00Z">
              <w:tcPr>
                <w:tcW w:w="1922" w:type="dxa"/>
                <w:shd w:val="clear" w:color="auto" w:fill="BFBFBF"/>
                <w:vAlign w:val="center"/>
              </w:tcPr>
            </w:tcPrChange>
          </w:tcPr>
          <w:p w14:paraId="56CEBB8C" w14:textId="77777777" w:rsidR="00071619" w:rsidRPr="00EF5353" w:rsidRDefault="00071619" w:rsidP="00F40841">
            <w:pPr>
              <w:keepNext/>
              <w:keepLines/>
              <w:spacing w:before="200"/>
              <w:ind w:firstLine="0"/>
              <w:jc w:val="left"/>
              <w:outlineLvl w:val="4"/>
              <w:rPr>
                <w:b/>
                <w:sz w:val="22"/>
              </w:rPr>
            </w:pPr>
            <w:r w:rsidRPr="00411B04">
              <w:rPr>
                <w:b/>
                <w:sz w:val="22"/>
              </w:rPr>
              <w:t>Kode SRS</w:t>
            </w:r>
          </w:p>
        </w:tc>
        <w:tc>
          <w:tcPr>
            <w:tcW w:w="6008" w:type="dxa"/>
            <w:vAlign w:val="center"/>
            <w:tcPrChange w:id="791" w:author="ditaoktaria" w:date="2015-03-25T11:36:00Z">
              <w:tcPr>
                <w:tcW w:w="6008" w:type="dxa"/>
                <w:vAlign w:val="center"/>
              </w:tcPr>
            </w:tcPrChange>
          </w:tcPr>
          <w:p w14:paraId="53FDC1D3" w14:textId="77777777" w:rsidR="00071619" w:rsidRPr="00EF5353" w:rsidRDefault="00071619" w:rsidP="00F40841">
            <w:pPr>
              <w:ind w:firstLine="0"/>
              <w:jc w:val="left"/>
              <w:rPr>
                <w:sz w:val="22"/>
              </w:rPr>
            </w:pPr>
            <w:r w:rsidRPr="00EF5353">
              <w:rPr>
                <w:sz w:val="22"/>
              </w:rPr>
              <w:t>SRS_002_001</w:t>
            </w:r>
          </w:p>
        </w:tc>
      </w:tr>
      <w:tr w:rsidR="00071619" w:rsidRPr="00193933" w14:paraId="3E69109C"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2"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trPr>
        <w:tc>
          <w:tcPr>
            <w:tcW w:w="1922" w:type="dxa"/>
            <w:shd w:val="clear" w:color="auto" w:fill="BFBFBF"/>
            <w:vAlign w:val="center"/>
            <w:tcPrChange w:id="793" w:author="ditaoktaria" w:date="2015-03-25T11:36:00Z">
              <w:tcPr>
                <w:tcW w:w="1922" w:type="dxa"/>
                <w:shd w:val="clear" w:color="auto" w:fill="BFBFBF"/>
                <w:vAlign w:val="center"/>
              </w:tcPr>
            </w:tcPrChange>
          </w:tcPr>
          <w:p w14:paraId="5E3B0426" w14:textId="77777777" w:rsidR="00071619" w:rsidRPr="00EF5353" w:rsidRDefault="00071619" w:rsidP="00F40841">
            <w:pPr>
              <w:keepNext/>
              <w:keepLines/>
              <w:spacing w:before="200"/>
              <w:ind w:firstLine="0"/>
              <w:jc w:val="left"/>
              <w:outlineLvl w:val="4"/>
              <w:rPr>
                <w:b/>
                <w:sz w:val="22"/>
              </w:rPr>
            </w:pPr>
            <w:r w:rsidRPr="00411B04">
              <w:rPr>
                <w:b/>
                <w:sz w:val="22"/>
              </w:rPr>
              <w:t>Tujuan</w:t>
            </w:r>
          </w:p>
        </w:tc>
        <w:tc>
          <w:tcPr>
            <w:tcW w:w="6008" w:type="dxa"/>
            <w:vAlign w:val="center"/>
            <w:tcPrChange w:id="794" w:author="ditaoktaria" w:date="2015-03-25T11:36:00Z">
              <w:tcPr>
                <w:tcW w:w="6008" w:type="dxa"/>
                <w:vAlign w:val="center"/>
              </w:tcPr>
            </w:tcPrChange>
          </w:tcPr>
          <w:p w14:paraId="191B1108" w14:textId="0B7F5DC1" w:rsidR="00071619" w:rsidRPr="00EF5353" w:rsidRDefault="00F40841" w:rsidP="00F40841">
            <w:pPr>
              <w:ind w:firstLine="0"/>
              <w:jc w:val="left"/>
              <w:rPr>
                <w:sz w:val="22"/>
              </w:rPr>
            </w:pPr>
            <w:r>
              <w:rPr>
                <w:sz w:val="22"/>
              </w:rPr>
              <w:t>Mengunggah Materi</w:t>
            </w:r>
          </w:p>
        </w:tc>
      </w:tr>
      <w:tr w:rsidR="00071619" w:rsidRPr="00193933" w14:paraId="32EA6F0E" w14:textId="77777777"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5"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trPr>
        <w:tc>
          <w:tcPr>
            <w:tcW w:w="1922" w:type="dxa"/>
            <w:shd w:val="clear" w:color="auto" w:fill="BFBFBF"/>
            <w:vAlign w:val="center"/>
            <w:tcPrChange w:id="796" w:author="ditaoktaria" w:date="2015-03-25T11:36:00Z">
              <w:tcPr>
                <w:tcW w:w="1922" w:type="dxa"/>
                <w:shd w:val="clear" w:color="auto" w:fill="BFBFBF"/>
                <w:vAlign w:val="center"/>
              </w:tcPr>
            </w:tcPrChange>
          </w:tcPr>
          <w:p w14:paraId="5994D0DD" w14:textId="282F0BA7" w:rsidR="00071619" w:rsidRPr="00EF5353" w:rsidRDefault="00071619" w:rsidP="00F40841">
            <w:pPr>
              <w:keepNext/>
              <w:keepLines/>
              <w:spacing w:before="200"/>
              <w:ind w:firstLine="0"/>
              <w:jc w:val="left"/>
              <w:outlineLvl w:val="4"/>
              <w:rPr>
                <w:b/>
                <w:i/>
                <w:sz w:val="22"/>
              </w:rPr>
            </w:pPr>
            <w:r w:rsidRPr="00411B04">
              <w:rPr>
                <w:b/>
                <w:sz w:val="22"/>
              </w:rPr>
              <w:t>Deskrip</w:t>
            </w:r>
            <w:ins w:id="797" w:author="ditaoktaria" w:date="2015-03-25T11:36:00Z">
              <w:r w:rsidR="00174CC7">
                <w:rPr>
                  <w:b/>
                  <w:sz w:val="22"/>
                </w:rPr>
                <w:t>si</w:t>
              </w:r>
              <w:r w:rsidR="00174CC7">
                <w:rPr>
                  <w:b/>
                  <w:i/>
                  <w:sz w:val="22"/>
                </w:rPr>
                <w:t xml:space="preserve"> </w:t>
              </w:r>
            </w:ins>
            <w:r w:rsidRPr="00411B04">
              <w:rPr>
                <w:b/>
                <w:i/>
                <w:sz w:val="22"/>
              </w:rPr>
              <w:t>(Brief Description)</w:t>
            </w:r>
          </w:p>
        </w:tc>
        <w:tc>
          <w:tcPr>
            <w:tcW w:w="6008" w:type="dxa"/>
            <w:vAlign w:val="center"/>
            <w:tcPrChange w:id="798" w:author="ditaoktaria" w:date="2015-03-25T11:36:00Z">
              <w:tcPr>
                <w:tcW w:w="6008" w:type="dxa"/>
                <w:vAlign w:val="center"/>
              </w:tcPr>
            </w:tcPrChange>
          </w:tcPr>
          <w:p w14:paraId="3D1D9503" w14:textId="5BBD9F6F" w:rsidR="00071619" w:rsidRPr="00EF5353" w:rsidRDefault="00071619" w:rsidP="00F40841">
            <w:pPr>
              <w:ind w:firstLine="0"/>
              <w:jc w:val="left"/>
              <w:rPr>
                <w:sz w:val="22"/>
              </w:rPr>
            </w:pPr>
            <w:r w:rsidRPr="00EF5353">
              <w:rPr>
                <w:sz w:val="22"/>
              </w:rPr>
              <w:t xml:space="preserve">Use case ini memungkinkan pengguna untuk </w:t>
            </w:r>
            <w:r w:rsidR="00F40841">
              <w:rPr>
                <w:sz w:val="22"/>
              </w:rPr>
              <w:t>mengunggah materi.</w:t>
            </w:r>
          </w:p>
        </w:tc>
      </w:tr>
      <w:tr w:rsidR="00071619" w:rsidRPr="00193933" w14:paraId="6F46044A" w14:textId="77777777" w:rsidTr="00F40841">
        <w:tc>
          <w:tcPr>
            <w:tcW w:w="1922" w:type="dxa"/>
            <w:shd w:val="clear" w:color="auto" w:fill="BFBFBF"/>
            <w:vAlign w:val="center"/>
          </w:tcPr>
          <w:p w14:paraId="66B33331" w14:textId="77777777" w:rsidR="00071619" w:rsidRPr="00EF5353" w:rsidRDefault="00071619" w:rsidP="00F40841">
            <w:pPr>
              <w:keepNext/>
              <w:keepLines/>
              <w:spacing w:before="200"/>
              <w:ind w:firstLine="0"/>
              <w:jc w:val="left"/>
              <w:outlineLvl w:val="4"/>
              <w:rPr>
                <w:b/>
                <w:sz w:val="22"/>
              </w:rPr>
            </w:pPr>
            <w:r w:rsidRPr="00411B04">
              <w:rPr>
                <w:b/>
                <w:sz w:val="22"/>
              </w:rPr>
              <w:t>Aktor</w:t>
            </w:r>
          </w:p>
        </w:tc>
        <w:tc>
          <w:tcPr>
            <w:tcW w:w="6008" w:type="dxa"/>
            <w:vAlign w:val="center"/>
          </w:tcPr>
          <w:p w14:paraId="03BFC71B" w14:textId="77777777" w:rsidR="00071619" w:rsidRPr="00EF5353" w:rsidRDefault="00071619" w:rsidP="00F40841">
            <w:pPr>
              <w:ind w:firstLine="0"/>
              <w:jc w:val="left"/>
              <w:rPr>
                <w:sz w:val="22"/>
              </w:rPr>
            </w:pPr>
            <w:r w:rsidRPr="00EF5353">
              <w:rPr>
                <w:sz w:val="22"/>
              </w:rPr>
              <w:t>Pengguna</w:t>
            </w:r>
          </w:p>
        </w:tc>
      </w:tr>
      <w:tr w:rsidR="00071619" w:rsidRPr="00193933" w14:paraId="3692796E" w14:textId="77777777" w:rsidTr="00F40841">
        <w:tc>
          <w:tcPr>
            <w:tcW w:w="1922" w:type="dxa"/>
            <w:shd w:val="clear" w:color="auto" w:fill="BFBFBF"/>
            <w:vAlign w:val="center"/>
          </w:tcPr>
          <w:p w14:paraId="6C1F6E89" w14:textId="77777777" w:rsidR="00071619" w:rsidRPr="00EF5353" w:rsidRDefault="00071619" w:rsidP="00F40841">
            <w:pPr>
              <w:keepNext/>
              <w:keepLines/>
              <w:spacing w:before="200"/>
              <w:ind w:firstLine="0"/>
              <w:jc w:val="left"/>
              <w:outlineLvl w:val="4"/>
              <w:rPr>
                <w:b/>
                <w:sz w:val="22"/>
              </w:rPr>
            </w:pPr>
            <w:r w:rsidRPr="00411B04">
              <w:rPr>
                <w:b/>
                <w:sz w:val="22"/>
              </w:rPr>
              <w:t>Kondisi Awal</w:t>
            </w:r>
          </w:p>
          <w:p w14:paraId="0CE06E17" w14:textId="77777777" w:rsidR="00071619" w:rsidRPr="00EF5353" w:rsidRDefault="00071619" w:rsidP="00F40841">
            <w:pPr>
              <w:keepNext/>
              <w:keepLines/>
              <w:spacing w:before="200"/>
              <w:ind w:firstLine="0"/>
              <w:jc w:val="left"/>
              <w:outlineLvl w:val="4"/>
              <w:rPr>
                <w:b/>
                <w:i/>
                <w:sz w:val="22"/>
              </w:rPr>
            </w:pPr>
            <w:r w:rsidRPr="00411B04">
              <w:rPr>
                <w:b/>
                <w:i/>
                <w:sz w:val="22"/>
              </w:rPr>
              <w:t>(Pre-Conditions)</w:t>
            </w:r>
          </w:p>
        </w:tc>
        <w:tc>
          <w:tcPr>
            <w:tcW w:w="6008" w:type="dxa"/>
            <w:vAlign w:val="center"/>
          </w:tcPr>
          <w:p w14:paraId="18EC26A0" w14:textId="43B64C7B" w:rsidR="00071619" w:rsidRPr="00F40841" w:rsidRDefault="00071619" w:rsidP="005D7360">
            <w:pPr>
              <w:ind w:firstLine="0"/>
              <w:jc w:val="left"/>
              <w:rPr>
                <w:sz w:val="22"/>
              </w:rPr>
            </w:pPr>
            <w:r w:rsidRPr="00EF5353">
              <w:rPr>
                <w:sz w:val="22"/>
              </w:rPr>
              <w:t xml:space="preserve">Aktor harus melakukan </w:t>
            </w:r>
            <w:r w:rsidRPr="00EF5353">
              <w:rPr>
                <w:i/>
                <w:sz w:val="22"/>
              </w:rPr>
              <w:t xml:space="preserve">login </w:t>
            </w:r>
            <w:r w:rsidRPr="00EF5353">
              <w:rPr>
                <w:sz w:val="22"/>
              </w:rPr>
              <w:t xml:space="preserve">terlebih dahulu </w:t>
            </w:r>
            <w:r w:rsidR="00F40841">
              <w:rPr>
                <w:sz w:val="22"/>
              </w:rPr>
              <w:t>dan</w:t>
            </w:r>
            <w:r w:rsidRPr="00EF5353">
              <w:rPr>
                <w:sz w:val="22"/>
              </w:rPr>
              <w:t xml:space="preserve"> masuk pada menu </w:t>
            </w:r>
            <w:r w:rsidRPr="00EF5353">
              <w:rPr>
                <w:i/>
                <w:sz w:val="22"/>
              </w:rPr>
              <w:t>materials</w:t>
            </w:r>
            <w:r w:rsidR="003047DF">
              <w:rPr>
                <w:sz w:val="22"/>
              </w:rPr>
              <w:t xml:space="preserve"> kemudian masuk ke salah satu </w:t>
            </w:r>
            <w:r w:rsidR="003047DF">
              <w:rPr>
                <w:i/>
                <w:sz w:val="22"/>
              </w:rPr>
              <w:t xml:space="preserve">folder </w:t>
            </w:r>
            <w:r w:rsidR="003047DF">
              <w:rPr>
                <w:sz w:val="22"/>
              </w:rPr>
              <w:t>mata kuliah</w:t>
            </w:r>
            <w:r w:rsidRPr="00EF5353">
              <w:rPr>
                <w:sz w:val="22"/>
              </w:rPr>
              <w:t>.</w:t>
            </w:r>
            <w:r w:rsidR="00F40841">
              <w:rPr>
                <w:sz w:val="22"/>
              </w:rPr>
              <w:t xml:space="preserve"> </w:t>
            </w:r>
          </w:p>
        </w:tc>
      </w:tr>
      <w:tr w:rsidR="00071619" w:rsidRPr="00193933" w14:paraId="10044BF6" w14:textId="77777777" w:rsidTr="00F40841">
        <w:tc>
          <w:tcPr>
            <w:tcW w:w="7930" w:type="dxa"/>
            <w:gridSpan w:val="2"/>
            <w:shd w:val="clear" w:color="auto" w:fill="BFBFBF"/>
            <w:vAlign w:val="center"/>
          </w:tcPr>
          <w:p w14:paraId="2C49385E" w14:textId="77777777" w:rsidR="00071619" w:rsidRPr="00EF5353" w:rsidRDefault="00071619" w:rsidP="00F40841">
            <w:pPr>
              <w:ind w:firstLine="0"/>
              <w:jc w:val="left"/>
              <w:rPr>
                <w:sz w:val="22"/>
              </w:rPr>
            </w:pPr>
            <w:r w:rsidRPr="00411B04">
              <w:rPr>
                <w:b/>
                <w:i/>
                <w:sz w:val="22"/>
              </w:rPr>
              <w:t>Flow of Events</w:t>
            </w:r>
          </w:p>
        </w:tc>
      </w:tr>
      <w:tr w:rsidR="00071619" w:rsidRPr="00193933" w14:paraId="0DADC7BA" w14:textId="77777777" w:rsidTr="00F40841">
        <w:tc>
          <w:tcPr>
            <w:tcW w:w="7930" w:type="dxa"/>
            <w:gridSpan w:val="2"/>
            <w:shd w:val="clear" w:color="auto" w:fill="D9D9D9" w:themeFill="background1" w:themeFillShade="D9"/>
            <w:vAlign w:val="center"/>
          </w:tcPr>
          <w:p w14:paraId="0FE2DFBB" w14:textId="77777777" w:rsidR="00071619" w:rsidRPr="00EF5353" w:rsidRDefault="00071619" w:rsidP="00F40841">
            <w:pPr>
              <w:ind w:firstLine="0"/>
              <w:jc w:val="center"/>
              <w:rPr>
                <w:sz w:val="22"/>
              </w:rPr>
            </w:pPr>
            <w:r w:rsidRPr="00411B04">
              <w:rPr>
                <w:b/>
                <w:sz w:val="22"/>
              </w:rPr>
              <w:t>Alur Utama</w:t>
            </w:r>
            <w:r w:rsidRPr="00411B04">
              <w:rPr>
                <w:sz w:val="22"/>
              </w:rPr>
              <w:t xml:space="preserve"> </w:t>
            </w:r>
            <w:r w:rsidRPr="00411B04">
              <w:rPr>
                <w:b/>
                <w:i/>
                <w:sz w:val="22"/>
              </w:rPr>
              <w:t>(Basic Flow)</w:t>
            </w:r>
          </w:p>
        </w:tc>
      </w:tr>
      <w:tr w:rsidR="00071619" w:rsidRPr="00193933" w14:paraId="0A673C05" w14:textId="77777777" w:rsidTr="00F40841">
        <w:tc>
          <w:tcPr>
            <w:tcW w:w="7930" w:type="dxa"/>
            <w:gridSpan w:val="2"/>
            <w:shd w:val="clear" w:color="auto" w:fill="auto"/>
            <w:vAlign w:val="center"/>
          </w:tcPr>
          <w:p w14:paraId="5ED3E649" w14:textId="64FF6E65" w:rsidR="00071619" w:rsidRPr="00EF5353" w:rsidRDefault="00071619" w:rsidP="00F40841">
            <w:pPr>
              <w:pStyle w:val="ListParagraph"/>
              <w:keepNext/>
              <w:keepLines/>
              <w:spacing w:before="200" w:after="200"/>
              <w:ind w:left="0" w:firstLine="0"/>
              <w:jc w:val="left"/>
              <w:outlineLvl w:val="4"/>
              <w:rPr>
                <w:sz w:val="22"/>
                <w:szCs w:val="22"/>
              </w:rPr>
            </w:pPr>
            <w:r w:rsidRPr="00EF5353">
              <w:rPr>
                <w:i/>
                <w:sz w:val="22"/>
                <w:szCs w:val="22"/>
              </w:rPr>
              <w:t xml:space="preserve">Use case </w:t>
            </w:r>
            <w:r w:rsidRPr="00EF5353">
              <w:rPr>
                <w:sz w:val="22"/>
                <w:szCs w:val="22"/>
              </w:rPr>
              <w:t xml:space="preserve">ini dimulai ketika aktor ingin </w:t>
            </w:r>
            <w:r w:rsidR="00111B03">
              <w:rPr>
                <w:sz w:val="22"/>
                <w:szCs w:val="22"/>
              </w:rPr>
              <w:t>mengunggah materi.</w:t>
            </w:r>
          </w:p>
          <w:p w14:paraId="036A1A29" w14:textId="77777777" w:rsidR="005D7360" w:rsidRDefault="005D7360" w:rsidP="003218BB">
            <w:pPr>
              <w:pStyle w:val="ListParagraph"/>
              <w:numPr>
                <w:ilvl w:val="0"/>
                <w:numId w:val="31"/>
              </w:numPr>
              <w:spacing w:after="200"/>
              <w:jc w:val="left"/>
              <w:rPr>
                <w:sz w:val="22"/>
                <w:szCs w:val="22"/>
              </w:rPr>
            </w:pPr>
            <w:r>
              <w:rPr>
                <w:sz w:val="22"/>
                <w:szCs w:val="22"/>
              </w:rPr>
              <w:t xml:space="preserve">Sistem menampilkan menu </w:t>
            </w:r>
            <w:r w:rsidRPr="005D7360">
              <w:rPr>
                <w:i/>
                <w:sz w:val="22"/>
                <w:szCs w:val="22"/>
              </w:rPr>
              <w:t>upload</w:t>
            </w:r>
            <w:r>
              <w:rPr>
                <w:sz w:val="22"/>
                <w:szCs w:val="22"/>
              </w:rPr>
              <w:t>.</w:t>
            </w:r>
          </w:p>
          <w:p w14:paraId="5B4B951C" w14:textId="0CC52D5E" w:rsidR="003218BB" w:rsidRPr="00EF5353" w:rsidRDefault="003218BB" w:rsidP="003218BB">
            <w:pPr>
              <w:pStyle w:val="ListParagraph"/>
              <w:numPr>
                <w:ilvl w:val="0"/>
                <w:numId w:val="31"/>
              </w:numPr>
              <w:spacing w:after="200"/>
              <w:jc w:val="left"/>
              <w:rPr>
                <w:sz w:val="22"/>
                <w:szCs w:val="22"/>
              </w:rPr>
            </w:pPr>
            <w:r w:rsidRPr="005D7360">
              <w:rPr>
                <w:sz w:val="22"/>
                <w:szCs w:val="22"/>
              </w:rPr>
              <w:t>Sistem</w:t>
            </w:r>
            <w:r w:rsidRPr="00EF5353">
              <w:rPr>
                <w:sz w:val="22"/>
                <w:szCs w:val="22"/>
              </w:rPr>
              <w:t xml:space="preserve"> </w:t>
            </w:r>
            <w:proofErr w:type="gramStart"/>
            <w:r w:rsidRPr="00EF5353">
              <w:rPr>
                <w:sz w:val="22"/>
                <w:szCs w:val="22"/>
              </w:rPr>
              <w:t>akan</w:t>
            </w:r>
            <w:proofErr w:type="gramEnd"/>
            <w:r w:rsidRPr="00EF5353">
              <w:rPr>
                <w:sz w:val="22"/>
                <w:szCs w:val="22"/>
              </w:rPr>
              <w:t xml:space="preserve"> menampilkan </w:t>
            </w:r>
            <w:r w:rsidRPr="00EF5353">
              <w:rPr>
                <w:i/>
                <w:sz w:val="22"/>
                <w:szCs w:val="22"/>
              </w:rPr>
              <w:t>file manager</w:t>
            </w:r>
            <w:r w:rsidRPr="00EF5353">
              <w:rPr>
                <w:sz w:val="22"/>
                <w:szCs w:val="22"/>
              </w:rPr>
              <w:t xml:space="preserve"> dari perangkat.</w:t>
            </w:r>
          </w:p>
          <w:p w14:paraId="7DA436F9" w14:textId="77777777" w:rsidR="003218BB" w:rsidRDefault="003218BB" w:rsidP="003218BB">
            <w:pPr>
              <w:pStyle w:val="ListParagraph"/>
              <w:numPr>
                <w:ilvl w:val="0"/>
                <w:numId w:val="31"/>
              </w:numPr>
              <w:spacing w:after="200"/>
              <w:jc w:val="left"/>
              <w:rPr>
                <w:sz w:val="22"/>
                <w:szCs w:val="22"/>
              </w:rPr>
            </w:pPr>
            <w:r w:rsidRPr="00EF5353">
              <w:rPr>
                <w:sz w:val="22"/>
                <w:szCs w:val="22"/>
              </w:rPr>
              <w:t xml:space="preserve">Sistem mengizinkan aktor untuk memilih </w:t>
            </w:r>
            <w:r w:rsidRPr="00EF5353">
              <w:rPr>
                <w:i/>
                <w:sz w:val="22"/>
                <w:szCs w:val="22"/>
              </w:rPr>
              <w:t>file</w:t>
            </w:r>
            <w:r w:rsidRPr="00EF5353">
              <w:rPr>
                <w:sz w:val="22"/>
                <w:szCs w:val="22"/>
              </w:rPr>
              <w:t xml:space="preserve"> yang </w:t>
            </w:r>
            <w:proofErr w:type="gramStart"/>
            <w:r w:rsidRPr="00EF5353">
              <w:rPr>
                <w:sz w:val="22"/>
                <w:szCs w:val="22"/>
              </w:rPr>
              <w:t>akan</w:t>
            </w:r>
            <w:proofErr w:type="gramEnd"/>
            <w:r w:rsidRPr="00EF5353">
              <w:rPr>
                <w:sz w:val="22"/>
                <w:szCs w:val="22"/>
              </w:rPr>
              <w:t xml:space="preserve"> diunggah.</w:t>
            </w:r>
          </w:p>
          <w:p w14:paraId="6649986A" w14:textId="77777777" w:rsidR="00E92BA7" w:rsidRDefault="00E92BA7" w:rsidP="003218BB">
            <w:pPr>
              <w:pStyle w:val="ListParagraph"/>
              <w:numPr>
                <w:ilvl w:val="0"/>
                <w:numId w:val="31"/>
              </w:numPr>
              <w:spacing w:after="200"/>
              <w:jc w:val="left"/>
              <w:rPr>
                <w:sz w:val="22"/>
                <w:szCs w:val="22"/>
              </w:rPr>
            </w:pPr>
            <w:r>
              <w:rPr>
                <w:sz w:val="22"/>
                <w:szCs w:val="22"/>
              </w:rPr>
              <w:t xml:space="preserve">Aktor memilih file yang </w:t>
            </w:r>
            <w:proofErr w:type="gramStart"/>
            <w:r>
              <w:rPr>
                <w:sz w:val="22"/>
                <w:szCs w:val="22"/>
              </w:rPr>
              <w:t>akan</w:t>
            </w:r>
            <w:proofErr w:type="gramEnd"/>
            <w:r>
              <w:rPr>
                <w:sz w:val="22"/>
                <w:szCs w:val="22"/>
              </w:rPr>
              <w:t xml:space="preserve"> diupload dan menekan tombol ok.</w:t>
            </w:r>
          </w:p>
          <w:p w14:paraId="30691039" w14:textId="235F14C5" w:rsidR="00E92BA7" w:rsidRDefault="00E92BA7" w:rsidP="003218BB">
            <w:pPr>
              <w:pStyle w:val="ListParagraph"/>
              <w:numPr>
                <w:ilvl w:val="0"/>
                <w:numId w:val="31"/>
              </w:numPr>
              <w:spacing w:after="200"/>
              <w:jc w:val="left"/>
              <w:rPr>
                <w:sz w:val="22"/>
                <w:szCs w:val="22"/>
              </w:rPr>
            </w:pPr>
            <w:r>
              <w:rPr>
                <w:sz w:val="22"/>
                <w:szCs w:val="22"/>
              </w:rPr>
              <w:t xml:space="preserve">Sistem menampilkan form masukan yang telah berisi </w:t>
            </w:r>
            <w:proofErr w:type="gramStart"/>
            <w:r>
              <w:rPr>
                <w:sz w:val="22"/>
                <w:szCs w:val="22"/>
              </w:rPr>
              <w:t>nama</w:t>
            </w:r>
            <w:proofErr w:type="gramEnd"/>
            <w:r>
              <w:rPr>
                <w:sz w:val="22"/>
                <w:szCs w:val="22"/>
              </w:rPr>
              <w:t xml:space="preserve"> </w:t>
            </w:r>
            <w:r w:rsidRPr="00E92BA7">
              <w:rPr>
                <w:i/>
                <w:sz w:val="22"/>
                <w:szCs w:val="22"/>
                <w:rPrChange w:id="799" w:author="ditaoktaria oktaria" w:date="2015-03-09T15:13:00Z">
                  <w:rPr>
                    <w:sz w:val="22"/>
                    <w:szCs w:val="22"/>
                  </w:rPr>
                </w:rPrChange>
              </w:rPr>
              <w:t>file</w:t>
            </w:r>
            <w:r>
              <w:rPr>
                <w:sz w:val="22"/>
                <w:szCs w:val="22"/>
              </w:rPr>
              <w:t xml:space="preserve"> dan mengizinkan pengguna mengubah nama </w:t>
            </w:r>
            <w:r w:rsidRPr="00E92BA7">
              <w:rPr>
                <w:i/>
                <w:sz w:val="22"/>
                <w:szCs w:val="22"/>
                <w:rPrChange w:id="800" w:author="ditaoktaria oktaria" w:date="2015-03-09T15:13:00Z">
                  <w:rPr>
                    <w:sz w:val="22"/>
                    <w:szCs w:val="22"/>
                  </w:rPr>
                </w:rPrChange>
              </w:rPr>
              <w:t>file</w:t>
            </w:r>
            <w:r>
              <w:rPr>
                <w:sz w:val="22"/>
                <w:szCs w:val="22"/>
              </w:rPr>
              <w:t>.</w:t>
            </w:r>
          </w:p>
          <w:p w14:paraId="11AC8FA1" w14:textId="77777777" w:rsidR="00E92BA7" w:rsidRDefault="00E92BA7" w:rsidP="003218BB">
            <w:pPr>
              <w:pStyle w:val="ListParagraph"/>
              <w:numPr>
                <w:ilvl w:val="0"/>
                <w:numId w:val="31"/>
              </w:numPr>
              <w:spacing w:after="200"/>
              <w:jc w:val="left"/>
              <w:rPr>
                <w:sz w:val="22"/>
                <w:szCs w:val="22"/>
              </w:rPr>
            </w:pPr>
            <w:r>
              <w:rPr>
                <w:sz w:val="22"/>
                <w:szCs w:val="22"/>
              </w:rPr>
              <w:t>Aktor dapat melakukan perubahan atau tidak.</w:t>
            </w:r>
          </w:p>
          <w:p w14:paraId="240EC099" w14:textId="516A9CFC" w:rsidR="00E92BA7" w:rsidRPr="00EF5353" w:rsidRDefault="00E92BA7" w:rsidP="003218BB">
            <w:pPr>
              <w:pStyle w:val="ListParagraph"/>
              <w:numPr>
                <w:ilvl w:val="0"/>
                <w:numId w:val="31"/>
              </w:numPr>
              <w:spacing w:after="200"/>
              <w:jc w:val="left"/>
              <w:rPr>
                <w:sz w:val="22"/>
                <w:szCs w:val="22"/>
              </w:rPr>
            </w:pPr>
            <w:r>
              <w:rPr>
                <w:sz w:val="22"/>
                <w:szCs w:val="22"/>
              </w:rPr>
              <w:t xml:space="preserve">Aktor menekan tombol </w:t>
            </w:r>
            <w:r>
              <w:rPr>
                <w:i/>
                <w:sz w:val="22"/>
                <w:szCs w:val="22"/>
              </w:rPr>
              <w:t>done</w:t>
            </w:r>
            <w:r>
              <w:rPr>
                <w:sz w:val="22"/>
                <w:szCs w:val="22"/>
              </w:rPr>
              <w:t>.</w:t>
            </w:r>
          </w:p>
          <w:p w14:paraId="6C3D6561" w14:textId="1FDDEC90" w:rsidR="00071619" w:rsidRPr="00EF5353" w:rsidRDefault="003218BB">
            <w:pPr>
              <w:pStyle w:val="ListParagraph"/>
              <w:numPr>
                <w:ilvl w:val="0"/>
                <w:numId w:val="31"/>
              </w:numPr>
              <w:spacing w:after="200"/>
              <w:jc w:val="left"/>
              <w:rPr>
                <w:rFonts w:cstheme="majorBidi"/>
                <w:b/>
                <w:i/>
                <w:iCs/>
                <w:color w:val="404040" w:themeColor="text1" w:themeTint="BF"/>
                <w:sz w:val="22"/>
                <w:szCs w:val="22"/>
              </w:rPr>
              <w:pPrChange w:id="801" w:author="ditaoktaria oktaria" w:date="2015-02-27T11:04:00Z">
                <w:pPr>
                  <w:pStyle w:val="ListParagraph"/>
                  <w:keepNext/>
                  <w:keepLines/>
                  <w:numPr>
                    <w:ilvl w:val="1"/>
                    <w:numId w:val="31"/>
                  </w:numPr>
                  <w:spacing w:before="200" w:after="200"/>
                  <w:ind w:left="1440" w:hanging="360"/>
                  <w:jc w:val="left"/>
                  <w:outlineLvl w:val="4"/>
                </w:pPr>
              </w:pPrChange>
            </w:pPr>
            <w:r w:rsidRPr="00EF5353">
              <w:rPr>
                <w:sz w:val="22"/>
                <w:szCs w:val="22"/>
              </w:rPr>
              <w:t xml:space="preserve">Setelah aktor mengunggah </w:t>
            </w:r>
            <w:r w:rsidRPr="00EF5353">
              <w:rPr>
                <w:i/>
                <w:sz w:val="22"/>
                <w:szCs w:val="22"/>
              </w:rPr>
              <w:t>file</w:t>
            </w:r>
            <w:r w:rsidRPr="00EF5353">
              <w:rPr>
                <w:sz w:val="22"/>
                <w:szCs w:val="22"/>
              </w:rPr>
              <w:t xml:space="preserve"> yang dipilih, </w:t>
            </w:r>
            <w:r w:rsidRPr="00EF5353">
              <w:rPr>
                <w:i/>
                <w:sz w:val="22"/>
                <w:szCs w:val="22"/>
              </w:rPr>
              <w:t xml:space="preserve">file </w:t>
            </w:r>
            <w:r w:rsidRPr="00EF5353">
              <w:rPr>
                <w:sz w:val="22"/>
                <w:szCs w:val="22"/>
              </w:rPr>
              <w:t xml:space="preserve">tersebut </w:t>
            </w:r>
            <w:proofErr w:type="gramStart"/>
            <w:r w:rsidRPr="00EF5353">
              <w:rPr>
                <w:sz w:val="22"/>
                <w:szCs w:val="22"/>
              </w:rPr>
              <w:t>akan</w:t>
            </w:r>
            <w:proofErr w:type="gramEnd"/>
            <w:r w:rsidRPr="00EF5353">
              <w:rPr>
                <w:sz w:val="22"/>
                <w:szCs w:val="22"/>
              </w:rPr>
              <w:t xml:space="preserve"> disimpan di dalam sistem.</w:t>
            </w:r>
          </w:p>
        </w:tc>
      </w:tr>
      <w:tr w:rsidR="00071619" w:rsidRPr="00193933" w14:paraId="5B28D09C" w14:textId="77777777" w:rsidTr="00F40841">
        <w:tc>
          <w:tcPr>
            <w:tcW w:w="7930" w:type="dxa"/>
            <w:gridSpan w:val="2"/>
            <w:shd w:val="clear" w:color="auto" w:fill="auto"/>
            <w:vAlign w:val="center"/>
          </w:tcPr>
          <w:p w14:paraId="71A8288E" w14:textId="77777777" w:rsidR="00071619" w:rsidRPr="00EF5353" w:rsidRDefault="00071619" w:rsidP="00F40841">
            <w:pPr>
              <w:ind w:firstLine="0"/>
              <w:jc w:val="center"/>
              <w:rPr>
                <w:sz w:val="22"/>
              </w:rPr>
            </w:pPr>
            <w:r w:rsidRPr="00411B04">
              <w:rPr>
                <w:b/>
                <w:sz w:val="22"/>
              </w:rPr>
              <w:t xml:space="preserve">Alur Alternatif </w:t>
            </w:r>
            <w:r w:rsidRPr="00411B04">
              <w:rPr>
                <w:b/>
                <w:i/>
                <w:sz w:val="22"/>
              </w:rPr>
              <w:t>(Alternative Flows)</w:t>
            </w:r>
          </w:p>
        </w:tc>
      </w:tr>
      <w:tr w:rsidR="00071619" w:rsidRPr="00193933" w14:paraId="16021A14" w14:textId="77777777" w:rsidTr="00F40841">
        <w:tc>
          <w:tcPr>
            <w:tcW w:w="1922" w:type="dxa"/>
            <w:shd w:val="clear" w:color="auto" w:fill="auto"/>
            <w:vAlign w:val="center"/>
          </w:tcPr>
          <w:p w14:paraId="47D7E8C8" w14:textId="77777777" w:rsidR="00071619" w:rsidRPr="00411B04" w:rsidRDefault="00071619" w:rsidP="00F40841">
            <w:pPr>
              <w:ind w:firstLine="0"/>
              <w:jc w:val="left"/>
              <w:rPr>
                <w:b/>
                <w:sz w:val="22"/>
              </w:rPr>
            </w:pPr>
            <w:r w:rsidRPr="00EF5353">
              <w:rPr>
                <w:b/>
                <w:sz w:val="22"/>
              </w:rPr>
              <w:t>F</w:t>
            </w:r>
            <w:r>
              <w:rPr>
                <w:b/>
                <w:sz w:val="22"/>
              </w:rPr>
              <w:t xml:space="preserve">ormat </w:t>
            </w:r>
            <w:r>
              <w:rPr>
                <w:b/>
                <w:i/>
                <w:sz w:val="22"/>
              </w:rPr>
              <w:t>file</w:t>
            </w:r>
            <w:r w:rsidRPr="00EF5353">
              <w:rPr>
                <w:b/>
                <w:sz w:val="22"/>
              </w:rPr>
              <w:t xml:space="preserve"> tidak sesuai</w:t>
            </w:r>
          </w:p>
        </w:tc>
        <w:tc>
          <w:tcPr>
            <w:tcW w:w="6008" w:type="dxa"/>
            <w:vAlign w:val="center"/>
          </w:tcPr>
          <w:p w14:paraId="410A2104" w14:textId="77777777" w:rsidR="00071619" w:rsidRDefault="00071619" w:rsidP="00F40841">
            <w:pPr>
              <w:pStyle w:val="ListParagraph"/>
              <w:numPr>
                <w:ilvl w:val="0"/>
                <w:numId w:val="36"/>
              </w:numPr>
              <w:ind w:left="328"/>
              <w:jc w:val="left"/>
              <w:rPr>
                <w:sz w:val="22"/>
              </w:rPr>
            </w:pPr>
            <w:r>
              <w:rPr>
                <w:sz w:val="22"/>
              </w:rPr>
              <w:t xml:space="preserve">Sistem </w:t>
            </w:r>
            <w:proofErr w:type="gramStart"/>
            <w:r>
              <w:rPr>
                <w:sz w:val="22"/>
              </w:rPr>
              <w:t>akan</w:t>
            </w:r>
            <w:proofErr w:type="gramEnd"/>
            <w:r>
              <w:rPr>
                <w:sz w:val="22"/>
              </w:rPr>
              <w:t xml:space="preserve"> memberikan pemberitahuan kepada aktor bahwa format </w:t>
            </w:r>
            <w:r>
              <w:rPr>
                <w:i/>
                <w:sz w:val="22"/>
              </w:rPr>
              <w:t xml:space="preserve">file </w:t>
            </w:r>
            <w:r>
              <w:rPr>
                <w:sz w:val="22"/>
              </w:rPr>
              <w:t xml:space="preserve">yang diunggah oleh aktor tidak </w:t>
            </w:r>
            <w:r>
              <w:rPr>
                <w:i/>
                <w:sz w:val="22"/>
              </w:rPr>
              <w:t>valid</w:t>
            </w:r>
            <w:r>
              <w:rPr>
                <w:sz w:val="22"/>
              </w:rPr>
              <w:t>.</w:t>
            </w:r>
          </w:p>
          <w:p w14:paraId="43422B63" w14:textId="77777777" w:rsidR="00071619" w:rsidRDefault="00071619" w:rsidP="00F40841">
            <w:pPr>
              <w:pStyle w:val="ListParagraph"/>
              <w:numPr>
                <w:ilvl w:val="0"/>
                <w:numId w:val="36"/>
              </w:numPr>
              <w:ind w:left="328"/>
              <w:jc w:val="left"/>
              <w:rPr>
                <w:sz w:val="22"/>
              </w:rPr>
            </w:pPr>
            <w:r>
              <w:rPr>
                <w:sz w:val="22"/>
              </w:rPr>
              <w:t xml:space="preserve">Sistem </w:t>
            </w:r>
            <w:proofErr w:type="gramStart"/>
            <w:r>
              <w:rPr>
                <w:sz w:val="22"/>
              </w:rPr>
              <w:t>akan</w:t>
            </w:r>
            <w:proofErr w:type="gramEnd"/>
            <w:r>
              <w:rPr>
                <w:sz w:val="22"/>
              </w:rPr>
              <w:t xml:space="preserve"> memberitahu aktor format </w:t>
            </w:r>
            <w:r>
              <w:rPr>
                <w:i/>
                <w:sz w:val="22"/>
              </w:rPr>
              <w:t>file</w:t>
            </w:r>
            <w:r>
              <w:rPr>
                <w:sz w:val="22"/>
              </w:rPr>
              <w:t xml:space="preserve"> apa saja yang diizinkan untuk diunggah ke dalam sistem.</w:t>
            </w:r>
          </w:p>
          <w:p w14:paraId="5C875BB1" w14:textId="77777777" w:rsidR="00E57D62" w:rsidRDefault="00E57D62" w:rsidP="00F40841">
            <w:pPr>
              <w:pStyle w:val="ListParagraph"/>
              <w:numPr>
                <w:ilvl w:val="0"/>
                <w:numId w:val="36"/>
              </w:numPr>
              <w:ind w:left="328"/>
              <w:jc w:val="left"/>
              <w:rPr>
                <w:sz w:val="22"/>
              </w:rPr>
            </w:pPr>
            <w:r>
              <w:rPr>
                <w:sz w:val="22"/>
              </w:rPr>
              <w:lastRenderedPageBreak/>
              <w:t>Sistem mengizinkan aktor untuk menutup notifikasi.</w:t>
            </w:r>
          </w:p>
          <w:p w14:paraId="4A40A7CF" w14:textId="77777777" w:rsidR="00E57D62" w:rsidRDefault="00E57D62" w:rsidP="00F40841">
            <w:pPr>
              <w:pStyle w:val="ListParagraph"/>
              <w:numPr>
                <w:ilvl w:val="0"/>
                <w:numId w:val="36"/>
              </w:numPr>
              <w:ind w:left="328"/>
              <w:jc w:val="left"/>
              <w:rPr>
                <w:sz w:val="22"/>
              </w:rPr>
            </w:pPr>
            <w:r>
              <w:rPr>
                <w:sz w:val="22"/>
              </w:rPr>
              <w:t>Aktor menutup notifikasi.</w:t>
            </w:r>
          </w:p>
          <w:p w14:paraId="3CA1608F" w14:textId="7FA98934" w:rsidR="00E57D62" w:rsidRPr="00EF5353" w:rsidRDefault="00E57D62" w:rsidP="00F40841">
            <w:pPr>
              <w:pStyle w:val="ListParagraph"/>
              <w:numPr>
                <w:ilvl w:val="0"/>
                <w:numId w:val="36"/>
              </w:numPr>
              <w:ind w:left="328"/>
              <w:jc w:val="left"/>
              <w:rPr>
                <w:sz w:val="22"/>
              </w:rPr>
            </w:pPr>
            <w:r>
              <w:rPr>
                <w:sz w:val="22"/>
              </w:rPr>
              <w:t>Skenario kembali ke alur utama (</w:t>
            </w:r>
            <w:r>
              <w:rPr>
                <w:i/>
                <w:sz w:val="22"/>
              </w:rPr>
              <w:t>basic flow</w:t>
            </w:r>
            <w:r>
              <w:rPr>
                <w:sz w:val="22"/>
              </w:rPr>
              <w:t>).</w:t>
            </w:r>
          </w:p>
        </w:tc>
      </w:tr>
      <w:tr w:rsidR="00071619" w:rsidRPr="00193933" w14:paraId="5B3E7D70" w14:textId="77777777" w:rsidTr="00F40841">
        <w:tc>
          <w:tcPr>
            <w:tcW w:w="1922" w:type="dxa"/>
            <w:shd w:val="clear" w:color="auto" w:fill="auto"/>
            <w:vAlign w:val="center"/>
          </w:tcPr>
          <w:p w14:paraId="69AF39B8" w14:textId="2D729880" w:rsidR="00071619" w:rsidRPr="00411B04" w:rsidRDefault="00071619" w:rsidP="00F40841">
            <w:pPr>
              <w:ind w:firstLine="0"/>
              <w:jc w:val="left"/>
              <w:rPr>
                <w:b/>
                <w:sz w:val="22"/>
              </w:rPr>
            </w:pPr>
            <w:r w:rsidRPr="00EF5353">
              <w:rPr>
                <w:b/>
                <w:sz w:val="22"/>
              </w:rPr>
              <w:lastRenderedPageBreak/>
              <w:t>Ukuran file melebihi batas maksimum</w:t>
            </w:r>
          </w:p>
        </w:tc>
        <w:tc>
          <w:tcPr>
            <w:tcW w:w="6008" w:type="dxa"/>
            <w:vAlign w:val="center"/>
          </w:tcPr>
          <w:p w14:paraId="108486D5" w14:textId="77777777" w:rsidR="00E57D62" w:rsidRDefault="00E57D62">
            <w:pPr>
              <w:pStyle w:val="ListParagraph"/>
              <w:numPr>
                <w:ilvl w:val="0"/>
                <w:numId w:val="43"/>
              </w:numPr>
              <w:ind w:left="346"/>
              <w:jc w:val="left"/>
              <w:rPr>
                <w:rFonts w:eastAsia="Times New Roman" w:cstheme="majorBidi"/>
                <w:b/>
                <w:i/>
                <w:iCs/>
                <w:color w:val="404040" w:themeColor="text1" w:themeTint="BF"/>
                <w:sz w:val="22"/>
              </w:rPr>
              <w:pPrChange w:id="802" w:author="ditaoktaria" w:date="2015-02-27T18:13:00Z">
                <w:pPr>
                  <w:keepNext/>
                  <w:keepLines/>
                  <w:autoSpaceDE w:val="0"/>
                  <w:autoSpaceDN w:val="0"/>
                  <w:adjustRightInd w:val="0"/>
                  <w:spacing w:before="200"/>
                  <w:ind w:firstLine="0"/>
                  <w:jc w:val="left"/>
                  <w:outlineLvl w:val="4"/>
                </w:pPr>
              </w:pPrChange>
            </w:pPr>
            <w:r>
              <w:rPr>
                <w:sz w:val="22"/>
              </w:rPr>
              <w:t xml:space="preserve">Sistem </w:t>
            </w:r>
            <w:proofErr w:type="gramStart"/>
            <w:r>
              <w:rPr>
                <w:sz w:val="22"/>
              </w:rPr>
              <w:t>akan</w:t>
            </w:r>
            <w:proofErr w:type="gramEnd"/>
            <w:r>
              <w:rPr>
                <w:sz w:val="22"/>
              </w:rPr>
              <w:t xml:space="preserve"> memberikan pemberitahuan kepada aktor bahwa ukuran </w:t>
            </w:r>
            <w:r>
              <w:rPr>
                <w:i/>
                <w:sz w:val="22"/>
              </w:rPr>
              <w:t xml:space="preserve">file </w:t>
            </w:r>
            <w:r>
              <w:rPr>
                <w:sz w:val="22"/>
              </w:rPr>
              <w:t>yang diunggah melebihi batas maksimum yang diizinkan oleh sistem.</w:t>
            </w:r>
          </w:p>
          <w:p w14:paraId="69E42187" w14:textId="4598B217" w:rsidR="00071619" w:rsidRDefault="00E57D62">
            <w:pPr>
              <w:pStyle w:val="ListParagraph"/>
              <w:numPr>
                <w:ilvl w:val="0"/>
                <w:numId w:val="43"/>
              </w:numPr>
              <w:ind w:left="346"/>
              <w:jc w:val="left"/>
              <w:rPr>
                <w:rFonts w:eastAsia="Times New Roman" w:cstheme="majorBidi"/>
                <w:b/>
                <w:i/>
                <w:iCs/>
                <w:color w:val="404040" w:themeColor="text1" w:themeTint="BF"/>
                <w:sz w:val="22"/>
              </w:rPr>
              <w:pPrChange w:id="803" w:author="ditaoktaria" w:date="2015-02-27T18:13:00Z">
                <w:pPr>
                  <w:keepNext/>
                  <w:keepLines/>
                  <w:autoSpaceDE w:val="0"/>
                  <w:autoSpaceDN w:val="0"/>
                  <w:adjustRightInd w:val="0"/>
                  <w:spacing w:before="200"/>
                  <w:ind w:firstLine="0"/>
                  <w:jc w:val="left"/>
                  <w:outlineLvl w:val="4"/>
                </w:pPr>
              </w:pPrChange>
            </w:pPr>
            <w:r w:rsidRPr="00E57D62">
              <w:rPr>
                <w:sz w:val="22"/>
                <w:rPrChange w:id="804" w:author="ditaoktaria" w:date="2015-02-27T18:10:00Z">
                  <w:rPr/>
                </w:rPrChange>
              </w:rPr>
              <w:t xml:space="preserve">Sistem </w:t>
            </w:r>
            <w:r>
              <w:rPr>
                <w:sz w:val="22"/>
              </w:rPr>
              <w:t xml:space="preserve">memberikan pemberitahuan kepada </w:t>
            </w:r>
            <w:r w:rsidRPr="00E57D62">
              <w:rPr>
                <w:sz w:val="22"/>
                <w:rPrChange w:id="805" w:author="ditaoktaria" w:date="2015-02-27T18:10:00Z">
                  <w:rPr/>
                </w:rPrChange>
              </w:rPr>
              <w:t xml:space="preserve">aktor </w:t>
            </w:r>
            <w:r>
              <w:rPr>
                <w:sz w:val="22"/>
              </w:rPr>
              <w:t>berapa ukuran</w:t>
            </w:r>
            <w:r w:rsidRPr="00E57D62">
              <w:rPr>
                <w:sz w:val="22"/>
                <w:rPrChange w:id="806" w:author="ditaoktaria" w:date="2015-02-27T18:10:00Z">
                  <w:rPr/>
                </w:rPrChange>
              </w:rPr>
              <w:t xml:space="preserve"> </w:t>
            </w:r>
            <w:r w:rsidR="00FB6FFC">
              <w:rPr>
                <w:i/>
                <w:sz w:val="22"/>
              </w:rPr>
              <w:t xml:space="preserve">file </w:t>
            </w:r>
            <w:r w:rsidRPr="00E57D62">
              <w:rPr>
                <w:sz w:val="22"/>
                <w:rPrChange w:id="807" w:author="ditaoktaria" w:date="2015-02-27T18:10:00Z">
                  <w:rPr/>
                </w:rPrChange>
              </w:rPr>
              <w:t>yang diizinkan untuk diunggah ke dalam sistem.</w:t>
            </w:r>
          </w:p>
          <w:p w14:paraId="6FE721C4" w14:textId="77777777" w:rsidR="00E57D62" w:rsidRDefault="00E57D62" w:rsidP="00AA2C2D">
            <w:pPr>
              <w:pStyle w:val="ListParagraph"/>
              <w:numPr>
                <w:ilvl w:val="0"/>
                <w:numId w:val="43"/>
              </w:numPr>
              <w:ind w:left="346"/>
              <w:jc w:val="left"/>
              <w:rPr>
                <w:sz w:val="22"/>
              </w:rPr>
            </w:pPr>
            <w:r>
              <w:rPr>
                <w:sz w:val="22"/>
              </w:rPr>
              <w:t>Sistem mengizinkan aktor untuk menutup notifikasi.</w:t>
            </w:r>
          </w:p>
          <w:p w14:paraId="1107415C" w14:textId="77777777" w:rsidR="00E57D62" w:rsidRDefault="00E57D62" w:rsidP="00AA2C2D">
            <w:pPr>
              <w:pStyle w:val="ListParagraph"/>
              <w:numPr>
                <w:ilvl w:val="0"/>
                <w:numId w:val="43"/>
              </w:numPr>
              <w:ind w:left="346"/>
              <w:jc w:val="left"/>
              <w:rPr>
                <w:sz w:val="22"/>
              </w:rPr>
            </w:pPr>
            <w:r>
              <w:rPr>
                <w:sz w:val="22"/>
              </w:rPr>
              <w:t>Aktor menutup notifikasi.</w:t>
            </w:r>
          </w:p>
          <w:p w14:paraId="02463A7D" w14:textId="5E63224A" w:rsidR="00E57D62" w:rsidRPr="00E57D62" w:rsidRDefault="00E57D62">
            <w:pPr>
              <w:pStyle w:val="ListParagraph"/>
              <w:numPr>
                <w:ilvl w:val="0"/>
                <w:numId w:val="43"/>
              </w:numPr>
              <w:ind w:left="346"/>
              <w:jc w:val="left"/>
              <w:rPr>
                <w:sz w:val="22"/>
                <w:rPrChange w:id="808" w:author="ditaoktaria" w:date="2015-02-27T18:10:00Z">
                  <w:rPr>
                    <w:rFonts w:eastAsia="Times New Roman" w:cstheme="majorBidi"/>
                    <w:b/>
                    <w:i/>
                    <w:iCs/>
                    <w:color w:val="404040" w:themeColor="text1" w:themeTint="BF"/>
                  </w:rPr>
                </w:rPrChange>
              </w:rPr>
              <w:pPrChange w:id="809" w:author="ditaoktaria" w:date="2015-02-27T18:13:00Z">
                <w:pPr>
                  <w:keepNext/>
                  <w:keepLines/>
                  <w:autoSpaceDE w:val="0"/>
                  <w:autoSpaceDN w:val="0"/>
                  <w:adjustRightInd w:val="0"/>
                  <w:spacing w:before="200"/>
                  <w:ind w:firstLine="0"/>
                  <w:jc w:val="left"/>
                  <w:outlineLvl w:val="4"/>
                </w:pPr>
              </w:pPrChange>
            </w:pPr>
            <w:r>
              <w:rPr>
                <w:sz w:val="22"/>
              </w:rPr>
              <w:t>Skenario kembali ke alur utama (</w:t>
            </w:r>
            <w:r>
              <w:rPr>
                <w:i/>
                <w:sz w:val="22"/>
              </w:rPr>
              <w:t>basic flow</w:t>
            </w:r>
            <w:r>
              <w:rPr>
                <w:sz w:val="22"/>
              </w:rPr>
              <w:t>).</w:t>
            </w:r>
          </w:p>
        </w:tc>
      </w:tr>
      <w:tr w:rsidR="00071619" w:rsidRPr="00193933" w14:paraId="4227F6FE" w14:textId="77777777" w:rsidTr="00F40841">
        <w:tc>
          <w:tcPr>
            <w:tcW w:w="1922" w:type="dxa"/>
            <w:shd w:val="clear" w:color="auto" w:fill="auto"/>
            <w:vAlign w:val="center"/>
          </w:tcPr>
          <w:p w14:paraId="27A1267C" w14:textId="77777777" w:rsidR="00071619" w:rsidRPr="00EF5353" w:rsidRDefault="00071619" w:rsidP="00F40841">
            <w:pPr>
              <w:keepNext/>
              <w:keepLines/>
              <w:spacing w:before="200"/>
              <w:ind w:firstLine="0"/>
              <w:jc w:val="left"/>
              <w:outlineLvl w:val="4"/>
              <w:rPr>
                <w:b/>
                <w:sz w:val="22"/>
              </w:rPr>
            </w:pPr>
            <w:r w:rsidRPr="00411B04">
              <w:rPr>
                <w:b/>
                <w:sz w:val="22"/>
              </w:rPr>
              <w:t>Kondisi Akhir</w:t>
            </w:r>
          </w:p>
          <w:p w14:paraId="6C4E23B5" w14:textId="77777777" w:rsidR="00071619" w:rsidRPr="00411B04" w:rsidRDefault="00071619" w:rsidP="00F40841">
            <w:pPr>
              <w:ind w:firstLine="0"/>
              <w:jc w:val="left"/>
              <w:rPr>
                <w:b/>
                <w:sz w:val="22"/>
              </w:rPr>
            </w:pPr>
            <w:r w:rsidRPr="00411B04">
              <w:rPr>
                <w:b/>
                <w:i/>
                <w:sz w:val="22"/>
              </w:rPr>
              <w:t>(Post-Conditions)</w:t>
            </w:r>
          </w:p>
        </w:tc>
        <w:tc>
          <w:tcPr>
            <w:tcW w:w="6008" w:type="dxa"/>
            <w:vAlign w:val="center"/>
          </w:tcPr>
          <w:p w14:paraId="0CBCCD98" w14:textId="10647B01" w:rsidR="00071619" w:rsidRPr="00EF5353" w:rsidRDefault="00071619" w:rsidP="003218BB">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ditambahkan</w:t>
            </w:r>
            <w:r w:rsidR="003218BB">
              <w:rPr>
                <w:sz w:val="22"/>
              </w:rPr>
              <w:t xml:space="preserve"> ke dalam</w:t>
            </w:r>
            <w:r>
              <w:rPr>
                <w:sz w:val="22"/>
              </w:rPr>
              <w:t xml:space="preserve"> sistem</w:t>
            </w:r>
            <w:r w:rsidR="003218BB">
              <w:rPr>
                <w:sz w:val="22"/>
              </w:rPr>
              <w:t>.</w:t>
            </w:r>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40526C4F" w14:textId="3061D879" w:rsidR="00B642C8" w:rsidDel="00920905" w:rsidRDefault="00B01444">
      <w:pPr>
        <w:rPr>
          <w:del w:id="810" w:author="ditaoktaria oktaria" w:date="2015-05-21T09:13:00Z"/>
        </w:rPr>
        <w:pPrChange w:id="811" w:author="ditaoktaria oktaria" w:date="2015-05-21T09:14:00Z">
          <w:pPr>
            <w:pStyle w:val="Caption"/>
            <w:keepNext/>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812" w:author="ditaoktaria" w:date="2015-03-27T08:35:00Z">
        <w:r>
          <w:t>ab</w:t>
        </w:r>
      </w:ins>
      <w:ins w:id="813" w:author="ditaoktaria" w:date="2015-03-27T08:38:00Z">
        <w:r>
          <w:t>e</w:t>
        </w:r>
      </w:ins>
      <w:ins w:id="814" w:author="ditaoktaria" w:date="2015-03-27T08:35:00Z">
        <w:r>
          <w:t>l</w:t>
        </w:r>
      </w:ins>
      <w:ins w:id="815" w:author="ditaoktaria" w:date="2015-03-27T08:38:00Z">
        <w:r>
          <w:t xml:space="preserve"> 4.7.</w:t>
        </w:r>
      </w:ins>
    </w:p>
    <w:p w14:paraId="34BA5F0B" w14:textId="77777777" w:rsidR="00920905" w:rsidRDefault="00920905">
      <w:pPr>
        <w:rPr>
          <w:ins w:id="816" w:author="ditaoktaria oktaria" w:date="2015-05-21T09:14:00Z"/>
        </w:rPr>
        <w:pPrChange w:id="817" w:author="ditaoktaria oktaria" w:date="2015-05-21T09:14:00Z">
          <w:pPr>
            <w:pStyle w:val="Heading6"/>
            <w:numPr>
              <w:numId w:val="24"/>
            </w:numPr>
            <w:ind w:left="720" w:hanging="360"/>
          </w:pPr>
        </w:pPrChange>
      </w:pPr>
      <w:commentRangeStart w:id="818"/>
    </w:p>
    <w:p w14:paraId="11F269C4" w14:textId="4F7CAA57" w:rsidR="00001172" w:rsidDel="00B642C8" w:rsidRDefault="00001172">
      <w:pPr>
        <w:jc w:val="center"/>
        <w:rPr>
          <w:ins w:id="819" w:author="Aryo Pinandito" w:date="2015-05-01T10:05:00Z"/>
          <w:del w:id="820" w:author="ditaoktaria oktaria" w:date="2015-05-21T09:12:00Z"/>
        </w:rPr>
        <w:pPrChange w:id="821" w:author="ditaoktaria oktaria" w:date="2015-05-21T09:14:00Z">
          <w:pPr>
            <w:pStyle w:val="Heading6"/>
            <w:numPr>
              <w:numId w:val="24"/>
            </w:numPr>
            <w:ind w:left="720" w:hanging="360"/>
          </w:pPr>
        </w:pPrChange>
      </w:pPr>
    </w:p>
    <w:p w14:paraId="0FA5ECD4" w14:textId="6416D531" w:rsidR="00E2503C" w:rsidRDefault="004B7C83">
      <w:pPr>
        <w:jc w:val="center"/>
        <w:pPrChange w:id="822" w:author="ditaoktaria oktaria" w:date="2015-05-21T09:14:00Z">
          <w:pPr>
            <w:pStyle w:val="Caption"/>
            <w:keepNext/>
          </w:pPr>
        </w:pPrChange>
      </w:pPr>
      <w:bookmarkStart w:id="823" w:name="_Toc289505449"/>
      <w:commentRangeEnd w:id="818"/>
      <w:r>
        <w:rPr>
          <w:rStyle w:val="CommentReference"/>
          <w:b/>
          <w:iCs/>
        </w:rPr>
        <w:commentReference w:id="818"/>
      </w:r>
      <w:ins w:id="824" w:author="ditaoktaria oktaria" w:date="2015-02-17T16:28:00Z">
        <w:r w:rsidR="00E2503C">
          <w:t>Tabel 4.</w:t>
        </w:r>
      </w:ins>
      <w:r w:rsidR="00956F29">
        <w:t xml:space="preserve"> </w:t>
      </w:r>
      <w:ins w:id="825" w:author="ditaoktaria" w:date="2015-03-25T13:39:00Z">
        <w:r w:rsidR="007173DD">
          <w:fldChar w:fldCharType="begin"/>
        </w:r>
        <w:r w:rsidR="007173DD">
          <w:instrText xml:space="preserve"> SEQ Tabel_4. \* ARABIC </w:instrText>
        </w:r>
      </w:ins>
      <w:r w:rsidR="007173DD">
        <w:fldChar w:fldCharType="separate"/>
      </w:r>
      <w:ins w:id="826" w:author="ditaoktaria" w:date="2015-03-25T13:39:00Z">
        <w:r w:rsidR="007173DD">
          <w:rPr>
            <w:noProof/>
          </w:rPr>
          <w:t>7</w:t>
        </w:r>
        <w:r w:rsidR="007173DD">
          <w:fldChar w:fldCharType="end"/>
        </w:r>
      </w:ins>
      <w:ins w:id="827" w:author="ditaoktaria oktaria" w:date="2015-02-17T16:28:00Z">
        <w:del w:id="828" w:author="ditaoktaria" w:date="2015-03-25T13:39:00Z">
          <w:r w:rsidR="00E2503C" w:rsidDel="007173DD">
            <w:fldChar w:fldCharType="begin"/>
          </w:r>
          <w:r w:rsidR="00E2503C" w:rsidDel="007173DD">
            <w:delInstrText xml:space="preserve"> SEQ Tabel_4. \* ARABIC </w:delInstrText>
          </w:r>
          <w:r w:rsidR="00E2503C" w:rsidDel="007173DD">
            <w:fldChar w:fldCharType="separate"/>
          </w:r>
        </w:del>
      </w:ins>
      <w:del w:id="829" w:author="ditaoktaria" w:date="2015-03-25T11:39:00Z">
        <w:r w:rsidR="00324A0C" w:rsidDel="00324A0C">
          <w:rPr>
            <w:noProof/>
          </w:rPr>
          <w:delText>4</w:delText>
        </w:r>
      </w:del>
      <w:ins w:id="830" w:author="ditaoktaria oktaria" w:date="2015-02-17T16:28:00Z">
        <w:del w:id="831" w:author="ditaoktaria" w:date="2015-03-25T13:39:00Z">
          <w:r w:rsidR="00E2503C" w:rsidDel="007173DD">
            <w:rPr>
              <w:noProof/>
            </w:rPr>
            <w:fldChar w:fldCharType="end"/>
          </w:r>
        </w:del>
        <w:r w:rsidR="00E2503C" w:rsidRPr="00D81786">
          <w:rPr>
            <w:b/>
          </w:rPr>
          <w:t xml:space="preserve"> </w:t>
        </w:r>
        <w:r w:rsidR="00E2503C" w:rsidRPr="00017391">
          <w:rPr>
            <w:b/>
          </w:rPr>
          <w:t xml:space="preserve">Skenario </w:t>
        </w:r>
      </w:ins>
      <w:ins w:id="832" w:author="ditaoktaria" w:date="2015-03-26T15:17:00Z">
        <w:r w:rsidR="00275998">
          <w:rPr>
            <w:b/>
            <w:i/>
          </w:rPr>
          <w:t xml:space="preserve">Use Case </w:t>
        </w:r>
      </w:ins>
      <w:ins w:id="833" w:author="ditaoktaria oktaria" w:date="2015-02-17T16:28:00Z">
        <w:del w:id="834" w:author="ditaoktaria" w:date="2015-03-25T13:50:00Z">
          <w:r w:rsidR="00E2503C" w:rsidRPr="00017391" w:rsidDel="00DF2343">
            <w:rPr>
              <w:b/>
              <w:i/>
            </w:rPr>
            <w:delText>Use Case</w:delText>
          </w:r>
        </w:del>
      </w:ins>
      <w:ins w:id="835" w:author="ditaoktaria" w:date="2015-03-25T13:50:00Z">
        <w:r w:rsidR="00DF2343">
          <w:rPr>
            <w:b/>
          </w:rPr>
          <w:t>Kelola Materi</w:t>
        </w:r>
      </w:ins>
      <w:bookmarkEnd w:id="823"/>
      <w:r w:rsidR="00E2503C" w:rsidRPr="00017391">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E2503C" w:rsidRPr="00193933" w14:paraId="7AA0C0A3" w14:textId="77777777" w:rsidTr="00E2503C">
        <w:tc>
          <w:tcPr>
            <w:tcW w:w="1922" w:type="dxa"/>
            <w:shd w:val="clear" w:color="auto" w:fill="BFBFBF"/>
            <w:vAlign w:val="center"/>
          </w:tcPr>
          <w:p w14:paraId="6B7B3563" w14:textId="77777777" w:rsidR="00E2503C" w:rsidRPr="00411B04" w:rsidRDefault="00E2503C">
            <w:pPr>
              <w:keepNext/>
              <w:keepLines/>
              <w:spacing w:before="200"/>
              <w:ind w:firstLine="0"/>
              <w:jc w:val="left"/>
              <w:outlineLvl w:val="4"/>
              <w:rPr>
                <w:b/>
                <w:sz w:val="22"/>
                <w:rPrChange w:id="836" w:author="ditaoktaria oktaria" w:date="2015-02-25T15:24:00Z">
                  <w:rPr>
                    <w:rFonts w:eastAsia="Times New Roman" w:cstheme="majorBidi"/>
                    <w:b/>
                    <w:i/>
                    <w:iCs/>
                    <w:color w:val="404040" w:themeColor="text1" w:themeTint="BF"/>
                  </w:rPr>
                </w:rPrChange>
              </w:rPr>
              <w:pPrChange w:id="837" w:author="ditaoktaria oktaria" w:date="2015-03-09T16:39:00Z">
                <w:pPr>
                  <w:keepNext/>
                  <w:keepLines/>
                  <w:numPr>
                    <w:numId w:val="18"/>
                  </w:numPr>
                  <w:spacing w:before="200"/>
                  <w:ind w:left="720" w:firstLine="0"/>
                  <w:jc w:val="left"/>
                  <w:outlineLvl w:val="4"/>
                </w:pPr>
              </w:pPrChange>
            </w:pPr>
            <w:r w:rsidRPr="00411B04">
              <w:rPr>
                <w:b/>
                <w:sz w:val="22"/>
              </w:rPr>
              <w:lastRenderedPageBreak/>
              <w:t>Nama</w:t>
            </w:r>
          </w:p>
        </w:tc>
        <w:tc>
          <w:tcPr>
            <w:tcW w:w="6008" w:type="dxa"/>
            <w:vAlign w:val="center"/>
          </w:tcPr>
          <w:p w14:paraId="70BC15E4" w14:textId="77777777" w:rsidR="00E2503C" w:rsidRPr="00411B04" w:rsidRDefault="00E2503C" w:rsidP="00E2503C">
            <w:pPr>
              <w:keepNext/>
              <w:keepLines/>
              <w:spacing w:before="200"/>
              <w:ind w:firstLine="0"/>
              <w:jc w:val="left"/>
              <w:outlineLvl w:val="4"/>
              <w:rPr>
                <w:sz w:val="22"/>
                <w:rPrChange w:id="838" w:author="ditaoktaria oktaria" w:date="2015-02-25T15:24:00Z">
                  <w:rPr>
                    <w:rFonts w:eastAsia="Times New Roman"/>
                    <w:b/>
                  </w:rPr>
                </w:rPrChange>
              </w:rPr>
            </w:pPr>
            <w:r w:rsidRPr="00411B04">
              <w:rPr>
                <w:sz w:val="22"/>
                <w:rPrChange w:id="839" w:author="ditaoktaria oktaria" w:date="2015-02-25T15:24:00Z">
                  <w:rPr/>
                </w:rPrChange>
              </w:rPr>
              <w:t>Kelola Materi</w:t>
            </w:r>
          </w:p>
        </w:tc>
      </w:tr>
      <w:tr w:rsidR="00E2503C" w:rsidRPr="00193933" w14:paraId="5E4922B2" w14:textId="77777777" w:rsidTr="00E2503C">
        <w:tc>
          <w:tcPr>
            <w:tcW w:w="1922" w:type="dxa"/>
            <w:shd w:val="clear" w:color="auto" w:fill="BFBFBF"/>
            <w:vAlign w:val="center"/>
          </w:tcPr>
          <w:p w14:paraId="040B3451" w14:textId="77777777" w:rsidR="00E2503C" w:rsidRPr="00411B04" w:rsidRDefault="00E2503C">
            <w:pPr>
              <w:keepNext/>
              <w:keepLines/>
              <w:spacing w:before="200"/>
              <w:ind w:firstLine="0"/>
              <w:jc w:val="left"/>
              <w:outlineLvl w:val="4"/>
              <w:rPr>
                <w:b/>
                <w:sz w:val="22"/>
                <w:rPrChange w:id="840" w:author="ditaoktaria oktaria" w:date="2015-02-25T15:24:00Z">
                  <w:rPr>
                    <w:rFonts w:eastAsia="Times New Roman" w:cstheme="majorBidi"/>
                    <w:b/>
                    <w:i/>
                    <w:iCs/>
                    <w:color w:val="404040" w:themeColor="text1" w:themeTint="BF"/>
                  </w:rPr>
                </w:rPrChange>
              </w:rPr>
              <w:pPrChange w:id="841" w:author="ditaoktaria oktaria" w:date="2015-03-09T16:39:00Z">
                <w:pPr>
                  <w:keepNext/>
                  <w:keepLines/>
                  <w:numPr>
                    <w:numId w:val="18"/>
                  </w:numPr>
                  <w:spacing w:before="200"/>
                  <w:ind w:left="720" w:firstLine="0"/>
                  <w:jc w:val="left"/>
                  <w:outlineLvl w:val="4"/>
                </w:pPr>
              </w:pPrChange>
            </w:pPr>
            <w:r w:rsidRPr="00411B04">
              <w:rPr>
                <w:b/>
                <w:sz w:val="22"/>
              </w:rPr>
              <w:t>Kode SRS</w:t>
            </w:r>
          </w:p>
        </w:tc>
        <w:tc>
          <w:tcPr>
            <w:tcW w:w="6008" w:type="dxa"/>
            <w:vAlign w:val="center"/>
          </w:tcPr>
          <w:p w14:paraId="3CE2A7B8" w14:textId="70A3D8DD" w:rsidR="00E2503C" w:rsidRPr="00411B04" w:rsidRDefault="00021F9C" w:rsidP="00E2503C">
            <w:pPr>
              <w:keepNext/>
              <w:keepLines/>
              <w:spacing w:before="200"/>
              <w:ind w:firstLine="0"/>
              <w:jc w:val="left"/>
              <w:outlineLvl w:val="4"/>
              <w:rPr>
                <w:sz w:val="22"/>
                <w:rPrChange w:id="842" w:author="ditaoktaria oktaria" w:date="2015-02-25T15:24:00Z">
                  <w:rPr>
                    <w:rFonts w:eastAsia="Times New Roman"/>
                    <w:b/>
                  </w:rPr>
                </w:rPrChange>
              </w:rPr>
            </w:pPr>
            <w:r w:rsidRPr="00042C6C">
              <w:rPr>
                <w:sz w:val="22"/>
              </w:rPr>
              <w:t>SRS_002_002</w:t>
            </w:r>
          </w:p>
        </w:tc>
      </w:tr>
      <w:tr w:rsidR="00E2503C" w:rsidRPr="00193933" w14:paraId="662A77D3" w14:textId="77777777" w:rsidTr="00E2503C">
        <w:tc>
          <w:tcPr>
            <w:tcW w:w="1922" w:type="dxa"/>
            <w:shd w:val="clear" w:color="auto" w:fill="BFBFBF"/>
            <w:vAlign w:val="center"/>
          </w:tcPr>
          <w:p w14:paraId="36C4F33C" w14:textId="77777777" w:rsidR="00E2503C" w:rsidRPr="00411B04" w:rsidRDefault="00E2503C">
            <w:pPr>
              <w:keepNext/>
              <w:keepLines/>
              <w:spacing w:before="200"/>
              <w:ind w:firstLine="0"/>
              <w:jc w:val="left"/>
              <w:outlineLvl w:val="4"/>
              <w:rPr>
                <w:b/>
                <w:sz w:val="22"/>
                <w:rPrChange w:id="843" w:author="ditaoktaria oktaria" w:date="2015-02-25T15:24:00Z">
                  <w:rPr>
                    <w:rFonts w:eastAsia="Times New Roman" w:cstheme="majorBidi"/>
                    <w:b/>
                    <w:i/>
                    <w:iCs/>
                    <w:color w:val="404040" w:themeColor="text1" w:themeTint="BF"/>
                  </w:rPr>
                </w:rPrChange>
              </w:rPr>
              <w:pPrChange w:id="844" w:author="ditaoktaria oktaria" w:date="2015-03-09T16:39:00Z">
                <w:pPr>
                  <w:keepNext/>
                  <w:keepLines/>
                  <w:numPr>
                    <w:numId w:val="18"/>
                  </w:numPr>
                  <w:spacing w:before="200"/>
                  <w:ind w:left="720" w:firstLine="0"/>
                  <w:jc w:val="left"/>
                  <w:outlineLvl w:val="4"/>
                </w:pPr>
              </w:pPrChange>
            </w:pPr>
            <w:r w:rsidRPr="00411B04">
              <w:rPr>
                <w:b/>
                <w:sz w:val="22"/>
              </w:rPr>
              <w:t>Tujuan</w:t>
            </w:r>
          </w:p>
        </w:tc>
        <w:tc>
          <w:tcPr>
            <w:tcW w:w="6008" w:type="dxa"/>
            <w:vAlign w:val="center"/>
          </w:tcPr>
          <w:p w14:paraId="3CB42634" w14:textId="77777777" w:rsidR="00E2503C" w:rsidRPr="00411B04" w:rsidRDefault="00E2503C" w:rsidP="00E2503C">
            <w:pPr>
              <w:keepNext/>
              <w:keepLines/>
              <w:spacing w:before="200"/>
              <w:ind w:firstLine="0"/>
              <w:jc w:val="left"/>
              <w:outlineLvl w:val="4"/>
              <w:rPr>
                <w:sz w:val="22"/>
                <w:rPrChange w:id="845" w:author="ditaoktaria oktaria" w:date="2015-02-25T15:24:00Z">
                  <w:rPr>
                    <w:rFonts w:eastAsia="Times New Roman"/>
                    <w:b/>
                  </w:rPr>
                </w:rPrChange>
              </w:rPr>
            </w:pPr>
            <w:r w:rsidRPr="00411B04">
              <w:rPr>
                <w:sz w:val="22"/>
                <w:rPrChange w:id="846" w:author="ditaoktaria oktaria" w:date="2015-02-25T15:24:00Z">
                  <w:rPr/>
                </w:rPrChange>
              </w:rPr>
              <w:t>Mengelola Materi</w:t>
            </w:r>
          </w:p>
        </w:tc>
      </w:tr>
      <w:tr w:rsidR="00E2503C" w:rsidRPr="00193933" w14:paraId="1CBE6B76" w14:textId="77777777" w:rsidTr="00E2503C">
        <w:tc>
          <w:tcPr>
            <w:tcW w:w="1922" w:type="dxa"/>
            <w:shd w:val="clear" w:color="auto" w:fill="BFBFBF"/>
            <w:vAlign w:val="center"/>
          </w:tcPr>
          <w:p w14:paraId="6F15D143" w14:textId="0DD4C8BE" w:rsidR="00E2503C" w:rsidRPr="00D7113C" w:rsidRDefault="00E2503C">
            <w:pPr>
              <w:keepNext/>
              <w:keepLines/>
              <w:spacing w:before="200"/>
              <w:ind w:firstLine="0"/>
              <w:jc w:val="left"/>
              <w:outlineLvl w:val="4"/>
              <w:rPr>
                <w:b/>
                <w:sz w:val="22"/>
                <w:rPrChange w:id="847" w:author="ditaoktaria oktaria" w:date="2015-03-09T16:39:00Z">
                  <w:rPr>
                    <w:rFonts w:eastAsia="Times New Roman" w:cstheme="majorBidi"/>
                    <w:b/>
                    <w:i/>
                    <w:iCs/>
                    <w:color w:val="404040" w:themeColor="text1" w:themeTint="BF"/>
                  </w:rPr>
                </w:rPrChange>
              </w:rPr>
              <w:pPrChange w:id="848" w:author="ditaoktaria oktaria" w:date="2015-03-09T16:39: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
          <w:p w14:paraId="3309DF0B" w14:textId="77777777" w:rsidR="00E2503C" w:rsidRPr="00411B04" w:rsidRDefault="00E2503C" w:rsidP="00E2503C">
            <w:pPr>
              <w:keepNext/>
              <w:keepLines/>
              <w:spacing w:before="200"/>
              <w:ind w:firstLine="0"/>
              <w:jc w:val="left"/>
              <w:outlineLvl w:val="4"/>
              <w:rPr>
                <w:sz w:val="22"/>
                <w:rPrChange w:id="849" w:author="ditaoktaria oktaria" w:date="2015-02-25T15:24:00Z">
                  <w:rPr>
                    <w:rFonts w:eastAsia="Times New Roman"/>
                    <w:b/>
                  </w:rPr>
                </w:rPrChange>
              </w:rPr>
            </w:pPr>
            <w:r w:rsidRPr="00411B04">
              <w:rPr>
                <w:sz w:val="22"/>
                <w:rPrChange w:id="850" w:author="ditaoktaria oktaria" w:date="2015-02-25T15:24:00Z">
                  <w:rPr/>
                </w:rPrChange>
              </w:rPr>
              <w:t xml:space="preserve">Use case ini memungkinkan pengguna untuk mengelola materi, sehingga pengguna dapat mengunggah materi, menghapus materi, </w:t>
            </w:r>
            <w:proofErr w:type="gramStart"/>
            <w:r w:rsidRPr="00411B04">
              <w:rPr>
                <w:sz w:val="22"/>
                <w:rPrChange w:id="851" w:author="ditaoktaria oktaria" w:date="2015-02-25T15:24:00Z">
                  <w:rPr/>
                </w:rPrChange>
              </w:rPr>
              <w:t>mengganti</w:t>
            </w:r>
            <w:proofErr w:type="gramEnd"/>
            <w:r w:rsidRPr="00411B04">
              <w:rPr>
                <w:sz w:val="22"/>
                <w:rPrChange w:id="852" w:author="ditaoktaria oktaria" w:date="2015-02-25T15:24:00Z">
                  <w:rPr/>
                </w:rPrChange>
              </w:rPr>
              <w:t xml:space="preserve"> nama materi dan mengelompokkan materi dalam folder.</w:t>
            </w:r>
          </w:p>
        </w:tc>
      </w:tr>
      <w:tr w:rsidR="00E2503C" w:rsidRPr="00193933" w14:paraId="157D3A85" w14:textId="77777777" w:rsidTr="00E2503C">
        <w:tc>
          <w:tcPr>
            <w:tcW w:w="1922" w:type="dxa"/>
            <w:shd w:val="clear" w:color="auto" w:fill="BFBFBF"/>
            <w:vAlign w:val="center"/>
          </w:tcPr>
          <w:p w14:paraId="502D45C3" w14:textId="77777777" w:rsidR="00E2503C" w:rsidRPr="00411B04" w:rsidRDefault="00E2503C">
            <w:pPr>
              <w:keepNext/>
              <w:keepLines/>
              <w:spacing w:before="200"/>
              <w:ind w:firstLine="0"/>
              <w:jc w:val="left"/>
              <w:outlineLvl w:val="4"/>
              <w:rPr>
                <w:b/>
                <w:sz w:val="22"/>
                <w:rPrChange w:id="853" w:author="ditaoktaria oktaria" w:date="2015-02-25T15:24:00Z">
                  <w:rPr>
                    <w:rFonts w:eastAsia="Times New Roman" w:cstheme="majorBidi"/>
                    <w:b/>
                    <w:i/>
                    <w:iCs/>
                    <w:color w:val="404040" w:themeColor="text1" w:themeTint="BF"/>
                  </w:rPr>
                </w:rPrChange>
              </w:rPr>
              <w:pPrChange w:id="854" w:author="ditaoktaria oktaria" w:date="2015-03-09T16:39:00Z">
                <w:pPr>
                  <w:keepNext/>
                  <w:keepLines/>
                  <w:numPr>
                    <w:numId w:val="18"/>
                  </w:numPr>
                  <w:spacing w:before="200"/>
                  <w:ind w:left="720" w:firstLine="0"/>
                  <w:jc w:val="left"/>
                  <w:outlineLvl w:val="4"/>
                </w:pPr>
              </w:pPrChange>
            </w:pPr>
            <w:r w:rsidRPr="00411B04">
              <w:rPr>
                <w:b/>
                <w:sz w:val="22"/>
              </w:rPr>
              <w:t>Aktor</w:t>
            </w:r>
          </w:p>
        </w:tc>
        <w:tc>
          <w:tcPr>
            <w:tcW w:w="6008" w:type="dxa"/>
            <w:vAlign w:val="center"/>
          </w:tcPr>
          <w:p w14:paraId="73DA3702" w14:textId="77777777" w:rsidR="00E2503C" w:rsidRPr="00411B04" w:rsidRDefault="00E2503C" w:rsidP="00E2503C">
            <w:pPr>
              <w:keepNext/>
              <w:keepLines/>
              <w:spacing w:before="200"/>
              <w:ind w:firstLine="0"/>
              <w:jc w:val="left"/>
              <w:outlineLvl w:val="4"/>
              <w:rPr>
                <w:sz w:val="22"/>
                <w:rPrChange w:id="855" w:author="ditaoktaria oktaria" w:date="2015-02-25T15:24:00Z">
                  <w:rPr>
                    <w:rFonts w:eastAsia="Times New Roman"/>
                    <w:b/>
                  </w:rPr>
                </w:rPrChange>
              </w:rPr>
            </w:pPr>
            <w:r w:rsidRPr="00411B04">
              <w:rPr>
                <w:sz w:val="22"/>
                <w:rPrChange w:id="856" w:author="ditaoktaria oktaria" w:date="2015-02-25T15:24:00Z">
                  <w:rPr/>
                </w:rPrChange>
              </w:rPr>
              <w:t>Pengguna</w:t>
            </w:r>
          </w:p>
        </w:tc>
      </w:tr>
      <w:tr w:rsidR="00E2503C" w:rsidRPr="00193933" w14:paraId="35D64157" w14:textId="77777777" w:rsidTr="00E2503C">
        <w:tc>
          <w:tcPr>
            <w:tcW w:w="1922" w:type="dxa"/>
            <w:shd w:val="clear" w:color="auto" w:fill="BFBFBF"/>
            <w:vAlign w:val="center"/>
          </w:tcPr>
          <w:p w14:paraId="68A2B24F" w14:textId="4321EF7B" w:rsidR="00E2503C" w:rsidRPr="00D7113C" w:rsidRDefault="00E2503C">
            <w:pPr>
              <w:keepNext/>
              <w:keepLines/>
              <w:spacing w:before="200"/>
              <w:ind w:firstLine="0"/>
              <w:jc w:val="left"/>
              <w:outlineLvl w:val="4"/>
              <w:rPr>
                <w:b/>
                <w:sz w:val="22"/>
                <w:rPrChange w:id="857" w:author="ditaoktaria oktaria" w:date="2015-03-09T16:39:00Z">
                  <w:rPr>
                    <w:rFonts w:eastAsia="Times New Roman" w:cstheme="majorBidi"/>
                    <w:b/>
                    <w:i/>
                    <w:iCs/>
                    <w:color w:val="404040" w:themeColor="text1" w:themeTint="BF"/>
                  </w:rPr>
                </w:rPrChange>
              </w:rPr>
              <w:pPrChange w:id="858" w:author="ditaoktaria oktaria" w:date="2015-03-09T16:39: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
          <w:p w14:paraId="449F7EF4" w14:textId="2E882368" w:rsidR="00E2503C" w:rsidRPr="00411B04" w:rsidRDefault="00E2503C" w:rsidP="00DA7074">
            <w:pPr>
              <w:keepNext/>
              <w:keepLines/>
              <w:spacing w:before="200"/>
              <w:ind w:firstLine="0"/>
              <w:jc w:val="left"/>
              <w:outlineLvl w:val="4"/>
              <w:rPr>
                <w:sz w:val="22"/>
                <w:rPrChange w:id="859" w:author="ditaoktaria oktaria" w:date="2015-02-25T15:24:00Z">
                  <w:rPr>
                    <w:rFonts w:eastAsia="Times New Roman"/>
                    <w:b/>
                  </w:rPr>
                </w:rPrChange>
              </w:rPr>
            </w:pPr>
            <w:r w:rsidRPr="00411B04">
              <w:rPr>
                <w:sz w:val="22"/>
                <w:rPrChange w:id="860" w:author="ditaoktaria oktaria" w:date="2015-02-25T15:24:00Z">
                  <w:rPr/>
                </w:rPrChange>
              </w:rPr>
              <w:t xml:space="preserve">Aktor harus melakukan </w:t>
            </w:r>
            <w:r w:rsidRPr="00411B04">
              <w:rPr>
                <w:i/>
                <w:sz w:val="22"/>
                <w:rPrChange w:id="861" w:author="ditaoktaria oktaria" w:date="2015-02-25T15:24:00Z">
                  <w:rPr>
                    <w:i/>
                  </w:rPr>
                </w:rPrChange>
              </w:rPr>
              <w:t xml:space="preserve">login </w:t>
            </w:r>
            <w:r w:rsidRPr="00411B04">
              <w:rPr>
                <w:sz w:val="22"/>
                <w:rPrChange w:id="862" w:author="ditaoktaria oktaria" w:date="2015-02-25T15:24:00Z">
                  <w:rPr/>
                </w:rPrChange>
              </w:rPr>
              <w:t xml:space="preserve">terlebih dahulu kemudian masuk pada menu </w:t>
            </w:r>
            <w:r w:rsidRPr="00411B04">
              <w:rPr>
                <w:i/>
                <w:sz w:val="22"/>
                <w:rPrChange w:id="863" w:author="ditaoktaria oktaria" w:date="2015-02-25T15:24:00Z">
                  <w:rPr>
                    <w:i/>
                  </w:rPr>
                </w:rPrChange>
              </w:rPr>
              <w:t>materials</w:t>
            </w:r>
            <w:r w:rsidRPr="00411B04">
              <w:rPr>
                <w:sz w:val="22"/>
                <w:rPrChange w:id="864" w:author="ditaoktaria oktaria" w:date="2015-02-25T15:24:00Z">
                  <w:rPr/>
                </w:rPrChange>
              </w:rPr>
              <w:t>.</w:t>
            </w:r>
            <w:r w:rsidR="00ED0F8C">
              <w:rPr>
                <w:sz w:val="22"/>
              </w:rPr>
              <w:t xml:space="preserve"> </w:t>
            </w:r>
          </w:p>
        </w:tc>
      </w:tr>
      <w:tr w:rsidR="00E2503C" w:rsidRPr="00193933" w14:paraId="3B737DD9" w14:textId="77777777" w:rsidTr="00E2503C">
        <w:tc>
          <w:tcPr>
            <w:tcW w:w="7930" w:type="dxa"/>
            <w:gridSpan w:val="2"/>
            <w:shd w:val="clear" w:color="auto" w:fill="BFBFBF"/>
            <w:vAlign w:val="center"/>
          </w:tcPr>
          <w:p w14:paraId="77957341" w14:textId="77777777" w:rsidR="00E2503C" w:rsidRPr="00411B04" w:rsidRDefault="00E2503C" w:rsidP="00E2503C">
            <w:pPr>
              <w:keepNext/>
              <w:keepLines/>
              <w:spacing w:before="200"/>
              <w:ind w:firstLine="0"/>
              <w:jc w:val="left"/>
              <w:outlineLvl w:val="4"/>
              <w:rPr>
                <w:sz w:val="22"/>
                <w:rPrChange w:id="865" w:author="ditaoktaria oktaria" w:date="2015-02-25T15:24:00Z">
                  <w:rPr>
                    <w:rFonts w:eastAsia="Times New Roman"/>
                    <w:b/>
                  </w:rPr>
                </w:rPrChange>
              </w:rPr>
            </w:pPr>
            <w:r w:rsidRPr="00411B04">
              <w:rPr>
                <w:b/>
                <w:i/>
                <w:sz w:val="22"/>
              </w:rPr>
              <w:t>Flow of Events</w:t>
            </w:r>
          </w:p>
        </w:tc>
      </w:tr>
      <w:tr w:rsidR="00E2503C" w:rsidRPr="00193933" w14:paraId="69F669E1" w14:textId="77777777" w:rsidTr="00E2503C">
        <w:tc>
          <w:tcPr>
            <w:tcW w:w="7930" w:type="dxa"/>
            <w:gridSpan w:val="2"/>
            <w:shd w:val="clear" w:color="auto" w:fill="D9D9D9" w:themeFill="background1" w:themeFillShade="D9"/>
            <w:vAlign w:val="center"/>
          </w:tcPr>
          <w:p w14:paraId="58AFC3C6" w14:textId="77777777" w:rsidR="00E2503C" w:rsidRPr="00411B04" w:rsidRDefault="00E2503C" w:rsidP="00E2503C">
            <w:pPr>
              <w:keepNext/>
              <w:keepLines/>
              <w:spacing w:before="200"/>
              <w:ind w:firstLine="0"/>
              <w:jc w:val="center"/>
              <w:outlineLvl w:val="4"/>
              <w:rPr>
                <w:sz w:val="22"/>
                <w:rPrChange w:id="866" w:author="ditaoktaria oktaria" w:date="2015-02-25T15:24:00Z">
                  <w:rPr>
                    <w:rFonts w:eastAsia="Times New Roman"/>
                    <w:b/>
                  </w:rPr>
                </w:rPrChange>
              </w:rPr>
            </w:pPr>
            <w:r w:rsidRPr="00411B04">
              <w:rPr>
                <w:b/>
                <w:sz w:val="22"/>
              </w:rPr>
              <w:t>Alur Utama</w:t>
            </w:r>
            <w:r w:rsidRPr="00411B04">
              <w:rPr>
                <w:sz w:val="22"/>
              </w:rPr>
              <w:t xml:space="preserve"> </w:t>
            </w:r>
            <w:r w:rsidRPr="00411B04">
              <w:rPr>
                <w:b/>
                <w:i/>
                <w:sz w:val="22"/>
              </w:rPr>
              <w:t>(Basic Flow)</w:t>
            </w:r>
          </w:p>
        </w:tc>
      </w:tr>
      <w:tr w:rsidR="00E2503C" w:rsidRPr="00193933" w14:paraId="5400C6EE" w14:textId="77777777" w:rsidTr="00E2503C">
        <w:tc>
          <w:tcPr>
            <w:tcW w:w="7930" w:type="dxa"/>
            <w:gridSpan w:val="2"/>
            <w:shd w:val="clear" w:color="auto" w:fill="auto"/>
            <w:vAlign w:val="center"/>
          </w:tcPr>
          <w:p w14:paraId="2D48CC9C" w14:textId="6AB2FBFF" w:rsidR="00E2503C" w:rsidRPr="00411B04" w:rsidRDefault="00E2503C">
            <w:pPr>
              <w:pStyle w:val="ListParagraph"/>
              <w:keepNext/>
              <w:keepLines/>
              <w:spacing w:before="200" w:after="200"/>
              <w:ind w:left="0" w:firstLine="0"/>
              <w:jc w:val="left"/>
              <w:outlineLvl w:val="4"/>
              <w:rPr>
                <w:sz w:val="22"/>
                <w:szCs w:val="22"/>
                <w:rPrChange w:id="867" w:author="ditaoktaria oktaria" w:date="2015-02-25T15:24:00Z">
                  <w:rPr>
                    <w:rFonts w:cstheme="majorBidi"/>
                    <w:b/>
                    <w:i/>
                    <w:iCs/>
                    <w:color w:val="404040" w:themeColor="text1" w:themeTint="BF"/>
                    <w:szCs w:val="22"/>
                  </w:rPr>
                </w:rPrChange>
              </w:rPr>
              <w:pPrChange w:id="868" w:author="ditaoktaria oktaria" w:date="2015-03-09T16:40:00Z">
                <w:pPr>
                  <w:pStyle w:val="ListParagraph"/>
                  <w:keepNext/>
                  <w:keepLines/>
                  <w:numPr>
                    <w:numId w:val="18"/>
                  </w:numPr>
                  <w:spacing w:before="200" w:after="200"/>
                  <w:ind w:left="0" w:firstLine="0"/>
                  <w:jc w:val="left"/>
                  <w:outlineLvl w:val="4"/>
                </w:pPr>
              </w:pPrChange>
            </w:pPr>
            <w:r w:rsidRPr="00411B04">
              <w:rPr>
                <w:i/>
                <w:sz w:val="22"/>
                <w:szCs w:val="22"/>
                <w:rPrChange w:id="869" w:author="ditaoktaria oktaria" w:date="2015-02-25T15:24:00Z">
                  <w:rPr>
                    <w:i/>
                    <w:szCs w:val="22"/>
                  </w:rPr>
                </w:rPrChange>
              </w:rPr>
              <w:t xml:space="preserve">Use case </w:t>
            </w:r>
            <w:r w:rsidRPr="00411B04">
              <w:rPr>
                <w:sz w:val="22"/>
                <w:szCs w:val="22"/>
                <w:rPrChange w:id="870"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 xml:space="preserve">menghapus materi, </w:t>
            </w:r>
            <w:proofErr w:type="gramStart"/>
            <w:r w:rsidR="00155B5A" w:rsidRPr="004A7647">
              <w:rPr>
                <w:sz w:val="22"/>
                <w:szCs w:val="22"/>
              </w:rPr>
              <w:t>atau</w:t>
            </w:r>
            <w:proofErr w:type="gramEnd"/>
            <w:r w:rsidRPr="00411B04">
              <w:rPr>
                <w:sz w:val="22"/>
                <w:szCs w:val="22"/>
                <w:rPrChange w:id="871" w:author="ditaoktaria oktaria" w:date="2015-02-25T15:24:00Z">
                  <w:rPr>
                    <w:szCs w:val="22"/>
                  </w:rPr>
                </w:rPrChange>
              </w:rPr>
              <w:t xml:space="preserve"> </w:t>
            </w:r>
            <w:r w:rsidR="004A7647">
              <w:rPr>
                <w:sz w:val="22"/>
                <w:szCs w:val="22"/>
              </w:rPr>
              <w:t>memindahkan</w:t>
            </w:r>
            <w:r w:rsidRPr="00411B04">
              <w:rPr>
                <w:sz w:val="22"/>
                <w:szCs w:val="22"/>
                <w:rPrChange w:id="872" w:author="ditaoktaria oktaria" w:date="2015-02-25T15:24:00Z">
                  <w:rPr>
                    <w:szCs w:val="22"/>
                  </w:rPr>
                </w:rPrChange>
              </w:rPr>
              <w:t xml:space="preserve"> materi ke dalam folder.</w:t>
            </w:r>
          </w:p>
          <w:p w14:paraId="3E4B52C4" w14:textId="22AB0376" w:rsidR="00225ADA" w:rsidRDefault="00225ADA">
            <w:pPr>
              <w:pStyle w:val="ListParagraph"/>
              <w:keepNext/>
              <w:keepLines/>
              <w:numPr>
                <w:ilvl w:val="0"/>
                <w:numId w:val="39"/>
              </w:numPr>
              <w:spacing w:before="200" w:after="200"/>
              <w:jc w:val="left"/>
              <w:outlineLvl w:val="4"/>
              <w:rPr>
                <w:rFonts w:cstheme="majorBidi"/>
                <w:b/>
                <w:i/>
                <w:iCs/>
                <w:color w:val="404040" w:themeColor="text1" w:themeTint="BF"/>
                <w:sz w:val="22"/>
                <w:szCs w:val="22"/>
              </w:rPr>
              <w:pPrChange w:id="873" w:author="ditaoktaria oktaria" w:date="2015-02-27T14:07:00Z">
                <w:pPr>
                  <w:pStyle w:val="ListParagraph"/>
                  <w:keepNext/>
                  <w:keepLines/>
                  <w:numPr>
                    <w:numId w:val="31"/>
                  </w:numPr>
                  <w:spacing w:before="200" w:after="200"/>
                  <w:ind w:hanging="360"/>
                  <w:jc w:val="left"/>
                  <w:outlineLvl w:val="4"/>
                </w:pPr>
              </w:pPrChange>
            </w:pPr>
            <w:r>
              <w:rPr>
                <w:sz w:val="22"/>
                <w:szCs w:val="22"/>
              </w:rPr>
              <w:t xml:space="preserve">Aktor memberikan pilihan materi yang </w:t>
            </w:r>
            <w:proofErr w:type="gramStart"/>
            <w:r>
              <w:rPr>
                <w:sz w:val="22"/>
                <w:szCs w:val="22"/>
              </w:rPr>
              <w:t>akan</w:t>
            </w:r>
            <w:proofErr w:type="gramEnd"/>
            <w:r>
              <w:rPr>
                <w:sz w:val="22"/>
                <w:szCs w:val="22"/>
              </w:rPr>
              <w:t xml:space="preserve"> dikelola</w:t>
            </w:r>
            <w:r w:rsidR="00DA7074">
              <w:rPr>
                <w:sz w:val="22"/>
                <w:szCs w:val="22"/>
              </w:rPr>
              <w:t xml:space="preserve"> </w:t>
            </w:r>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before="200" w:after="200"/>
              <w:jc w:val="left"/>
              <w:outlineLvl w:val="4"/>
              <w:rPr>
                <w:sz w:val="22"/>
                <w:szCs w:val="22"/>
                <w:rPrChange w:id="874" w:author="ditaoktaria oktaria" w:date="2015-02-27T11:04:00Z">
                  <w:rPr>
                    <w:rFonts w:cstheme="majorBidi"/>
                    <w:b/>
                    <w:i/>
                    <w:iCs/>
                    <w:color w:val="404040" w:themeColor="text1" w:themeTint="BF"/>
                    <w:szCs w:val="22"/>
                  </w:rPr>
                </w:rPrChange>
              </w:rPr>
              <w:pPrChange w:id="875" w:author="ditaoktaria oktaria" w:date="2015-02-27T14:07:00Z">
                <w:pPr>
                  <w:pStyle w:val="ListParagraph"/>
                  <w:keepNext/>
                  <w:keepLines/>
                  <w:numPr>
                    <w:numId w:val="31"/>
                  </w:numPr>
                  <w:spacing w:before="200" w:after="200"/>
                  <w:ind w:hanging="360"/>
                  <w:jc w:val="left"/>
                  <w:outlineLvl w:val="4"/>
                </w:pPr>
              </w:pPrChange>
            </w:pPr>
            <w:r>
              <w:rPr>
                <w:sz w:val="22"/>
                <w:szCs w:val="22"/>
              </w:rPr>
              <w:t xml:space="preserve">Sistem </w:t>
            </w:r>
            <w:proofErr w:type="gramStart"/>
            <w:r>
              <w:rPr>
                <w:sz w:val="22"/>
                <w:szCs w:val="22"/>
              </w:rPr>
              <w:t>akan</w:t>
            </w:r>
            <w:proofErr w:type="gramEnd"/>
            <w:r>
              <w:rPr>
                <w:sz w:val="22"/>
                <w:szCs w:val="22"/>
              </w:rPr>
              <w:t xml:space="preserve">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before="200" w:after="200"/>
              <w:jc w:val="left"/>
              <w:outlineLvl w:val="4"/>
              <w:rPr>
                <w:sz w:val="22"/>
                <w:szCs w:val="22"/>
                <w:rPrChange w:id="876" w:author="ditaoktaria oktaria" w:date="2015-02-25T15:24:00Z">
                  <w:rPr>
                    <w:rFonts w:cstheme="majorBidi"/>
                    <w:b/>
                    <w:i/>
                    <w:iCs/>
                    <w:color w:val="404040" w:themeColor="text1" w:themeTint="BF"/>
                    <w:szCs w:val="22"/>
                  </w:rPr>
                </w:rPrChange>
              </w:rPr>
              <w:pPrChange w:id="877"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878" w:author="ditaoktaria oktaria" w:date="2015-02-25T15:24:00Z">
                  <w:rPr>
                    <w:szCs w:val="22"/>
                  </w:rPr>
                </w:rPrChange>
              </w:rPr>
              <w:t xml:space="preserve">Sistem </w:t>
            </w:r>
            <w:proofErr w:type="gramStart"/>
            <w:r w:rsidRPr="00411B04">
              <w:rPr>
                <w:sz w:val="22"/>
                <w:szCs w:val="22"/>
                <w:rPrChange w:id="879" w:author="ditaoktaria oktaria" w:date="2015-02-25T15:24:00Z">
                  <w:rPr>
                    <w:szCs w:val="22"/>
                  </w:rPr>
                </w:rPrChange>
              </w:rPr>
              <w:t>akan</w:t>
            </w:r>
            <w:proofErr w:type="gramEnd"/>
            <w:r w:rsidRPr="00411B04">
              <w:rPr>
                <w:sz w:val="22"/>
                <w:szCs w:val="22"/>
                <w:rPrChange w:id="880" w:author="ditaoktaria oktaria" w:date="2015-02-25T15:24:00Z">
                  <w:rPr>
                    <w:szCs w:val="22"/>
                  </w:rPr>
                </w:rPrChange>
              </w:rPr>
              <w:t xml:space="preserve"> </w:t>
            </w:r>
            <w:r w:rsidR="005070A7" w:rsidRPr="00411B04">
              <w:rPr>
                <w:sz w:val="22"/>
                <w:szCs w:val="22"/>
                <w:rPrChange w:id="881"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882" w:author="ditaoktaria oktaria" w:date="2015-02-25T15:24:00Z">
                  <w:rPr>
                    <w:rFonts w:cstheme="majorBidi"/>
                    <w:b/>
                    <w:i/>
                    <w:iCs/>
                    <w:color w:val="404040" w:themeColor="text1" w:themeTint="BF"/>
                    <w:szCs w:val="22"/>
                  </w:rPr>
                </w:rPrChange>
              </w:rPr>
              <w:pPrChange w:id="883"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884" w:author="ditaoktaria oktaria" w:date="2015-02-25T15:24:00Z">
                  <w:rPr>
                    <w:szCs w:val="22"/>
                  </w:rPr>
                </w:rPrChange>
              </w:rPr>
              <w:t>Jika aktor mene</w:t>
            </w:r>
            <w:r w:rsidR="001555FE" w:rsidRPr="00411B04">
              <w:rPr>
                <w:sz w:val="22"/>
                <w:szCs w:val="22"/>
                <w:rPrChange w:id="885" w:author="ditaoktaria oktaria" w:date="2015-02-25T15:24:00Z">
                  <w:rPr>
                    <w:szCs w:val="22"/>
                  </w:rPr>
                </w:rPrChange>
              </w:rPr>
              <w:t xml:space="preserve">kan tombol </w:t>
            </w:r>
            <w:r w:rsidR="001555FE" w:rsidRPr="00411B04">
              <w:rPr>
                <w:i/>
                <w:sz w:val="22"/>
                <w:szCs w:val="22"/>
                <w:rPrChange w:id="886" w:author="ditaoktaria oktaria" w:date="2015-02-25T15:24:00Z">
                  <w:rPr>
                    <w:i/>
                    <w:szCs w:val="22"/>
                  </w:rPr>
                </w:rPrChange>
              </w:rPr>
              <w:t>edit</w:t>
            </w:r>
            <w:r w:rsidRPr="00411B04">
              <w:rPr>
                <w:sz w:val="22"/>
                <w:szCs w:val="22"/>
                <w:rPrChange w:id="887" w:author="ditaoktaria oktaria" w:date="2015-02-25T15:24:00Z">
                  <w:rPr>
                    <w:szCs w:val="22"/>
                  </w:rPr>
                </w:rPrChange>
              </w:rPr>
              <w:t xml:space="preserve"> maka alur “ubah </w:t>
            </w:r>
            <w:r w:rsidR="008F6EF1">
              <w:rPr>
                <w:sz w:val="22"/>
                <w:szCs w:val="22"/>
              </w:rPr>
              <w:t>n</w:t>
            </w:r>
            <w:r w:rsidRPr="00411B04">
              <w:rPr>
                <w:sz w:val="22"/>
                <w:szCs w:val="22"/>
                <w:rPrChange w:id="888" w:author="ditaoktaria oktaria" w:date="2015-02-25T15:24:00Z">
                  <w:rPr>
                    <w:szCs w:val="22"/>
                  </w:rPr>
                </w:rPrChange>
              </w:rPr>
              <w:t xml:space="preserve">ama materi” </w:t>
            </w:r>
            <w:proofErr w:type="gramStart"/>
            <w:r w:rsidRPr="00411B04">
              <w:rPr>
                <w:sz w:val="22"/>
                <w:szCs w:val="22"/>
                <w:rPrChange w:id="889" w:author="ditaoktaria oktaria" w:date="2015-02-25T15:24:00Z">
                  <w:rPr>
                    <w:szCs w:val="22"/>
                  </w:rPr>
                </w:rPrChange>
              </w:rPr>
              <w:t>akan</w:t>
            </w:r>
            <w:proofErr w:type="gramEnd"/>
            <w:r w:rsidRPr="00411B04">
              <w:rPr>
                <w:sz w:val="22"/>
                <w:szCs w:val="22"/>
                <w:rPrChange w:id="890" w:author="ditaoktaria oktaria" w:date="2015-02-25T15:24:00Z">
                  <w:rPr>
                    <w:szCs w:val="22"/>
                  </w:rPr>
                </w:rPrChange>
              </w:rPr>
              <w:t xml:space="preserve"> dijalankan.</w:t>
            </w:r>
          </w:p>
          <w:p w14:paraId="2E999F1C" w14:textId="778228C8" w:rsidR="005E53BB" w:rsidRPr="00411B04" w:rsidRDefault="005E53BB">
            <w:pPr>
              <w:pStyle w:val="ListParagraph"/>
              <w:numPr>
                <w:ilvl w:val="1"/>
                <w:numId w:val="39"/>
              </w:numPr>
              <w:spacing w:after="200"/>
              <w:jc w:val="left"/>
              <w:rPr>
                <w:sz w:val="22"/>
                <w:szCs w:val="22"/>
                <w:rPrChange w:id="891" w:author="ditaoktaria oktaria" w:date="2015-02-25T15:24:00Z">
                  <w:rPr>
                    <w:rFonts w:cstheme="majorBidi"/>
                    <w:b/>
                    <w:i/>
                    <w:iCs/>
                    <w:color w:val="404040" w:themeColor="text1" w:themeTint="BF"/>
                    <w:szCs w:val="22"/>
                  </w:rPr>
                </w:rPrChange>
              </w:rPr>
              <w:pPrChange w:id="892" w:author="ditaoktaria oktaria" w:date="2015-02-27T14:07:00Z">
                <w:pPr>
                  <w:pStyle w:val="ListParagraph"/>
                  <w:keepNext/>
                  <w:keepLines/>
                  <w:numPr>
                    <w:numId w:val="31"/>
                  </w:numPr>
                  <w:spacing w:before="200" w:after="200"/>
                  <w:ind w:hanging="360"/>
                  <w:jc w:val="left"/>
                  <w:outlineLvl w:val="4"/>
                </w:pPr>
              </w:pPrChange>
            </w:pPr>
            <w:r w:rsidRPr="00411B04">
              <w:rPr>
                <w:sz w:val="22"/>
                <w:szCs w:val="22"/>
                <w:rPrChange w:id="893" w:author="ditaoktaria oktaria" w:date="2015-02-25T15:24:00Z">
                  <w:rPr>
                    <w:szCs w:val="22"/>
                  </w:rPr>
                </w:rPrChange>
              </w:rPr>
              <w:t xml:space="preserve">Jika aktor menekan tombol </w:t>
            </w:r>
            <w:r w:rsidR="001555FE" w:rsidRPr="00411B04">
              <w:rPr>
                <w:i/>
                <w:sz w:val="22"/>
                <w:szCs w:val="22"/>
                <w:rPrChange w:id="894" w:author="ditaoktaria oktaria" w:date="2015-02-25T15:24:00Z">
                  <w:rPr>
                    <w:i/>
                    <w:szCs w:val="22"/>
                  </w:rPr>
                </w:rPrChange>
              </w:rPr>
              <w:t>delete</w:t>
            </w:r>
            <w:r w:rsidRPr="00411B04">
              <w:rPr>
                <w:sz w:val="22"/>
                <w:szCs w:val="22"/>
                <w:rPrChange w:id="895" w:author="ditaoktaria oktaria" w:date="2015-02-25T15:24:00Z">
                  <w:rPr>
                    <w:szCs w:val="22"/>
                  </w:rPr>
                </w:rPrChange>
              </w:rPr>
              <w:t xml:space="preserve"> maka alur “hapus materi</w:t>
            </w:r>
            <w:r w:rsidR="001555FE" w:rsidRPr="00411B04">
              <w:rPr>
                <w:sz w:val="22"/>
                <w:szCs w:val="22"/>
                <w:rPrChange w:id="896" w:author="ditaoktaria oktaria" w:date="2015-02-25T15:24:00Z">
                  <w:rPr>
                    <w:szCs w:val="22"/>
                  </w:rPr>
                </w:rPrChange>
              </w:rPr>
              <w:t>”</w:t>
            </w:r>
            <w:r w:rsidRPr="00411B04">
              <w:rPr>
                <w:sz w:val="22"/>
                <w:szCs w:val="22"/>
                <w:rPrChange w:id="897" w:author="ditaoktaria oktaria" w:date="2015-02-25T15:24:00Z">
                  <w:rPr>
                    <w:szCs w:val="22"/>
                  </w:rPr>
                </w:rPrChange>
              </w:rPr>
              <w:t xml:space="preserve"> </w:t>
            </w:r>
            <w:proofErr w:type="gramStart"/>
            <w:r w:rsidRPr="00411B04">
              <w:rPr>
                <w:sz w:val="22"/>
                <w:szCs w:val="22"/>
                <w:rPrChange w:id="898" w:author="ditaoktaria oktaria" w:date="2015-02-25T15:24:00Z">
                  <w:rPr>
                    <w:szCs w:val="22"/>
                  </w:rPr>
                </w:rPrChange>
              </w:rPr>
              <w:t>akan</w:t>
            </w:r>
            <w:proofErr w:type="gramEnd"/>
            <w:r w:rsidRPr="00411B04">
              <w:rPr>
                <w:sz w:val="22"/>
                <w:szCs w:val="22"/>
                <w:rPrChange w:id="899" w:author="ditaoktaria oktaria" w:date="2015-02-25T15:24:00Z">
                  <w:rPr>
                    <w:szCs w:val="22"/>
                  </w:rPr>
                </w:rPrChange>
              </w:rPr>
              <w:t xml:space="preserve"> dijalankan</w:t>
            </w:r>
            <w:r w:rsidR="009C6B8E" w:rsidRPr="00411B04">
              <w:rPr>
                <w:sz w:val="22"/>
                <w:szCs w:val="22"/>
                <w:rPrChange w:id="900"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901" w:author="ditaoktaria oktaria" w:date="2015-02-27T14:26:00Z">
                  <w:rPr>
                    <w:rFonts w:cstheme="majorBidi"/>
                    <w:b/>
                    <w:i/>
                    <w:iCs/>
                    <w:color w:val="404040" w:themeColor="text1" w:themeTint="BF"/>
                    <w:szCs w:val="22"/>
                  </w:rPr>
                </w:rPrChange>
              </w:rPr>
              <w:pPrChange w:id="902" w:author="ditaoktaria oktaria" w:date="2015-02-27T14:26:00Z">
                <w:pPr>
                  <w:pStyle w:val="ListParagraph"/>
                  <w:keepNext/>
                  <w:keepLines/>
                  <w:numPr>
                    <w:numId w:val="31"/>
                  </w:numPr>
                  <w:spacing w:before="200" w:after="200"/>
                  <w:ind w:hanging="360"/>
                  <w:jc w:val="left"/>
                  <w:outlineLvl w:val="4"/>
                </w:pPr>
              </w:pPrChange>
            </w:pPr>
            <w:r w:rsidRPr="00411B04">
              <w:rPr>
                <w:sz w:val="22"/>
                <w:szCs w:val="22"/>
                <w:rPrChange w:id="903" w:author="ditaoktaria oktaria" w:date="2015-02-25T15:24:00Z">
                  <w:rPr>
                    <w:szCs w:val="22"/>
                  </w:rPr>
                </w:rPrChange>
              </w:rPr>
              <w:t xml:space="preserve">Jika aktor menekan tombol </w:t>
            </w:r>
            <w:r w:rsidR="005E7F38" w:rsidRPr="00411B04">
              <w:rPr>
                <w:i/>
                <w:sz w:val="22"/>
                <w:szCs w:val="22"/>
                <w:rPrChange w:id="904" w:author="ditaoktaria oktaria" w:date="2015-02-25T15:24:00Z">
                  <w:rPr>
                    <w:szCs w:val="22"/>
                  </w:rPr>
                </w:rPrChange>
              </w:rPr>
              <w:t>move to</w:t>
            </w:r>
            <w:r w:rsidRPr="00411B04">
              <w:rPr>
                <w:sz w:val="22"/>
                <w:szCs w:val="22"/>
                <w:rPrChange w:id="905" w:author="ditaoktaria oktaria" w:date="2015-02-25T15:24:00Z">
                  <w:rPr>
                    <w:szCs w:val="22"/>
                  </w:rPr>
                </w:rPrChange>
              </w:rPr>
              <w:t xml:space="preserve"> maka alur </w:t>
            </w:r>
            <w:r w:rsidR="003E5CBB">
              <w:rPr>
                <w:sz w:val="22"/>
                <w:szCs w:val="22"/>
              </w:rPr>
              <w:t>pindah</w:t>
            </w:r>
            <w:r w:rsidRPr="00411B04">
              <w:rPr>
                <w:sz w:val="22"/>
                <w:szCs w:val="22"/>
                <w:rPrChange w:id="906" w:author="ditaoktaria oktaria" w:date="2015-02-25T15:24:00Z">
                  <w:rPr>
                    <w:szCs w:val="22"/>
                  </w:rPr>
                </w:rPrChange>
              </w:rPr>
              <w:t xml:space="preserve"> </w:t>
            </w:r>
            <w:r w:rsidRPr="00411B04">
              <w:rPr>
                <w:i/>
                <w:sz w:val="22"/>
                <w:szCs w:val="22"/>
                <w:rPrChange w:id="907" w:author="ditaoktaria oktaria" w:date="2015-02-25T15:24:00Z">
                  <w:rPr>
                    <w:szCs w:val="22"/>
                  </w:rPr>
                </w:rPrChange>
              </w:rPr>
              <w:t>folder</w:t>
            </w:r>
            <w:r w:rsidRPr="00411B04">
              <w:rPr>
                <w:sz w:val="22"/>
                <w:szCs w:val="22"/>
                <w:rPrChange w:id="908" w:author="ditaoktaria oktaria" w:date="2015-02-25T15:24:00Z">
                  <w:rPr>
                    <w:szCs w:val="22"/>
                  </w:rPr>
                </w:rPrChange>
              </w:rPr>
              <w:t xml:space="preserve"> </w:t>
            </w:r>
            <w:proofErr w:type="gramStart"/>
            <w:r w:rsidRPr="00411B04">
              <w:rPr>
                <w:sz w:val="22"/>
                <w:szCs w:val="22"/>
                <w:rPrChange w:id="909" w:author="ditaoktaria oktaria" w:date="2015-02-25T15:24:00Z">
                  <w:rPr>
                    <w:szCs w:val="22"/>
                  </w:rPr>
                </w:rPrChange>
              </w:rPr>
              <w:t>akan</w:t>
            </w:r>
            <w:proofErr w:type="gramEnd"/>
            <w:r w:rsidRPr="00411B04">
              <w:rPr>
                <w:sz w:val="22"/>
                <w:szCs w:val="22"/>
                <w:rPrChange w:id="910" w:author="ditaoktaria oktaria" w:date="2015-02-25T15:24:00Z">
                  <w:rPr>
                    <w:szCs w:val="22"/>
                  </w:rPr>
                </w:rPrChange>
              </w:rPr>
              <w:t xml:space="preserve"> dijalankan.</w:t>
            </w:r>
          </w:p>
        </w:tc>
      </w:tr>
      <w:tr w:rsidR="00E2503C" w:rsidRPr="00193933" w14:paraId="735E4002" w14:textId="77777777" w:rsidTr="00E2503C">
        <w:tc>
          <w:tcPr>
            <w:tcW w:w="7930" w:type="dxa"/>
            <w:gridSpan w:val="2"/>
            <w:shd w:val="clear" w:color="auto" w:fill="D9D9D9" w:themeFill="background1" w:themeFillShade="D9"/>
            <w:vAlign w:val="center"/>
          </w:tcPr>
          <w:p w14:paraId="3CDC881B" w14:textId="77777777" w:rsidR="00E2503C" w:rsidRPr="00411B04" w:rsidRDefault="00E2503C">
            <w:pPr>
              <w:keepNext/>
              <w:keepLines/>
              <w:spacing w:before="240"/>
              <w:ind w:firstLine="0"/>
              <w:jc w:val="center"/>
              <w:outlineLvl w:val="1"/>
              <w:rPr>
                <w:b/>
                <w:sz w:val="22"/>
                <w:rPrChange w:id="911" w:author="ditaoktaria oktaria" w:date="2015-02-25T15:24:00Z">
                  <w:rPr>
                    <w:rFonts w:eastAsia="Times New Roman" w:cstheme="majorBidi"/>
                    <w:b/>
                    <w:i/>
                    <w:iCs/>
                    <w:color w:val="404040" w:themeColor="text1" w:themeTint="BF"/>
                  </w:rPr>
                </w:rPrChange>
              </w:rPr>
              <w:pPrChange w:id="912" w:author="ditaoktaria oktaria" w:date="2015-03-09T16:41: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E2503C">
        <w:tc>
          <w:tcPr>
            <w:tcW w:w="1922" w:type="dxa"/>
            <w:shd w:val="clear" w:color="auto" w:fill="auto"/>
            <w:vAlign w:val="center"/>
          </w:tcPr>
          <w:p w14:paraId="22F67712" w14:textId="50ECCA98" w:rsidR="00E2503C" w:rsidRPr="00411B04" w:rsidRDefault="00E2503C">
            <w:pPr>
              <w:keepNext/>
              <w:keepLines/>
              <w:spacing w:before="200"/>
              <w:ind w:firstLine="0"/>
              <w:jc w:val="left"/>
              <w:outlineLvl w:val="4"/>
              <w:rPr>
                <w:b/>
                <w:sz w:val="22"/>
                <w:rPrChange w:id="913" w:author="ditaoktaria oktaria" w:date="2015-02-25T15:24:00Z">
                  <w:rPr>
                    <w:rFonts w:eastAsia="Times New Roman" w:cstheme="majorBidi"/>
                    <w:b/>
                    <w:i/>
                    <w:iCs/>
                    <w:color w:val="404040" w:themeColor="text1" w:themeTint="BF"/>
                  </w:rPr>
                </w:rPrChange>
              </w:rPr>
              <w:pPrChange w:id="914" w:author="ditaoktaria oktaria" w:date="2015-03-09T16:41:00Z">
                <w:pPr>
                  <w:keepNext/>
                  <w:keepLines/>
                  <w:numPr>
                    <w:numId w:val="18"/>
                  </w:numPr>
                  <w:spacing w:before="200"/>
                  <w:ind w:left="720" w:firstLine="0"/>
                  <w:jc w:val="left"/>
                  <w:outlineLvl w:val="4"/>
                </w:pPr>
              </w:pPrChange>
            </w:pPr>
            <w:r w:rsidRPr="00411B04">
              <w:rPr>
                <w:b/>
                <w:sz w:val="22"/>
              </w:rPr>
              <w:t xml:space="preserve">Ubah Nama </w:t>
            </w:r>
            <w:r w:rsidRPr="00411B04">
              <w:rPr>
                <w:b/>
                <w:sz w:val="22"/>
              </w:rPr>
              <w:lastRenderedPageBreak/>
              <w:t>Materi</w:t>
            </w:r>
          </w:p>
        </w:tc>
        <w:tc>
          <w:tcPr>
            <w:tcW w:w="6008" w:type="dxa"/>
            <w:shd w:val="clear" w:color="auto" w:fill="auto"/>
            <w:vAlign w:val="center"/>
          </w:tcPr>
          <w:p w14:paraId="5AF507F1" w14:textId="77777777" w:rsidR="00B531FA" w:rsidRPr="00411B04" w:rsidRDefault="00254C92">
            <w:pPr>
              <w:pStyle w:val="ListParagraph"/>
              <w:numPr>
                <w:ilvl w:val="0"/>
                <w:numId w:val="33"/>
              </w:numPr>
              <w:spacing w:after="200"/>
              <w:ind w:left="328"/>
              <w:jc w:val="left"/>
              <w:rPr>
                <w:sz w:val="22"/>
                <w:szCs w:val="22"/>
                <w:rPrChange w:id="915" w:author="ditaoktaria oktaria" w:date="2015-02-25T15:24:00Z">
                  <w:rPr>
                    <w:rFonts w:cstheme="majorBidi"/>
                    <w:b/>
                    <w:i/>
                    <w:iCs/>
                    <w:color w:val="404040" w:themeColor="text1" w:themeTint="BF"/>
                    <w:szCs w:val="22"/>
                  </w:rPr>
                </w:rPrChange>
              </w:rPr>
              <w:pPrChange w:id="916"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917" w:author="ditaoktaria oktaria" w:date="2015-02-25T15:24:00Z">
                  <w:rPr>
                    <w:szCs w:val="22"/>
                  </w:rPr>
                </w:rPrChange>
              </w:rPr>
              <w:lastRenderedPageBreak/>
              <w:t xml:space="preserve">Sistem akan menampilkan </w:t>
            </w:r>
            <w:r w:rsidRPr="00411B04">
              <w:rPr>
                <w:i/>
                <w:sz w:val="22"/>
                <w:szCs w:val="22"/>
                <w:rPrChange w:id="918" w:author="ditaoktaria oktaria" w:date="2015-02-25T15:24:00Z">
                  <w:rPr>
                    <w:szCs w:val="22"/>
                  </w:rPr>
                </w:rPrChange>
              </w:rPr>
              <w:t>form</w:t>
            </w:r>
            <w:r w:rsidRPr="00411B04">
              <w:rPr>
                <w:sz w:val="22"/>
                <w:szCs w:val="22"/>
                <w:rPrChange w:id="919" w:author="ditaoktaria oktaria" w:date="2015-02-25T15:24:00Z">
                  <w:rPr>
                    <w:szCs w:val="22"/>
                  </w:rPr>
                </w:rPrChange>
              </w:rPr>
              <w:t xml:space="preserve"> inputan yang telah berisi </w:t>
            </w:r>
            <w:r w:rsidR="00B531FA" w:rsidRPr="00411B04">
              <w:rPr>
                <w:sz w:val="22"/>
                <w:szCs w:val="22"/>
                <w:rPrChange w:id="920"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921" w:author="ditaoktaria oktaria" w:date="2015-02-25T15:24:00Z">
                  <w:rPr>
                    <w:rFonts w:cstheme="majorBidi"/>
                    <w:b/>
                    <w:i/>
                    <w:iCs/>
                    <w:color w:val="404040" w:themeColor="text1" w:themeTint="BF"/>
                    <w:szCs w:val="22"/>
                  </w:rPr>
                </w:rPrChange>
              </w:rPr>
              <w:pPrChange w:id="922"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923" w:author="ditaoktaria oktaria" w:date="2015-02-25T15:24:00Z">
                  <w:rPr>
                    <w:szCs w:val="22"/>
                  </w:rPr>
                </w:rPrChange>
              </w:rPr>
              <w:lastRenderedPageBreak/>
              <w:t xml:space="preserve">Sistem </w:t>
            </w:r>
            <w:r w:rsidR="00E77B09" w:rsidRPr="00411B04">
              <w:rPr>
                <w:sz w:val="22"/>
                <w:szCs w:val="22"/>
                <w:rPrChange w:id="924" w:author="ditaoktaria oktaria" w:date="2015-02-25T15:24:00Z">
                  <w:rPr>
                    <w:szCs w:val="22"/>
                  </w:rPr>
                </w:rPrChange>
              </w:rPr>
              <w:t>mengizinka</w:t>
            </w:r>
            <w:r w:rsidR="00193ADE" w:rsidRPr="00411B04">
              <w:rPr>
                <w:sz w:val="22"/>
                <w:szCs w:val="22"/>
                <w:rPrChange w:id="925" w:author="ditaoktaria oktaria" w:date="2015-02-25T15:24:00Z">
                  <w:rPr>
                    <w:szCs w:val="22"/>
                  </w:rPr>
                </w:rPrChange>
              </w:rPr>
              <w:t xml:space="preserve">n aktor untuk mengubah </w:t>
            </w:r>
            <w:proofErr w:type="gramStart"/>
            <w:r w:rsidR="00193ADE" w:rsidRPr="00411B04">
              <w:rPr>
                <w:sz w:val="22"/>
                <w:szCs w:val="22"/>
                <w:rPrChange w:id="926" w:author="ditaoktaria oktaria" w:date="2015-02-25T15:24:00Z">
                  <w:rPr>
                    <w:szCs w:val="22"/>
                  </w:rPr>
                </w:rPrChange>
              </w:rPr>
              <w:t>nama</w:t>
            </w:r>
            <w:proofErr w:type="gramEnd"/>
            <w:r w:rsidR="00193ADE" w:rsidRPr="00411B04">
              <w:rPr>
                <w:sz w:val="22"/>
                <w:szCs w:val="22"/>
                <w:rPrChange w:id="927" w:author="ditaoktaria oktaria" w:date="2015-02-25T15:24:00Z">
                  <w:rPr>
                    <w:szCs w:val="22"/>
                  </w:rPr>
                </w:rPrChange>
              </w:rPr>
              <w:t xml:space="preserve"> </w:t>
            </w:r>
            <w:r w:rsidR="00193ADE" w:rsidRPr="00411B04">
              <w:rPr>
                <w:i/>
                <w:sz w:val="22"/>
                <w:szCs w:val="22"/>
                <w:rPrChange w:id="928" w:author="ditaoktaria oktaria" w:date="2015-02-25T15:24:00Z">
                  <w:rPr>
                    <w:i/>
                    <w:szCs w:val="22"/>
                  </w:rPr>
                </w:rPrChange>
              </w:rPr>
              <w:t xml:space="preserve">file </w:t>
            </w:r>
            <w:r w:rsidR="00193ADE" w:rsidRPr="00411B04">
              <w:rPr>
                <w:sz w:val="22"/>
                <w:szCs w:val="22"/>
                <w:rPrChange w:id="929"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rFonts w:cstheme="majorBidi"/>
                <w:b/>
                <w:i/>
                <w:iCs/>
                <w:color w:val="404040" w:themeColor="text1" w:themeTint="BF"/>
                <w:sz w:val="22"/>
                <w:szCs w:val="22"/>
              </w:rPr>
              <w:pPrChange w:id="930" w:author="ditaoktaria oktaria" w:date="2015-02-24T14:25:00Z">
                <w:pPr>
                  <w:pStyle w:val="ListParagraph"/>
                  <w:keepNext/>
                  <w:keepLines/>
                  <w:numPr>
                    <w:numId w:val="28"/>
                  </w:numPr>
                  <w:spacing w:before="200" w:after="200"/>
                  <w:ind w:left="371" w:hanging="360"/>
                  <w:jc w:val="left"/>
                  <w:outlineLvl w:val="4"/>
                </w:pPr>
              </w:pPrChange>
            </w:pPr>
            <w:r w:rsidRPr="00411B04">
              <w:rPr>
                <w:sz w:val="22"/>
                <w:szCs w:val="22"/>
                <w:rPrChange w:id="931" w:author="ditaoktaria oktaria" w:date="2015-02-25T15:24:00Z">
                  <w:rPr>
                    <w:szCs w:val="22"/>
                  </w:rPr>
                </w:rPrChange>
              </w:rPr>
              <w:t xml:space="preserve">Aktor mengubah </w:t>
            </w:r>
            <w:proofErr w:type="gramStart"/>
            <w:r w:rsidRPr="00411B04">
              <w:rPr>
                <w:sz w:val="22"/>
                <w:szCs w:val="22"/>
                <w:rPrChange w:id="932" w:author="ditaoktaria oktaria" w:date="2015-02-25T15:24:00Z">
                  <w:rPr>
                    <w:szCs w:val="22"/>
                  </w:rPr>
                </w:rPrChange>
              </w:rPr>
              <w:t>nama</w:t>
            </w:r>
            <w:proofErr w:type="gramEnd"/>
            <w:r w:rsidR="00193ADE" w:rsidRPr="00411B04">
              <w:rPr>
                <w:sz w:val="22"/>
                <w:szCs w:val="22"/>
                <w:rPrChange w:id="933" w:author="ditaoktaria oktaria" w:date="2015-02-25T15:24:00Z">
                  <w:rPr>
                    <w:szCs w:val="22"/>
                  </w:rPr>
                </w:rPrChange>
              </w:rPr>
              <w:t xml:space="preserve"> </w:t>
            </w:r>
            <w:r w:rsidR="00193ADE" w:rsidRPr="00411B04">
              <w:rPr>
                <w:i/>
                <w:sz w:val="22"/>
                <w:szCs w:val="22"/>
                <w:rPrChange w:id="934" w:author="ditaoktaria oktaria" w:date="2015-02-25T15:24:00Z">
                  <w:rPr>
                    <w:i/>
                    <w:szCs w:val="22"/>
                  </w:rPr>
                </w:rPrChange>
              </w:rPr>
              <w:t xml:space="preserve">file </w:t>
            </w:r>
            <w:r w:rsidR="00193ADE" w:rsidRPr="00411B04">
              <w:rPr>
                <w:sz w:val="22"/>
                <w:szCs w:val="22"/>
                <w:rPrChange w:id="935"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936" w:author="ditaoktaria oktaria" w:date="2015-02-25T15:24:00Z">
                  <w:rPr>
                    <w:rFonts w:cstheme="majorBidi"/>
                    <w:b/>
                    <w:i/>
                    <w:iCs/>
                    <w:color w:val="404040" w:themeColor="text1" w:themeTint="BF"/>
                    <w:szCs w:val="22"/>
                  </w:rPr>
                </w:rPrChange>
              </w:rPr>
              <w:pPrChange w:id="937" w:author="ditaoktaria oktaria" w:date="2015-02-24T14:25:00Z">
                <w:pPr>
                  <w:pStyle w:val="ListParagraph"/>
                  <w:keepNext/>
                  <w:keepLines/>
                  <w:numPr>
                    <w:numId w:val="28"/>
                  </w:numPr>
                  <w:spacing w:before="200" w:after="200"/>
                  <w:ind w:left="371" w:hanging="360"/>
                  <w:jc w:val="left"/>
                  <w:outlineLvl w:val="4"/>
                </w:pPr>
              </w:pPrChange>
            </w:pPr>
            <w:r>
              <w:rPr>
                <w:sz w:val="22"/>
                <w:szCs w:val="22"/>
              </w:rPr>
              <w:t xml:space="preserve">Aktor </w:t>
            </w:r>
            <w:r w:rsidR="001C489B" w:rsidRPr="00411B04">
              <w:rPr>
                <w:sz w:val="22"/>
                <w:szCs w:val="22"/>
                <w:rPrChange w:id="938" w:author="ditaoktaria oktaria" w:date="2015-02-25T15:24:00Z">
                  <w:rPr>
                    <w:szCs w:val="22"/>
                  </w:rPr>
                </w:rPrChange>
              </w:rPr>
              <w:t xml:space="preserve">menekan tombol </w:t>
            </w:r>
            <w:r w:rsidR="001C489B" w:rsidRPr="00411B04">
              <w:rPr>
                <w:i/>
                <w:sz w:val="22"/>
                <w:szCs w:val="22"/>
                <w:rPrChange w:id="939" w:author="ditaoktaria oktaria" w:date="2015-02-25T15:24:00Z">
                  <w:rPr>
                    <w:i/>
                    <w:szCs w:val="22"/>
                  </w:rPr>
                </w:rPrChange>
              </w:rPr>
              <w:t>save</w:t>
            </w:r>
            <w:r w:rsidR="00193ADE" w:rsidRPr="00411B04">
              <w:rPr>
                <w:sz w:val="22"/>
                <w:szCs w:val="22"/>
                <w:rPrChange w:id="940"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941" w:author="ditaoktaria oktaria" w:date="2015-02-25T15:24:00Z">
                  <w:rPr>
                    <w:rFonts w:cstheme="majorBidi"/>
                    <w:b/>
                    <w:i/>
                    <w:iCs/>
                    <w:color w:val="404040" w:themeColor="text1" w:themeTint="BF"/>
                    <w:szCs w:val="22"/>
                  </w:rPr>
                </w:rPrChange>
              </w:rPr>
              <w:pPrChange w:id="942" w:author="ditaoktaria oktaria" w:date="2015-02-25T15:21:00Z">
                <w:pPr>
                  <w:pStyle w:val="ListParagraph"/>
                  <w:keepNext/>
                  <w:keepLines/>
                  <w:numPr>
                    <w:numId w:val="28"/>
                  </w:numPr>
                  <w:spacing w:before="200" w:after="200"/>
                  <w:ind w:left="371" w:hanging="360"/>
                  <w:jc w:val="left"/>
                  <w:outlineLvl w:val="4"/>
                </w:pPr>
              </w:pPrChange>
            </w:pPr>
            <w:r w:rsidRPr="00411B04">
              <w:rPr>
                <w:sz w:val="22"/>
                <w:szCs w:val="22"/>
                <w:rPrChange w:id="943" w:author="ditaoktaria oktaria" w:date="2015-02-25T15:24:00Z">
                  <w:rPr>
                    <w:szCs w:val="22"/>
                  </w:rPr>
                </w:rPrChange>
              </w:rPr>
              <w:t xml:space="preserve">Setelah aktor berhasil melakukan perubahan </w:t>
            </w:r>
            <w:proofErr w:type="gramStart"/>
            <w:r w:rsidRPr="00411B04">
              <w:rPr>
                <w:sz w:val="22"/>
                <w:szCs w:val="22"/>
                <w:rPrChange w:id="944" w:author="ditaoktaria oktaria" w:date="2015-02-25T15:24:00Z">
                  <w:rPr>
                    <w:szCs w:val="22"/>
                  </w:rPr>
                </w:rPrChange>
              </w:rPr>
              <w:t>nama</w:t>
            </w:r>
            <w:proofErr w:type="gramEnd"/>
            <w:r w:rsidRPr="00411B04">
              <w:rPr>
                <w:sz w:val="22"/>
                <w:szCs w:val="22"/>
                <w:rPrChange w:id="945" w:author="ditaoktaria oktaria" w:date="2015-02-25T15:24:00Z">
                  <w:rPr>
                    <w:szCs w:val="22"/>
                  </w:rPr>
                </w:rPrChange>
              </w:rPr>
              <w:t xml:space="preserve"> maka s</w:t>
            </w:r>
            <w:r w:rsidR="00093EE0" w:rsidRPr="00411B04">
              <w:rPr>
                <w:sz w:val="22"/>
                <w:szCs w:val="22"/>
                <w:rPrChange w:id="946" w:author="ditaoktaria oktaria" w:date="2015-02-25T15:24:00Z">
                  <w:rPr>
                    <w:szCs w:val="22"/>
                  </w:rPr>
                </w:rPrChange>
              </w:rPr>
              <w:t>istem</w:t>
            </w:r>
            <w:r w:rsidR="00B531FA" w:rsidRPr="00411B04">
              <w:rPr>
                <w:sz w:val="22"/>
                <w:szCs w:val="22"/>
                <w:rPrChange w:id="947" w:author="ditaoktaria oktaria" w:date="2015-02-25T15:24:00Z">
                  <w:rPr>
                    <w:szCs w:val="22"/>
                  </w:rPr>
                </w:rPrChange>
              </w:rPr>
              <w:t xml:space="preserve"> </w:t>
            </w:r>
            <w:r w:rsidRPr="00411B04">
              <w:rPr>
                <w:sz w:val="22"/>
                <w:szCs w:val="22"/>
                <w:rPrChange w:id="948" w:author="ditaoktaria oktaria" w:date="2015-02-25T15:24:00Z">
                  <w:rPr>
                    <w:szCs w:val="22"/>
                  </w:rPr>
                </w:rPrChange>
              </w:rPr>
              <w:t xml:space="preserve">memperbarui nama </w:t>
            </w:r>
            <w:r w:rsidRPr="00411B04">
              <w:rPr>
                <w:i/>
                <w:sz w:val="22"/>
                <w:szCs w:val="22"/>
                <w:rPrChange w:id="949" w:author="ditaoktaria oktaria" w:date="2015-02-25T15:24:00Z">
                  <w:rPr>
                    <w:i/>
                    <w:szCs w:val="22"/>
                  </w:rPr>
                </w:rPrChange>
              </w:rPr>
              <w:t xml:space="preserve">file </w:t>
            </w:r>
            <w:r w:rsidRPr="00411B04">
              <w:rPr>
                <w:sz w:val="22"/>
                <w:szCs w:val="22"/>
                <w:rPrChange w:id="950" w:author="ditaoktaria oktaria" w:date="2015-02-25T15:24:00Z">
                  <w:rPr>
                    <w:szCs w:val="22"/>
                  </w:rPr>
                </w:rPrChange>
              </w:rPr>
              <w:t xml:space="preserve">materi dengan nama baru. </w:t>
            </w:r>
          </w:p>
        </w:tc>
      </w:tr>
      <w:tr w:rsidR="00E2503C" w:rsidRPr="00193933" w14:paraId="5E488C6D" w14:textId="77777777" w:rsidTr="00E2503C">
        <w:tc>
          <w:tcPr>
            <w:tcW w:w="1922" w:type="dxa"/>
            <w:shd w:val="clear" w:color="auto" w:fill="auto"/>
            <w:vAlign w:val="center"/>
          </w:tcPr>
          <w:p w14:paraId="6B020444" w14:textId="1CA6340F" w:rsidR="00E2503C" w:rsidRPr="00411B04" w:rsidRDefault="00E2503C">
            <w:pPr>
              <w:keepNext/>
              <w:keepLines/>
              <w:spacing w:before="200"/>
              <w:ind w:firstLine="0"/>
              <w:jc w:val="left"/>
              <w:outlineLvl w:val="4"/>
              <w:rPr>
                <w:b/>
                <w:sz w:val="22"/>
                <w:rPrChange w:id="951" w:author="ditaoktaria oktaria" w:date="2015-02-25T15:24:00Z">
                  <w:rPr>
                    <w:rFonts w:eastAsia="Times New Roman" w:cstheme="majorBidi"/>
                    <w:b/>
                    <w:i/>
                    <w:iCs/>
                    <w:color w:val="404040" w:themeColor="text1" w:themeTint="BF"/>
                  </w:rPr>
                </w:rPrChange>
              </w:rPr>
              <w:pPrChange w:id="952" w:author="ditaoktaria oktaria" w:date="2015-03-09T16:41:00Z">
                <w:pPr>
                  <w:keepNext/>
                  <w:keepLines/>
                  <w:numPr>
                    <w:numId w:val="18"/>
                  </w:numPr>
                  <w:spacing w:before="200"/>
                  <w:ind w:left="720" w:firstLine="0"/>
                  <w:jc w:val="left"/>
                  <w:outlineLvl w:val="4"/>
                </w:pPr>
              </w:pPrChange>
            </w:pPr>
            <w:r w:rsidRPr="00411B04">
              <w:rPr>
                <w:b/>
                <w:sz w:val="22"/>
              </w:rPr>
              <w:lastRenderedPageBreak/>
              <w:t>Hapus Materi</w:t>
            </w:r>
          </w:p>
        </w:tc>
        <w:tc>
          <w:tcPr>
            <w:tcW w:w="6008" w:type="dxa"/>
            <w:shd w:val="clear" w:color="auto" w:fill="auto"/>
            <w:vAlign w:val="center"/>
          </w:tcPr>
          <w:p w14:paraId="5928C599" w14:textId="77777777" w:rsidR="00E2503C" w:rsidRDefault="004F0771" w:rsidP="00E2503C">
            <w:pPr>
              <w:pStyle w:val="ListParagraph"/>
              <w:numPr>
                <w:ilvl w:val="0"/>
                <w:numId w:val="25"/>
              </w:numPr>
              <w:spacing w:after="200"/>
              <w:ind w:left="371"/>
              <w:jc w:val="left"/>
              <w:rPr>
                <w:sz w:val="22"/>
                <w:szCs w:val="22"/>
              </w:rPr>
            </w:pPr>
            <w:r>
              <w:rPr>
                <w:sz w:val="22"/>
                <w:szCs w:val="22"/>
              </w:rPr>
              <w:t xml:space="preserve">Sistem </w:t>
            </w:r>
            <w:proofErr w:type="gramStart"/>
            <w:r>
              <w:rPr>
                <w:sz w:val="22"/>
                <w:szCs w:val="22"/>
              </w:rPr>
              <w:t>akan</w:t>
            </w:r>
            <w:proofErr w:type="gramEnd"/>
            <w:r>
              <w:rPr>
                <w:sz w:val="22"/>
                <w:szCs w:val="22"/>
              </w:rPr>
              <w:t xml:space="preserve">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rsidP="00E2503C">
            <w:pPr>
              <w:pStyle w:val="ListParagraph"/>
              <w:numPr>
                <w:ilvl w:val="0"/>
                <w:numId w:val="25"/>
              </w:numPr>
              <w:spacing w:after="200"/>
              <w:ind w:left="371"/>
              <w:jc w:val="left"/>
              <w:rPr>
                <w:sz w:val="22"/>
                <w:szCs w:val="22"/>
              </w:rPr>
            </w:pPr>
            <w:r>
              <w:rPr>
                <w:sz w:val="22"/>
                <w:szCs w:val="22"/>
              </w:rPr>
              <w:t>Aktor mengkonfirmasi penghapusan.</w:t>
            </w:r>
          </w:p>
          <w:p w14:paraId="476A90F9" w14:textId="5975BF68" w:rsidR="00B73466" w:rsidRPr="00411B04" w:rsidRDefault="00B73466" w:rsidP="00E2503C">
            <w:pPr>
              <w:pStyle w:val="ListParagraph"/>
              <w:keepNext/>
              <w:keepLines/>
              <w:numPr>
                <w:ilvl w:val="0"/>
                <w:numId w:val="25"/>
              </w:numPr>
              <w:spacing w:before="200" w:after="200"/>
              <w:ind w:left="371"/>
              <w:jc w:val="left"/>
              <w:outlineLvl w:val="4"/>
              <w:rPr>
                <w:sz w:val="22"/>
                <w:szCs w:val="22"/>
                <w:rPrChange w:id="953" w:author="ditaoktaria oktaria" w:date="2015-02-25T15:24:00Z">
                  <w:rPr>
                    <w:rFonts w:cstheme="majorBidi"/>
                    <w:b/>
                    <w:i/>
                    <w:iCs/>
                    <w:color w:val="404040" w:themeColor="text1" w:themeTint="BF"/>
                    <w:szCs w:val="22"/>
                  </w:rPr>
                </w:rPrChange>
              </w:rPr>
            </w:pPr>
            <w:r>
              <w:rPr>
                <w:sz w:val="22"/>
                <w:szCs w:val="22"/>
              </w:rPr>
              <w:t xml:space="preserve">Sistem </w:t>
            </w:r>
            <w:proofErr w:type="gramStart"/>
            <w:r>
              <w:rPr>
                <w:sz w:val="22"/>
                <w:szCs w:val="22"/>
              </w:rPr>
              <w:t>akan</w:t>
            </w:r>
            <w:proofErr w:type="gramEnd"/>
            <w:r>
              <w:rPr>
                <w:sz w:val="22"/>
                <w:szCs w:val="22"/>
              </w:rPr>
              <w:t xml:space="preserve"> menghapus </w:t>
            </w:r>
            <w:r>
              <w:rPr>
                <w:i/>
                <w:sz w:val="22"/>
                <w:szCs w:val="22"/>
              </w:rPr>
              <w:t xml:space="preserve">file </w:t>
            </w:r>
            <w:r>
              <w:rPr>
                <w:sz w:val="22"/>
                <w:szCs w:val="22"/>
              </w:rPr>
              <w:t>materi dari sistem.</w:t>
            </w:r>
          </w:p>
        </w:tc>
      </w:tr>
      <w:tr w:rsidR="00E2503C" w:rsidRPr="00193933" w14:paraId="47EAD027" w14:textId="77777777" w:rsidTr="00E2503C">
        <w:tc>
          <w:tcPr>
            <w:tcW w:w="1922" w:type="dxa"/>
            <w:shd w:val="clear" w:color="auto" w:fill="auto"/>
            <w:vAlign w:val="center"/>
          </w:tcPr>
          <w:p w14:paraId="204027FD" w14:textId="203D828A" w:rsidR="00E2503C" w:rsidRPr="00411B04" w:rsidRDefault="003E5CBB" w:rsidP="00E2503C">
            <w:pPr>
              <w:ind w:firstLine="0"/>
              <w:rPr>
                <w:b/>
                <w:sz w:val="22"/>
              </w:rPr>
            </w:pPr>
            <w:r>
              <w:rPr>
                <w:b/>
                <w:sz w:val="22"/>
              </w:rPr>
              <w:t xml:space="preserve">Pindah </w:t>
            </w:r>
            <w:r w:rsidRPr="003E5CBB">
              <w:rPr>
                <w:b/>
                <w:i/>
                <w:sz w:val="22"/>
                <w:rPrChange w:id="954" w:author="ditaoktaria oktaria" w:date="2015-02-27T09:23:00Z">
                  <w:rPr>
                    <w:b/>
                    <w:sz w:val="22"/>
                  </w:rPr>
                </w:rPrChange>
              </w:rPr>
              <w:t>Folder</w:t>
            </w:r>
          </w:p>
        </w:tc>
        <w:tc>
          <w:tcPr>
            <w:tcW w:w="6008" w:type="dxa"/>
            <w:shd w:val="clear" w:color="auto" w:fill="auto"/>
            <w:vAlign w:val="center"/>
          </w:tcPr>
          <w:p w14:paraId="2FF672C0" w14:textId="1C9CF955" w:rsidR="00056A93" w:rsidRDefault="00056A93">
            <w:pPr>
              <w:pStyle w:val="ListParagraph"/>
              <w:numPr>
                <w:ilvl w:val="0"/>
                <w:numId w:val="37"/>
              </w:numPr>
              <w:ind w:left="328"/>
              <w:rPr>
                <w:rFonts w:eastAsia="Times New Roman" w:cstheme="majorBidi"/>
                <w:b/>
                <w:i/>
                <w:iCs/>
                <w:color w:val="000000"/>
                <w:sz w:val="22"/>
                <w:lang w:val="id-ID" w:eastAsia="id-ID"/>
              </w:rPr>
              <w:pPrChange w:id="955" w:author="ditaoktaria oktaria" w:date="2015-02-27T11:14:00Z">
                <w:pPr>
                  <w:keepNext/>
                  <w:keepLines/>
                  <w:autoSpaceDE w:val="0"/>
                  <w:autoSpaceDN w:val="0"/>
                  <w:adjustRightInd w:val="0"/>
                  <w:spacing w:before="200"/>
                  <w:ind w:firstLine="0"/>
                  <w:jc w:val="center"/>
                  <w:outlineLvl w:val="4"/>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rFonts w:eastAsia="Times New Roman" w:cstheme="majorBidi"/>
                <w:b/>
                <w:i/>
                <w:iCs/>
                <w:color w:val="000000"/>
                <w:sz w:val="22"/>
                <w:lang w:val="id-ID" w:eastAsia="id-ID"/>
              </w:rPr>
              <w:pPrChange w:id="956" w:author="ditaoktaria oktaria" w:date="2015-02-27T11:15:00Z">
                <w:pPr>
                  <w:keepNext/>
                  <w:keepLines/>
                  <w:autoSpaceDE w:val="0"/>
                  <w:autoSpaceDN w:val="0"/>
                  <w:adjustRightInd w:val="0"/>
                  <w:spacing w:before="200"/>
                  <w:ind w:firstLine="0"/>
                  <w:jc w:val="center"/>
                  <w:outlineLvl w:val="4"/>
                </w:pPr>
              </w:pPrChange>
            </w:pPr>
            <w:r w:rsidRPr="0030683F">
              <w:rPr>
                <w:color w:val="000000"/>
                <w:sz w:val="22"/>
                <w:lang w:val="id-ID" w:eastAsia="id-ID"/>
                <w:rPrChange w:id="957"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rFonts w:eastAsia="Times New Roman" w:cstheme="majorBidi"/>
                <w:b/>
                <w:i/>
                <w:iCs/>
                <w:color w:val="000000"/>
                <w:sz w:val="22"/>
                <w:lang w:val="id-ID" w:eastAsia="id-ID"/>
              </w:rPr>
              <w:pPrChange w:id="958" w:author="ditaoktaria oktaria" w:date="2015-02-27T11:15:00Z">
                <w:pPr>
                  <w:keepNext/>
                  <w:keepLines/>
                  <w:autoSpaceDE w:val="0"/>
                  <w:autoSpaceDN w:val="0"/>
                  <w:adjustRightInd w:val="0"/>
                  <w:spacing w:before="200"/>
                  <w:ind w:firstLine="0"/>
                  <w:jc w:val="center"/>
                  <w:outlineLvl w:val="4"/>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rFonts w:eastAsia="Times New Roman" w:cstheme="majorBidi"/>
                <w:b/>
                <w:i/>
                <w:iCs/>
                <w:color w:val="000000"/>
                <w:sz w:val="22"/>
                <w:lang w:val="id-ID" w:eastAsia="id-ID"/>
              </w:rPr>
              <w:pPrChange w:id="959" w:author="ditaoktaria oktaria" w:date="2015-02-27T11:15:00Z">
                <w:pPr>
                  <w:keepNext/>
                  <w:keepLines/>
                  <w:autoSpaceDE w:val="0"/>
                  <w:autoSpaceDN w:val="0"/>
                  <w:adjustRightInd w:val="0"/>
                  <w:spacing w:before="200"/>
                  <w:ind w:firstLine="0"/>
                  <w:jc w:val="center"/>
                  <w:outlineLvl w:val="4"/>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960" w:author="ditaoktaria oktaria" w:date="2015-02-26T14:47:00Z">
                  <w:rPr>
                    <w:rFonts w:eastAsiaTheme="majorEastAsia" w:cstheme="majorBidi"/>
                    <w:b/>
                    <w:i/>
                    <w:iCs/>
                    <w:color w:val="404040" w:themeColor="text1" w:themeTint="BF"/>
                    <w:lang w:val="id-ID" w:eastAsia="id-ID"/>
                  </w:rPr>
                </w:rPrChange>
              </w:rPr>
              <w:pPrChange w:id="961" w:author="ditaoktaria oktaria" w:date="2015-02-27T11:15:00Z">
                <w:pPr>
                  <w:keepNext/>
                  <w:keepLines/>
                  <w:autoSpaceDE w:val="0"/>
                  <w:autoSpaceDN w:val="0"/>
                  <w:adjustRightInd w:val="0"/>
                  <w:spacing w:before="200"/>
                  <w:ind w:firstLine="0"/>
                  <w:jc w:val="center"/>
                  <w:outlineLvl w:val="7"/>
                </w:pPr>
              </w:pPrChange>
            </w:pPr>
            <w:r>
              <w:rPr>
                <w:color w:val="000000"/>
                <w:sz w:val="22"/>
                <w:lang w:val="id-ID" w:eastAsia="id-ID"/>
              </w:rPr>
              <w:t>Sistem memindahkan materi ke folder yang telah dipilih.</w:t>
            </w:r>
          </w:p>
        </w:tc>
      </w:tr>
      <w:tr w:rsidR="008B7BDB" w:rsidRPr="00193933" w14:paraId="51924D90" w14:textId="77777777" w:rsidTr="00F8638F">
        <w:tc>
          <w:tcPr>
            <w:tcW w:w="7930" w:type="dxa"/>
            <w:gridSpan w:val="2"/>
            <w:shd w:val="clear" w:color="auto" w:fill="auto"/>
          </w:tcPr>
          <w:p w14:paraId="1A15CE26" w14:textId="4FC8E384" w:rsidR="008B7BDB" w:rsidRPr="00D91AFA" w:rsidRDefault="008B7BDB">
            <w:pPr>
              <w:ind w:firstLine="0"/>
              <w:jc w:val="center"/>
              <w:rPr>
                <w:sz w:val="22"/>
                <w:rPrChange w:id="962" w:author="ditaoktaria oktaria" w:date="2015-02-25T15:27:00Z">
                  <w:rPr>
                    <w:rFonts w:eastAsia="Times New Roman" w:cstheme="majorBidi"/>
                    <w:b/>
                    <w:i/>
                    <w:iCs/>
                    <w:color w:val="404040" w:themeColor="text1" w:themeTint="BF"/>
                  </w:rPr>
                </w:rPrChange>
              </w:rPr>
              <w:pPrChange w:id="963" w:author="ditaoktaria oktaria" w:date="2015-02-27T14:45:00Z">
                <w:pPr>
                  <w:keepNext/>
                  <w:keepLines/>
                  <w:spacing w:before="200"/>
                  <w:ind w:firstLine="0"/>
                  <w:jc w:val="left"/>
                  <w:outlineLvl w:val="4"/>
                </w:pPr>
              </w:pPrChange>
            </w:pPr>
            <w:r w:rsidRPr="00B94C18">
              <w:rPr>
                <w:b/>
                <w:sz w:val="22"/>
              </w:rPr>
              <w:t xml:space="preserve">Alur Alternatif </w:t>
            </w:r>
            <w:r w:rsidRPr="00B94C18">
              <w:rPr>
                <w:b/>
                <w:i/>
                <w:sz w:val="22"/>
              </w:rPr>
              <w:t>(Alternative Flows)</w:t>
            </w:r>
          </w:p>
        </w:tc>
      </w:tr>
      <w:tr w:rsidR="008B7BDB" w:rsidRPr="00193933" w14:paraId="2EFE55DC" w14:textId="77777777" w:rsidTr="00E2503C">
        <w:tc>
          <w:tcPr>
            <w:tcW w:w="1922" w:type="dxa"/>
            <w:shd w:val="clear" w:color="auto" w:fill="auto"/>
            <w:vAlign w:val="center"/>
          </w:tcPr>
          <w:p w14:paraId="22AE62BE" w14:textId="6D187A96" w:rsidR="008B7BDB" w:rsidRPr="00411B04" w:rsidRDefault="008B7BDB" w:rsidP="0073764D">
            <w:pPr>
              <w:keepNext/>
              <w:keepLines/>
              <w:spacing w:before="200"/>
              <w:ind w:firstLine="0"/>
              <w:jc w:val="left"/>
              <w:outlineLvl w:val="4"/>
              <w:rPr>
                <w:b/>
                <w:sz w:val="22"/>
              </w:rPr>
            </w:pPr>
            <w:r>
              <w:rPr>
                <w:b/>
                <w:sz w:val="22"/>
              </w:rPr>
              <w:t>Hapus Materi Dibatalkan</w:t>
            </w:r>
          </w:p>
        </w:tc>
        <w:tc>
          <w:tcPr>
            <w:tcW w:w="6008" w:type="dxa"/>
            <w:vAlign w:val="center"/>
          </w:tcPr>
          <w:p w14:paraId="170ED497" w14:textId="5A7DD58F" w:rsidR="008B7BDB" w:rsidRPr="000136D4" w:rsidRDefault="000136D4" w:rsidP="000136D4">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w:t>
            </w:r>
            <w:proofErr w:type="gramStart"/>
            <w:r w:rsidRPr="00193933">
              <w:rPr>
                <w:sz w:val="22"/>
              </w:rPr>
              <w:t>dan</w:t>
            </w:r>
            <w:proofErr w:type="gramEnd"/>
            <w:r w:rsidRPr="00193933">
              <w:rPr>
                <w:sz w:val="22"/>
              </w:rPr>
              <w:t xml:space="preserve"> kembali ke awal </w:t>
            </w:r>
            <w:r w:rsidRPr="00193933">
              <w:rPr>
                <w:i/>
                <w:sz w:val="22"/>
              </w:rPr>
              <w:t>basic flow</w:t>
            </w:r>
            <w:r>
              <w:rPr>
                <w:sz w:val="22"/>
              </w:rPr>
              <w:t>.</w:t>
            </w:r>
          </w:p>
        </w:tc>
      </w:tr>
      <w:tr w:rsidR="008B7BDB" w:rsidRPr="00193933" w14:paraId="714987C8" w14:textId="77777777" w:rsidTr="00E2503C">
        <w:tc>
          <w:tcPr>
            <w:tcW w:w="1922" w:type="dxa"/>
            <w:shd w:val="clear" w:color="auto" w:fill="auto"/>
            <w:vAlign w:val="center"/>
          </w:tcPr>
          <w:p w14:paraId="42698721" w14:textId="77777777" w:rsidR="008B7BDB" w:rsidRPr="0041328A" w:rsidRDefault="008B7BDB" w:rsidP="00F8638F">
            <w:pPr>
              <w:keepNext/>
              <w:keepLines/>
              <w:spacing w:before="200"/>
              <w:ind w:firstLine="0"/>
              <w:jc w:val="left"/>
              <w:outlineLvl w:val="4"/>
              <w:rPr>
                <w:b/>
                <w:sz w:val="22"/>
              </w:rPr>
            </w:pPr>
            <w:r w:rsidRPr="00411B04">
              <w:rPr>
                <w:b/>
                <w:sz w:val="22"/>
              </w:rPr>
              <w:t>Kondisi Akhir</w:t>
            </w:r>
          </w:p>
          <w:p w14:paraId="53600691" w14:textId="6571C837" w:rsidR="008B7BDB" w:rsidRPr="00411B04" w:rsidRDefault="008B7BDB" w:rsidP="0073764D">
            <w:pPr>
              <w:keepNext/>
              <w:keepLines/>
              <w:spacing w:before="200"/>
              <w:ind w:firstLine="0"/>
              <w:jc w:val="left"/>
              <w:outlineLvl w:val="4"/>
              <w:rPr>
                <w:b/>
                <w:sz w:val="22"/>
              </w:rPr>
            </w:pPr>
            <w:r w:rsidRPr="00411B04">
              <w:rPr>
                <w:b/>
                <w:i/>
                <w:sz w:val="22"/>
              </w:rPr>
              <w:t>(Post-Conditions)</w:t>
            </w:r>
          </w:p>
        </w:tc>
        <w:tc>
          <w:tcPr>
            <w:tcW w:w="6008" w:type="dxa"/>
            <w:vAlign w:val="center"/>
          </w:tcPr>
          <w:p w14:paraId="25E8DBEB" w14:textId="591ACDE8" w:rsidR="008B7BDB" w:rsidRDefault="008B7BDB" w:rsidP="00024732">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964" w:author="ditaoktaria" w:date="2015-03-27T08:39:00Z"/>
        </w:rPr>
      </w:pPr>
      <w:r w:rsidRPr="00BF7104">
        <w:t xml:space="preserve">Skenario </w:t>
      </w:r>
      <w:r w:rsidRPr="001F50E9">
        <w:rPr>
          <w:i/>
        </w:rPr>
        <w:t>Use Case</w:t>
      </w:r>
      <w:r w:rsidRPr="00BF7104">
        <w:t xml:space="preserve"> Presentasi Materi</w:t>
      </w:r>
    </w:p>
    <w:p w14:paraId="470AB55E" w14:textId="68BC9E8B" w:rsidR="009D7607" w:rsidRPr="009D7607" w:rsidRDefault="009D7607">
      <w:pPr>
        <w:rPr>
          <w:ins w:id="965" w:author="ditaoktaria oktaria" w:date="2015-02-26T14:50:00Z"/>
        </w:rPr>
        <w:pPrChange w:id="966" w:author="ditaoktaria" w:date="2015-03-27T08:39:00Z">
          <w:pPr>
            <w:pStyle w:val="Heading6"/>
            <w:numPr>
              <w:numId w:val="24"/>
            </w:numPr>
            <w:ind w:left="720" w:hanging="360"/>
          </w:pPr>
        </w:pPrChange>
      </w:pPr>
      <w:ins w:id="967" w:author="ditaoktaria" w:date="2015-03-27T08:39:00Z">
        <w:r>
          <w:t xml:space="preserve">Kebutuhan fungsional selanjutnya yang harus disediakan oleh sistem adalah pengguna harus dapat </w:t>
        </w:r>
      </w:ins>
      <w:ins w:id="968" w:author="ditaoktaria" w:date="2015-03-27T09:33:00Z">
        <w:r w:rsidR="007E46AB">
          <w:t>menayangkan</w:t>
        </w:r>
      </w:ins>
      <w:ins w:id="969" w:author="ditaoktaria" w:date="2015-03-27T08:39:00Z">
        <w:r>
          <w:t xml:space="preserve"> materi yang direpresentasikan dengan </w:t>
        </w:r>
        <w:r>
          <w:rPr>
            <w:i/>
          </w:rPr>
          <w:t xml:space="preserve">use case </w:t>
        </w:r>
      </w:ins>
      <w:ins w:id="970" w:author="ditaoktaria" w:date="2015-03-27T09:33:00Z">
        <w:r w:rsidR="007E46AB">
          <w:t>presentasi</w:t>
        </w:r>
      </w:ins>
      <w:ins w:id="971" w:author="ditaoktaria" w:date="2015-03-27T08:39:00Z">
        <w:r>
          <w:t xml:space="preserve"> materi. Skenario </w:t>
        </w:r>
        <w:r>
          <w:rPr>
            <w:i/>
          </w:rPr>
          <w:t xml:space="preserve">use case </w:t>
        </w:r>
      </w:ins>
      <w:ins w:id="972" w:author="ditaoktaria" w:date="2015-03-27T09:33:00Z">
        <w:r w:rsidR="007E46AB">
          <w:t>presentasi</w:t>
        </w:r>
      </w:ins>
      <w:ins w:id="973" w:author="ditaoktaria" w:date="2015-03-27T08:39:00Z">
        <w:r>
          <w:t xml:space="preserve"> materi ditunjukkan pada </w:t>
        </w:r>
      </w:ins>
      <w:r w:rsidR="00394DBF">
        <w:t>T</w:t>
      </w:r>
      <w:ins w:id="974" w:author="ditaoktaria" w:date="2015-03-27T08:39:00Z">
        <w:r>
          <w:t>ab</w:t>
        </w:r>
        <w:r w:rsidR="007E46AB">
          <w:t>el 4.8.</w:t>
        </w:r>
      </w:ins>
    </w:p>
    <w:p w14:paraId="4396FB82" w14:textId="3B310EF0" w:rsidR="0030683F" w:rsidRDefault="0030683F" w:rsidP="0030683F">
      <w:pPr>
        <w:pStyle w:val="Caption"/>
        <w:keepNext/>
      </w:pPr>
      <w:bookmarkStart w:id="975" w:name="_Toc289505450"/>
      <w:ins w:id="976" w:author="ditaoktaria oktaria" w:date="2015-02-26T14:50:00Z">
        <w:r>
          <w:lastRenderedPageBreak/>
          <w:t>Tabel 4.</w:t>
        </w:r>
      </w:ins>
      <w:r w:rsidR="00956F29">
        <w:t xml:space="preserve"> </w:t>
      </w:r>
      <w:ins w:id="977" w:author="ditaoktaria" w:date="2015-03-25T13:39:00Z">
        <w:r w:rsidR="007173DD">
          <w:fldChar w:fldCharType="begin"/>
        </w:r>
        <w:r w:rsidR="007173DD">
          <w:instrText xml:space="preserve"> SEQ Tabel_4. \* ARABIC </w:instrText>
        </w:r>
      </w:ins>
      <w:r w:rsidR="007173DD">
        <w:fldChar w:fldCharType="separate"/>
      </w:r>
      <w:ins w:id="978" w:author="ditaoktaria" w:date="2015-03-25T13:39:00Z">
        <w:r w:rsidR="007173DD">
          <w:rPr>
            <w:noProof/>
          </w:rPr>
          <w:t>8</w:t>
        </w:r>
        <w:r w:rsidR="007173DD">
          <w:fldChar w:fldCharType="end"/>
        </w:r>
      </w:ins>
      <w:ins w:id="979" w:author="ditaoktaria oktaria" w:date="2015-02-26T14:50:00Z">
        <w:del w:id="980" w:author="ditaoktaria" w:date="2015-03-25T13:39:00Z">
          <w:r w:rsidDel="007173DD">
            <w:fldChar w:fldCharType="begin"/>
          </w:r>
          <w:r w:rsidDel="007173DD">
            <w:delInstrText xml:space="preserve"> SEQ Tabel_4. \* ARABIC </w:delInstrText>
          </w:r>
          <w:r w:rsidDel="007173DD">
            <w:fldChar w:fldCharType="separate"/>
          </w:r>
        </w:del>
      </w:ins>
      <w:ins w:id="981" w:author="ditaoktaria oktaria" w:date="2015-03-06T16:41:00Z">
        <w:del w:id="982" w:author="ditaoktaria" w:date="2015-03-25T11:39:00Z">
          <w:r w:rsidR="00C17CFD" w:rsidDel="00324A0C">
            <w:rPr>
              <w:noProof/>
            </w:rPr>
            <w:delText>5</w:delText>
          </w:r>
        </w:del>
      </w:ins>
      <w:del w:id="983" w:author="ditaoktaria" w:date="2015-03-25T11:39:00Z">
        <w:r w:rsidDel="00324A0C">
          <w:rPr>
            <w:noProof/>
          </w:rPr>
          <w:delText>6</w:delText>
        </w:r>
      </w:del>
      <w:ins w:id="984" w:author="ditaoktaria oktaria" w:date="2015-02-26T14:50:00Z">
        <w:del w:id="985" w:author="ditaoktaria" w:date="2015-03-25T13:39:00Z">
          <w:r w:rsidDel="007173DD">
            <w:rPr>
              <w:noProof/>
            </w:rPr>
            <w:fldChar w:fldCharType="end"/>
          </w:r>
        </w:del>
        <w:r w:rsidRPr="00D81786">
          <w:rPr>
            <w:b w:val="0"/>
          </w:rPr>
          <w:t xml:space="preserve"> </w:t>
        </w:r>
        <w:r w:rsidRPr="00017391">
          <w:rPr>
            <w:b w:val="0"/>
          </w:rPr>
          <w:t xml:space="preserve">Skenario </w:t>
        </w:r>
      </w:ins>
      <w:ins w:id="986" w:author="ditaoktaria" w:date="2015-03-26T15:17:00Z">
        <w:r w:rsidR="00275998">
          <w:rPr>
            <w:b w:val="0"/>
            <w:i/>
          </w:rPr>
          <w:t xml:space="preserve">Use Case </w:t>
        </w:r>
      </w:ins>
      <w:ins w:id="987" w:author="ditaoktaria oktaria" w:date="2015-02-26T14:50:00Z">
        <w:del w:id="988" w:author="ditaoktaria" w:date="2015-03-25T13:50:00Z">
          <w:r w:rsidRPr="00017391" w:rsidDel="00DF2343">
            <w:rPr>
              <w:b w:val="0"/>
              <w:i/>
            </w:rPr>
            <w:delText>Use Case</w:delText>
          </w:r>
        </w:del>
      </w:ins>
      <w:ins w:id="989" w:author="ditaoktaria" w:date="2015-03-25T13:50:00Z">
        <w:r w:rsidR="00DF2343">
          <w:rPr>
            <w:b w:val="0"/>
          </w:rPr>
          <w:t>Presentasi Materi</w:t>
        </w:r>
      </w:ins>
      <w:bookmarkEnd w:id="975"/>
      <w:r w:rsidRPr="00017391">
        <w:rPr>
          <w:b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30683F" w:rsidRPr="00193933" w14:paraId="1C1EDCAD" w14:textId="77777777" w:rsidTr="0030683F">
        <w:tc>
          <w:tcPr>
            <w:tcW w:w="1922" w:type="dxa"/>
            <w:shd w:val="clear" w:color="auto" w:fill="BFBFBF"/>
            <w:vAlign w:val="center"/>
          </w:tcPr>
          <w:p w14:paraId="123B8471" w14:textId="77777777" w:rsidR="0030683F" w:rsidRPr="00F54944" w:rsidRDefault="0030683F">
            <w:pPr>
              <w:keepNext/>
              <w:keepLines/>
              <w:spacing w:before="200"/>
              <w:ind w:firstLine="0"/>
              <w:jc w:val="left"/>
              <w:outlineLvl w:val="6"/>
              <w:rPr>
                <w:b/>
                <w:sz w:val="22"/>
                <w:rPrChange w:id="990" w:author="ditaoktaria oktaria" w:date="2015-02-27T16:17:00Z">
                  <w:rPr>
                    <w:rFonts w:eastAsia="Times New Roman" w:cstheme="majorBidi"/>
                    <w:b/>
                    <w:i/>
                    <w:iCs/>
                    <w:color w:val="404040"/>
                  </w:rPr>
                </w:rPrChange>
              </w:rPr>
              <w:pPrChange w:id="991" w:author="ditaoktaria oktaria" w:date="2015-03-09T16:42:00Z">
                <w:pPr>
                  <w:keepNext/>
                  <w:keepLines/>
                  <w:numPr>
                    <w:numId w:val="18"/>
                  </w:numPr>
                  <w:spacing w:before="200"/>
                  <w:ind w:left="720" w:firstLine="0"/>
                  <w:jc w:val="left"/>
                  <w:outlineLvl w:val="6"/>
                </w:pPr>
              </w:pPrChange>
            </w:pPr>
            <w:r w:rsidRPr="00F54944">
              <w:rPr>
                <w:b/>
                <w:sz w:val="22"/>
              </w:rPr>
              <w:t>Nama</w:t>
            </w:r>
          </w:p>
        </w:tc>
        <w:tc>
          <w:tcPr>
            <w:tcW w:w="6008" w:type="dxa"/>
            <w:vAlign w:val="center"/>
          </w:tcPr>
          <w:p w14:paraId="1054B134" w14:textId="356CCC36" w:rsidR="0030683F" w:rsidRPr="00F54944" w:rsidRDefault="003E4CDB" w:rsidP="0030683F">
            <w:pPr>
              <w:keepNext/>
              <w:keepLines/>
              <w:spacing w:before="200"/>
              <w:ind w:firstLine="0"/>
              <w:jc w:val="left"/>
              <w:outlineLvl w:val="4"/>
              <w:rPr>
                <w:sz w:val="22"/>
                <w:rPrChange w:id="992" w:author="ditaoktaria oktaria" w:date="2015-02-27T16:17:00Z">
                  <w:rPr>
                    <w:rFonts w:eastAsia="Times New Roman"/>
                    <w:b/>
                  </w:rPr>
                </w:rPrChange>
              </w:rPr>
            </w:pPr>
            <w:r w:rsidRPr="00F54944">
              <w:rPr>
                <w:sz w:val="22"/>
                <w:rPrChange w:id="993" w:author="ditaoktaria oktaria" w:date="2015-02-27T16:17:00Z">
                  <w:rPr/>
                </w:rPrChange>
              </w:rPr>
              <w:t>Presentasi Materi</w:t>
            </w:r>
          </w:p>
        </w:tc>
      </w:tr>
      <w:tr w:rsidR="0030683F" w:rsidRPr="00193933" w14:paraId="71FF0346" w14:textId="77777777" w:rsidTr="0030683F">
        <w:tc>
          <w:tcPr>
            <w:tcW w:w="1922" w:type="dxa"/>
            <w:shd w:val="clear" w:color="auto" w:fill="BFBFBF"/>
            <w:vAlign w:val="center"/>
          </w:tcPr>
          <w:p w14:paraId="6704A8F2" w14:textId="77777777" w:rsidR="0030683F" w:rsidRPr="00F54944" w:rsidRDefault="0030683F">
            <w:pPr>
              <w:keepNext/>
              <w:keepLines/>
              <w:spacing w:before="200"/>
              <w:ind w:firstLine="0"/>
              <w:jc w:val="left"/>
              <w:outlineLvl w:val="6"/>
              <w:rPr>
                <w:b/>
                <w:sz w:val="22"/>
                <w:rPrChange w:id="994" w:author="ditaoktaria oktaria" w:date="2015-02-27T16:17:00Z">
                  <w:rPr>
                    <w:rFonts w:eastAsia="Times New Roman" w:cstheme="majorBidi"/>
                    <w:b/>
                    <w:i/>
                    <w:iCs/>
                    <w:color w:val="404040"/>
                  </w:rPr>
                </w:rPrChange>
              </w:rPr>
              <w:pPrChange w:id="995" w:author="ditaoktaria oktaria" w:date="2015-03-09T16:42:00Z">
                <w:pPr>
                  <w:keepNext/>
                  <w:keepLines/>
                  <w:numPr>
                    <w:numId w:val="18"/>
                  </w:numPr>
                  <w:spacing w:before="200"/>
                  <w:ind w:left="720" w:firstLine="0"/>
                  <w:jc w:val="left"/>
                  <w:outlineLvl w:val="6"/>
                </w:pPr>
              </w:pPrChange>
            </w:pPr>
            <w:r w:rsidRPr="00F54944">
              <w:rPr>
                <w:b/>
                <w:sz w:val="22"/>
              </w:rPr>
              <w:t>Kode SRS</w:t>
            </w:r>
          </w:p>
        </w:tc>
        <w:tc>
          <w:tcPr>
            <w:tcW w:w="6008" w:type="dxa"/>
            <w:vAlign w:val="center"/>
          </w:tcPr>
          <w:p w14:paraId="38D22C6C" w14:textId="4CBC921E" w:rsidR="0030683F" w:rsidRPr="00F54944" w:rsidRDefault="003E4CDB" w:rsidP="0030683F">
            <w:pPr>
              <w:keepNext/>
              <w:keepLines/>
              <w:spacing w:before="200"/>
              <w:ind w:firstLine="0"/>
              <w:jc w:val="left"/>
              <w:outlineLvl w:val="4"/>
              <w:rPr>
                <w:sz w:val="22"/>
                <w:rPrChange w:id="996" w:author="ditaoktaria oktaria" w:date="2015-02-27T16:17:00Z">
                  <w:rPr>
                    <w:rFonts w:eastAsia="Times New Roman"/>
                    <w:b/>
                  </w:rPr>
                </w:rPrChange>
              </w:rPr>
            </w:pPr>
            <w:r w:rsidRPr="00F54944">
              <w:rPr>
                <w:sz w:val="22"/>
                <w:rPrChange w:id="997" w:author="ditaoktaria oktaria" w:date="2015-02-27T16:17:00Z">
                  <w:rPr/>
                </w:rPrChange>
              </w:rPr>
              <w:t>SRS_</w:t>
            </w:r>
            <w:r w:rsidR="00F54944" w:rsidRPr="00F54944">
              <w:rPr>
                <w:sz w:val="22"/>
                <w:rPrChange w:id="998" w:author="ditaoktaria oktaria" w:date="2015-02-27T16:17:00Z">
                  <w:rPr/>
                </w:rPrChange>
              </w:rPr>
              <w:t>002_03</w:t>
            </w:r>
          </w:p>
        </w:tc>
      </w:tr>
      <w:tr w:rsidR="0030683F" w:rsidRPr="00193933" w14:paraId="0FA667D9" w14:textId="77777777" w:rsidTr="0030683F">
        <w:tc>
          <w:tcPr>
            <w:tcW w:w="1922" w:type="dxa"/>
            <w:shd w:val="clear" w:color="auto" w:fill="BFBFBF"/>
            <w:vAlign w:val="center"/>
          </w:tcPr>
          <w:p w14:paraId="5F2D7EAD" w14:textId="77777777" w:rsidR="0030683F" w:rsidRPr="00F54944" w:rsidRDefault="0030683F">
            <w:pPr>
              <w:keepNext/>
              <w:keepLines/>
              <w:spacing w:before="200"/>
              <w:ind w:firstLine="0"/>
              <w:jc w:val="left"/>
              <w:outlineLvl w:val="6"/>
              <w:rPr>
                <w:b/>
                <w:sz w:val="22"/>
                <w:rPrChange w:id="999" w:author="ditaoktaria oktaria" w:date="2015-02-27T16:17:00Z">
                  <w:rPr>
                    <w:rFonts w:eastAsia="Times New Roman" w:cstheme="majorBidi"/>
                    <w:b/>
                    <w:i/>
                    <w:iCs/>
                    <w:color w:val="404040"/>
                  </w:rPr>
                </w:rPrChange>
              </w:rPr>
              <w:pPrChange w:id="1000" w:author="ditaoktaria oktaria" w:date="2015-03-09T16:42:00Z">
                <w:pPr>
                  <w:keepNext/>
                  <w:keepLines/>
                  <w:numPr>
                    <w:numId w:val="18"/>
                  </w:numPr>
                  <w:spacing w:before="200"/>
                  <w:ind w:left="720" w:firstLine="0"/>
                  <w:jc w:val="left"/>
                  <w:outlineLvl w:val="6"/>
                </w:pPr>
              </w:pPrChange>
            </w:pPr>
            <w:r w:rsidRPr="00F54944">
              <w:rPr>
                <w:b/>
                <w:sz w:val="22"/>
              </w:rPr>
              <w:t>Tujuan</w:t>
            </w:r>
          </w:p>
        </w:tc>
        <w:tc>
          <w:tcPr>
            <w:tcW w:w="6008" w:type="dxa"/>
            <w:vAlign w:val="center"/>
          </w:tcPr>
          <w:p w14:paraId="6F61A290" w14:textId="1862616E" w:rsidR="0030683F" w:rsidRPr="00F54944" w:rsidRDefault="002077B8" w:rsidP="0030683F">
            <w:pPr>
              <w:keepNext/>
              <w:keepLines/>
              <w:spacing w:before="200"/>
              <w:ind w:firstLine="0"/>
              <w:jc w:val="left"/>
              <w:outlineLvl w:val="4"/>
              <w:rPr>
                <w:sz w:val="22"/>
                <w:rPrChange w:id="1001" w:author="ditaoktaria oktaria" w:date="2015-02-27T16:17:00Z">
                  <w:rPr>
                    <w:rFonts w:eastAsia="Times New Roman"/>
                    <w:b/>
                  </w:rPr>
                </w:rPrChange>
              </w:rPr>
            </w:pPr>
            <w:r>
              <w:rPr>
                <w:sz w:val="22"/>
              </w:rPr>
              <w:t>Mempresentasikan materi</w:t>
            </w:r>
          </w:p>
        </w:tc>
      </w:tr>
      <w:tr w:rsidR="0030683F" w:rsidRPr="00193933" w14:paraId="08DF24C6" w14:textId="77777777" w:rsidTr="0030683F">
        <w:tc>
          <w:tcPr>
            <w:tcW w:w="1922" w:type="dxa"/>
            <w:shd w:val="clear" w:color="auto" w:fill="BFBFBF"/>
            <w:vAlign w:val="center"/>
          </w:tcPr>
          <w:p w14:paraId="311FB5FD" w14:textId="5DFC2438" w:rsidR="0030683F" w:rsidRPr="00FA6671" w:rsidRDefault="0030683F">
            <w:pPr>
              <w:keepNext/>
              <w:keepLines/>
              <w:spacing w:before="200"/>
              <w:ind w:firstLine="0"/>
              <w:jc w:val="left"/>
              <w:outlineLvl w:val="6"/>
              <w:rPr>
                <w:b/>
                <w:sz w:val="22"/>
                <w:rPrChange w:id="1002" w:author="ditaoktaria oktaria" w:date="2015-03-09T16:42:00Z">
                  <w:rPr>
                    <w:rFonts w:eastAsia="Times New Roman" w:cstheme="majorBidi"/>
                    <w:b/>
                    <w:i/>
                    <w:iCs/>
                    <w:color w:val="404040"/>
                  </w:rPr>
                </w:rPrChange>
              </w:rPr>
              <w:pPrChange w:id="1003" w:author="ditaoktaria oktaria" w:date="2015-03-09T16:42: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6008" w:type="dxa"/>
            <w:vAlign w:val="center"/>
          </w:tcPr>
          <w:p w14:paraId="28957611" w14:textId="521CC6AC" w:rsidR="0030683F" w:rsidRPr="00405F29" w:rsidRDefault="00405F29" w:rsidP="0030683F">
            <w:pPr>
              <w:keepNext/>
              <w:keepLines/>
              <w:spacing w:before="200"/>
              <w:ind w:firstLine="0"/>
              <w:jc w:val="left"/>
              <w:outlineLvl w:val="4"/>
              <w:rPr>
                <w:sz w:val="22"/>
                <w:rPrChange w:id="1004" w:author="ditaoktaria oktaria" w:date="2015-02-27T16:27:00Z">
                  <w:rPr>
                    <w:rFonts w:eastAsia="Times New Roman"/>
                    <w:b/>
                  </w:rPr>
                </w:rPrChange>
              </w:rPr>
            </w:pPr>
            <w:r w:rsidRPr="00405F29">
              <w:rPr>
                <w:i/>
                <w:sz w:val="22"/>
              </w:rPr>
              <w:t xml:space="preserve">Use case </w:t>
            </w:r>
            <w:r w:rsidRPr="00405F29">
              <w:rPr>
                <w:sz w:val="22"/>
              </w:rPr>
              <w:t xml:space="preserve">ini memungkinkan pengguna untuk </w:t>
            </w:r>
            <w:r w:rsidRPr="00405F29">
              <w:rPr>
                <w:sz w:val="22"/>
                <w:rPrChange w:id="1005" w:author="ditaoktaria oktaria" w:date="2015-02-27T16:27:00Z">
                  <w:rPr/>
                </w:rPrChange>
              </w:rPr>
              <w:t>mempresentasikan materi dalam berbagai format media.</w:t>
            </w:r>
          </w:p>
        </w:tc>
      </w:tr>
      <w:tr w:rsidR="0030683F" w:rsidRPr="00193933" w14:paraId="4FAA0B20" w14:textId="77777777" w:rsidTr="0030683F">
        <w:tc>
          <w:tcPr>
            <w:tcW w:w="1922" w:type="dxa"/>
            <w:shd w:val="clear" w:color="auto" w:fill="BFBFBF"/>
            <w:vAlign w:val="center"/>
          </w:tcPr>
          <w:p w14:paraId="7392750D" w14:textId="77777777" w:rsidR="0030683F" w:rsidRPr="00F54944" w:rsidRDefault="0030683F">
            <w:pPr>
              <w:keepNext/>
              <w:keepLines/>
              <w:spacing w:before="200"/>
              <w:ind w:firstLine="0"/>
              <w:jc w:val="left"/>
              <w:outlineLvl w:val="6"/>
              <w:rPr>
                <w:b/>
                <w:sz w:val="22"/>
                <w:rPrChange w:id="1006" w:author="ditaoktaria oktaria" w:date="2015-02-27T16:17:00Z">
                  <w:rPr>
                    <w:rFonts w:eastAsia="Times New Roman" w:cstheme="majorBidi"/>
                    <w:b/>
                    <w:i/>
                    <w:iCs/>
                    <w:color w:val="404040"/>
                  </w:rPr>
                </w:rPrChange>
              </w:rPr>
              <w:pPrChange w:id="1007" w:author="ditaoktaria oktaria" w:date="2015-03-09T16:42:00Z">
                <w:pPr>
                  <w:keepNext/>
                  <w:keepLines/>
                  <w:numPr>
                    <w:numId w:val="18"/>
                  </w:numPr>
                  <w:spacing w:before="200"/>
                  <w:ind w:left="720" w:firstLine="0"/>
                  <w:jc w:val="left"/>
                  <w:outlineLvl w:val="6"/>
                </w:pPr>
              </w:pPrChange>
            </w:pPr>
            <w:r w:rsidRPr="00F54944">
              <w:rPr>
                <w:b/>
                <w:sz w:val="22"/>
              </w:rPr>
              <w:t>Aktor</w:t>
            </w:r>
          </w:p>
        </w:tc>
        <w:tc>
          <w:tcPr>
            <w:tcW w:w="6008" w:type="dxa"/>
            <w:vAlign w:val="center"/>
          </w:tcPr>
          <w:p w14:paraId="54A16B9B" w14:textId="24958E0E" w:rsidR="0030683F" w:rsidRPr="00F54944" w:rsidRDefault="002740E7" w:rsidP="0030683F">
            <w:pPr>
              <w:ind w:firstLine="0"/>
              <w:jc w:val="left"/>
              <w:rPr>
                <w:sz w:val="22"/>
                <w:rPrChange w:id="1008" w:author="ditaoktaria oktaria" w:date="2015-02-27T16:17:00Z">
                  <w:rPr/>
                </w:rPrChange>
              </w:rPr>
            </w:pPr>
            <w:ins w:id="1009" w:author="ditaoktaria" w:date="2015-02-27T18:18:00Z">
              <w:r>
                <w:rPr>
                  <w:sz w:val="22"/>
                </w:rPr>
                <w:t>Pengguna</w:t>
              </w:r>
            </w:ins>
          </w:p>
        </w:tc>
      </w:tr>
      <w:tr w:rsidR="0030683F" w:rsidRPr="00193933" w14:paraId="5BB550CC" w14:textId="77777777" w:rsidTr="0030683F">
        <w:tc>
          <w:tcPr>
            <w:tcW w:w="1922" w:type="dxa"/>
            <w:shd w:val="clear" w:color="auto" w:fill="BFBFBF"/>
            <w:vAlign w:val="center"/>
          </w:tcPr>
          <w:p w14:paraId="5A25E0B8" w14:textId="67F5D673" w:rsidR="0030683F" w:rsidRPr="00FA6671" w:rsidRDefault="0030683F">
            <w:pPr>
              <w:keepNext/>
              <w:keepLines/>
              <w:spacing w:before="200"/>
              <w:ind w:firstLine="0"/>
              <w:jc w:val="left"/>
              <w:outlineLvl w:val="6"/>
              <w:rPr>
                <w:b/>
                <w:sz w:val="22"/>
                <w:rPrChange w:id="1010" w:author="ditaoktaria oktaria" w:date="2015-03-09T16:42:00Z">
                  <w:rPr>
                    <w:rFonts w:eastAsia="Times New Roman" w:cstheme="majorBidi"/>
                    <w:b/>
                    <w:i/>
                    <w:iCs/>
                    <w:color w:val="404040"/>
                  </w:rPr>
                </w:rPrChange>
              </w:rPr>
              <w:pPrChange w:id="1011" w:author="ditaoktaria oktaria" w:date="2015-03-09T16:42: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6008" w:type="dxa"/>
            <w:vAlign w:val="center"/>
          </w:tcPr>
          <w:p w14:paraId="7A2AEC39" w14:textId="258E866E" w:rsidR="0030683F" w:rsidRPr="00F54944" w:rsidRDefault="002740E7" w:rsidP="007A625F">
            <w:pPr>
              <w:ind w:firstLine="0"/>
              <w:jc w:val="left"/>
              <w:rPr>
                <w:sz w:val="22"/>
                <w:rPrChange w:id="1012" w:author="ditaoktaria oktaria" w:date="2015-02-27T16:17:00Z">
                  <w:rPr/>
                </w:rPrChange>
              </w:rPr>
            </w:pPr>
            <w:ins w:id="1013"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1014" w:author="ditaoktaria" w:date="2015-02-27T18:33:00Z">
              <w:r w:rsidR="007A625F">
                <w:rPr>
                  <w:sz w:val="22"/>
                </w:rPr>
                <w:t>.</w:t>
              </w:r>
            </w:ins>
            <w:ins w:id="1015" w:author="ditaoktaria" w:date="2015-02-27T18:32:00Z">
              <w:r w:rsidR="007A625F">
                <w:rPr>
                  <w:sz w:val="22"/>
                </w:rPr>
                <w:t xml:space="preserve"> </w:t>
              </w:r>
            </w:ins>
          </w:p>
        </w:tc>
      </w:tr>
      <w:tr w:rsidR="0030683F" w:rsidRPr="00193933" w14:paraId="7DABB840" w14:textId="77777777" w:rsidTr="0030683F">
        <w:tc>
          <w:tcPr>
            <w:tcW w:w="7930" w:type="dxa"/>
            <w:gridSpan w:val="2"/>
            <w:shd w:val="clear" w:color="auto" w:fill="BFBFBF"/>
            <w:vAlign w:val="center"/>
          </w:tcPr>
          <w:p w14:paraId="55E99952" w14:textId="77777777" w:rsidR="0030683F" w:rsidRPr="00F54944" w:rsidRDefault="0030683F" w:rsidP="0030683F">
            <w:pPr>
              <w:keepNext/>
              <w:keepLines/>
              <w:spacing w:before="200"/>
              <w:ind w:firstLine="0"/>
              <w:jc w:val="left"/>
              <w:outlineLvl w:val="4"/>
              <w:rPr>
                <w:sz w:val="22"/>
                <w:rPrChange w:id="1016" w:author="ditaoktaria oktaria" w:date="2015-02-27T16:17:00Z">
                  <w:rPr>
                    <w:rFonts w:eastAsia="Times New Roman"/>
                    <w:b/>
                  </w:rPr>
                </w:rPrChange>
              </w:rPr>
            </w:pPr>
            <w:r w:rsidRPr="00F54944">
              <w:rPr>
                <w:b/>
                <w:i/>
                <w:sz w:val="22"/>
              </w:rPr>
              <w:t>Flow of Events</w:t>
            </w:r>
          </w:p>
        </w:tc>
      </w:tr>
      <w:tr w:rsidR="0030683F" w:rsidRPr="00193933" w14:paraId="06B64EE9" w14:textId="77777777" w:rsidTr="0030683F">
        <w:tc>
          <w:tcPr>
            <w:tcW w:w="7930" w:type="dxa"/>
            <w:gridSpan w:val="2"/>
            <w:shd w:val="clear" w:color="auto" w:fill="D9D9D9"/>
            <w:vAlign w:val="center"/>
          </w:tcPr>
          <w:p w14:paraId="3FC86ACF" w14:textId="77777777" w:rsidR="0030683F" w:rsidRPr="00F54944" w:rsidRDefault="0030683F" w:rsidP="0030683F">
            <w:pPr>
              <w:keepNext/>
              <w:keepLines/>
              <w:spacing w:before="200"/>
              <w:ind w:firstLine="0"/>
              <w:jc w:val="center"/>
              <w:outlineLvl w:val="4"/>
              <w:rPr>
                <w:sz w:val="22"/>
                <w:rPrChange w:id="1017" w:author="ditaoktaria oktaria" w:date="2015-02-27T16:17:00Z">
                  <w:rPr>
                    <w:rFonts w:eastAsia="Times New Roman"/>
                    <w:b/>
                  </w:rPr>
                </w:rPrChange>
              </w:rPr>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30683F">
        <w:tc>
          <w:tcPr>
            <w:tcW w:w="7930" w:type="dxa"/>
            <w:gridSpan w:val="2"/>
            <w:shd w:val="clear" w:color="auto" w:fill="auto"/>
            <w:vAlign w:val="center"/>
          </w:tcPr>
          <w:p w14:paraId="266BA357" w14:textId="008150AE" w:rsidR="00D060DB" w:rsidRPr="007A18CF" w:rsidRDefault="00D060DB" w:rsidP="00D060DB">
            <w:pPr>
              <w:pStyle w:val="ListParagraph"/>
              <w:keepNext/>
              <w:keepLines/>
              <w:spacing w:before="200" w:after="200"/>
              <w:ind w:left="0" w:firstLine="0"/>
              <w:jc w:val="left"/>
              <w:outlineLvl w:val="4"/>
              <w:rPr>
                <w:ins w:id="1018" w:author="ditaoktaria" w:date="2015-02-27T18:34:00Z"/>
                <w:sz w:val="22"/>
                <w:szCs w:val="22"/>
              </w:rPr>
            </w:pPr>
            <w:ins w:id="1019" w:author="ditaoktaria" w:date="2015-02-27T18:34:00Z">
              <w:r w:rsidRPr="007A18CF">
                <w:rPr>
                  <w:i/>
                  <w:sz w:val="22"/>
                  <w:szCs w:val="22"/>
                </w:rPr>
                <w:t xml:space="preserve">Use case </w:t>
              </w:r>
              <w:r w:rsidRPr="007A18CF">
                <w:rPr>
                  <w:sz w:val="22"/>
                  <w:szCs w:val="22"/>
                </w:rPr>
                <w:t xml:space="preserve">ini dimulai ketika aktor ingin </w:t>
              </w:r>
            </w:ins>
            <w:ins w:id="1020" w:author="ditaoktaria" w:date="2015-02-27T18:35:00Z">
              <w:r>
                <w:rPr>
                  <w:sz w:val="22"/>
                  <w:szCs w:val="22"/>
                </w:rPr>
                <w:t>mempresentasikan materi</w:t>
              </w:r>
            </w:ins>
            <w:ins w:id="1021" w:author="ditaoktaria" w:date="2015-02-27T18:34:00Z">
              <w:r w:rsidRPr="007A18CF">
                <w:rPr>
                  <w:sz w:val="22"/>
                  <w:szCs w:val="22"/>
                </w:rPr>
                <w:t>.</w:t>
              </w:r>
            </w:ins>
          </w:p>
          <w:p w14:paraId="46354E21" w14:textId="77777777" w:rsidR="00D060DB" w:rsidRDefault="00D060DB" w:rsidP="00D060DB">
            <w:pPr>
              <w:pStyle w:val="ListParagraph"/>
              <w:keepNext/>
              <w:keepLines/>
              <w:numPr>
                <w:ilvl w:val="0"/>
                <w:numId w:val="45"/>
              </w:numPr>
              <w:spacing w:before="200" w:after="200"/>
              <w:jc w:val="left"/>
              <w:outlineLvl w:val="4"/>
              <w:rPr>
                <w:ins w:id="1022" w:author="ditaoktaria" w:date="2015-02-27T18:35:00Z"/>
                <w:sz w:val="22"/>
                <w:szCs w:val="22"/>
              </w:rPr>
            </w:pPr>
            <w:ins w:id="1023" w:author="ditaoktaria" w:date="2015-02-27T18:35:00Z">
              <w:r>
                <w:rPr>
                  <w:sz w:val="22"/>
                  <w:szCs w:val="22"/>
                </w:rPr>
                <w:t>Sistem menampilkan daftar materi yang dimiliki oleh aktor.</w:t>
              </w:r>
            </w:ins>
          </w:p>
          <w:p w14:paraId="6B10BFB1" w14:textId="48A0BF9F" w:rsidR="00D060DB" w:rsidRDefault="00D060DB" w:rsidP="00D060DB">
            <w:pPr>
              <w:pStyle w:val="ListParagraph"/>
              <w:keepNext/>
              <w:keepLines/>
              <w:numPr>
                <w:ilvl w:val="0"/>
                <w:numId w:val="45"/>
              </w:numPr>
              <w:spacing w:before="200" w:after="200"/>
              <w:jc w:val="left"/>
              <w:outlineLvl w:val="4"/>
              <w:rPr>
                <w:ins w:id="1024" w:author="ditaoktaria" w:date="2015-02-27T18:35:00Z"/>
                <w:sz w:val="22"/>
                <w:szCs w:val="22"/>
              </w:rPr>
            </w:pPr>
            <w:ins w:id="1025" w:author="ditaoktaria" w:date="2015-02-27T18:34:00Z">
              <w:r>
                <w:rPr>
                  <w:sz w:val="22"/>
                  <w:szCs w:val="22"/>
                </w:rPr>
                <w:t xml:space="preserve">Aktor memberikan pilihan materi yang </w:t>
              </w:r>
              <w:proofErr w:type="gramStart"/>
              <w:r>
                <w:rPr>
                  <w:sz w:val="22"/>
                  <w:szCs w:val="22"/>
                </w:rPr>
                <w:t>akan</w:t>
              </w:r>
              <w:proofErr w:type="gramEnd"/>
              <w:r>
                <w:rPr>
                  <w:sz w:val="22"/>
                  <w:szCs w:val="22"/>
                </w:rPr>
                <w:t xml:space="preserve"> </w:t>
              </w:r>
            </w:ins>
            <w:ins w:id="1026" w:author="ditaoktaria" w:date="2015-02-27T18:36:00Z">
              <w:r w:rsidR="005C743E">
                <w:rPr>
                  <w:sz w:val="22"/>
                  <w:szCs w:val="22"/>
                </w:rPr>
                <w:t>dipresentasikan dengan mengklik nama materi.</w:t>
              </w:r>
            </w:ins>
          </w:p>
          <w:p w14:paraId="066E02FE" w14:textId="72780002" w:rsidR="00D060DB" w:rsidRDefault="00630EEE" w:rsidP="00D060DB">
            <w:pPr>
              <w:pStyle w:val="ListParagraph"/>
              <w:keepNext/>
              <w:keepLines/>
              <w:numPr>
                <w:ilvl w:val="0"/>
                <w:numId w:val="45"/>
              </w:numPr>
              <w:spacing w:before="200" w:after="200"/>
              <w:jc w:val="left"/>
              <w:outlineLvl w:val="4"/>
              <w:rPr>
                <w:ins w:id="1027" w:author="ditaoktaria" w:date="2015-02-27T18:36:00Z"/>
                <w:sz w:val="22"/>
                <w:szCs w:val="22"/>
              </w:rPr>
            </w:pPr>
            <w:ins w:id="1028" w:author="ditaoktaria" w:date="2015-02-27T18:36:00Z">
              <w:r>
                <w:rPr>
                  <w:sz w:val="22"/>
                  <w:szCs w:val="22"/>
                </w:rPr>
                <w:t xml:space="preserve">Sistem </w:t>
              </w:r>
              <w:proofErr w:type="gramStart"/>
              <w:r>
                <w:rPr>
                  <w:sz w:val="22"/>
                  <w:szCs w:val="22"/>
                </w:rPr>
                <w:t>akan</w:t>
              </w:r>
              <w:proofErr w:type="gramEnd"/>
              <w:r>
                <w:rPr>
                  <w:sz w:val="22"/>
                  <w:szCs w:val="22"/>
                </w:rPr>
                <w:t xml:space="preserve"> menjalankan fung</w:t>
              </w:r>
              <w:r w:rsidR="005F4D63">
                <w:rPr>
                  <w:sz w:val="22"/>
                  <w:szCs w:val="22"/>
                </w:rPr>
                <w:t>si sesuai dengan jenis</w:t>
              </w:r>
              <w:r>
                <w:rPr>
                  <w:sz w:val="22"/>
                  <w:szCs w:val="22"/>
                </w:rPr>
                <w:t xml:space="preserve"> </w:t>
              </w:r>
            </w:ins>
            <w:ins w:id="1029" w:author="ditaoktaria" w:date="2015-02-27T18:37:00Z">
              <w:r>
                <w:rPr>
                  <w:i/>
                  <w:sz w:val="22"/>
                  <w:szCs w:val="22"/>
                </w:rPr>
                <w:t xml:space="preserve">file </w:t>
              </w:r>
            </w:ins>
            <w:ins w:id="1030" w:author="ditaoktaria" w:date="2015-02-27T18:36:00Z">
              <w:r>
                <w:rPr>
                  <w:sz w:val="22"/>
                  <w:szCs w:val="22"/>
                </w:rPr>
                <w:t>materi.</w:t>
              </w:r>
            </w:ins>
          </w:p>
          <w:p w14:paraId="3229968C" w14:textId="21BCEDBA" w:rsidR="00D060DB" w:rsidRDefault="00630EEE">
            <w:pPr>
              <w:pStyle w:val="ListParagraph"/>
              <w:keepNext/>
              <w:keepLines/>
              <w:numPr>
                <w:ilvl w:val="1"/>
                <w:numId w:val="45"/>
              </w:numPr>
              <w:spacing w:before="200" w:after="200"/>
              <w:jc w:val="left"/>
              <w:outlineLvl w:val="4"/>
              <w:rPr>
                <w:ins w:id="1031" w:author="ditaoktaria" w:date="2015-02-27T18:38:00Z"/>
                <w:sz w:val="22"/>
                <w:szCs w:val="22"/>
              </w:rPr>
              <w:pPrChange w:id="1032" w:author="ditaoktaria" w:date="2015-02-27T18:37:00Z">
                <w:pPr>
                  <w:pStyle w:val="ListParagraph"/>
                  <w:numPr>
                    <w:ilvl w:val="1"/>
                    <w:numId w:val="27"/>
                  </w:numPr>
                  <w:spacing w:after="200"/>
                  <w:ind w:left="709" w:hanging="283"/>
                  <w:jc w:val="left"/>
                </w:pPr>
              </w:pPrChange>
            </w:pPr>
            <w:ins w:id="1033" w:author="ditaoktaria" w:date="2015-02-27T18:37:00Z">
              <w:r>
                <w:rPr>
                  <w:sz w:val="22"/>
                  <w:szCs w:val="22"/>
                </w:rPr>
                <w:t>Jika</w:t>
              </w:r>
            </w:ins>
            <w:ins w:id="1034" w:author="ditaoktaria" w:date="2015-02-27T18:41:00Z">
              <w:r w:rsidR="005F4D63">
                <w:rPr>
                  <w:sz w:val="22"/>
                  <w:szCs w:val="22"/>
                </w:rPr>
                <w:t xml:space="preserve"> jenis</w:t>
              </w:r>
            </w:ins>
            <w:ins w:id="1035" w:author="ditaoktaria" w:date="2015-02-27T18:37:00Z">
              <w:r>
                <w:rPr>
                  <w:sz w:val="22"/>
                  <w:szCs w:val="22"/>
                </w:rPr>
                <w:t xml:space="preserve"> </w:t>
              </w:r>
              <w:r w:rsidRPr="00630EEE">
                <w:rPr>
                  <w:i/>
                  <w:sz w:val="22"/>
                  <w:szCs w:val="22"/>
                  <w:rPrChange w:id="1036" w:author="ditaoktaria" w:date="2015-02-27T18:37:00Z">
                    <w:rPr>
                      <w:sz w:val="22"/>
                      <w:szCs w:val="22"/>
                    </w:rPr>
                  </w:rPrChange>
                </w:rPr>
                <w:t xml:space="preserve">file </w:t>
              </w:r>
              <w:r>
                <w:rPr>
                  <w:sz w:val="22"/>
                  <w:szCs w:val="22"/>
                </w:rPr>
                <w:t xml:space="preserve">materi </w:t>
              </w:r>
            </w:ins>
            <w:ins w:id="1037" w:author="ditaoktaria" w:date="2015-02-27T18:41:00Z">
              <w:r w:rsidR="005F4D63">
                <w:rPr>
                  <w:sz w:val="22"/>
                  <w:szCs w:val="22"/>
                </w:rPr>
                <w:t>memiliki format</w:t>
              </w:r>
            </w:ins>
            <w:ins w:id="1038" w:author="ditaoktaria" w:date="2015-02-27T18:38:00Z">
              <w:r>
                <w:rPr>
                  <w:i/>
                  <w:sz w:val="22"/>
                  <w:szCs w:val="22"/>
                </w:rPr>
                <w:t xml:space="preserve"> </w:t>
              </w:r>
              <w:r>
                <w:rPr>
                  <w:sz w:val="22"/>
                  <w:szCs w:val="22"/>
                </w:rPr>
                <w:t>P</w:t>
              </w:r>
            </w:ins>
            <w:ins w:id="1039" w:author="ditaoktaria" w:date="2015-02-27T18:40:00Z">
              <w:r w:rsidR="005F4D63">
                <w:rPr>
                  <w:sz w:val="22"/>
                  <w:szCs w:val="22"/>
                </w:rPr>
                <w:t>DF</w:t>
              </w:r>
            </w:ins>
            <w:ins w:id="1040" w:author="ditaoktaria" w:date="2015-02-27T18:38:00Z">
              <w:r>
                <w:rPr>
                  <w:sz w:val="22"/>
                  <w:szCs w:val="22"/>
                </w:rPr>
                <w:t xml:space="preserve">, maka alur bagian "format </w:t>
              </w:r>
            </w:ins>
            <w:ins w:id="1041" w:author="ditaoktaria" w:date="2015-02-27T18:40:00Z">
              <w:r w:rsidR="005F4D63">
                <w:rPr>
                  <w:sz w:val="22"/>
                  <w:szCs w:val="22"/>
                </w:rPr>
                <w:t>PDF</w:t>
              </w:r>
            </w:ins>
            <w:ins w:id="1042" w:author="ditaoktaria" w:date="2015-02-27T18:38:00Z">
              <w:r>
                <w:rPr>
                  <w:sz w:val="22"/>
                  <w:szCs w:val="22"/>
                </w:rPr>
                <w:t xml:space="preserve">" </w:t>
              </w:r>
              <w:proofErr w:type="gramStart"/>
              <w:r>
                <w:rPr>
                  <w:sz w:val="22"/>
                  <w:szCs w:val="22"/>
                </w:rPr>
                <w:t>akan</w:t>
              </w:r>
              <w:proofErr w:type="gramEnd"/>
              <w:r>
                <w:rPr>
                  <w:sz w:val="22"/>
                  <w:szCs w:val="22"/>
                </w:rPr>
                <w:t xml:space="preserve"> dijalankan.</w:t>
              </w:r>
            </w:ins>
          </w:p>
          <w:p w14:paraId="468C775F" w14:textId="520DC34F" w:rsidR="00630EEE" w:rsidRDefault="00630EEE" w:rsidP="00630EEE">
            <w:pPr>
              <w:pStyle w:val="ListParagraph"/>
              <w:keepNext/>
              <w:keepLines/>
              <w:numPr>
                <w:ilvl w:val="1"/>
                <w:numId w:val="45"/>
              </w:numPr>
              <w:spacing w:before="200" w:after="200"/>
              <w:jc w:val="left"/>
              <w:outlineLvl w:val="4"/>
              <w:rPr>
                <w:ins w:id="1043" w:author="ditaoktaria" w:date="2015-02-27T18:38:00Z"/>
                <w:sz w:val="22"/>
                <w:szCs w:val="22"/>
              </w:rPr>
            </w:pPr>
            <w:ins w:id="1044" w:author="ditaoktaria" w:date="2015-02-27T18:38:00Z">
              <w:r>
                <w:rPr>
                  <w:sz w:val="22"/>
                  <w:szCs w:val="22"/>
                </w:rPr>
                <w:t xml:space="preserve">Jika </w:t>
              </w:r>
            </w:ins>
            <w:ins w:id="1045" w:author="ditaoktaria" w:date="2015-02-27T18:41:00Z">
              <w:r w:rsidR="005F4D63">
                <w:rPr>
                  <w:sz w:val="22"/>
                  <w:szCs w:val="22"/>
                </w:rPr>
                <w:t xml:space="preserve">jenis </w:t>
              </w:r>
            </w:ins>
            <w:ins w:id="1046" w:author="ditaoktaria" w:date="2015-02-27T18:38:00Z">
              <w:r w:rsidRPr="007A18CF">
                <w:rPr>
                  <w:i/>
                  <w:sz w:val="22"/>
                  <w:szCs w:val="22"/>
                </w:rPr>
                <w:t xml:space="preserve">file </w:t>
              </w:r>
              <w:r>
                <w:rPr>
                  <w:sz w:val="22"/>
                  <w:szCs w:val="22"/>
                </w:rPr>
                <w:t xml:space="preserve">materi </w:t>
              </w:r>
            </w:ins>
            <w:ins w:id="1047" w:author="ditaoktaria" w:date="2015-02-27T18:41:00Z">
              <w:r w:rsidR="005F4D63">
                <w:rPr>
                  <w:sz w:val="22"/>
                  <w:szCs w:val="22"/>
                </w:rPr>
                <w:t>memiliki format</w:t>
              </w:r>
            </w:ins>
            <w:ins w:id="1048" w:author="ditaoktaria" w:date="2015-02-27T18:38:00Z">
              <w:r>
                <w:rPr>
                  <w:sz w:val="22"/>
                  <w:szCs w:val="22"/>
                </w:rPr>
                <w:t xml:space="preserve"> </w:t>
              </w:r>
            </w:ins>
            <w:ins w:id="1049" w:author="ditaoktaria" w:date="2015-02-27T18:39:00Z">
              <w:r w:rsidR="005F4D63" w:rsidRPr="005F4D63">
                <w:rPr>
                  <w:sz w:val="22"/>
                  <w:szCs w:val="22"/>
                </w:rPr>
                <w:t>PPTX</w:t>
              </w:r>
            </w:ins>
            <w:ins w:id="1050" w:author="ditaoktaria" w:date="2015-02-27T18:38:00Z">
              <w:r>
                <w:rPr>
                  <w:sz w:val="22"/>
                  <w:szCs w:val="22"/>
                </w:rPr>
                <w:t xml:space="preserve">, maka alur bagian "format </w:t>
              </w:r>
            </w:ins>
            <w:ins w:id="1051" w:author="ditaoktaria" w:date="2015-02-27T18:40:00Z">
              <w:r w:rsidR="005F4D63">
                <w:rPr>
                  <w:sz w:val="22"/>
                  <w:szCs w:val="22"/>
                </w:rPr>
                <w:t>PPTX</w:t>
              </w:r>
            </w:ins>
            <w:ins w:id="1052" w:author="ditaoktaria" w:date="2015-02-27T18:38:00Z">
              <w:r>
                <w:rPr>
                  <w:sz w:val="22"/>
                  <w:szCs w:val="22"/>
                </w:rPr>
                <w:t xml:space="preserve">" </w:t>
              </w:r>
              <w:proofErr w:type="gramStart"/>
              <w:r>
                <w:rPr>
                  <w:sz w:val="22"/>
                  <w:szCs w:val="22"/>
                </w:rPr>
                <w:t>akan</w:t>
              </w:r>
              <w:proofErr w:type="gramEnd"/>
              <w:r>
                <w:rPr>
                  <w:sz w:val="22"/>
                  <w:szCs w:val="22"/>
                </w:rPr>
                <w:t xml:space="preserve"> dijalankan.</w:t>
              </w:r>
            </w:ins>
          </w:p>
          <w:p w14:paraId="1AFDED9B" w14:textId="1AA287BC" w:rsidR="00630EEE" w:rsidRPr="00C103A0" w:rsidRDefault="00B42F91">
            <w:pPr>
              <w:pStyle w:val="ListParagraph"/>
              <w:keepNext/>
              <w:keepLines/>
              <w:numPr>
                <w:ilvl w:val="1"/>
                <w:numId w:val="45"/>
              </w:numPr>
              <w:spacing w:before="200" w:after="200"/>
              <w:jc w:val="left"/>
              <w:outlineLvl w:val="4"/>
              <w:rPr>
                <w:sz w:val="22"/>
                <w:szCs w:val="22"/>
                <w:rPrChange w:id="1053" w:author="ditaoktaria" w:date="2015-02-27T18:41:00Z">
                  <w:rPr>
                    <w:szCs w:val="22"/>
                  </w:rPr>
                </w:rPrChange>
              </w:rPr>
              <w:pPrChange w:id="1054" w:author="ditaoktaria" w:date="2015-03-25T13:51:00Z">
                <w:pPr>
                  <w:pStyle w:val="ListParagraph"/>
                  <w:numPr>
                    <w:ilvl w:val="1"/>
                    <w:numId w:val="27"/>
                  </w:numPr>
                  <w:spacing w:after="200"/>
                  <w:ind w:left="709" w:hanging="283"/>
                  <w:jc w:val="left"/>
                </w:pPr>
              </w:pPrChange>
            </w:pPr>
            <w:ins w:id="1055" w:author="ditaoktaria" w:date="2015-03-25T13:51:00Z">
              <w:r>
                <w:rPr>
                  <w:sz w:val="22"/>
                  <w:szCs w:val="22"/>
                </w:rPr>
                <w:t xml:space="preserve">Jika jenis </w:t>
              </w:r>
              <w:r w:rsidRPr="007A18CF">
                <w:rPr>
                  <w:i/>
                  <w:sz w:val="22"/>
                  <w:szCs w:val="22"/>
                </w:rPr>
                <w:t xml:space="preserve">file </w:t>
              </w:r>
              <w:r>
                <w:rPr>
                  <w:sz w:val="22"/>
                  <w:szCs w:val="22"/>
                </w:rPr>
                <w:t>materi memiliki format video, maka alur bagian "format video" akan dijalankan</w:t>
              </w:r>
              <w:r w:rsidDel="00CD0A70">
                <w:rPr>
                  <w:sz w:val="22"/>
                  <w:szCs w:val="22"/>
                </w:rPr>
                <w:t xml:space="preserve"> </w:t>
              </w:r>
            </w:ins>
            <w:ins w:id="1056" w:author="ditaoktaria" w:date="2015-02-27T18:39:00Z">
              <w:del w:id="1057"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058" w:author="ditaoktaria" w:date="2015-02-27T18:40:00Z">
              <w:del w:id="1059" w:author="ditaoktaria oktaria" w:date="2015-03-18T13:44:00Z">
                <w:r w:rsidR="005F4D63" w:rsidRPr="005F4D63" w:rsidDel="00CD0A70">
                  <w:rPr>
                    <w:sz w:val="22"/>
                    <w:szCs w:val="22"/>
                    <w:rPrChange w:id="1060" w:author="ditaoktaria" w:date="2015-02-27T18:40:00Z">
                      <w:rPr>
                        <w:i/>
                        <w:sz w:val="22"/>
                        <w:szCs w:val="22"/>
                      </w:rPr>
                    </w:rPrChange>
                  </w:rPr>
                  <w:delText>video</w:delText>
                </w:r>
              </w:del>
            </w:ins>
            <w:ins w:id="1061" w:author="ditaoktaria" w:date="2015-02-27T18:39:00Z">
              <w:del w:id="1062" w:author="ditaoktaria oktaria" w:date="2015-03-18T13:44:00Z">
                <w:r w:rsidR="005F4D63" w:rsidDel="00CD0A70">
                  <w:rPr>
                    <w:sz w:val="22"/>
                    <w:szCs w:val="22"/>
                  </w:rPr>
                  <w:delText xml:space="preserve">, maka alur bagian "format </w:delText>
                </w:r>
              </w:del>
            </w:ins>
            <w:ins w:id="1063" w:author="ditaoktaria" w:date="2015-02-27T18:40:00Z">
              <w:del w:id="1064" w:author="ditaoktaria oktaria" w:date="2015-03-18T13:44:00Z">
                <w:r w:rsidR="005F4D63" w:rsidDel="00CD0A70">
                  <w:rPr>
                    <w:sz w:val="22"/>
                    <w:szCs w:val="22"/>
                  </w:rPr>
                  <w:delText>video</w:delText>
                </w:r>
              </w:del>
            </w:ins>
            <w:ins w:id="1065" w:author="ditaoktaria" w:date="2015-02-27T18:39:00Z">
              <w:del w:id="1066" w:author="ditaoktaria oktaria" w:date="2015-03-18T13:44:00Z">
                <w:r w:rsidR="005F4D63" w:rsidDel="00CD0A70">
                  <w:rPr>
                    <w:sz w:val="22"/>
                    <w:szCs w:val="22"/>
                  </w:rPr>
                  <w:delText>" akan dijalankan.</w:delText>
                </w:r>
              </w:del>
            </w:ins>
          </w:p>
        </w:tc>
      </w:tr>
      <w:tr w:rsidR="0030683F" w:rsidRPr="00193933" w14:paraId="4E78F690" w14:textId="77777777" w:rsidTr="0030683F">
        <w:tc>
          <w:tcPr>
            <w:tcW w:w="7930" w:type="dxa"/>
            <w:gridSpan w:val="2"/>
            <w:shd w:val="clear" w:color="auto" w:fill="D9D9D9" w:themeFill="background1" w:themeFillShade="D9"/>
            <w:vAlign w:val="center"/>
          </w:tcPr>
          <w:p w14:paraId="48A71FBA" w14:textId="77777777" w:rsidR="0030683F" w:rsidRPr="00F54944" w:rsidRDefault="0030683F">
            <w:pPr>
              <w:keepNext/>
              <w:keepLines/>
              <w:spacing w:before="200"/>
              <w:ind w:firstLine="0"/>
              <w:jc w:val="center"/>
              <w:outlineLvl w:val="3"/>
              <w:rPr>
                <w:b/>
                <w:sz w:val="22"/>
                <w:rPrChange w:id="1067" w:author="ditaoktaria oktaria" w:date="2015-02-27T16:17:00Z">
                  <w:rPr>
                    <w:rFonts w:eastAsia="Times New Roman" w:cstheme="majorBidi"/>
                    <w:b/>
                    <w:i/>
                    <w:iCs/>
                    <w:color w:val="404040" w:themeColor="text1" w:themeTint="BF"/>
                  </w:rPr>
                </w:rPrChange>
              </w:rPr>
              <w:pPrChange w:id="1068" w:author="ditaoktaria oktaria" w:date="2015-03-09T16:43:00Z">
                <w:pPr>
                  <w:keepNext/>
                  <w:keepLines/>
                  <w:numPr>
                    <w:numId w:val="18"/>
                  </w:numPr>
                  <w:spacing w:before="200"/>
                  <w:ind w:left="720" w:firstLine="0"/>
                  <w:jc w:val="center"/>
                  <w:outlineLvl w:val="3"/>
                </w:pPr>
              </w:pPrChange>
            </w:pPr>
            <w:r w:rsidRPr="00F54944">
              <w:rPr>
                <w:b/>
                <w:sz w:val="22"/>
              </w:rPr>
              <w:t xml:space="preserve">Alur Bagian </w:t>
            </w:r>
            <w:r w:rsidRPr="002077B8">
              <w:rPr>
                <w:b/>
                <w:i/>
                <w:sz w:val="22"/>
              </w:rPr>
              <w:t>(Sub Flow)</w:t>
            </w:r>
          </w:p>
        </w:tc>
      </w:tr>
      <w:tr w:rsidR="0030683F" w:rsidRPr="00193933" w14:paraId="5906C1D5" w14:textId="77777777" w:rsidTr="0030683F">
        <w:tc>
          <w:tcPr>
            <w:tcW w:w="1922" w:type="dxa"/>
            <w:shd w:val="clear" w:color="auto" w:fill="auto"/>
            <w:vAlign w:val="center"/>
          </w:tcPr>
          <w:p w14:paraId="1197E3E8" w14:textId="1AA8A9D9" w:rsidR="0030683F" w:rsidRPr="00F54944" w:rsidRDefault="00FA1B86"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69" w:author="ditaoktaria oktaria" w:date="2015-02-27T16:17:00Z">
                  <w:rPr>
                    <w:rFonts w:eastAsia="SimSun" w:cstheme="majorBidi"/>
                    <w:b/>
                    <w:i/>
                    <w:iCs/>
                    <w:color w:val="404040" w:themeColor="text1" w:themeTint="BF"/>
                    <w:lang w:val="id-ID" w:eastAsia="id-ID"/>
                  </w:rPr>
                </w:rPrChange>
              </w:rPr>
            </w:pPr>
            <w:ins w:id="1070" w:author="ditaoktaria" w:date="2015-02-27T18:41:00Z">
              <w:r>
                <w:rPr>
                  <w:b/>
                  <w:sz w:val="22"/>
                </w:rPr>
                <w:t>Format PDF</w:t>
              </w:r>
            </w:ins>
          </w:p>
        </w:tc>
        <w:tc>
          <w:tcPr>
            <w:tcW w:w="6008" w:type="dxa"/>
            <w:shd w:val="clear" w:color="auto" w:fill="auto"/>
            <w:vAlign w:val="center"/>
          </w:tcPr>
          <w:p w14:paraId="6803E373" w14:textId="77777777" w:rsidR="0030683F" w:rsidRDefault="006B6A3C" w:rsidP="0030683F">
            <w:pPr>
              <w:pStyle w:val="ListParagraph"/>
              <w:numPr>
                <w:ilvl w:val="0"/>
                <w:numId w:val="26"/>
              </w:numPr>
              <w:spacing w:after="200"/>
              <w:ind w:left="375"/>
              <w:jc w:val="left"/>
              <w:rPr>
                <w:sz w:val="22"/>
                <w:szCs w:val="22"/>
              </w:rPr>
            </w:pPr>
            <w:r>
              <w:rPr>
                <w:sz w:val="22"/>
                <w:szCs w:val="22"/>
              </w:rPr>
              <w:t xml:space="preserve">Sistem </w:t>
            </w:r>
            <w:proofErr w:type="gramStart"/>
            <w:r>
              <w:rPr>
                <w:sz w:val="22"/>
                <w:szCs w:val="22"/>
              </w:rPr>
              <w:t>akan</w:t>
            </w:r>
            <w:proofErr w:type="gramEnd"/>
            <w:r>
              <w:rPr>
                <w:sz w:val="22"/>
                <w:szCs w:val="22"/>
              </w:rPr>
              <w:t xml:space="preserve"> menampilkan halaman pertama</w:t>
            </w:r>
            <w:r w:rsidR="00C802F5">
              <w:rPr>
                <w:sz w:val="22"/>
                <w:szCs w:val="22"/>
              </w:rPr>
              <w:t xml:space="preserve"> materi dan menu-menu penayangan (</w:t>
            </w:r>
            <w:r w:rsidR="00C802F5">
              <w:rPr>
                <w:i/>
                <w:sz w:val="22"/>
                <w:szCs w:val="22"/>
              </w:rPr>
              <w:t>previous</w:t>
            </w:r>
            <w:r w:rsidR="00C802F5">
              <w:rPr>
                <w:sz w:val="22"/>
                <w:szCs w:val="22"/>
              </w:rPr>
              <w:t xml:space="preserve">, </w:t>
            </w:r>
            <w:r w:rsidR="00C802F5">
              <w:rPr>
                <w:i/>
                <w:sz w:val="22"/>
                <w:szCs w:val="22"/>
              </w:rPr>
              <w:t>next</w:t>
            </w:r>
            <w:r w:rsidR="00C802F5">
              <w:rPr>
                <w:sz w:val="22"/>
                <w:szCs w:val="22"/>
              </w:rPr>
              <w:t xml:space="preserve">, dan </w:t>
            </w:r>
            <w:r w:rsidR="00C802F5">
              <w:rPr>
                <w:i/>
                <w:sz w:val="22"/>
                <w:szCs w:val="22"/>
              </w:rPr>
              <w:t>close</w:t>
            </w:r>
            <w:r w:rsidR="00C802F5">
              <w:rPr>
                <w:sz w:val="22"/>
                <w:szCs w:val="22"/>
              </w:rPr>
              <w:t>).</w:t>
            </w:r>
          </w:p>
          <w:p w14:paraId="558BFBC6" w14:textId="77777777" w:rsidR="00C802F5" w:rsidRDefault="00C802F5" w:rsidP="0030683F">
            <w:pPr>
              <w:pStyle w:val="ListParagraph"/>
              <w:numPr>
                <w:ilvl w:val="0"/>
                <w:numId w:val="26"/>
              </w:numPr>
              <w:spacing w:after="200"/>
              <w:ind w:left="375"/>
              <w:jc w:val="left"/>
              <w:rPr>
                <w:sz w:val="22"/>
                <w:szCs w:val="22"/>
              </w:rPr>
            </w:pPr>
            <w:r>
              <w:rPr>
                <w:sz w:val="22"/>
                <w:szCs w:val="22"/>
              </w:rPr>
              <w:t>Sistem mengizinkan aktor untuk memilih menu.</w:t>
            </w:r>
          </w:p>
          <w:p w14:paraId="11863BC2" w14:textId="77777777" w:rsidR="00C802F5" w:rsidRDefault="00C802F5" w:rsidP="0030683F">
            <w:pPr>
              <w:pStyle w:val="ListParagraph"/>
              <w:numPr>
                <w:ilvl w:val="0"/>
                <w:numId w:val="26"/>
              </w:numPr>
              <w:spacing w:after="200"/>
              <w:ind w:left="375"/>
              <w:jc w:val="left"/>
              <w:rPr>
                <w:sz w:val="22"/>
                <w:szCs w:val="22"/>
              </w:rPr>
            </w:pPr>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p>
          <w:p w14:paraId="20360484" w14:textId="77777777" w:rsidR="00C802F5" w:rsidRDefault="00C802F5">
            <w:pPr>
              <w:pStyle w:val="ListParagraph"/>
              <w:numPr>
                <w:ilvl w:val="1"/>
                <w:numId w:val="26"/>
              </w:numPr>
              <w:spacing w:after="200"/>
              <w:ind w:left="772"/>
              <w:jc w:val="left"/>
              <w:rPr>
                <w:rFonts w:cstheme="majorBidi"/>
                <w:b/>
                <w:i/>
                <w:iCs/>
                <w:color w:val="404040" w:themeColor="text1" w:themeTint="BF"/>
                <w:sz w:val="22"/>
                <w:szCs w:val="22"/>
              </w:rPr>
              <w:pPrChange w:id="1071" w:author="ditaoktaria" w:date="2015-02-27T20:13:00Z">
                <w:pPr>
                  <w:pStyle w:val="ListParagraph"/>
                  <w:keepNext/>
                  <w:keepLines/>
                  <w:numPr>
                    <w:numId w:val="26"/>
                  </w:numPr>
                  <w:spacing w:before="200" w:after="200"/>
                  <w:ind w:left="375" w:hanging="360"/>
                  <w:jc w:val="left"/>
                  <w:outlineLvl w:val="4"/>
                </w:pPr>
              </w:pPrChange>
            </w:pPr>
            <w:r>
              <w:rPr>
                <w:sz w:val="22"/>
                <w:szCs w:val="22"/>
              </w:rPr>
              <w:lastRenderedPageBreak/>
              <w:t xml:space="preserve">Jika aktor memilih </w:t>
            </w:r>
            <w:r>
              <w:rPr>
                <w:i/>
                <w:sz w:val="22"/>
                <w:szCs w:val="22"/>
              </w:rPr>
              <w:t>previous</w:t>
            </w:r>
            <w:r>
              <w:rPr>
                <w:sz w:val="22"/>
                <w:szCs w:val="22"/>
              </w:rPr>
              <w:t>, maka sistem</w:t>
            </w:r>
            <w:r w:rsidR="0007313A">
              <w:rPr>
                <w:sz w:val="22"/>
                <w:szCs w:val="22"/>
              </w:rPr>
              <w:t xml:space="preserve"> </w:t>
            </w:r>
            <w:proofErr w:type="gramStart"/>
            <w:r w:rsidR="0007313A">
              <w:rPr>
                <w:sz w:val="22"/>
                <w:szCs w:val="22"/>
              </w:rPr>
              <w:t>akan</w:t>
            </w:r>
            <w:proofErr w:type="gramEnd"/>
            <w:r w:rsidR="0007313A">
              <w:rPr>
                <w:sz w:val="22"/>
                <w:szCs w:val="22"/>
              </w:rPr>
              <w:t xml:space="preserve"> menampilkan halaman sebelumnya.</w:t>
            </w:r>
          </w:p>
          <w:p w14:paraId="6492D078" w14:textId="0020564C" w:rsidR="0007313A" w:rsidRDefault="0007313A" w:rsidP="0007313A">
            <w:pPr>
              <w:pStyle w:val="ListParagraph"/>
              <w:numPr>
                <w:ilvl w:val="1"/>
                <w:numId w:val="26"/>
              </w:numPr>
              <w:spacing w:after="200"/>
              <w:ind w:left="772"/>
              <w:jc w:val="left"/>
              <w:rPr>
                <w:sz w:val="22"/>
                <w:szCs w:val="22"/>
              </w:rPr>
            </w:pPr>
            <w:r>
              <w:rPr>
                <w:sz w:val="22"/>
                <w:szCs w:val="22"/>
              </w:rPr>
              <w:t xml:space="preserve">Jika aktor memilih </w:t>
            </w:r>
            <w:r w:rsidR="001A7000">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w:t>
            </w:r>
            <w:r w:rsidR="001A7000">
              <w:rPr>
                <w:sz w:val="22"/>
                <w:szCs w:val="22"/>
              </w:rPr>
              <w:t>berikutnya</w:t>
            </w:r>
            <w:r>
              <w:rPr>
                <w:sz w:val="22"/>
                <w:szCs w:val="22"/>
              </w:rPr>
              <w:t>.</w:t>
            </w:r>
          </w:p>
          <w:p w14:paraId="0B0EFCD9" w14:textId="61790E5F" w:rsidR="0007313A" w:rsidRPr="00391939" w:rsidRDefault="001A7000">
            <w:pPr>
              <w:pStyle w:val="ListParagraph"/>
              <w:numPr>
                <w:ilvl w:val="1"/>
                <w:numId w:val="26"/>
              </w:numPr>
              <w:spacing w:after="200"/>
              <w:ind w:left="772"/>
              <w:jc w:val="left"/>
              <w:rPr>
                <w:sz w:val="22"/>
                <w:szCs w:val="22"/>
                <w:rPrChange w:id="1072" w:author="ditaoktaria" w:date="2015-02-27T20:53:00Z">
                  <w:rPr>
                    <w:rFonts w:cstheme="majorBidi"/>
                    <w:b/>
                    <w:i/>
                    <w:iCs/>
                    <w:color w:val="404040" w:themeColor="text1" w:themeTint="BF"/>
                    <w:szCs w:val="22"/>
                  </w:rPr>
                </w:rPrChange>
              </w:rPr>
              <w:pPrChange w:id="1073" w:author="ditaoktaria" w:date="2015-02-27T20:13:00Z">
                <w:pPr>
                  <w:pStyle w:val="ListParagraph"/>
                  <w:keepNext/>
                  <w:keepLines/>
                  <w:numPr>
                    <w:numId w:val="26"/>
                  </w:numPr>
                  <w:spacing w:before="200" w:after="200"/>
                  <w:ind w:left="375" w:hanging="360"/>
                  <w:jc w:val="left"/>
                  <w:outlineLvl w:val="4"/>
                </w:pPr>
              </w:pPrChange>
            </w:pPr>
            <w:r>
              <w:rPr>
                <w:sz w:val="22"/>
                <w:szCs w:val="22"/>
              </w:rPr>
              <w:t xml:space="preserve">Jika aktor memilih </w:t>
            </w:r>
            <w:r w:rsidRPr="001A7000">
              <w:rPr>
                <w:i/>
                <w:sz w:val="22"/>
                <w:szCs w:val="22"/>
                <w:rPrChange w:id="1074" w:author="ditaoktaria" w:date="2015-02-27T20:52:00Z">
                  <w:rPr>
                    <w:sz w:val="22"/>
                    <w:szCs w:val="22"/>
                  </w:rPr>
                </w:rPrChange>
              </w:rPr>
              <w:t>close</w:t>
            </w:r>
            <w:r>
              <w:rPr>
                <w:sz w:val="22"/>
                <w:szCs w:val="22"/>
              </w:rPr>
              <w:t xml:space="preserve">, maka sistem </w:t>
            </w:r>
            <w:proofErr w:type="gramStart"/>
            <w:r>
              <w:rPr>
                <w:sz w:val="22"/>
                <w:szCs w:val="22"/>
              </w:rPr>
              <w:t>akan</w:t>
            </w:r>
            <w:proofErr w:type="gramEnd"/>
            <w:r>
              <w:rPr>
                <w:sz w:val="22"/>
                <w:szCs w:val="22"/>
              </w:rPr>
              <w:t xml:space="preserve"> menutup file dan kembali ke alur utama (</w:t>
            </w:r>
            <w:r>
              <w:rPr>
                <w:i/>
                <w:sz w:val="22"/>
                <w:szCs w:val="22"/>
              </w:rPr>
              <w:t>basic flow</w:t>
            </w:r>
            <w:r>
              <w:rPr>
                <w:sz w:val="22"/>
                <w:szCs w:val="22"/>
              </w:rPr>
              <w:t>)</w:t>
            </w:r>
            <w:r w:rsidR="00391939">
              <w:rPr>
                <w:sz w:val="22"/>
                <w:szCs w:val="22"/>
              </w:rPr>
              <w:t>.</w:t>
            </w:r>
          </w:p>
        </w:tc>
      </w:tr>
      <w:tr w:rsidR="0030683F" w:rsidRPr="00193933" w14:paraId="70F37273" w14:textId="77777777" w:rsidTr="0030683F">
        <w:tc>
          <w:tcPr>
            <w:tcW w:w="1922" w:type="dxa"/>
            <w:shd w:val="clear" w:color="auto" w:fill="auto"/>
            <w:vAlign w:val="center"/>
          </w:tcPr>
          <w:p w14:paraId="734700A3" w14:textId="119732B4" w:rsidR="0030683F" w:rsidRPr="00F54944" w:rsidRDefault="00166082"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75" w:author="ditaoktaria oktaria" w:date="2015-02-27T16:17:00Z">
                  <w:rPr>
                    <w:rFonts w:eastAsia="SimSun" w:cstheme="majorBidi"/>
                    <w:b/>
                    <w:i/>
                    <w:iCs/>
                    <w:color w:val="404040" w:themeColor="text1" w:themeTint="BF"/>
                    <w:lang w:val="id-ID" w:eastAsia="id-ID"/>
                  </w:rPr>
                </w:rPrChange>
              </w:rPr>
            </w:pPr>
            <w:r>
              <w:rPr>
                <w:b/>
                <w:sz w:val="22"/>
              </w:rPr>
              <w:lastRenderedPageBreak/>
              <w:t>Format PPTX</w:t>
            </w:r>
          </w:p>
        </w:tc>
        <w:tc>
          <w:tcPr>
            <w:tcW w:w="6008" w:type="dxa"/>
            <w:shd w:val="clear" w:color="auto" w:fill="auto"/>
            <w:vAlign w:val="center"/>
          </w:tcPr>
          <w:p w14:paraId="06B9EBA3" w14:textId="77777777" w:rsidR="009E5AC5" w:rsidRDefault="009E5AC5" w:rsidP="009E5AC5">
            <w:pPr>
              <w:pStyle w:val="ListParagraph"/>
              <w:numPr>
                <w:ilvl w:val="0"/>
                <w:numId w:val="28"/>
              </w:numPr>
              <w:spacing w:after="200"/>
              <w:ind w:left="346"/>
              <w:jc w:val="left"/>
              <w:rPr>
                <w:sz w:val="22"/>
                <w:szCs w:val="22"/>
              </w:rPr>
            </w:pPr>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p>
          <w:p w14:paraId="25917A4C" w14:textId="77777777" w:rsidR="009E5AC5" w:rsidRDefault="009E5AC5" w:rsidP="009E5AC5">
            <w:pPr>
              <w:pStyle w:val="ListParagraph"/>
              <w:numPr>
                <w:ilvl w:val="0"/>
                <w:numId w:val="28"/>
              </w:numPr>
              <w:spacing w:after="200"/>
              <w:ind w:left="346"/>
              <w:jc w:val="left"/>
              <w:rPr>
                <w:sz w:val="22"/>
                <w:szCs w:val="22"/>
              </w:rPr>
            </w:pPr>
            <w:r>
              <w:rPr>
                <w:sz w:val="22"/>
                <w:szCs w:val="22"/>
              </w:rPr>
              <w:t>Sistem mengizinkan aktor untuk memilih menu.</w:t>
            </w:r>
          </w:p>
          <w:p w14:paraId="590D8448" w14:textId="77777777" w:rsidR="009E5AC5" w:rsidRDefault="009E5AC5" w:rsidP="009E5AC5">
            <w:pPr>
              <w:pStyle w:val="ListParagraph"/>
              <w:numPr>
                <w:ilvl w:val="0"/>
                <w:numId w:val="28"/>
              </w:numPr>
              <w:spacing w:after="200"/>
              <w:ind w:left="346"/>
              <w:jc w:val="left"/>
              <w:rPr>
                <w:sz w:val="22"/>
                <w:szCs w:val="22"/>
              </w:rPr>
            </w:pPr>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p>
          <w:p w14:paraId="7698B3B7" w14:textId="77777777" w:rsidR="009E5AC5" w:rsidRDefault="009E5AC5" w:rsidP="009E5AC5">
            <w:pPr>
              <w:pStyle w:val="ListParagraph"/>
              <w:numPr>
                <w:ilvl w:val="1"/>
                <w:numId w:val="28"/>
              </w:numPr>
              <w:spacing w:after="200"/>
              <w:ind w:left="772"/>
              <w:jc w:val="left"/>
              <w:rPr>
                <w:sz w:val="22"/>
                <w:szCs w:val="22"/>
              </w:rPr>
            </w:pPr>
            <w:r>
              <w:rPr>
                <w:sz w:val="22"/>
                <w:szCs w:val="22"/>
              </w:rPr>
              <w:t xml:space="preserve">Jika aktor memilih </w:t>
            </w:r>
            <w:r>
              <w:rPr>
                <w:i/>
                <w:sz w:val="22"/>
                <w:szCs w:val="22"/>
              </w:rPr>
              <w:t>previous</w:t>
            </w:r>
            <w:r>
              <w:rPr>
                <w:sz w:val="22"/>
                <w:szCs w:val="22"/>
              </w:rPr>
              <w:t xml:space="preserve">, maka sistem </w:t>
            </w:r>
            <w:proofErr w:type="gramStart"/>
            <w:r>
              <w:rPr>
                <w:sz w:val="22"/>
                <w:szCs w:val="22"/>
              </w:rPr>
              <w:t>akan</w:t>
            </w:r>
            <w:proofErr w:type="gramEnd"/>
            <w:r>
              <w:rPr>
                <w:sz w:val="22"/>
                <w:szCs w:val="22"/>
              </w:rPr>
              <w:t xml:space="preserve"> menampilkan halaman sebelumnya.</w:t>
            </w:r>
          </w:p>
          <w:p w14:paraId="7D6E9603" w14:textId="77777777" w:rsidR="009E5AC5" w:rsidRDefault="009E5AC5">
            <w:pPr>
              <w:pStyle w:val="ListParagraph"/>
              <w:numPr>
                <w:ilvl w:val="1"/>
                <w:numId w:val="28"/>
              </w:numPr>
              <w:spacing w:after="200"/>
              <w:ind w:left="772"/>
              <w:jc w:val="left"/>
              <w:rPr>
                <w:rFonts w:cstheme="majorBidi"/>
                <w:b/>
                <w:i/>
                <w:iCs/>
                <w:color w:val="404040" w:themeColor="text1" w:themeTint="BF"/>
                <w:sz w:val="22"/>
                <w:szCs w:val="22"/>
              </w:rPr>
              <w:pPrChange w:id="1076" w:author="ditaoktaria" w:date="2015-02-27T20:55:00Z">
                <w:pPr>
                  <w:pStyle w:val="ListParagraph"/>
                  <w:keepNext/>
                  <w:keepLines/>
                  <w:numPr>
                    <w:numId w:val="28"/>
                  </w:numPr>
                  <w:spacing w:before="200" w:after="200"/>
                  <w:ind w:left="1800" w:hanging="360"/>
                  <w:jc w:val="left"/>
                  <w:outlineLvl w:val="4"/>
                </w:pPr>
              </w:pPrChange>
            </w:pPr>
            <w:r>
              <w:rPr>
                <w:sz w:val="22"/>
                <w:szCs w:val="22"/>
              </w:rPr>
              <w:t xml:space="preserve">Jika aktor memilih </w:t>
            </w:r>
            <w:r>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berikutnya.</w:t>
            </w:r>
          </w:p>
          <w:p w14:paraId="05F05B83" w14:textId="167DF75D" w:rsidR="0030683F" w:rsidRPr="009E5AC5" w:rsidRDefault="009E5AC5">
            <w:pPr>
              <w:pStyle w:val="ListParagraph"/>
              <w:numPr>
                <w:ilvl w:val="1"/>
                <w:numId w:val="28"/>
              </w:numPr>
              <w:spacing w:after="200"/>
              <w:ind w:left="772"/>
              <w:jc w:val="left"/>
              <w:rPr>
                <w:sz w:val="22"/>
                <w:szCs w:val="22"/>
                <w:rPrChange w:id="1077" w:author="ditaoktaria" w:date="2015-02-27T20:55:00Z">
                  <w:rPr>
                    <w:rFonts w:cstheme="majorBidi"/>
                    <w:b/>
                    <w:i/>
                    <w:iCs/>
                    <w:color w:val="404040" w:themeColor="text1" w:themeTint="BF"/>
                    <w:szCs w:val="22"/>
                  </w:rPr>
                </w:rPrChange>
              </w:rPr>
              <w:pPrChange w:id="1078" w:author="ditaoktaria" w:date="2015-02-27T20:55:00Z">
                <w:pPr>
                  <w:pStyle w:val="ListParagraph"/>
                  <w:keepNext/>
                  <w:keepLines/>
                  <w:numPr>
                    <w:numId w:val="28"/>
                  </w:numPr>
                  <w:spacing w:before="200" w:after="200"/>
                  <w:ind w:left="1800" w:hanging="360"/>
                  <w:jc w:val="left"/>
                  <w:outlineLvl w:val="4"/>
                </w:pPr>
              </w:pPrChange>
            </w:pPr>
            <w:r w:rsidRPr="009E5AC5">
              <w:rPr>
                <w:sz w:val="22"/>
                <w:szCs w:val="22"/>
              </w:rPr>
              <w:t xml:space="preserve">Jika aktor memilih </w:t>
            </w:r>
            <w:r w:rsidRPr="009E5AC5">
              <w:rPr>
                <w:i/>
                <w:sz w:val="22"/>
                <w:szCs w:val="22"/>
              </w:rPr>
              <w:t>close</w:t>
            </w:r>
            <w:r w:rsidRPr="001B1905">
              <w:rPr>
                <w:sz w:val="22"/>
                <w:szCs w:val="22"/>
              </w:rPr>
              <w:t xml:space="preserve">, maka sistem </w:t>
            </w:r>
            <w:proofErr w:type="gramStart"/>
            <w:r w:rsidRPr="001B1905">
              <w:rPr>
                <w:sz w:val="22"/>
                <w:szCs w:val="22"/>
              </w:rPr>
              <w:t>akan</w:t>
            </w:r>
            <w:proofErr w:type="gramEnd"/>
            <w:r w:rsidRPr="001B1905">
              <w:rPr>
                <w:sz w:val="22"/>
                <w:szCs w:val="22"/>
              </w:rPr>
              <w:t xml:space="preserve"> menutup file dan kembali ke alur utama (</w:t>
            </w:r>
            <w:r w:rsidRPr="001B1905">
              <w:rPr>
                <w:i/>
                <w:sz w:val="22"/>
                <w:szCs w:val="22"/>
              </w:rPr>
              <w:t>basic flow</w:t>
            </w:r>
            <w:r w:rsidRPr="001B1905">
              <w:rPr>
                <w:sz w:val="22"/>
                <w:szCs w:val="22"/>
              </w:rPr>
              <w:t>).</w:t>
            </w:r>
          </w:p>
        </w:tc>
      </w:tr>
      <w:tr w:rsidR="0030683F" w:rsidRPr="00193933" w14:paraId="70605E9A" w14:textId="77777777" w:rsidTr="0030683F">
        <w:tc>
          <w:tcPr>
            <w:tcW w:w="1922" w:type="dxa"/>
            <w:shd w:val="clear" w:color="auto" w:fill="auto"/>
            <w:vAlign w:val="center"/>
          </w:tcPr>
          <w:p w14:paraId="467A9904" w14:textId="16288564" w:rsidR="0030683F" w:rsidRPr="00F54944" w:rsidRDefault="006B6A3C" w:rsidP="0030683F">
            <w:pPr>
              <w:keepNext/>
              <w:keepLines/>
              <w:tabs>
                <w:tab w:val="center" w:pos="4680"/>
                <w:tab w:val="right" w:pos="9360"/>
              </w:tabs>
              <w:autoSpaceDE w:val="0"/>
              <w:autoSpaceDN w:val="0"/>
              <w:adjustRightInd w:val="0"/>
              <w:spacing w:before="200"/>
              <w:ind w:left="720" w:firstLine="0"/>
              <w:contextualSpacing/>
              <w:jc w:val="left"/>
              <w:outlineLvl w:val="8"/>
              <w:rPr>
                <w:b/>
                <w:sz w:val="22"/>
                <w:rPrChange w:id="1079" w:author="ditaoktaria oktaria" w:date="2015-02-27T16:17:00Z">
                  <w:rPr>
                    <w:rFonts w:eastAsia="SimSun" w:cstheme="majorBidi"/>
                    <w:b/>
                    <w:i/>
                    <w:iCs/>
                    <w:color w:val="404040" w:themeColor="text1" w:themeTint="BF"/>
                    <w:lang w:val="id-ID" w:eastAsia="id-ID"/>
                  </w:rPr>
                </w:rPrChange>
              </w:rPr>
            </w:pPr>
            <w:ins w:id="1080" w:author="ditaoktaria" w:date="2015-02-27T19:56:00Z">
              <w:r>
                <w:rPr>
                  <w:b/>
                  <w:sz w:val="22"/>
                </w:rPr>
                <w:t>F</w:t>
              </w:r>
            </w:ins>
            <w:ins w:id="1081" w:author="ditaoktaria" w:date="2015-02-27T20:03:00Z">
              <w:r>
                <w:rPr>
                  <w:b/>
                  <w:sz w:val="22"/>
                </w:rPr>
                <w:t>ormat Video</w:t>
              </w:r>
            </w:ins>
          </w:p>
        </w:tc>
        <w:tc>
          <w:tcPr>
            <w:tcW w:w="6008" w:type="dxa"/>
            <w:shd w:val="clear" w:color="auto" w:fill="auto"/>
            <w:vAlign w:val="center"/>
          </w:tcPr>
          <w:p w14:paraId="7E096AA3" w14:textId="65237785" w:rsidR="001B1905" w:rsidRDefault="001B1905" w:rsidP="001B1905">
            <w:pPr>
              <w:pStyle w:val="ListParagraph"/>
              <w:numPr>
                <w:ilvl w:val="0"/>
                <w:numId w:val="41"/>
              </w:numPr>
              <w:spacing w:after="200"/>
              <w:ind w:left="346"/>
              <w:jc w:val="left"/>
              <w:rPr>
                <w:sz w:val="22"/>
                <w:szCs w:val="22"/>
              </w:rPr>
            </w:pPr>
            <w:r>
              <w:rPr>
                <w:sz w:val="22"/>
                <w:szCs w:val="22"/>
              </w:rPr>
              <w:t xml:space="preserve">Sistem </w:t>
            </w:r>
            <w:proofErr w:type="gramStart"/>
            <w:r>
              <w:rPr>
                <w:sz w:val="22"/>
                <w:szCs w:val="22"/>
              </w:rPr>
              <w:t>akan</w:t>
            </w:r>
            <w:proofErr w:type="gramEnd"/>
            <w:r>
              <w:rPr>
                <w:sz w:val="22"/>
                <w:szCs w:val="22"/>
              </w:rPr>
              <w:t xml:space="preserve"> menampilkan halaman pertama materi dan menu-menu penayangan (</w:t>
            </w:r>
            <w:r w:rsidR="007C0805">
              <w:rPr>
                <w:i/>
                <w:sz w:val="22"/>
                <w:szCs w:val="22"/>
              </w:rPr>
              <w:t>play</w:t>
            </w:r>
            <w:r>
              <w:rPr>
                <w:sz w:val="22"/>
                <w:szCs w:val="22"/>
              </w:rPr>
              <w:t xml:space="preserve">, </w:t>
            </w:r>
            <w:r w:rsidR="007C0805">
              <w:rPr>
                <w:i/>
                <w:sz w:val="22"/>
                <w:szCs w:val="22"/>
              </w:rPr>
              <w:t>pause</w:t>
            </w:r>
            <w:r>
              <w:rPr>
                <w:sz w:val="22"/>
                <w:szCs w:val="22"/>
              </w:rPr>
              <w:t xml:space="preserve">, dan </w:t>
            </w:r>
            <w:r>
              <w:rPr>
                <w:i/>
                <w:sz w:val="22"/>
                <w:szCs w:val="22"/>
              </w:rPr>
              <w:t>close</w:t>
            </w:r>
            <w:r>
              <w:rPr>
                <w:sz w:val="22"/>
                <w:szCs w:val="22"/>
              </w:rPr>
              <w:t>).</w:t>
            </w:r>
          </w:p>
          <w:p w14:paraId="4A4CF57C" w14:textId="77777777" w:rsidR="001B1905" w:rsidRDefault="001B1905" w:rsidP="001B1905">
            <w:pPr>
              <w:pStyle w:val="ListParagraph"/>
              <w:numPr>
                <w:ilvl w:val="0"/>
                <w:numId w:val="41"/>
              </w:numPr>
              <w:spacing w:after="200"/>
              <w:ind w:left="346"/>
              <w:jc w:val="left"/>
              <w:rPr>
                <w:sz w:val="22"/>
                <w:szCs w:val="22"/>
              </w:rPr>
            </w:pPr>
            <w:r>
              <w:rPr>
                <w:sz w:val="22"/>
                <w:szCs w:val="22"/>
              </w:rPr>
              <w:t>Sistem mengizinkan aktor untuk memilih menu.</w:t>
            </w:r>
          </w:p>
          <w:p w14:paraId="05728312" w14:textId="77777777" w:rsidR="001B1905" w:rsidRDefault="001B1905" w:rsidP="001B1905">
            <w:pPr>
              <w:pStyle w:val="ListParagraph"/>
              <w:numPr>
                <w:ilvl w:val="0"/>
                <w:numId w:val="41"/>
              </w:numPr>
              <w:spacing w:after="200"/>
              <w:ind w:left="346"/>
              <w:jc w:val="left"/>
              <w:rPr>
                <w:sz w:val="22"/>
                <w:szCs w:val="22"/>
              </w:rPr>
            </w:pPr>
            <w:r>
              <w:rPr>
                <w:sz w:val="22"/>
                <w:szCs w:val="22"/>
              </w:rPr>
              <w:t xml:space="preserve">Sistem </w:t>
            </w:r>
            <w:proofErr w:type="gramStart"/>
            <w:r>
              <w:rPr>
                <w:sz w:val="22"/>
                <w:szCs w:val="22"/>
              </w:rPr>
              <w:t>akan</w:t>
            </w:r>
            <w:proofErr w:type="gramEnd"/>
            <w:r>
              <w:rPr>
                <w:sz w:val="22"/>
                <w:szCs w:val="22"/>
              </w:rPr>
              <w:t xml:space="preserve"> menjalankan fungsi sesuai dengan menu yang dipilih oleh aktor.</w:t>
            </w:r>
          </w:p>
          <w:p w14:paraId="151B0808" w14:textId="77777777" w:rsidR="001B1905" w:rsidRDefault="001B1905" w:rsidP="001B1905">
            <w:pPr>
              <w:pStyle w:val="ListParagraph"/>
              <w:numPr>
                <w:ilvl w:val="1"/>
                <w:numId w:val="41"/>
              </w:numPr>
              <w:spacing w:after="200"/>
              <w:ind w:left="772"/>
              <w:jc w:val="left"/>
              <w:rPr>
                <w:sz w:val="22"/>
                <w:szCs w:val="22"/>
              </w:rPr>
            </w:pPr>
            <w:r>
              <w:rPr>
                <w:sz w:val="22"/>
                <w:szCs w:val="22"/>
              </w:rPr>
              <w:t xml:space="preserve">Jika aktor memilih </w:t>
            </w:r>
            <w:r>
              <w:rPr>
                <w:i/>
                <w:sz w:val="22"/>
                <w:szCs w:val="22"/>
              </w:rPr>
              <w:t>previous</w:t>
            </w:r>
            <w:r>
              <w:rPr>
                <w:sz w:val="22"/>
                <w:szCs w:val="22"/>
              </w:rPr>
              <w:t xml:space="preserve">, maka sistem </w:t>
            </w:r>
            <w:proofErr w:type="gramStart"/>
            <w:r>
              <w:rPr>
                <w:sz w:val="22"/>
                <w:szCs w:val="22"/>
              </w:rPr>
              <w:t>akan</w:t>
            </w:r>
            <w:proofErr w:type="gramEnd"/>
            <w:r>
              <w:rPr>
                <w:sz w:val="22"/>
                <w:szCs w:val="22"/>
              </w:rPr>
              <w:t xml:space="preserve"> menampilkan halaman sebelumnya.</w:t>
            </w:r>
          </w:p>
          <w:p w14:paraId="3E092969" w14:textId="2A078BB1" w:rsidR="00031C3C" w:rsidRDefault="001B1905" w:rsidP="001B1905">
            <w:pPr>
              <w:pStyle w:val="ListParagraph"/>
              <w:numPr>
                <w:ilvl w:val="1"/>
                <w:numId w:val="41"/>
              </w:numPr>
              <w:spacing w:after="200"/>
              <w:ind w:left="772"/>
              <w:jc w:val="left"/>
              <w:rPr>
                <w:sz w:val="22"/>
                <w:szCs w:val="22"/>
              </w:rPr>
            </w:pPr>
            <w:r>
              <w:rPr>
                <w:sz w:val="22"/>
                <w:szCs w:val="22"/>
              </w:rPr>
              <w:t xml:space="preserve">Jika aktor memilih </w:t>
            </w:r>
            <w:r>
              <w:rPr>
                <w:i/>
                <w:sz w:val="22"/>
                <w:szCs w:val="22"/>
              </w:rPr>
              <w:t>next</w:t>
            </w:r>
            <w:r>
              <w:rPr>
                <w:sz w:val="22"/>
                <w:szCs w:val="22"/>
              </w:rPr>
              <w:t xml:space="preserve">, maka sistem </w:t>
            </w:r>
            <w:proofErr w:type="gramStart"/>
            <w:r>
              <w:rPr>
                <w:sz w:val="22"/>
                <w:szCs w:val="22"/>
              </w:rPr>
              <w:t>akan</w:t>
            </w:r>
            <w:proofErr w:type="gramEnd"/>
            <w:r>
              <w:rPr>
                <w:sz w:val="22"/>
                <w:szCs w:val="22"/>
              </w:rPr>
              <w:t xml:space="preserve"> menampilkan halaman berikutnya.</w:t>
            </w:r>
          </w:p>
          <w:p w14:paraId="684D1660" w14:textId="013BF6F2" w:rsidR="0030683F" w:rsidRPr="00031C3C" w:rsidRDefault="001B1905">
            <w:pPr>
              <w:pStyle w:val="ListParagraph"/>
              <w:numPr>
                <w:ilvl w:val="1"/>
                <w:numId w:val="41"/>
              </w:numPr>
              <w:spacing w:after="200"/>
              <w:ind w:left="772"/>
              <w:jc w:val="left"/>
              <w:rPr>
                <w:sz w:val="22"/>
                <w:szCs w:val="22"/>
                <w:rPrChange w:id="1082" w:author="ditaoktaria oktaria" w:date="2015-03-09T16:43:00Z">
                  <w:rPr>
                    <w:rFonts w:cstheme="majorBidi"/>
                    <w:b/>
                    <w:i/>
                    <w:iCs/>
                    <w:color w:val="404040"/>
                    <w:szCs w:val="22"/>
                  </w:rPr>
                </w:rPrChange>
              </w:rPr>
              <w:pPrChange w:id="1083" w:author="ditaoktaria oktaria" w:date="2015-03-09T16:43:00Z">
                <w:pPr>
                  <w:pStyle w:val="ListParagraph"/>
                  <w:keepNext/>
                  <w:keepLines/>
                  <w:numPr>
                    <w:numId w:val="41"/>
                  </w:numPr>
                  <w:spacing w:before="200" w:after="200"/>
                  <w:ind w:left="772" w:hanging="360"/>
                  <w:jc w:val="left"/>
                  <w:outlineLvl w:val="6"/>
                </w:pPr>
              </w:pPrChange>
            </w:pPr>
            <w:r w:rsidRPr="00031C3C">
              <w:rPr>
                <w:sz w:val="22"/>
                <w:szCs w:val="22"/>
                <w:rPrChange w:id="1084" w:author="ditaoktaria oktaria" w:date="2015-03-09T16:43:00Z">
                  <w:rPr/>
                </w:rPrChange>
              </w:rPr>
              <w:t xml:space="preserve">Jika aktor memilih </w:t>
            </w:r>
            <w:r w:rsidRPr="00031C3C">
              <w:rPr>
                <w:i/>
                <w:sz w:val="22"/>
                <w:szCs w:val="22"/>
                <w:rPrChange w:id="1085" w:author="ditaoktaria oktaria" w:date="2015-03-09T16:43:00Z">
                  <w:rPr>
                    <w:i/>
                  </w:rPr>
                </w:rPrChange>
              </w:rPr>
              <w:t>close</w:t>
            </w:r>
            <w:r w:rsidRPr="00031C3C">
              <w:rPr>
                <w:sz w:val="22"/>
                <w:szCs w:val="22"/>
                <w:rPrChange w:id="1086" w:author="ditaoktaria oktaria" w:date="2015-03-09T16:43:00Z">
                  <w:rPr/>
                </w:rPrChange>
              </w:rPr>
              <w:t xml:space="preserve">, maka sistem </w:t>
            </w:r>
            <w:proofErr w:type="gramStart"/>
            <w:r w:rsidRPr="00031C3C">
              <w:rPr>
                <w:sz w:val="22"/>
                <w:szCs w:val="22"/>
                <w:rPrChange w:id="1087" w:author="ditaoktaria oktaria" w:date="2015-03-09T16:43:00Z">
                  <w:rPr/>
                </w:rPrChange>
              </w:rPr>
              <w:t>akan</w:t>
            </w:r>
            <w:proofErr w:type="gramEnd"/>
            <w:r w:rsidRPr="00031C3C">
              <w:rPr>
                <w:sz w:val="22"/>
                <w:szCs w:val="22"/>
                <w:rPrChange w:id="1088" w:author="ditaoktaria oktaria" w:date="2015-03-09T16:43:00Z">
                  <w:rPr/>
                </w:rPrChange>
              </w:rPr>
              <w:t xml:space="preserve"> menutup file dan kembali ke alur utama (</w:t>
            </w:r>
            <w:r w:rsidRPr="00031C3C">
              <w:rPr>
                <w:i/>
                <w:sz w:val="22"/>
                <w:szCs w:val="22"/>
                <w:rPrChange w:id="1089" w:author="ditaoktaria oktaria" w:date="2015-03-09T16:43:00Z">
                  <w:rPr>
                    <w:i/>
                  </w:rPr>
                </w:rPrChange>
              </w:rPr>
              <w:t>basic flow</w:t>
            </w:r>
            <w:r w:rsidRPr="00031C3C">
              <w:rPr>
                <w:sz w:val="22"/>
                <w:szCs w:val="22"/>
                <w:rPrChange w:id="1090" w:author="ditaoktaria oktaria" w:date="2015-03-09T16:43:00Z">
                  <w:rPr/>
                </w:rPrChange>
              </w:rPr>
              <w:t>).</w:t>
            </w:r>
          </w:p>
        </w:tc>
      </w:tr>
      <w:tr w:rsidR="0030683F" w:rsidRPr="00193933" w14:paraId="4FB13670" w14:textId="77777777" w:rsidTr="0030683F">
        <w:tc>
          <w:tcPr>
            <w:tcW w:w="1922" w:type="dxa"/>
            <w:shd w:val="clear" w:color="auto" w:fill="BFBFBF"/>
            <w:vAlign w:val="center"/>
          </w:tcPr>
          <w:p w14:paraId="292E4891" w14:textId="2EAF6787" w:rsidR="0030683F" w:rsidRPr="006B3379" w:rsidRDefault="0030683F">
            <w:pPr>
              <w:keepNext/>
              <w:keepLines/>
              <w:spacing w:before="200"/>
              <w:ind w:firstLine="0"/>
              <w:jc w:val="left"/>
              <w:outlineLvl w:val="6"/>
              <w:rPr>
                <w:b/>
                <w:sz w:val="22"/>
                <w:rPrChange w:id="1091" w:author="ditaoktaria oktaria" w:date="2015-03-09T16:43:00Z">
                  <w:rPr>
                    <w:rFonts w:eastAsia="Times New Roman" w:cstheme="majorBidi"/>
                    <w:b/>
                    <w:i/>
                    <w:iCs/>
                    <w:color w:val="404040"/>
                  </w:rPr>
                </w:rPrChange>
              </w:rPr>
              <w:pPrChange w:id="1092" w:author="ditaoktaria oktaria" w:date="2015-03-09T16:43:00Z">
                <w:pPr>
                  <w:keepNext/>
                  <w:keepLines/>
                  <w:numPr>
                    <w:numId w:val="18"/>
                  </w:numPr>
                  <w:spacing w:before="200"/>
                  <w:ind w:left="720" w:firstLine="0"/>
                  <w:jc w:val="left"/>
                  <w:outlineLvl w:val="6"/>
                </w:pPr>
              </w:pPrChange>
            </w:pPr>
            <w:r w:rsidRPr="00F54944">
              <w:rPr>
                <w:b/>
                <w:sz w:val="22"/>
              </w:rPr>
              <w:t>Kondisi Akhir</w:t>
            </w:r>
            <w:r w:rsidR="006B3379">
              <w:rPr>
                <w:b/>
                <w:sz w:val="22"/>
              </w:rPr>
              <w:t xml:space="preserve"> </w:t>
            </w:r>
            <w:r w:rsidRPr="00F54944">
              <w:rPr>
                <w:b/>
                <w:i/>
                <w:sz w:val="22"/>
              </w:rPr>
              <w:t>(Post-Conditions)</w:t>
            </w:r>
          </w:p>
        </w:tc>
        <w:tc>
          <w:tcPr>
            <w:tcW w:w="6008" w:type="dxa"/>
            <w:vAlign w:val="center"/>
          </w:tcPr>
          <w:p w14:paraId="6FA2B2C6" w14:textId="4D170F88" w:rsidR="0030683F" w:rsidRPr="00947A6D" w:rsidRDefault="00947A6D" w:rsidP="0030683F">
            <w:pPr>
              <w:keepNext/>
              <w:keepLines/>
              <w:spacing w:before="200"/>
              <w:ind w:firstLine="0"/>
              <w:jc w:val="left"/>
              <w:outlineLvl w:val="4"/>
              <w:rPr>
                <w:sz w:val="22"/>
                <w:rPrChange w:id="1093" w:author="ditaoktaria oktaria" w:date="2015-03-06T17:11:00Z">
                  <w:rPr>
                    <w:rFonts w:eastAsia="Times New Roman"/>
                    <w:b/>
                  </w:rPr>
                </w:rPrChange>
              </w:rPr>
            </w:pPr>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materi sesuai dengan perintah yang diberikan oleh aktor.</w:t>
            </w:r>
          </w:p>
        </w:tc>
      </w:tr>
    </w:tbl>
    <w:p w14:paraId="5142E107" w14:textId="77777777" w:rsidR="00F54944" w:rsidRDefault="00F54944" w:rsidP="00F54944">
      <w:pPr>
        <w:pStyle w:val="Heading6"/>
        <w:numPr>
          <w:ilvl w:val="0"/>
          <w:numId w:val="24"/>
        </w:numPr>
        <w:ind w:left="720"/>
        <w:rPr>
          <w:ins w:id="1094" w:author="ditaoktaria" w:date="2015-03-27T09:43:00Z"/>
          <w:i/>
        </w:rPr>
      </w:pPr>
      <w:r w:rsidRPr="00BF7104">
        <w:t xml:space="preserve">Skenario </w:t>
      </w:r>
      <w:r w:rsidRPr="001F50E9">
        <w:rPr>
          <w:i/>
        </w:rPr>
        <w:t>Use Case</w:t>
      </w:r>
      <w:r w:rsidRPr="00BF7104">
        <w:t xml:space="preserve"> </w:t>
      </w:r>
      <w:r>
        <w:t xml:space="preserve">Kelola </w:t>
      </w:r>
      <w:r w:rsidRPr="0041328A">
        <w:rPr>
          <w:i/>
        </w:rPr>
        <w:t>Folder</w:t>
      </w:r>
    </w:p>
    <w:p w14:paraId="6DDBB5C1" w14:textId="14C7E0C0" w:rsidR="00EA1BEC" w:rsidRPr="00EA1BEC" w:rsidRDefault="00EA1BEC" w:rsidP="00835C2B">
      <w:r>
        <w:lastRenderedPageBreak/>
        <w:t xml:space="preserve">Kebutuhan fungsional selanjutnya yang harus disediakan oleh sistem adalah pengguna harus dapat mengelola </w:t>
      </w:r>
      <w:r w:rsidRPr="00835C2B">
        <w:rPr>
          <w:i/>
        </w:rPr>
        <w:t>folder</w:t>
      </w:r>
      <w:r>
        <w:t xml:space="preserve"> yang direpresentasikan dengan </w:t>
      </w:r>
      <w:r>
        <w:rPr>
          <w:i/>
        </w:rPr>
        <w:t xml:space="preserve">use case </w:t>
      </w:r>
      <w:r>
        <w:t xml:space="preserve">kelola </w:t>
      </w:r>
      <w:r>
        <w:rPr>
          <w:i/>
        </w:rPr>
        <w:t>folder</w:t>
      </w:r>
      <w:r>
        <w:t xml:space="preserve">. Skenario </w:t>
      </w:r>
      <w:r>
        <w:rPr>
          <w:i/>
        </w:rPr>
        <w:t xml:space="preserve">use case </w:t>
      </w:r>
      <w:r>
        <w:t xml:space="preserve">kelola </w:t>
      </w:r>
      <w:r>
        <w:rPr>
          <w:i/>
        </w:rPr>
        <w:t>folder</w:t>
      </w:r>
      <w:r>
        <w:t xml:space="preserve"> ditunjukkan pada </w:t>
      </w:r>
      <w:r w:rsidR="001A586A">
        <w:t>T</w:t>
      </w:r>
      <w:r>
        <w:t>abel 4.9.</w:t>
      </w:r>
    </w:p>
    <w:p w14:paraId="0DBFB4C5" w14:textId="2B9219FB" w:rsidR="00F54944" w:rsidRDefault="00F54944" w:rsidP="00F54944">
      <w:pPr>
        <w:pStyle w:val="Caption"/>
        <w:keepNext/>
      </w:pPr>
      <w:r>
        <w:t>Tabel 4.</w:t>
      </w:r>
      <w:r w:rsidR="001409D7">
        <w:fldChar w:fldCharType="begin"/>
      </w:r>
      <w:r w:rsidR="001409D7">
        <w:instrText xml:space="preserve"> SEQ Tabel_4. \* ARA</w:instrText>
      </w:r>
      <w:r w:rsidR="001409D7">
        <w:instrText xml:space="preserve">BIC </w:instrText>
      </w:r>
      <w:r w:rsidR="001409D7">
        <w:fldChar w:fldCharType="separate"/>
      </w:r>
      <w:r w:rsidR="007173DD">
        <w:rPr>
          <w:noProof/>
        </w:rPr>
        <w:t>9</w:t>
      </w:r>
      <w:r w:rsidR="001409D7">
        <w:rPr>
          <w:noProof/>
        </w:rPr>
        <w:fldChar w:fldCharType="end"/>
      </w:r>
      <w:proofErr w:type="gramStart"/>
      <w:r w:rsidRPr="00D81786">
        <w:rPr>
          <w:b w:val="0"/>
        </w:rPr>
        <w:t xml:space="preserve"> </w:t>
      </w:r>
      <w:r w:rsidRPr="00017391">
        <w:rPr>
          <w:b w:val="0"/>
        </w:rPr>
        <w:t xml:space="preserve">Skenario </w:t>
      </w:r>
      <w:r w:rsidRPr="00017391">
        <w:rPr>
          <w:b w:val="0"/>
          <w:i/>
        </w:rPr>
        <w:t>Use Case</w:t>
      </w:r>
      <w:r w:rsidRPr="00017391">
        <w:rPr>
          <w:b w:val="0"/>
        </w:rPr>
        <w:t xml:space="preserve"> </w:t>
      </w:r>
      <w:r w:rsidR="00C91EEA">
        <w:rPr>
          <w:b w:val="0"/>
        </w:rPr>
        <w:t xml:space="preserve">Kelola </w:t>
      </w:r>
      <w:r w:rsidR="00C91EEA" w:rsidRPr="00835C2B">
        <w:rPr>
          <w:b w:val="0"/>
          <w:i/>
        </w:rPr>
        <w:t>Folder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14:paraId="117EAB8F" w14:textId="77777777" w:rsidTr="00D060DB">
        <w:tc>
          <w:tcPr>
            <w:tcW w:w="1922" w:type="dxa"/>
            <w:shd w:val="clear" w:color="auto" w:fill="BFBFBF"/>
            <w:vAlign w:val="center"/>
          </w:tcPr>
          <w:p w14:paraId="0E869A46" w14:textId="77777777" w:rsidR="00F54944" w:rsidRPr="00193933" w:rsidRDefault="00F54944" w:rsidP="00D060DB">
            <w:pPr>
              <w:ind w:firstLine="0"/>
              <w:jc w:val="left"/>
              <w:rPr>
                <w:b/>
              </w:rPr>
            </w:pPr>
            <w:r w:rsidRPr="00193933">
              <w:rPr>
                <w:b/>
                <w:sz w:val="22"/>
              </w:rPr>
              <w:t>Nama</w:t>
            </w:r>
          </w:p>
        </w:tc>
        <w:tc>
          <w:tcPr>
            <w:tcW w:w="6008" w:type="dxa"/>
            <w:vAlign w:val="center"/>
          </w:tcPr>
          <w:p w14:paraId="5CD92574" w14:textId="77777777" w:rsidR="00F54944" w:rsidRPr="0041328A" w:rsidRDefault="00F54944" w:rsidP="00D060DB">
            <w:pPr>
              <w:ind w:firstLine="0"/>
              <w:jc w:val="left"/>
              <w:rPr>
                <w:sz w:val="22"/>
              </w:rPr>
            </w:pPr>
            <w:r w:rsidRPr="0041328A">
              <w:rPr>
                <w:sz w:val="22"/>
              </w:rPr>
              <w:t xml:space="preserve">Kelola </w:t>
            </w:r>
            <w:r w:rsidRPr="0041328A">
              <w:rPr>
                <w:i/>
                <w:sz w:val="22"/>
              </w:rPr>
              <w:t>Folder</w:t>
            </w:r>
          </w:p>
        </w:tc>
      </w:tr>
      <w:tr w:rsidR="00F54944" w:rsidRPr="00193933" w14:paraId="3D01C0A7" w14:textId="77777777" w:rsidTr="00D060DB">
        <w:tc>
          <w:tcPr>
            <w:tcW w:w="1922" w:type="dxa"/>
            <w:shd w:val="clear" w:color="auto" w:fill="BFBFBF"/>
            <w:vAlign w:val="center"/>
          </w:tcPr>
          <w:p w14:paraId="43884D50" w14:textId="77777777" w:rsidR="00F54944" w:rsidRPr="00193933" w:rsidRDefault="00F54944" w:rsidP="00D060DB">
            <w:pPr>
              <w:ind w:firstLine="0"/>
              <w:jc w:val="left"/>
              <w:rPr>
                <w:b/>
              </w:rPr>
            </w:pPr>
            <w:r w:rsidRPr="00193933">
              <w:rPr>
                <w:b/>
                <w:sz w:val="22"/>
              </w:rPr>
              <w:t>Kode SRS</w:t>
            </w:r>
          </w:p>
        </w:tc>
        <w:tc>
          <w:tcPr>
            <w:tcW w:w="6008" w:type="dxa"/>
            <w:vAlign w:val="center"/>
          </w:tcPr>
          <w:p w14:paraId="5F0AD106" w14:textId="77777777" w:rsidR="00F54944" w:rsidRPr="0041328A" w:rsidRDefault="00F54944" w:rsidP="00D060DB">
            <w:pPr>
              <w:ind w:firstLine="0"/>
              <w:jc w:val="left"/>
              <w:rPr>
                <w:sz w:val="22"/>
              </w:rPr>
            </w:pPr>
            <w:r w:rsidRPr="0041328A">
              <w:rPr>
                <w:sz w:val="22"/>
              </w:rPr>
              <w:t>SRS_002_00</w:t>
            </w:r>
            <w:r>
              <w:rPr>
                <w:sz w:val="22"/>
              </w:rPr>
              <w:t>4</w:t>
            </w:r>
          </w:p>
        </w:tc>
      </w:tr>
      <w:tr w:rsidR="00F54944" w:rsidRPr="00193933" w14:paraId="0D9A99D3" w14:textId="77777777" w:rsidTr="00D060DB">
        <w:tc>
          <w:tcPr>
            <w:tcW w:w="1922" w:type="dxa"/>
            <w:shd w:val="clear" w:color="auto" w:fill="BFBFBF"/>
            <w:vAlign w:val="center"/>
          </w:tcPr>
          <w:p w14:paraId="0748889C" w14:textId="77777777" w:rsidR="00F54944" w:rsidRPr="00193933" w:rsidRDefault="00F54944" w:rsidP="00D060DB">
            <w:pPr>
              <w:ind w:firstLine="0"/>
              <w:jc w:val="left"/>
              <w:rPr>
                <w:b/>
              </w:rPr>
            </w:pPr>
            <w:r w:rsidRPr="00193933">
              <w:rPr>
                <w:b/>
                <w:sz w:val="22"/>
              </w:rPr>
              <w:t>Tujuan</w:t>
            </w:r>
          </w:p>
        </w:tc>
        <w:tc>
          <w:tcPr>
            <w:tcW w:w="6008" w:type="dxa"/>
            <w:vAlign w:val="center"/>
          </w:tcPr>
          <w:p w14:paraId="04AD7628" w14:textId="77777777" w:rsidR="00F54944" w:rsidRPr="0041328A" w:rsidRDefault="00F54944" w:rsidP="00D060DB">
            <w:pPr>
              <w:ind w:firstLine="0"/>
              <w:jc w:val="left"/>
              <w:rPr>
                <w:sz w:val="22"/>
              </w:rPr>
            </w:pPr>
            <w:r w:rsidRPr="0041328A">
              <w:rPr>
                <w:sz w:val="22"/>
              </w:rPr>
              <w:t xml:space="preserve">Mengelola </w:t>
            </w:r>
            <w:r w:rsidRPr="0041328A">
              <w:rPr>
                <w:i/>
                <w:sz w:val="22"/>
              </w:rPr>
              <w:t>Folder</w:t>
            </w:r>
          </w:p>
        </w:tc>
      </w:tr>
      <w:tr w:rsidR="00F54944" w:rsidRPr="00193933" w14:paraId="0102E3AC" w14:textId="77777777" w:rsidTr="00D060DB">
        <w:tc>
          <w:tcPr>
            <w:tcW w:w="1922" w:type="dxa"/>
            <w:shd w:val="clear" w:color="auto" w:fill="BFBFBF"/>
            <w:vAlign w:val="center"/>
          </w:tcPr>
          <w:p w14:paraId="7F0BFD74" w14:textId="77777777" w:rsidR="00F54944" w:rsidRPr="00193933" w:rsidRDefault="00F54944" w:rsidP="00D060DB">
            <w:pPr>
              <w:ind w:firstLine="0"/>
              <w:jc w:val="left"/>
              <w:rPr>
                <w:b/>
              </w:rPr>
            </w:pPr>
            <w:r w:rsidRPr="00193933">
              <w:rPr>
                <w:b/>
                <w:sz w:val="22"/>
              </w:rPr>
              <w:t>Deskripsi</w:t>
            </w:r>
          </w:p>
          <w:p w14:paraId="0A074820" w14:textId="77777777" w:rsidR="00F54944" w:rsidRPr="00193933" w:rsidRDefault="00F54944" w:rsidP="00D060DB">
            <w:pPr>
              <w:ind w:firstLine="0"/>
              <w:jc w:val="left"/>
              <w:rPr>
                <w:b/>
                <w:i/>
              </w:rPr>
            </w:pPr>
            <w:r w:rsidRPr="00193933">
              <w:rPr>
                <w:b/>
                <w:i/>
                <w:sz w:val="22"/>
              </w:rPr>
              <w:t>(Brief Description)</w:t>
            </w:r>
          </w:p>
        </w:tc>
        <w:tc>
          <w:tcPr>
            <w:tcW w:w="6008" w:type="dxa"/>
            <w:vAlign w:val="center"/>
          </w:tcPr>
          <w:p w14:paraId="5466A633" w14:textId="77777777" w:rsidR="00F54944" w:rsidRPr="0041328A" w:rsidRDefault="00F54944" w:rsidP="00D060DB">
            <w:pPr>
              <w:ind w:firstLine="0"/>
              <w:jc w:val="left"/>
              <w:rPr>
                <w:sz w:val="22"/>
              </w:rPr>
            </w:pPr>
            <w:r w:rsidRPr="0041328A">
              <w:rPr>
                <w:i/>
                <w:sz w:val="22"/>
              </w:rPr>
              <w:t xml:space="preserve">Use case </w:t>
            </w:r>
            <w:r w:rsidRPr="0041328A">
              <w:rPr>
                <w:sz w:val="22"/>
              </w:rPr>
              <w:t>ini memungkinkan aktor untuk menambah</w:t>
            </w:r>
            <w:r w:rsidRPr="00332A8A">
              <w:rPr>
                <w:sz w:val="22"/>
              </w:rPr>
              <w:t xml:space="preserve">, </w:t>
            </w:r>
            <w:r w:rsidRPr="0041328A">
              <w:rPr>
                <w:sz w:val="22"/>
              </w:rPr>
              <w:t>menghapus</w:t>
            </w:r>
            <w:r>
              <w:rPr>
                <w:sz w:val="22"/>
              </w:rPr>
              <w:t xml:space="preserve">, </w:t>
            </w:r>
            <w:proofErr w:type="gramStart"/>
            <w:r>
              <w:rPr>
                <w:sz w:val="22"/>
              </w:rPr>
              <w:t>atau</w:t>
            </w:r>
            <w:proofErr w:type="gramEnd"/>
            <w:r>
              <w:rPr>
                <w:sz w:val="22"/>
              </w:rPr>
              <w:t xml:space="preserve"> mengubah nama</w:t>
            </w:r>
            <w:r w:rsidRPr="0041328A">
              <w:rPr>
                <w:sz w:val="22"/>
              </w:rPr>
              <w:t xml:space="preserve"> </w:t>
            </w:r>
            <w:r w:rsidRPr="0041328A">
              <w:rPr>
                <w:i/>
                <w:sz w:val="22"/>
              </w:rPr>
              <w:t>folder</w:t>
            </w:r>
            <w:r>
              <w:rPr>
                <w:sz w:val="22"/>
              </w:rPr>
              <w:t>.</w:t>
            </w:r>
          </w:p>
        </w:tc>
      </w:tr>
      <w:tr w:rsidR="00F54944" w:rsidRPr="00193933" w14:paraId="661423F5" w14:textId="77777777" w:rsidTr="00D060DB">
        <w:tc>
          <w:tcPr>
            <w:tcW w:w="1922" w:type="dxa"/>
            <w:shd w:val="clear" w:color="auto" w:fill="BFBFBF"/>
            <w:vAlign w:val="center"/>
          </w:tcPr>
          <w:p w14:paraId="66E4FB99" w14:textId="77777777" w:rsidR="00F54944" w:rsidRPr="00193933" w:rsidRDefault="00F54944" w:rsidP="00D060DB">
            <w:pPr>
              <w:ind w:firstLine="0"/>
              <w:jc w:val="left"/>
              <w:rPr>
                <w:b/>
              </w:rPr>
            </w:pPr>
            <w:r w:rsidRPr="00193933">
              <w:rPr>
                <w:b/>
                <w:sz w:val="22"/>
              </w:rPr>
              <w:t>Aktor</w:t>
            </w:r>
          </w:p>
        </w:tc>
        <w:tc>
          <w:tcPr>
            <w:tcW w:w="6008" w:type="dxa"/>
            <w:vAlign w:val="center"/>
          </w:tcPr>
          <w:p w14:paraId="79950CAC" w14:textId="77777777" w:rsidR="00F54944" w:rsidRPr="0041328A" w:rsidRDefault="00F54944" w:rsidP="00D060DB">
            <w:pPr>
              <w:ind w:firstLine="0"/>
              <w:jc w:val="left"/>
              <w:rPr>
                <w:sz w:val="22"/>
              </w:rPr>
            </w:pPr>
            <w:r w:rsidRPr="0041328A">
              <w:rPr>
                <w:sz w:val="22"/>
              </w:rPr>
              <w:t>Pengguna</w:t>
            </w:r>
          </w:p>
        </w:tc>
      </w:tr>
      <w:tr w:rsidR="00F54944" w:rsidRPr="00193933" w14:paraId="2F67BDBC" w14:textId="77777777" w:rsidTr="00D060DB">
        <w:tc>
          <w:tcPr>
            <w:tcW w:w="1922" w:type="dxa"/>
            <w:shd w:val="clear" w:color="auto" w:fill="BFBFBF"/>
            <w:vAlign w:val="center"/>
          </w:tcPr>
          <w:p w14:paraId="2DB4696A" w14:textId="77777777" w:rsidR="00F54944" w:rsidRPr="00193933" w:rsidRDefault="00F54944" w:rsidP="00D060DB">
            <w:pPr>
              <w:ind w:firstLine="0"/>
              <w:jc w:val="left"/>
              <w:rPr>
                <w:b/>
              </w:rPr>
            </w:pPr>
            <w:r w:rsidRPr="00193933">
              <w:rPr>
                <w:b/>
                <w:sz w:val="22"/>
              </w:rPr>
              <w:t>Kondisi Awal</w:t>
            </w:r>
          </w:p>
          <w:p w14:paraId="7D3CC133" w14:textId="77777777" w:rsidR="00F54944" w:rsidRPr="00193933" w:rsidRDefault="00F54944" w:rsidP="00D060DB">
            <w:pPr>
              <w:ind w:firstLine="0"/>
              <w:jc w:val="left"/>
              <w:rPr>
                <w:b/>
                <w:i/>
              </w:rPr>
            </w:pPr>
            <w:r w:rsidRPr="00193933">
              <w:rPr>
                <w:b/>
                <w:i/>
                <w:sz w:val="22"/>
              </w:rPr>
              <w:t>(Pre-Conditions)</w:t>
            </w:r>
          </w:p>
        </w:tc>
        <w:tc>
          <w:tcPr>
            <w:tcW w:w="6008" w:type="dxa"/>
            <w:vAlign w:val="center"/>
          </w:tcPr>
          <w:p w14:paraId="1ECCBC7D" w14:textId="77777777" w:rsidR="00F54944" w:rsidRPr="0041328A" w:rsidRDefault="00F54944" w:rsidP="00D060DB">
            <w:pPr>
              <w:ind w:firstLine="0"/>
              <w:jc w:val="left"/>
              <w:rPr>
                <w:sz w:val="22"/>
              </w:rPr>
            </w:pPr>
            <w:r w:rsidRPr="008B01F5">
              <w:rPr>
                <w:sz w:val="22"/>
              </w:rPr>
              <w:t xml:space="preserve">Aktor harus melakukan </w:t>
            </w:r>
            <w:r w:rsidRPr="00065742">
              <w:rPr>
                <w:i/>
                <w:sz w:val="22"/>
              </w:rPr>
              <w:t xml:space="preserve">login </w:t>
            </w:r>
            <w:r w:rsidRPr="00065742">
              <w:rPr>
                <w:sz w:val="22"/>
              </w:rPr>
              <w:t xml:space="preserve">terlebih dahulu kemudian masuk pada menu </w:t>
            </w:r>
            <w:r w:rsidRPr="00065742">
              <w:rPr>
                <w:i/>
                <w:sz w:val="22"/>
              </w:rPr>
              <w:t>materials</w:t>
            </w:r>
            <w:r w:rsidRPr="00065742">
              <w:rPr>
                <w:sz w:val="22"/>
              </w:rPr>
              <w:t>.</w:t>
            </w:r>
          </w:p>
        </w:tc>
      </w:tr>
      <w:tr w:rsidR="00F54944" w:rsidRPr="00193933" w14:paraId="601097F3" w14:textId="77777777" w:rsidTr="00D060DB">
        <w:tc>
          <w:tcPr>
            <w:tcW w:w="7930" w:type="dxa"/>
            <w:gridSpan w:val="2"/>
            <w:shd w:val="clear" w:color="auto" w:fill="BFBFBF"/>
            <w:vAlign w:val="center"/>
          </w:tcPr>
          <w:p w14:paraId="39E6A339" w14:textId="77777777" w:rsidR="00F54944" w:rsidRPr="00193933" w:rsidRDefault="00F54944" w:rsidP="00D060DB">
            <w:pPr>
              <w:ind w:firstLine="0"/>
              <w:jc w:val="left"/>
            </w:pPr>
            <w:r w:rsidRPr="00193933">
              <w:rPr>
                <w:b/>
                <w:i/>
                <w:sz w:val="22"/>
              </w:rPr>
              <w:t>Flow of Events</w:t>
            </w:r>
          </w:p>
        </w:tc>
      </w:tr>
      <w:tr w:rsidR="00F54944" w:rsidRPr="00193933" w14:paraId="21F52F0C" w14:textId="77777777" w:rsidTr="00D060DB">
        <w:tc>
          <w:tcPr>
            <w:tcW w:w="7930" w:type="dxa"/>
            <w:gridSpan w:val="2"/>
            <w:shd w:val="clear" w:color="auto" w:fill="D9D9D9"/>
            <w:vAlign w:val="center"/>
          </w:tcPr>
          <w:p w14:paraId="77A221BC" w14:textId="77777777" w:rsidR="00F54944" w:rsidRPr="0041328A" w:rsidRDefault="00F54944" w:rsidP="00D060DB">
            <w:pPr>
              <w:ind w:firstLine="0"/>
              <w:jc w:val="center"/>
              <w:rPr>
                <w:b/>
                <w:i/>
                <w:sz w:val="22"/>
              </w:rPr>
            </w:pPr>
            <w:r w:rsidRPr="00193933">
              <w:rPr>
                <w:b/>
                <w:sz w:val="22"/>
              </w:rPr>
              <w:t>Alur Utama</w:t>
            </w:r>
            <w:r w:rsidRPr="00193933">
              <w:rPr>
                <w:sz w:val="22"/>
              </w:rPr>
              <w:t xml:space="preserve"> </w:t>
            </w:r>
            <w:r w:rsidRPr="00193933">
              <w:rPr>
                <w:b/>
                <w:i/>
                <w:sz w:val="22"/>
              </w:rPr>
              <w:t>(Basic Flow)</w:t>
            </w:r>
          </w:p>
        </w:tc>
      </w:tr>
      <w:tr w:rsidR="00F54944" w:rsidRPr="00193933" w14:paraId="67A80363" w14:textId="77777777" w:rsidTr="00D060DB">
        <w:tc>
          <w:tcPr>
            <w:tcW w:w="7930" w:type="dxa"/>
            <w:gridSpan w:val="2"/>
            <w:shd w:val="clear" w:color="auto" w:fill="auto"/>
            <w:vAlign w:val="center"/>
          </w:tcPr>
          <w:p w14:paraId="561A9BAD" w14:textId="6C3CEEA5" w:rsidR="00F54944" w:rsidRPr="0041328A" w:rsidRDefault="00F54944" w:rsidP="00D060DB">
            <w:pPr>
              <w:pStyle w:val="ListParagraph"/>
              <w:keepNext/>
              <w:keepLines/>
              <w:spacing w:before="200" w:after="200"/>
              <w:ind w:left="0" w:firstLine="0"/>
              <w:jc w:val="left"/>
              <w:outlineLvl w:val="4"/>
              <w:rPr>
                <w:sz w:val="22"/>
                <w:szCs w:val="22"/>
              </w:rPr>
            </w:pPr>
            <w:r w:rsidRPr="0095652A">
              <w:rPr>
                <w:i/>
                <w:sz w:val="22"/>
                <w:szCs w:val="22"/>
              </w:rPr>
              <w:t xml:space="preserve">Use case </w:t>
            </w:r>
            <w:r w:rsidRPr="0095652A">
              <w:rPr>
                <w:sz w:val="22"/>
                <w:szCs w:val="22"/>
              </w:rPr>
              <w:t xml:space="preserve">ini dimulai ketika aktor ingin menambah, </w:t>
            </w:r>
            <w:r w:rsidRPr="0041328A">
              <w:rPr>
                <w:sz w:val="22"/>
                <w:szCs w:val="22"/>
              </w:rPr>
              <w:t xml:space="preserve">menambah dan menghapus </w:t>
            </w:r>
            <w:r w:rsidRPr="0041328A">
              <w:rPr>
                <w:i/>
                <w:sz w:val="22"/>
                <w:szCs w:val="22"/>
              </w:rPr>
              <w:t>folder</w:t>
            </w:r>
            <w:r w:rsidRPr="0041328A">
              <w:rPr>
                <w:sz w:val="22"/>
                <w:szCs w:val="22"/>
              </w:rPr>
              <w:t xml:space="preserve"> serta memindahkan </w:t>
            </w:r>
            <w:r w:rsidRPr="0041328A">
              <w:rPr>
                <w:i/>
                <w:sz w:val="22"/>
                <w:szCs w:val="22"/>
              </w:rPr>
              <w:t xml:space="preserve">file </w:t>
            </w:r>
            <w:r w:rsidRPr="0041328A">
              <w:rPr>
                <w:sz w:val="22"/>
                <w:szCs w:val="22"/>
              </w:rPr>
              <w:t xml:space="preserve">materi ke sebuah </w:t>
            </w:r>
            <w:r w:rsidRPr="0041328A">
              <w:rPr>
                <w:i/>
                <w:sz w:val="22"/>
                <w:szCs w:val="22"/>
              </w:rPr>
              <w:t>folder</w:t>
            </w:r>
            <w:r w:rsidRPr="0095652A">
              <w:rPr>
                <w:sz w:val="22"/>
                <w:szCs w:val="22"/>
              </w:rPr>
              <w:t>.</w:t>
            </w:r>
          </w:p>
          <w:p w14:paraId="694855EA" w14:textId="77777777" w:rsidR="00203DF1" w:rsidRDefault="00203DF1" w:rsidP="00D060DB">
            <w:pPr>
              <w:pStyle w:val="ListParagraph"/>
              <w:keepNext/>
              <w:keepLines/>
              <w:numPr>
                <w:ilvl w:val="0"/>
                <w:numId w:val="38"/>
              </w:numPr>
              <w:spacing w:before="200" w:after="200"/>
              <w:jc w:val="left"/>
              <w:outlineLvl w:val="4"/>
              <w:rPr>
                <w:sz w:val="22"/>
                <w:szCs w:val="22"/>
              </w:rPr>
            </w:pPr>
            <w:r>
              <w:rPr>
                <w:sz w:val="22"/>
                <w:szCs w:val="22"/>
              </w:rPr>
              <w:t>Sistem menampilkan daftar mata kuliah yang diampu pengguna.</w:t>
            </w:r>
          </w:p>
          <w:p w14:paraId="14F3E8F6" w14:textId="77777777" w:rsidR="00203DF1" w:rsidRDefault="00203DF1" w:rsidP="00D060DB">
            <w:pPr>
              <w:pStyle w:val="ListParagraph"/>
              <w:keepNext/>
              <w:keepLines/>
              <w:numPr>
                <w:ilvl w:val="0"/>
                <w:numId w:val="38"/>
              </w:numPr>
              <w:spacing w:before="200" w:after="200"/>
              <w:jc w:val="left"/>
              <w:outlineLvl w:val="4"/>
              <w:rPr>
                <w:sz w:val="22"/>
                <w:szCs w:val="22"/>
              </w:rPr>
            </w:pPr>
            <w:r>
              <w:rPr>
                <w:sz w:val="22"/>
                <w:szCs w:val="22"/>
              </w:rPr>
              <w:t>Aktor memilih salah satu mata kuliah.</w:t>
            </w:r>
          </w:p>
          <w:p w14:paraId="55D31E27" w14:textId="18E4A4BA" w:rsidR="00F54944" w:rsidRDefault="00F54944" w:rsidP="00D060DB">
            <w:pPr>
              <w:pStyle w:val="ListParagraph"/>
              <w:keepNext/>
              <w:keepLines/>
              <w:numPr>
                <w:ilvl w:val="0"/>
                <w:numId w:val="38"/>
              </w:numPr>
              <w:spacing w:before="200" w:after="200"/>
              <w:jc w:val="left"/>
              <w:outlineLvl w:val="4"/>
              <w:rPr>
                <w:sz w:val="22"/>
                <w:szCs w:val="22"/>
              </w:rPr>
            </w:pPr>
            <w:r w:rsidRPr="00364BC2">
              <w:rPr>
                <w:sz w:val="22"/>
                <w:szCs w:val="22"/>
              </w:rPr>
              <w:t xml:space="preserve">Sistem </w:t>
            </w:r>
            <w:proofErr w:type="gramStart"/>
            <w:r w:rsidRPr="00364BC2">
              <w:rPr>
                <w:sz w:val="22"/>
                <w:szCs w:val="22"/>
              </w:rPr>
              <w:t>akan</w:t>
            </w:r>
            <w:proofErr w:type="gramEnd"/>
            <w:r w:rsidRPr="00364BC2">
              <w:rPr>
                <w:sz w:val="22"/>
                <w:szCs w:val="22"/>
              </w:rPr>
              <w:t xml:space="preserve"> menampilkan daftar materi-materi</w:t>
            </w:r>
            <w:r>
              <w:rPr>
                <w:sz w:val="22"/>
                <w:szCs w:val="22"/>
              </w:rPr>
              <w:t xml:space="preserve"> dan folder</w:t>
            </w:r>
            <w:r w:rsidRPr="00364BC2">
              <w:rPr>
                <w:sz w:val="22"/>
                <w:szCs w:val="22"/>
              </w:rPr>
              <w:t xml:space="preserve"> yang dimiliki </w:t>
            </w:r>
            <w:r w:rsidR="00203DF1">
              <w:rPr>
                <w:sz w:val="22"/>
                <w:szCs w:val="22"/>
              </w:rPr>
              <w:t>mata kuliah yang dipilih</w:t>
            </w:r>
            <w:r w:rsidRPr="00364BC2">
              <w:rPr>
                <w:sz w:val="22"/>
                <w:szCs w:val="22"/>
              </w:rPr>
              <w:t>.</w:t>
            </w:r>
          </w:p>
          <w:p w14:paraId="1F38A3FF" w14:textId="77777777" w:rsidR="00F54944" w:rsidRPr="00364BC2" w:rsidRDefault="00F54944" w:rsidP="00D060DB">
            <w:pPr>
              <w:pStyle w:val="ListParagraph"/>
              <w:keepNext/>
              <w:keepLines/>
              <w:numPr>
                <w:ilvl w:val="0"/>
                <w:numId w:val="38"/>
              </w:numPr>
              <w:spacing w:before="200" w:after="200"/>
              <w:jc w:val="left"/>
              <w:outlineLvl w:val="4"/>
              <w:rPr>
                <w:sz w:val="22"/>
                <w:szCs w:val="22"/>
              </w:rPr>
            </w:pPr>
            <w:r>
              <w:rPr>
                <w:sz w:val="22"/>
                <w:szCs w:val="22"/>
              </w:rPr>
              <w:t xml:space="preserve">Sistem mengizinkan aktor untuk menentukan tombol yang </w:t>
            </w:r>
            <w:proofErr w:type="gramStart"/>
            <w:r>
              <w:rPr>
                <w:sz w:val="22"/>
                <w:szCs w:val="22"/>
              </w:rPr>
              <w:t>akan</w:t>
            </w:r>
            <w:proofErr w:type="gramEnd"/>
            <w:r>
              <w:rPr>
                <w:sz w:val="22"/>
                <w:szCs w:val="22"/>
              </w:rPr>
              <w:t xml:space="preserve"> ditekan (</w:t>
            </w:r>
            <w:r>
              <w:rPr>
                <w:i/>
                <w:sz w:val="22"/>
                <w:szCs w:val="22"/>
              </w:rPr>
              <w:t xml:space="preserve">add folder </w:t>
            </w:r>
            <w:r>
              <w:rPr>
                <w:sz w:val="22"/>
                <w:szCs w:val="22"/>
              </w:rPr>
              <w:t xml:space="preserve">atau </w:t>
            </w:r>
            <w:r>
              <w:rPr>
                <w:i/>
                <w:sz w:val="22"/>
                <w:szCs w:val="22"/>
              </w:rPr>
              <w:t xml:space="preserve">checkbox </w:t>
            </w:r>
            <w:r>
              <w:rPr>
                <w:sz w:val="22"/>
                <w:szCs w:val="22"/>
              </w:rPr>
              <w:t xml:space="preserve">pada </w:t>
            </w:r>
            <w:r>
              <w:rPr>
                <w:i/>
                <w:sz w:val="22"/>
                <w:szCs w:val="22"/>
              </w:rPr>
              <w:t>folder</w:t>
            </w:r>
            <w:r>
              <w:rPr>
                <w:sz w:val="22"/>
                <w:szCs w:val="22"/>
              </w:rPr>
              <w:t xml:space="preserve">). </w:t>
            </w:r>
          </w:p>
          <w:p w14:paraId="5AF841B4" w14:textId="77777777" w:rsidR="00F54944" w:rsidRPr="00364BC2" w:rsidRDefault="00F54944" w:rsidP="00D060DB">
            <w:pPr>
              <w:pStyle w:val="ListParagraph"/>
              <w:keepNext/>
              <w:keepLines/>
              <w:numPr>
                <w:ilvl w:val="0"/>
                <w:numId w:val="38"/>
              </w:numPr>
              <w:spacing w:before="200" w:after="200"/>
              <w:jc w:val="left"/>
              <w:outlineLvl w:val="4"/>
              <w:rPr>
                <w:sz w:val="22"/>
                <w:szCs w:val="22"/>
              </w:rPr>
            </w:pPr>
            <w:r w:rsidRPr="00364BC2">
              <w:rPr>
                <w:sz w:val="22"/>
                <w:szCs w:val="22"/>
              </w:rPr>
              <w:t xml:space="preserve">Sistem </w:t>
            </w:r>
            <w:proofErr w:type="gramStart"/>
            <w:r w:rsidRPr="00364BC2">
              <w:rPr>
                <w:sz w:val="22"/>
                <w:szCs w:val="22"/>
              </w:rPr>
              <w:t>akan</w:t>
            </w:r>
            <w:proofErr w:type="gramEnd"/>
            <w:r w:rsidRPr="00364BC2">
              <w:rPr>
                <w:sz w:val="22"/>
                <w:szCs w:val="22"/>
              </w:rPr>
              <w:t xml:space="preserve"> menjalankan fungsi sesuai dengan perilaku aktor.</w:t>
            </w:r>
          </w:p>
          <w:p w14:paraId="00FD8EF4" w14:textId="77777777" w:rsidR="00F54944" w:rsidRDefault="00F54944" w:rsidP="00D060DB">
            <w:pPr>
              <w:pStyle w:val="ListParagraph"/>
              <w:numPr>
                <w:ilvl w:val="1"/>
                <w:numId w:val="38"/>
              </w:numPr>
              <w:spacing w:after="200"/>
              <w:jc w:val="left"/>
              <w:rPr>
                <w:sz w:val="22"/>
                <w:szCs w:val="22"/>
              </w:rPr>
            </w:pPr>
            <w:r w:rsidRPr="00364BC2">
              <w:rPr>
                <w:sz w:val="22"/>
                <w:szCs w:val="22"/>
              </w:rPr>
              <w:t xml:space="preserve">Jika aktor menekan tombol </w:t>
            </w:r>
            <w:r w:rsidRPr="0041328A">
              <w:rPr>
                <w:i/>
                <w:sz w:val="22"/>
                <w:szCs w:val="22"/>
              </w:rPr>
              <w:t>add</w:t>
            </w:r>
            <w:r>
              <w:rPr>
                <w:i/>
                <w:sz w:val="22"/>
                <w:szCs w:val="22"/>
              </w:rPr>
              <w:t xml:space="preserve"> </w:t>
            </w:r>
            <w:r w:rsidRPr="0041328A">
              <w:rPr>
                <w:i/>
                <w:sz w:val="22"/>
                <w:szCs w:val="22"/>
              </w:rPr>
              <w:t>folder</w:t>
            </w:r>
            <w:r w:rsidRPr="00364BC2">
              <w:rPr>
                <w:sz w:val="22"/>
                <w:szCs w:val="22"/>
              </w:rPr>
              <w:t>, maka alur bagian “</w:t>
            </w:r>
            <w:r>
              <w:rPr>
                <w:sz w:val="22"/>
                <w:szCs w:val="22"/>
              </w:rPr>
              <w:t xml:space="preserve">tambah </w:t>
            </w:r>
            <w:r>
              <w:rPr>
                <w:i/>
                <w:sz w:val="22"/>
                <w:szCs w:val="22"/>
              </w:rPr>
              <w:t>folder</w:t>
            </w:r>
            <w:r w:rsidRPr="00364BC2">
              <w:rPr>
                <w:sz w:val="22"/>
                <w:szCs w:val="22"/>
              </w:rPr>
              <w:t xml:space="preserve">” </w:t>
            </w:r>
            <w:proofErr w:type="gramStart"/>
            <w:r w:rsidRPr="00364BC2">
              <w:rPr>
                <w:sz w:val="22"/>
                <w:szCs w:val="22"/>
              </w:rPr>
              <w:t>akan</w:t>
            </w:r>
            <w:proofErr w:type="gramEnd"/>
            <w:r w:rsidRPr="00364BC2">
              <w:rPr>
                <w:sz w:val="22"/>
                <w:szCs w:val="22"/>
              </w:rPr>
              <w:t xml:space="preserve"> dijalankan.</w:t>
            </w:r>
          </w:p>
          <w:p w14:paraId="1A61E416" w14:textId="77777777" w:rsidR="00F54944" w:rsidRDefault="00F54944" w:rsidP="00D060DB">
            <w:pPr>
              <w:pStyle w:val="ListParagraph"/>
              <w:numPr>
                <w:ilvl w:val="1"/>
                <w:numId w:val="38"/>
              </w:numPr>
              <w:spacing w:after="200"/>
              <w:jc w:val="left"/>
              <w:rPr>
                <w:sz w:val="22"/>
                <w:szCs w:val="22"/>
              </w:rPr>
            </w:pPr>
            <w:r>
              <w:rPr>
                <w:sz w:val="22"/>
                <w:szCs w:val="22"/>
              </w:rPr>
              <w:t xml:space="preserve">Jika aktor menekan tombol </w:t>
            </w:r>
            <w:r>
              <w:rPr>
                <w:i/>
                <w:sz w:val="22"/>
                <w:szCs w:val="22"/>
              </w:rPr>
              <w:t xml:space="preserve">checkbox </w:t>
            </w:r>
            <w:r>
              <w:rPr>
                <w:sz w:val="22"/>
                <w:szCs w:val="22"/>
              </w:rPr>
              <w:t xml:space="preserve">dan </w:t>
            </w:r>
            <w:r w:rsidRPr="0041328A">
              <w:rPr>
                <w:i/>
                <w:sz w:val="22"/>
                <w:szCs w:val="22"/>
              </w:rPr>
              <w:t>edit</w:t>
            </w:r>
            <w:r>
              <w:rPr>
                <w:sz w:val="22"/>
                <w:szCs w:val="22"/>
              </w:rPr>
              <w:t xml:space="preserve">, maka alur bagian “ubah nama </w:t>
            </w:r>
            <w:r w:rsidRPr="0041328A">
              <w:rPr>
                <w:i/>
                <w:sz w:val="22"/>
                <w:szCs w:val="22"/>
              </w:rPr>
              <w:t>folder</w:t>
            </w:r>
            <w:r>
              <w:rPr>
                <w:sz w:val="22"/>
                <w:szCs w:val="22"/>
              </w:rPr>
              <w:t xml:space="preserve">” </w:t>
            </w:r>
            <w:proofErr w:type="gramStart"/>
            <w:r>
              <w:rPr>
                <w:sz w:val="22"/>
                <w:szCs w:val="22"/>
              </w:rPr>
              <w:t>akan</w:t>
            </w:r>
            <w:proofErr w:type="gramEnd"/>
            <w:r>
              <w:rPr>
                <w:sz w:val="22"/>
                <w:szCs w:val="22"/>
              </w:rPr>
              <w:t xml:space="preserve"> dijalankan.</w:t>
            </w:r>
          </w:p>
          <w:p w14:paraId="3877D15F" w14:textId="77777777" w:rsidR="00F54944" w:rsidRPr="0041328A" w:rsidRDefault="00F54944" w:rsidP="00D060DB">
            <w:pPr>
              <w:pStyle w:val="ListParagraph"/>
              <w:numPr>
                <w:ilvl w:val="1"/>
                <w:numId w:val="38"/>
              </w:numPr>
              <w:spacing w:after="200"/>
              <w:jc w:val="left"/>
              <w:rPr>
                <w:sz w:val="22"/>
                <w:szCs w:val="22"/>
              </w:rPr>
            </w:pPr>
            <w:r>
              <w:rPr>
                <w:sz w:val="22"/>
                <w:szCs w:val="22"/>
              </w:rPr>
              <w:t xml:space="preserve">Jika aktor menekan tombol </w:t>
            </w:r>
            <w:r>
              <w:rPr>
                <w:i/>
                <w:sz w:val="22"/>
                <w:szCs w:val="22"/>
              </w:rPr>
              <w:t xml:space="preserve">checkbox </w:t>
            </w:r>
            <w:r>
              <w:rPr>
                <w:sz w:val="22"/>
                <w:szCs w:val="22"/>
              </w:rPr>
              <w:t xml:space="preserve">dan </w:t>
            </w:r>
            <w:r>
              <w:rPr>
                <w:i/>
                <w:sz w:val="22"/>
                <w:szCs w:val="22"/>
              </w:rPr>
              <w:t>delete</w:t>
            </w:r>
            <w:r>
              <w:rPr>
                <w:sz w:val="22"/>
                <w:szCs w:val="22"/>
              </w:rPr>
              <w:t xml:space="preserve">, maka alur bagian “hapus </w:t>
            </w:r>
            <w:r w:rsidRPr="0041328A">
              <w:rPr>
                <w:i/>
                <w:sz w:val="22"/>
                <w:szCs w:val="22"/>
              </w:rPr>
              <w:t>folder</w:t>
            </w:r>
            <w:r>
              <w:rPr>
                <w:sz w:val="22"/>
                <w:szCs w:val="22"/>
              </w:rPr>
              <w:t xml:space="preserve">” </w:t>
            </w:r>
            <w:proofErr w:type="gramStart"/>
            <w:r>
              <w:rPr>
                <w:sz w:val="22"/>
                <w:szCs w:val="22"/>
              </w:rPr>
              <w:t>akan</w:t>
            </w:r>
            <w:proofErr w:type="gramEnd"/>
            <w:r>
              <w:rPr>
                <w:sz w:val="22"/>
                <w:szCs w:val="22"/>
              </w:rPr>
              <w:t xml:space="preserve"> dijalankan. </w:t>
            </w:r>
          </w:p>
        </w:tc>
      </w:tr>
      <w:tr w:rsidR="00F54944" w:rsidRPr="00193933" w14:paraId="3C80658C" w14:textId="77777777" w:rsidTr="00D060DB">
        <w:tc>
          <w:tcPr>
            <w:tcW w:w="7930" w:type="dxa"/>
            <w:gridSpan w:val="2"/>
            <w:shd w:val="clear" w:color="auto" w:fill="D9D9D9" w:themeFill="background1" w:themeFillShade="D9"/>
            <w:vAlign w:val="center"/>
          </w:tcPr>
          <w:p w14:paraId="3396D544" w14:textId="77777777" w:rsidR="00F54944" w:rsidRPr="00193933" w:rsidRDefault="00F54944" w:rsidP="00D060DB">
            <w:pPr>
              <w:ind w:firstLine="0"/>
              <w:jc w:val="center"/>
              <w:rPr>
                <w:b/>
              </w:rPr>
            </w:pPr>
            <w:r w:rsidRPr="00193933">
              <w:rPr>
                <w:b/>
                <w:sz w:val="22"/>
              </w:rPr>
              <w:t xml:space="preserve">Alur Bagian </w:t>
            </w:r>
            <w:r w:rsidRPr="00193933">
              <w:rPr>
                <w:b/>
                <w:i/>
                <w:sz w:val="22"/>
              </w:rPr>
              <w:t>(Sub Flow)</w:t>
            </w:r>
          </w:p>
        </w:tc>
      </w:tr>
      <w:tr w:rsidR="00F54944" w:rsidRPr="00193933" w14:paraId="7428EEF5" w14:textId="77777777" w:rsidTr="00D060DB">
        <w:tc>
          <w:tcPr>
            <w:tcW w:w="1922" w:type="dxa"/>
            <w:shd w:val="clear" w:color="auto" w:fill="auto"/>
            <w:vAlign w:val="center"/>
          </w:tcPr>
          <w:p w14:paraId="24C48F84" w14:textId="77777777" w:rsidR="00F54944" w:rsidRPr="00193933" w:rsidRDefault="00F54944" w:rsidP="00D060DB">
            <w:pPr>
              <w:ind w:firstLine="0"/>
              <w:jc w:val="left"/>
              <w:rPr>
                <w:b/>
              </w:rPr>
            </w:pPr>
            <w:r>
              <w:rPr>
                <w:b/>
                <w:sz w:val="22"/>
              </w:rPr>
              <w:lastRenderedPageBreak/>
              <w:t>Tambah</w:t>
            </w:r>
            <w:r w:rsidRPr="00193933">
              <w:rPr>
                <w:b/>
                <w:sz w:val="22"/>
              </w:rPr>
              <w:t xml:space="preserve"> </w:t>
            </w:r>
            <w:r>
              <w:rPr>
                <w:b/>
                <w:sz w:val="22"/>
              </w:rPr>
              <w:t>Folder</w:t>
            </w:r>
          </w:p>
        </w:tc>
        <w:tc>
          <w:tcPr>
            <w:tcW w:w="6008" w:type="dxa"/>
            <w:shd w:val="clear" w:color="auto" w:fill="auto"/>
            <w:vAlign w:val="center"/>
          </w:tcPr>
          <w:p w14:paraId="23C284C2" w14:textId="1EE1436F"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Sistem </w:t>
            </w:r>
            <w:proofErr w:type="gramStart"/>
            <w:r w:rsidRPr="0041328A">
              <w:rPr>
                <w:sz w:val="22"/>
                <w:szCs w:val="22"/>
              </w:rPr>
              <w:t>akan</w:t>
            </w:r>
            <w:proofErr w:type="gramEnd"/>
            <w:r w:rsidRPr="0041328A">
              <w:rPr>
                <w:sz w:val="22"/>
                <w:szCs w:val="22"/>
              </w:rPr>
              <w:t xml:space="preserve"> memberikan </w:t>
            </w:r>
            <w:r w:rsidRPr="0041328A">
              <w:rPr>
                <w:i/>
                <w:sz w:val="22"/>
                <w:szCs w:val="22"/>
              </w:rPr>
              <w:t>form</w:t>
            </w:r>
            <w:r w:rsidRPr="0041328A">
              <w:rPr>
                <w:sz w:val="22"/>
                <w:szCs w:val="22"/>
              </w:rPr>
              <w:t xml:space="preserve"> masukan </w:t>
            </w:r>
            <w:r w:rsidR="00B05770">
              <w:rPr>
                <w:sz w:val="22"/>
                <w:szCs w:val="22"/>
              </w:rPr>
              <w:t>untuk memberi nama folder.</w:t>
            </w:r>
          </w:p>
          <w:p w14:paraId="5D0DBAA8"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Aktor memberikan </w:t>
            </w:r>
            <w:proofErr w:type="gramStart"/>
            <w:r w:rsidRPr="0041328A">
              <w:rPr>
                <w:sz w:val="22"/>
                <w:szCs w:val="22"/>
              </w:rPr>
              <w:t>nama</w:t>
            </w:r>
            <w:proofErr w:type="gramEnd"/>
            <w:r w:rsidRPr="0041328A">
              <w:rPr>
                <w:sz w:val="22"/>
                <w:szCs w:val="22"/>
              </w:rPr>
              <w:t xml:space="preserve"> untuk </w:t>
            </w:r>
            <w:r w:rsidRPr="0041328A">
              <w:rPr>
                <w:i/>
                <w:sz w:val="22"/>
                <w:szCs w:val="22"/>
              </w:rPr>
              <w:t>folder</w:t>
            </w:r>
            <w:r w:rsidRPr="0041328A">
              <w:rPr>
                <w:sz w:val="22"/>
                <w:szCs w:val="22"/>
              </w:rPr>
              <w:t xml:space="preserve"> yang akan dibuat.</w:t>
            </w:r>
          </w:p>
          <w:p w14:paraId="72BEB03F"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Sistem mengizinkan aktor untuk menekan tombol </w:t>
            </w:r>
            <w:r w:rsidRPr="0041328A">
              <w:rPr>
                <w:i/>
                <w:sz w:val="22"/>
                <w:szCs w:val="22"/>
              </w:rPr>
              <w:t>create</w:t>
            </w:r>
            <w:r w:rsidRPr="0041328A">
              <w:rPr>
                <w:sz w:val="22"/>
                <w:szCs w:val="22"/>
              </w:rPr>
              <w:t>.</w:t>
            </w:r>
          </w:p>
          <w:p w14:paraId="187C4C56" w14:textId="77777777" w:rsidR="00F54944" w:rsidRPr="0041328A" w:rsidRDefault="00F54944" w:rsidP="00D060DB">
            <w:pPr>
              <w:pStyle w:val="ListParagraph"/>
              <w:numPr>
                <w:ilvl w:val="0"/>
                <w:numId w:val="40"/>
              </w:numPr>
              <w:spacing w:after="200"/>
              <w:ind w:left="328"/>
              <w:jc w:val="left"/>
              <w:rPr>
                <w:sz w:val="22"/>
                <w:szCs w:val="22"/>
              </w:rPr>
            </w:pPr>
            <w:r w:rsidRPr="0041328A">
              <w:rPr>
                <w:sz w:val="22"/>
                <w:szCs w:val="22"/>
              </w:rPr>
              <w:t xml:space="preserve">Aktor menekan tombol </w:t>
            </w:r>
            <w:r w:rsidRPr="0041328A">
              <w:rPr>
                <w:i/>
                <w:sz w:val="22"/>
                <w:szCs w:val="22"/>
              </w:rPr>
              <w:t>create</w:t>
            </w:r>
            <w:r w:rsidRPr="0041328A">
              <w:rPr>
                <w:sz w:val="22"/>
                <w:szCs w:val="22"/>
              </w:rPr>
              <w:t>.</w:t>
            </w:r>
          </w:p>
          <w:p w14:paraId="738944FF" w14:textId="77777777" w:rsidR="00F54944" w:rsidRPr="00C42A3B" w:rsidRDefault="00F54944" w:rsidP="00D060DB">
            <w:pPr>
              <w:pStyle w:val="ListParagraph"/>
              <w:numPr>
                <w:ilvl w:val="0"/>
                <w:numId w:val="40"/>
              </w:numPr>
              <w:spacing w:after="200"/>
              <w:ind w:left="328"/>
              <w:jc w:val="left"/>
              <w:rPr>
                <w:szCs w:val="22"/>
              </w:rPr>
            </w:pPr>
            <w:r w:rsidRPr="0041328A">
              <w:rPr>
                <w:sz w:val="22"/>
                <w:szCs w:val="22"/>
              </w:rPr>
              <w:t>Sistem menambahkan folder ke dalam sistem.</w:t>
            </w:r>
          </w:p>
        </w:tc>
      </w:tr>
      <w:tr w:rsidR="00F54944" w:rsidRPr="00193933" w14:paraId="21364CEC" w14:textId="77777777" w:rsidTr="00D060DB">
        <w:tc>
          <w:tcPr>
            <w:tcW w:w="1922" w:type="dxa"/>
            <w:shd w:val="clear" w:color="auto" w:fill="auto"/>
            <w:vAlign w:val="center"/>
          </w:tcPr>
          <w:p w14:paraId="616424D0" w14:textId="77777777" w:rsidR="00F54944" w:rsidRPr="00193933" w:rsidRDefault="00F54944" w:rsidP="00D060DB">
            <w:pPr>
              <w:ind w:firstLine="0"/>
              <w:jc w:val="left"/>
              <w:rPr>
                <w:b/>
              </w:rPr>
            </w:pPr>
            <w:r>
              <w:rPr>
                <w:b/>
                <w:sz w:val="22"/>
              </w:rPr>
              <w:t xml:space="preserve">Ubah Nama </w:t>
            </w:r>
            <w:r w:rsidRPr="0041328A">
              <w:rPr>
                <w:b/>
                <w:i/>
                <w:sz w:val="22"/>
              </w:rPr>
              <w:t>Folder</w:t>
            </w:r>
          </w:p>
        </w:tc>
        <w:tc>
          <w:tcPr>
            <w:tcW w:w="6008" w:type="dxa"/>
            <w:shd w:val="clear" w:color="auto" w:fill="auto"/>
            <w:vAlign w:val="center"/>
          </w:tcPr>
          <w:p w14:paraId="59E52A7C" w14:textId="77777777" w:rsidR="00F54944" w:rsidRPr="0041328A" w:rsidRDefault="00F54944">
            <w:pPr>
              <w:pStyle w:val="ListParagraph"/>
              <w:numPr>
                <w:ilvl w:val="0"/>
                <w:numId w:val="69"/>
              </w:numPr>
              <w:spacing w:after="200"/>
              <w:ind w:left="346"/>
              <w:jc w:val="left"/>
              <w:rPr>
                <w:rFonts w:cstheme="majorBidi"/>
                <w:b/>
                <w:i/>
                <w:iCs/>
                <w:color w:val="404040" w:themeColor="text1" w:themeTint="BF"/>
                <w:sz w:val="22"/>
                <w:szCs w:val="22"/>
              </w:rPr>
              <w:pPrChange w:id="1095" w:author="ditaoktaria" w:date="2015-03-27T09:45:00Z">
                <w:pPr>
                  <w:pStyle w:val="ListParagraph"/>
                  <w:keepNext/>
                  <w:keepLines/>
                  <w:numPr>
                    <w:numId w:val="41"/>
                  </w:numPr>
                  <w:spacing w:before="200" w:after="200"/>
                  <w:ind w:left="328" w:hanging="360"/>
                  <w:jc w:val="left"/>
                  <w:outlineLvl w:val="4"/>
                </w:pPr>
              </w:pPrChange>
            </w:pPr>
            <w:r w:rsidRPr="0041328A">
              <w:rPr>
                <w:sz w:val="22"/>
                <w:szCs w:val="22"/>
              </w:rPr>
              <w:t xml:space="preserve">Sistem </w:t>
            </w:r>
            <w:proofErr w:type="gramStart"/>
            <w:r w:rsidRPr="0041328A">
              <w:rPr>
                <w:sz w:val="22"/>
                <w:szCs w:val="22"/>
              </w:rPr>
              <w:t>akan</w:t>
            </w:r>
            <w:proofErr w:type="gramEnd"/>
            <w:r w:rsidRPr="0041328A">
              <w:rPr>
                <w:sz w:val="22"/>
                <w:szCs w:val="22"/>
              </w:rPr>
              <w:t xml:space="preserve"> menampilkan </w:t>
            </w:r>
            <w:r w:rsidRPr="0041328A">
              <w:rPr>
                <w:i/>
                <w:sz w:val="22"/>
                <w:szCs w:val="22"/>
              </w:rPr>
              <w:t>form</w:t>
            </w:r>
            <w:r w:rsidRPr="0041328A">
              <w:rPr>
                <w:sz w:val="22"/>
                <w:szCs w:val="22"/>
              </w:rPr>
              <w:t xml:space="preserve"> inputan yang telah berisi nama </w:t>
            </w:r>
            <w:r>
              <w:rPr>
                <w:i/>
                <w:sz w:val="22"/>
                <w:szCs w:val="22"/>
              </w:rPr>
              <w:t>folder</w:t>
            </w:r>
            <w:r>
              <w:rPr>
                <w:sz w:val="22"/>
                <w:szCs w:val="22"/>
              </w:rPr>
              <w:t>.</w:t>
            </w:r>
          </w:p>
          <w:p w14:paraId="13B9F7DC" w14:textId="77777777" w:rsidR="000532E2" w:rsidRDefault="00F54944">
            <w:pPr>
              <w:pStyle w:val="ListParagraph"/>
              <w:numPr>
                <w:ilvl w:val="0"/>
                <w:numId w:val="69"/>
              </w:numPr>
              <w:spacing w:after="200"/>
              <w:ind w:left="346"/>
              <w:jc w:val="left"/>
              <w:rPr>
                <w:rFonts w:cstheme="majorBidi"/>
                <w:b/>
                <w:i/>
                <w:iCs/>
                <w:color w:val="404040" w:themeColor="text1" w:themeTint="BF"/>
                <w:sz w:val="22"/>
                <w:szCs w:val="22"/>
              </w:rPr>
              <w:pPrChange w:id="1096" w:author="ditaoktaria" w:date="2015-03-27T09:45:00Z">
                <w:pPr>
                  <w:pStyle w:val="ListParagraph"/>
                  <w:keepNext/>
                  <w:keepLines/>
                  <w:numPr>
                    <w:numId w:val="41"/>
                  </w:numPr>
                  <w:spacing w:before="200" w:after="200"/>
                  <w:ind w:left="328" w:hanging="360"/>
                  <w:jc w:val="left"/>
                  <w:outlineLvl w:val="4"/>
                </w:pPr>
              </w:pPrChange>
            </w:pPr>
            <w:r w:rsidRPr="0041328A">
              <w:rPr>
                <w:sz w:val="22"/>
                <w:szCs w:val="22"/>
              </w:rPr>
              <w:t xml:space="preserve">Aktor mengubah </w:t>
            </w:r>
            <w:proofErr w:type="gramStart"/>
            <w:r w:rsidRPr="0041328A">
              <w:rPr>
                <w:sz w:val="22"/>
                <w:szCs w:val="22"/>
              </w:rPr>
              <w:t>nama</w:t>
            </w:r>
            <w:proofErr w:type="gramEnd"/>
            <w:r w:rsidRPr="0041328A">
              <w:rPr>
                <w:sz w:val="22"/>
                <w:szCs w:val="22"/>
              </w:rPr>
              <w:t xml:space="preserve"> </w:t>
            </w:r>
            <w:r>
              <w:rPr>
                <w:i/>
                <w:sz w:val="22"/>
                <w:szCs w:val="22"/>
              </w:rPr>
              <w:t>folder</w:t>
            </w:r>
            <w:r w:rsidR="000532E2">
              <w:rPr>
                <w:sz w:val="22"/>
                <w:szCs w:val="22"/>
              </w:rPr>
              <w:t>.</w:t>
            </w:r>
          </w:p>
          <w:p w14:paraId="78C85CFD" w14:textId="77777777" w:rsidR="000532E2" w:rsidRDefault="000532E2">
            <w:pPr>
              <w:pStyle w:val="ListParagraph"/>
              <w:numPr>
                <w:ilvl w:val="0"/>
                <w:numId w:val="69"/>
              </w:numPr>
              <w:spacing w:after="200"/>
              <w:ind w:left="346"/>
              <w:jc w:val="left"/>
              <w:rPr>
                <w:rFonts w:cstheme="majorBidi"/>
                <w:b/>
                <w:i/>
                <w:iCs/>
                <w:color w:val="404040" w:themeColor="text1" w:themeTint="BF"/>
                <w:sz w:val="22"/>
                <w:szCs w:val="22"/>
              </w:rPr>
              <w:pPrChange w:id="1097" w:author="ditaoktaria" w:date="2015-03-27T09:45:00Z">
                <w:pPr>
                  <w:pStyle w:val="ListParagraph"/>
                  <w:keepNext/>
                  <w:keepLines/>
                  <w:numPr>
                    <w:numId w:val="41"/>
                  </w:numPr>
                  <w:spacing w:before="200" w:after="200"/>
                  <w:ind w:left="328" w:hanging="360"/>
                  <w:jc w:val="left"/>
                  <w:outlineLvl w:val="4"/>
                </w:pPr>
              </w:pPrChange>
            </w:pPr>
            <w:r>
              <w:rPr>
                <w:sz w:val="22"/>
                <w:szCs w:val="22"/>
              </w:rPr>
              <w:t xml:space="preserve">Sistem mengizinkan pengguna menekan tombol </w:t>
            </w:r>
            <w:r w:rsidRPr="000532E2">
              <w:rPr>
                <w:i/>
                <w:sz w:val="22"/>
                <w:szCs w:val="22"/>
              </w:rPr>
              <w:t>save</w:t>
            </w:r>
            <w:r>
              <w:rPr>
                <w:sz w:val="22"/>
                <w:szCs w:val="22"/>
              </w:rPr>
              <w:t>.</w:t>
            </w:r>
          </w:p>
          <w:p w14:paraId="3C05D8D1" w14:textId="6B9D405B" w:rsidR="00F54944" w:rsidRPr="0041328A" w:rsidRDefault="000532E2">
            <w:pPr>
              <w:pStyle w:val="ListParagraph"/>
              <w:numPr>
                <w:ilvl w:val="0"/>
                <w:numId w:val="69"/>
              </w:numPr>
              <w:spacing w:after="200"/>
              <w:ind w:left="346"/>
              <w:jc w:val="left"/>
              <w:rPr>
                <w:rFonts w:cstheme="majorBidi"/>
                <w:b/>
                <w:i/>
                <w:iCs/>
                <w:color w:val="404040" w:themeColor="text1" w:themeTint="BF"/>
                <w:sz w:val="22"/>
                <w:szCs w:val="22"/>
              </w:rPr>
              <w:pPrChange w:id="1098" w:author="ditaoktaria" w:date="2015-03-27T09:45:00Z">
                <w:pPr>
                  <w:pStyle w:val="ListParagraph"/>
                  <w:keepNext/>
                  <w:keepLines/>
                  <w:numPr>
                    <w:numId w:val="41"/>
                  </w:numPr>
                  <w:spacing w:before="200" w:after="200"/>
                  <w:ind w:left="328" w:hanging="360"/>
                  <w:jc w:val="left"/>
                  <w:outlineLvl w:val="4"/>
                </w:pPr>
              </w:pPrChange>
            </w:pPr>
            <w:r>
              <w:rPr>
                <w:sz w:val="22"/>
                <w:szCs w:val="22"/>
              </w:rPr>
              <w:t xml:space="preserve">Aktor </w:t>
            </w:r>
            <w:r w:rsidR="00F54944" w:rsidRPr="0041328A">
              <w:rPr>
                <w:sz w:val="22"/>
                <w:szCs w:val="22"/>
              </w:rPr>
              <w:t xml:space="preserve">menekan tombol </w:t>
            </w:r>
            <w:r w:rsidR="00F54944" w:rsidRPr="0041328A">
              <w:rPr>
                <w:i/>
                <w:sz w:val="22"/>
                <w:szCs w:val="22"/>
              </w:rPr>
              <w:t>save</w:t>
            </w:r>
            <w:r w:rsidR="00F54944" w:rsidRPr="0041328A">
              <w:rPr>
                <w:sz w:val="22"/>
                <w:szCs w:val="22"/>
              </w:rPr>
              <w:t>.</w:t>
            </w:r>
          </w:p>
          <w:p w14:paraId="475BA0D8" w14:textId="078047E9" w:rsidR="00F54944" w:rsidRPr="0041328A" w:rsidRDefault="00AB0E89">
            <w:pPr>
              <w:pStyle w:val="ListParagraph"/>
              <w:numPr>
                <w:ilvl w:val="0"/>
                <w:numId w:val="69"/>
              </w:numPr>
              <w:spacing w:after="200"/>
              <w:ind w:left="346"/>
              <w:jc w:val="left"/>
              <w:rPr>
                <w:rFonts w:cstheme="majorBidi"/>
                <w:b/>
                <w:i/>
                <w:iCs/>
                <w:color w:val="404040" w:themeColor="text1" w:themeTint="BF"/>
                <w:sz w:val="22"/>
                <w:szCs w:val="22"/>
              </w:rPr>
              <w:pPrChange w:id="1099" w:author="ditaoktaria" w:date="2015-03-27T09:45:00Z">
                <w:pPr>
                  <w:pStyle w:val="ListParagraph"/>
                  <w:keepNext/>
                  <w:keepLines/>
                  <w:numPr>
                    <w:numId w:val="41"/>
                  </w:numPr>
                  <w:spacing w:before="200" w:after="200"/>
                  <w:ind w:left="328" w:hanging="360"/>
                  <w:jc w:val="left"/>
                  <w:outlineLvl w:val="4"/>
                </w:pPr>
              </w:pPrChange>
            </w:pPr>
            <w:r>
              <w:rPr>
                <w:sz w:val="22"/>
                <w:szCs w:val="22"/>
              </w:rPr>
              <w:t>S</w:t>
            </w:r>
            <w:r w:rsidR="00F54944" w:rsidRPr="0041328A">
              <w:rPr>
                <w:sz w:val="22"/>
                <w:szCs w:val="22"/>
              </w:rPr>
              <w:t xml:space="preserve">istem memperbarui </w:t>
            </w:r>
            <w:proofErr w:type="gramStart"/>
            <w:r w:rsidR="00F54944" w:rsidRPr="0041328A">
              <w:rPr>
                <w:sz w:val="22"/>
                <w:szCs w:val="22"/>
              </w:rPr>
              <w:t>nama</w:t>
            </w:r>
            <w:proofErr w:type="gramEnd"/>
            <w:r w:rsidR="00F54944" w:rsidRPr="0041328A">
              <w:rPr>
                <w:sz w:val="22"/>
                <w:szCs w:val="22"/>
              </w:rPr>
              <w:t xml:space="preserve"> </w:t>
            </w:r>
            <w:r w:rsidR="00F54944">
              <w:rPr>
                <w:i/>
                <w:sz w:val="22"/>
                <w:szCs w:val="22"/>
              </w:rPr>
              <w:t>folder</w:t>
            </w:r>
            <w:r w:rsidR="00F54944" w:rsidRPr="0041328A">
              <w:rPr>
                <w:sz w:val="22"/>
                <w:szCs w:val="22"/>
              </w:rPr>
              <w:t xml:space="preserve"> dengan nama </w:t>
            </w:r>
            <w:r w:rsidR="00F54944">
              <w:rPr>
                <w:sz w:val="22"/>
                <w:szCs w:val="22"/>
              </w:rPr>
              <w:t xml:space="preserve">yang </w:t>
            </w:r>
            <w:r w:rsidR="00F54944" w:rsidRPr="0041328A">
              <w:rPr>
                <w:sz w:val="22"/>
                <w:szCs w:val="22"/>
              </w:rPr>
              <w:t>baru.</w:t>
            </w:r>
          </w:p>
        </w:tc>
      </w:tr>
      <w:tr w:rsidR="00F54944" w:rsidRPr="00193933" w14:paraId="1D800071" w14:textId="77777777" w:rsidTr="00D060DB">
        <w:tc>
          <w:tcPr>
            <w:tcW w:w="1922" w:type="dxa"/>
            <w:shd w:val="clear" w:color="auto" w:fill="auto"/>
            <w:vAlign w:val="center"/>
          </w:tcPr>
          <w:p w14:paraId="3B31B407" w14:textId="39A45F68" w:rsidR="00F54944" w:rsidRPr="00193933" w:rsidRDefault="00F54944" w:rsidP="00D060DB">
            <w:pPr>
              <w:ind w:firstLine="0"/>
              <w:jc w:val="left"/>
              <w:rPr>
                <w:b/>
              </w:rPr>
            </w:pPr>
            <w:r>
              <w:rPr>
                <w:b/>
                <w:sz w:val="22"/>
              </w:rPr>
              <w:t xml:space="preserve">Hapus </w:t>
            </w:r>
            <w:r w:rsidRPr="0041328A">
              <w:rPr>
                <w:b/>
                <w:i/>
                <w:sz w:val="22"/>
              </w:rPr>
              <w:t>Folder</w:t>
            </w:r>
          </w:p>
        </w:tc>
        <w:tc>
          <w:tcPr>
            <w:tcW w:w="6008" w:type="dxa"/>
            <w:shd w:val="clear" w:color="auto" w:fill="auto"/>
            <w:vAlign w:val="center"/>
          </w:tcPr>
          <w:p w14:paraId="7CD45684" w14:textId="77777777" w:rsidR="00F54944" w:rsidRDefault="00F54944" w:rsidP="00D060DB">
            <w:pPr>
              <w:pStyle w:val="ListParagraph"/>
              <w:numPr>
                <w:ilvl w:val="0"/>
                <w:numId w:val="42"/>
              </w:numPr>
              <w:spacing w:after="200"/>
              <w:ind w:left="328"/>
              <w:jc w:val="left"/>
              <w:rPr>
                <w:sz w:val="22"/>
                <w:szCs w:val="22"/>
              </w:rPr>
            </w:pPr>
            <w:r>
              <w:rPr>
                <w:sz w:val="22"/>
                <w:szCs w:val="22"/>
              </w:rPr>
              <w:t xml:space="preserve">Sistem </w:t>
            </w:r>
            <w:proofErr w:type="gramStart"/>
            <w:r>
              <w:rPr>
                <w:sz w:val="22"/>
                <w:szCs w:val="22"/>
              </w:rPr>
              <w:t>akan</w:t>
            </w:r>
            <w:proofErr w:type="gramEnd"/>
            <w:r>
              <w:rPr>
                <w:sz w:val="22"/>
                <w:szCs w:val="22"/>
              </w:rPr>
              <w:t xml:space="preserve"> meminta aktor untuk mengkonfirmasi penghapusan </w:t>
            </w:r>
            <w:r>
              <w:rPr>
                <w:i/>
                <w:sz w:val="22"/>
                <w:szCs w:val="22"/>
              </w:rPr>
              <w:t xml:space="preserve">folder </w:t>
            </w:r>
            <w:r>
              <w:rPr>
                <w:sz w:val="22"/>
                <w:szCs w:val="22"/>
              </w:rPr>
              <w:t>yang telah dipilih untuk dihapus.</w:t>
            </w:r>
          </w:p>
          <w:p w14:paraId="79080E52" w14:textId="77777777" w:rsidR="00F54944" w:rsidRDefault="00F54944" w:rsidP="00D060DB">
            <w:pPr>
              <w:pStyle w:val="ListParagraph"/>
              <w:numPr>
                <w:ilvl w:val="0"/>
                <w:numId w:val="42"/>
              </w:numPr>
              <w:spacing w:after="200"/>
              <w:ind w:left="328"/>
              <w:jc w:val="left"/>
              <w:rPr>
                <w:sz w:val="22"/>
                <w:szCs w:val="22"/>
              </w:rPr>
            </w:pPr>
            <w:r>
              <w:rPr>
                <w:sz w:val="22"/>
                <w:szCs w:val="22"/>
              </w:rPr>
              <w:t>Aktor mengkonfirmasi penghapusan.</w:t>
            </w:r>
          </w:p>
          <w:p w14:paraId="451A501B" w14:textId="77777777" w:rsidR="00F54944" w:rsidRPr="00F50B4A" w:rsidRDefault="00F54944" w:rsidP="00D060DB">
            <w:pPr>
              <w:pStyle w:val="ListParagraph"/>
              <w:numPr>
                <w:ilvl w:val="0"/>
                <w:numId w:val="42"/>
              </w:numPr>
              <w:spacing w:after="200"/>
              <w:ind w:left="328"/>
              <w:jc w:val="left"/>
              <w:rPr>
                <w:szCs w:val="22"/>
              </w:rPr>
            </w:pPr>
            <w:r w:rsidRPr="0041328A">
              <w:rPr>
                <w:sz w:val="22"/>
                <w:szCs w:val="22"/>
              </w:rPr>
              <w:t xml:space="preserve">Sistem </w:t>
            </w:r>
            <w:proofErr w:type="gramStart"/>
            <w:r w:rsidRPr="0041328A">
              <w:rPr>
                <w:sz w:val="22"/>
                <w:szCs w:val="22"/>
              </w:rPr>
              <w:t>akan</w:t>
            </w:r>
            <w:proofErr w:type="gramEnd"/>
            <w:r w:rsidRPr="0041328A">
              <w:rPr>
                <w:sz w:val="22"/>
                <w:szCs w:val="22"/>
              </w:rPr>
              <w:t xml:space="preserve"> menghapus </w:t>
            </w:r>
            <w:r>
              <w:rPr>
                <w:i/>
                <w:sz w:val="22"/>
                <w:szCs w:val="22"/>
              </w:rPr>
              <w:t xml:space="preserve">folder </w:t>
            </w:r>
            <w:r w:rsidRPr="0041328A">
              <w:rPr>
                <w:sz w:val="22"/>
                <w:szCs w:val="22"/>
              </w:rPr>
              <w:t>dari sistem</w:t>
            </w:r>
            <w:r>
              <w:rPr>
                <w:sz w:val="22"/>
                <w:szCs w:val="22"/>
              </w:rPr>
              <w:t>.</w:t>
            </w:r>
          </w:p>
        </w:tc>
      </w:tr>
      <w:tr w:rsidR="00F54944" w:rsidRPr="00193933" w14:paraId="041D8A78" w14:textId="77777777" w:rsidTr="00D060DB">
        <w:tc>
          <w:tcPr>
            <w:tcW w:w="7930" w:type="dxa"/>
            <w:gridSpan w:val="2"/>
            <w:shd w:val="clear" w:color="auto" w:fill="D9D9D9" w:themeFill="background1" w:themeFillShade="D9"/>
            <w:vAlign w:val="center"/>
          </w:tcPr>
          <w:p w14:paraId="529DA05A" w14:textId="77777777" w:rsidR="00F54944" w:rsidRPr="005E5775" w:rsidRDefault="00F54944" w:rsidP="00D060DB">
            <w:pPr>
              <w:ind w:firstLine="0"/>
              <w:jc w:val="center"/>
              <w:rPr>
                <w:b/>
                <w:sz w:val="22"/>
              </w:rPr>
            </w:pPr>
            <w:r w:rsidRPr="005E5775">
              <w:rPr>
                <w:b/>
                <w:sz w:val="22"/>
              </w:rPr>
              <w:t xml:space="preserve">Alur Alternatif </w:t>
            </w:r>
            <w:r w:rsidRPr="005E5775">
              <w:rPr>
                <w:b/>
                <w:i/>
                <w:sz w:val="22"/>
              </w:rPr>
              <w:t>(Alternative Flows)</w:t>
            </w:r>
          </w:p>
        </w:tc>
      </w:tr>
      <w:tr w:rsidR="00F54944" w:rsidRPr="00193933" w14:paraId="7B91EA49" w14:textId="77777777" w:rsidTr="00D060DB">
        <w:tc>
          <w:tcPr>
            <w:tcW w:w="1922" w:type="dxa"/>
            <w:shd w:val="clear" w:color="auto" w:fill="auto"/>
            <w:vAlign w:val="center"/>
          </w:tcPr>
          <w:p w14:paraId="7C55D50A" w14:textId="77777777" w:rsidR="00F54944" w:rsidRPr="00193933" w:rsidRDefault="00F54944" w:rsidP="00D060DB">
            <w:pPr>
              <w:spacing w:after="200"/>
              <w:ind w:firstLine="0"/>
              <w:jc w:val="left"/>
              <w:rPr>
                <w:b/>
              </w:rPr>
            </w:pPr>
            <w:r w:rsidRPr="00193933">
              <w:rPr>
                <w:b/>
                <w:sz w:val="22"/>
              </w:rPr>
              <w:t xml:space="preserve">Hapus </w:t>
            </w:r>
            <w:r w:rsidRPr="0041328A">
              <w:rPr>
                <w:b/>
                <w:i/>
                <w:sz w:val="22"/>
              </w:rPr>
              <w:t>Folder</w:t>
            </w:r>
            <w:r>
              <w:rPr>
                <w:b/>
                <w:sz w:val="22"/>
              </w:rPr>
              <w:t xml:space="preserve"> </w:t>
            </w:r>
            <w:r w:rsidRPr="00193933">
              <w:rPr>
                <w:b/>
                <w:sz w:val="22"/>
              </w:rPr>
              <w:t>Dibatalkan</w:t>
            </w:r>
          </w:p>
        </w:tc>
        <w:tc>
          <w:tcPr>
            <w:tcW w:w="6008" w:type="dxa"/>
            <w:shd w:val="clear" w:color="auto" w:fill="auto"/>
            <w:vAlign w:val="center"/>
          </w:tcPr>
          <w:p w14:paraId="03DACA5C" w14:textId="77777777" w:rsidR="00F54944" w:rsidRPr="00FF363E" w:rsidRDefault="00F54944" w:rsidP="00D060DB">
            <w:pPr>
              <w:spacing w:after="200"/>
              <w:ind w:firstLine="0"/>
              <w:jc w:val="left"/>
              <w:rPr>
                <w:b/>
              </w:rPr>
            </w:pPr>
            <w:r w:rsidRPr="00193933">
              <w:rPr>
                <w:sz w:val="22"/>
              </w:rPr>
              <w:t xml:space="preserve">Jika pada </w:t>
            </w:r>
            <w:r w:rsidRPr="00193933">
              <w:rPr>
                <w:i/>
                <w:sz w:val="22"/>
              </w:rPr>
              <w:t>sub flow</w:t>
            </w:r>
            <w:r w:rsidRPr="00193933">
              <w:rPr>
                <w:sz w:val="22"/>
              </w:rPr>
              <w:t xml:space="preserve"> “Hapus </w:t>
            </w:r>
            <w:r>
              <w:rPr>
                <w:i/>
                <w:sz w:val="22"/>
              </w:rPr>
              <w:t>Folder</w:t>
            </w:r>
            <w:r w:rsidRPr="00193933">
              <w:rPr>
                <w:sz w:val="22"/>
              </w:rPr>
              <w:t xml:space="preserve">” aktor memutuskan untuk tidak menghapus </w:t>
            </w:r>
            <w:r>
              <w:rPr>
                <w:i/>
                <w:sz w:val="22"/>
              </w:rPr>
              <w:t>folder</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w:t>
            </w:r>
            <w:proofErr w:type="gramStart"/>
            <w:r w:rsidRPr="00193933">
              <w:rPr>
                <w:sz w:val="22"/>
              </w:rPr>
              <w:t>dan</w:t>
            </w:r>
            <w:proofErr w:type="gramEnd"/>
            <w:r w:rsidRPr="00193933">
              <w:rPr>
                <w:sz w:val="22"/>
              </w:rPr>
              <w:t xml:space="preserve"> kembali ke awal </w:t>
            </w:r>
            <w:r w:rsidRPr="00193933">
              <w:rPr>
                <w:i/>
                <w:sz w:val="22"/>
              </w:rPr>
              <w:t>basic flow</w:t>
            </w:r>
            <w:r>
              <w:rPr>
                <w:sz w:val="22"/>
              </w:rPr>
              <w:t>.</w:t>
            </w:r>
          </w:p>
        </w:tc>
      </w:tr>
      <w:tr w:rsidR="00F54944" w:rsidRPr="00193933" w14:paraId="5EE68657" w14:textId="77777777" w:rsidTr="00D060DB">
        <w:tc>
          <w:tcPr>
            <w:tcW w:w="1922" w:type="dxa"/>
            <w:shd w:val="clear" w:color="auto" w:fill="BFBFBF"/>
            <w:vAlign w:val="center"/>
          </w:tcPr>
          <w:p w14:paraId="27D5DB92" w14:textId="77777777" w:rsidR="00F54944" w:rsidRPr="00193933" w:rsidRDefault="00F54944" w:rsidP="00D060DB">
            <w:pPr>
              <w:ind w:firstLine="0"/>
              <w:jc w:val="left"/>
              <w:rPr>
                <w:b/>
              </w:rPr>
            </w:pPr>
            <w:r w:rsidRPr="00193933">
              <w:rPr>
                <w:b/>
                <w:sz w:val="22"/>
              </w:rPr>
              <w:t>Kondisi Akhir</w:t>
            </w:r>
          </w:p>
          <w:p w14:paraId="52553CFD" w14:textId="77777777" w:rsidR="00F54944" w:rsidRPr="00193933" w:rsidRDefault="00F54944" w:rsidP="00D060DB">
            <w:pPr>
              <w:ind w:firstLine="0"/>
              <w:jc w:val="left"/>
              <w:rPr>
                <w:b/>
                <w:i/>
              </w:rPr>
            </w:pPr>
            <w:r w:rsidRPr="00193933">
              <w:rPr>
                <w:b/>
                <w:i/>
                <w:sz w:val="22"/>
              </w:rPr>
              <w:t>(Post-Conditions)</w:t>
            </w:r>
          </w:p>
        </w:tc>
        <w:tc>
          <w:tcPr>
            <w:tcW w:w="6008" w:type="dxa"/>
            <w:vAlign w:val="center"/>
          </w:tcPr>
          <w:p w14:paraId="2B11A4A8" w14:textId="77777777" w:rsidR="00F54944" w:rsidRPr="00193933" w:rsidRDefault="00F54944" w:rsidP="00D060DB">
            <w:pPr>
              <w:ind w:firstLine="0"/>
              <w:jc w:val="left"/>
            </w:pPr>
            <w:r w:rsidRPr="00193933">
              <w:rPr>
                <w:sz w:val="22"/>
              </w:rPr>
              <w:t xml:space="preserve">Jika </w:t>
            </w:r>
            <w:r w:rsidRPr="00193933">
              <w:rPr>
                <w:i/>
                <w:sz w:val="22"/>
              </w:rPr>
              <w:t>use case</w:t>
            </w:r>
            <w:r w:rsidRPr="00193933">
              <w:rPr>
                <w:sz w:val="22"/>
              </w:rPr>
              <w:t xml:space="preserve"> berhasil, </w:t>
            </w:r>
            <w:r>
              <w:rPr>
                <w:i/>
                <w:sz w:val="22"/>
              </w:rPr>
              <w:t>folder</w:t>
            </w:r>
            <w:r>
              <w:rPr>
                <w:sz w:val="22"/>
              </w:rPr>
              <w:t xml:space="preserve"> akan ditambahkan atau dihapus</w:t>
            </w:r>
            <w:r w:rsidRPr="00193933">
              <w:rPr>
                <w:sz w:val="22"/>
              </w:rPr>
              <w:t xml:space="preserve"> dari sistem. Jika tidak, keadaan sistem tidak</w:t>
            </w:r>
            <w:r>
              <w:rPr>
                <w:sz w:val="22"/>
              </w:rPr>
              <w:t xml:space="preserve"> akan</w:t>
            </w:r>
            <w:r w:rsidRPr="00193933">
              <w:rPr>
                <w:sz w:val="22"/>
              </w:rPr>
              <w:t xml:space="preserve"> berubah.</w:t>
            </w:r>
          </w:p>
        </w:tc>
      </w:tr>
    </w:tbl>
    <w:p w14:paraId="77A35D65" w14:textId="4EF79DD8" w:rsidR="00F54944" w:rsidRDefault="00C22525">
      <w:pPr>
        <w:pStyle w:val="Heading3"/>
        <w:numPr>
          <w:ilvl w:val="0"/>
          <w:numId w:val="48"/>
        </w:numPr>
        <w:ind w:hanging="720"/>
        <w:pPrChange w:id="1100" w:author="ditaoktaria" w:date="2015-03-01T18:34:00Z">
          <w:pPr>
            <w:ind w:firstLine="709"/>
          </w:pPr>
        </w:pPrChange>
      </w:pPr>
      <w:r>
        <w:t>Analisis Kebutuhan Non-Fungsional</w:t>
      </w:r>
    </w:p>
    <w:p w14:paraId="0BB58D3A" w14:textId="1EFB850E" w:rsidR="00C22525" w:rsidRDefault="00C22525">
      <w:pPr>
        <w:pPrChange w:id="1101" w:author="ditaoktaria" w:date="2015-03-01T18:34:00Z">
          <w:pPr>
            <w:ind w:firstLine="709"/>
          </w:pPr>
        </w:pPrChange>
      </w:pPr>
      <w:r>
        <w:t>Analisis kebutuhan fungsional</w:t>
      </w:r>
      <w:r w:rsidR="001202FD">
        <w:t xml:space="preserve"> didapatkan dengan menganalisis kebutuhan </w:t>
      </w:r>
      <w:proofErr w:type="gramStart"/>
      <w:r w:rsidR="001202FD">
        <w:t>apa</w:t>
      </w:r>
      <w:proofErr w:type="gramEnd"/>
      <w:r w:rsidR="001202FD">
        <w:t xml:space="preserve"> saja yang menentukan </w:t>
      </w:r>
      <w:r w:rsidR="00723587">
        <w:t>parameter</w:t>
      </w:r>
      <w:r w:rsidR="001202FD">
        <w:t xml:space="preserve"> yang dapat digunakan untuk menilai pengoperasian dari sistem. </w:t>
      </w:r>
      <w:proofErr w:type="gramStart"/>
      <w:r w:rsidR="001202FD">
        <w:t>Hal ini sangat berbeda dengan analisis kebutuhan fungsional yang lebih berfokus pada penentuan kebutuhan perilaku atau fungsi sistem.</w:t>
      </w:r>
      <w:proofErr w:type="gramEnd"/>
      <w:r w:rsidR="00E33DED">
        <w:t xml:space="preserve"> Tabel 4.10</w:t>
      </w:r>
      <w:r w:rsidR="00A207FE">
        <w:t xml:space="preserve"> di bawah ini menjelaskan spesifikasi kebutuhan</w:t>
      </w:r>
      <w:r w:rsidR="00723587">
        <w:t xml:space="preserve"> non-fungsional dari sistem :</w:t>
      </w:r>
    </w:p>
    <w:p w14:paraId="695D168F" w14:textId="4323CB04" w:rsidR="00C91EEA" w:rsidRPr="001C7A3E" w:rsidRDefault="00C91EEA">
      <w:pPr>
        <w:pStyle w:val="Caption"/>
        <w:keepNext/>
        <w:pPrChange w:id="1102" w:author="ditaoktaria" w:date="2015-03-25T13:52:00Z">
          <w:pPr>
            <w:jc w:val="left"/>
          </w:pPr>
        </w:pPrChange>
      </w:pPr>
      <w:bookmarkStart w:id="1103" w:name="_Toc289505451"/>
      <w:r>
        <w:lastRenderedPageBreak/>
        <w:t xml:space="preserve">Tabel 4. </w:t>
      </w:r>
      <w:r w:rsidR="001409D7">
        <w:fldChar w:fldCharType="begin"/>
      </w:r>
      <w:r w:rsidR="001409D7">
        <w:instrText xml:space="preserve"> SEQ Tabel_4. \* ARABIC </w:instrText>
      </w:r>
      <w:r w:rsidR="001409D7">
        <w:fldChar w:fldCharType="separate"/>
      </w:r>
      <w:r>
        <w:rPr>
          <w:noProof/>
        </w:rPr>
        <w:t>10</w:t>
      </w:r>
      <w:r w:rsidR="001409D7">
        <w:rPr>
          <w:noProof/>
        </w:rPr>
        <w:fldChar w:fldCharType="end"/>
      </w:r>
      <w:r>
        <w:t xml:space="preserve"> </w:t>
      </w:r>
      <w:r w:rsidRPr="00C91EEA">
        <w:rPr>
          <w:b w:val="0"/>
          <w:rPrChange w:id="1104" w:author="ditaoktaria" w:date="2015-03-25T13:52:00Z">
            <w:rPr/>
          </w:rPrChange>
        </w:rPr>
        <w:t>Spesifikasi Kebutuhan Non-Fungsional</w:t>
      </w:r>
      <w:bookmarkEnd w:id="1103"/>
    </w:p>
    <w:tbl>
      <w:tblPr>
        <w:tblStyle w:val="TableGrid"/>
        <w:tblW w:w="0" w:type="auto"/>
        <w:tblLook w:val="04A0" w:firstRow="1" w:lastRow="0" w:firstColumn="1" w:lastColumn="0" w:noHBand="0" w:noVBand="1"/>
        <w:tblPrChange w:id="1105" w:author="ditaoktaria oktaria" w:date="2015-03-02T10:57:00Z">
          <w:tblPr>
            <w:tblStyle w:val="TableGrid"/>
            <w:tblW w:w="0" w:type="auto"/>
            <w:tblLook w:val="04A0" w:firstRow="1" w:lastRow="0" w:firstColumn="1" w:lastColumn="0" w:noHBand="0" w:noVBand="1"/>
          </w:tblPr>
        </w:tblPrChange>
      </w:tblPr>
      <w:tblGrid>
        <w:gridCol w:w="1811"/>
        <w:gridCol w:w="6205"/>
        <w:tblGridChange w:id="1106">
          <w:tblGrid>
            <w:gridCol w:w="2268"/>
            <w:gridCol w:w="5890"/>
          </w:tblGrid>
        </w:tblGridChange>
      </w:tblGrid>
      <w:tr w:rsidR="00723587" w14:paraId="6AE5A378" w14:textId="77777777" w:rsidTr="00723587">
        <w:tc>
          <w:tcPr>
            <w:tcW w:w="1818" w:type="dxa"/>
            <w:tcPrChange w:id="1107" w:author="ditaoktaria oktaria" w:date="2015-03-02T10:57:00Z">
              <w:tcPr>
                <w:tcW w:w="2268" w:type="dxa"/>
              </w:tcPr>
            </w:tcPrChange>
          </w:tcPr>
          <w:p w14:paraId="13C88645" w14:textId="7B594E21" w:rsidR="00723587" w:rsidRDefault="00723587">
            <w:pPr>
              <w:ind w:firstLine="0"/>
            </w:pPr>
            <w:r>
              <w:t>Parameter</w:t>
            </w:r>
          </w:p>
        </w:tc>
        <w:tc>
          <w:tcPr>
            <w:tcW w:w="6340" w:type="dxa"/>
            <w:tcPrChange w:id="1108" w:author="ditaoktaria oktaria" w:date="2015-03-02T10:57:00Z">
              <w:tcPr>
                <w:tcW w:w="5890" w:type="dxa"/>
              </w:tcPr>
            </w:tcPrChange>
          </w:tcPr>
          <w:p w14:paraId="0ED3B579" w14:textId="037A0D7E" w:rsidR="00723587" w:rsidRDefault="00723587">
            <w:pPr>
              <w:ind w:firstLine="0"/>
            </w:pPr>
            <w:r>
              <w:t>Deskripsi Kebutuhan</w:t>
            </w:r>
          </w:p>
        </w:tc>
      </w:tr>
      <w:tr w:rsidR="00723587" w14:paraId="398B670D" w14:textId="77777777" w:rsidTr="00723587">
        <w:tc>
          <w:tcPr>
            <w:tcW w:w="1818" w:type="dxa"/>
            <w:tcPrChange w:id="1109" w:author="ditaoktaria oktaria" w:date="2015-03-02T10:57:00Z">
              <w:tcPr>
                <w:tcW w:w="2268" w:type="dxa"/>
              </w:tcPr>
            </w:tcPrChange>
          </w:tcPr>
          <w:p w14:paraId="06BD1B7F" w14:textId="7C645570" w:rsidR="00723587" w:rsidRDefault="00723587">
            <w:pPr>
              <w:ind w:firstLine="0"/>
            </w:pPr>
            <w:r>
              <w:t>Compatibility</w:t>
            </w:r>
          </w:p>
        </w:tc>
        <w:tc>
          <w:tcPr>
            <w:tcW w:w="6340" w:type="dxa"/>
            <w:tcPrChange w:id="1110" w:author="ditaoktaria oktaria" w:date="2015-03-02T10:57: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1111"/>
            <w:r w:rsidRPr="00A74A90">
              <w:t>Android</w:t>
            </w:r>
            <w:r>
              <w:t xml:space="preserve"> versi 3.0.</w:t>
            </w:r>
            <w:commentRangeEnd w:id="1111"/>
            <w:r w:rsidR="006C4F1F">
              <w:rPr>
                <w:rStyle w:val="CommentReference"/>
              </w:rPr>
              <w:commentReference w:id="1111"/>
            </w:r>
          </w:p>
        </w:tc>
      </w:tr>
    </w:tbl>
    <w:p w14:paraId="6AE29F78" w14:textId="3C9DF74D" w:rsidR="00C22525" w:rsidRDefault="00C22525">
      <w:pPr>
        <w:pStyle w:val="Heading2"/>
        <w:numPr>
          <w:ilvl w:val="0"/>
          <w:numId w:val="67"/>
        </w:numPr>
        <w:ind w:hanging="630"/>
        <w:pPrChange w:id="1112" w:author="ditaoktaria oktaria" w:date="2015-03-18T08:55:00Z">
          <w:pPr>
            <w:ind w:firstLine="709"/>
          </w:pPr>
        </w:pPrChange>
      </w:pPr>
      <w:r>
        <w:t>Perancangan</w:t>
      </w:r>
    </w:p>
    <w:p w14:paraId="5A0DDB63" w14:textId="681E4D66" w:rsidR="00C22525" w:rsidRDefault="00C22525">
      <w:pPr>
        <w:pPrChange w:id="1113"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1114"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1115" w:author="ditaoktaria" w:date="2015-03-01T18:56:00Z">
          <w:pPr>
            <w:ind w:firstLine="709"/>
          </w:pPr>
        </w:pPrChange>
      </w:pPr>
      <w:commentRangeStart w:id="1116"/>
      <w:r>
        <w:t>Perancangan Umum Sistem</w:t>
      </w:r>
      <w:commentRangeEnd w:id="1116"/>
      <w:r w:rsidR="007B49F2">
        <w:rPr>
          <w:rStyle w:val="CommentReference"/>
          <w:rFonts w:eastAsia="Calibri"/>
          <w:b w:val="0"/>
        </w:rPr>
        <w:commentReference w:id="1116"/>
      </w:r>
    </w:p>
    <w:p w14:paraId="061C72DA" w14:textId="0539EB46" w:rsidR="003A58ED" w:rsidRDefault="00D168AE" w:rsidP="007B49F2">
      <w:pPr>
        <w:rPr>
          <w:ins w:id="1117" w:author="ditaoktaria" w:date="2015-06-16T09:03:00Z"/>
        </w:rPr>
      </w:pPr>
      <w:r>
        <w:t xml:space="preserve">Perancangan umum sistem dilakukan untuk merepresentasikan arsitektur sistem yang </w:t>
      </w:r>
      <w:proofErr w:type="gramStart"/>
      <w:r>
        <w:t>akan</w:t>
      </w:r>
      <w:proofErr w:type="gramEnd"/>
      <w:r>
        <w:t xml:space="preserve"> dibuat secara umum.</w:t>
      </w:r>
      <w:r w:rsidR="00745595">
        <w:t xml:space="preserve"> A</w:t>
      </w:r>
      <w:bookmarkStart w:id="1118" w:name="_GoBack"/>
      <w:bookmarkEnd w:id="1118"/>
      <w:r w:rsidR="00745595">
        <w:t xml:space="preserve">rsitektur umum sistem terkait dengan proses kerja objek-objek yang menyusun sistem, yaitu pengguna, </w:t>
      </w:r>
      <w:ins w:id="1119" w:author="ditaoktaria" w:date="2015-06-16T09:52:00Z">
        <w:r w:rsidR="001409D7" w:rsidRPr="001409D7">
          <w:rPr>
            <w:i/>
          </w:rPr>
          <w:t>w</w:t>
        </w:r>
        <w:r w:rsidR="001409D7" w:rsidRPr="001409D7">
          <w:rPr>
            <w:i/>
            <w:rPrChange w:id="1120" w:author="ditaoktaria" w:date="2015-06-16T09:53:00Z">
              <w:rPr/>
            </w:rPrChange>
          </w:rPr>
          <w:t>eb service</w:t>
        </w:r>
        <w:r w:rsidR="001409D7">
          <w:t xml:space="preserve"> dari PTIIK yang berisi data dosen dan mata kuliah, </w:t>
        </w:r>
      </w:ins>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roses kerja sistem dimulai dengan pengguna menjalankan aplikasi dan meminta</w:t>
      </w:r>
      <w:r w:rsidR="00F40A7D">
        <w:t xml:space="preserve"> data melalui aplikasi. Aplikasi </w:t>
      </w:r>
      <w:proofErr w:type="gramStart"/>
      <w:r w:rsidR="00F40A7D">
        <w:t>akan</w:t>
      </w:r>
      <w:proofErr w:type="gramEnd"/>
      <w:r w:rsidR="00F40A7D">
        <w:t xml:space="preserve"> meminta data </w:t>
      </w:r>
      <w:del w:id="1121" w:author="ditaoktaria" w:date="2015-06-16T09:53:00Z">
        <w:r w:rsidR="00F40A7D" w:rsidDel="001409D7">
          <w:delText xml:space="preserve">ke </w:delText>
        </w:r>
        <w:r w:rsidR="00F40A7D" w:rsidDel="001409D7">
          <w:rPr>
            <w:i/>
          </w:rPr>
          <w:delText>database</w:delText>
        </w:r>
      </w:del>
      <w:ins w:id="1122" w:author="ditaoktaria" w:date="2015-06-16T09:53:00Z">
        <w:r w:rsidR="001409D7">
          <w:t>ke server</w:t>
        </w:r>
      </w:ins>
      <w:r w:rsidR="00F40A7D">
        <w:t>, lalu</w:t>
      </w:r>
      <w:ins w:id="1123" w:author="ditaoktaria" w:date="2015-06-16T09:53:00Z">
        <w:r w:rsidR="001409D7">
          <w:t xml:space="preserve"> server akan meminta data dari </w:t>
        </w:r>
        <w:r w:rsidR="001409D7" w:rsidRPr="001409D7">
          <w:rPr>
            <w:i/>
            <w:rPrChange w:id="1124" w:author="ditaoktaria" w:date="2015-06-16T09:53:00Z">
              <w:rPr/>
            </w:rPrChange>
          </w:rPr>
          <w:t>web service</w:t>
        </w:r>
      </w:ins>
      <w:ins w:id="1125" w:author="ditaoktaria" w:date="2015-06-16T09:54:00Z">
        <w:r w:rsidR="001409D7">
          <w:t xml:space="preserve">, </w:t>
        </w:r>
        <w:r w:rsidR="001409D7">
          <w:rPr>
            <w:i/>
          </w:rPr>
          <w:t xml:space="preserve">web service </w:t>
        </w:r>
        <w:r w:rsidR="001409D7">
          <w:t>memberikan kembalian data, kemudian server mengolah data tersebut dan</w:t>
        </w:r>
      </w:ins>
      <w:del w:id="1126" w:author="ditaoktaria" w:date="2015-06-16T09:54:00Z">
        <w:r w:rsidR="00F40A7D" w:rsidDel="001409D7">
          <w:delText xml:space="preserve"> </w:delText>
        </w:r>
      </w:del>
      <w:ins w:id="1127" w:author="ditaoktaria" w:date="2015-06-16T09:54:00Z">
        <w:r w:rsidR="001409D7">
          <w:t xml:space="preserve"> </w:t>
        </w:r>
      </w:ins>
      <w:del w:id="1128" w:author="ditaoktaria" w:date="2015-06-16T09:54:00Z">
        <w:r w:rsidR="00F40A7D" w:rsidDel="001409D7">
          <w:delText xml:space="preserve">database akan </w:delText>
        </w:r>
      </w:del>
      <w:r w:rsidR="00F40A7D">
        <w:t xml:space="preserve">memberikan data yang diminta ke aplikasi. Kemudian aplikasi </w:t>
      </w:r>
      <w:proofErr w:type="gramStart"/>
      <w:r w:rsidR="00F40A7D">
        <w:t>akan</w:t>
      </w:r>
      <w:proofErr w:type="gramEnd"/>
      <w:r w:rsidR="00F40A7D">
        <w:t xml:space="preserve"> memberikan respon informasi kepada pengguna sehingga pengguna mendapatkan data</w:t>
      </w:r>
      <w:r w:rsidR="0069576B">
        <w:t xml:space="preserve"> yang diminta.</w:t>
      </w:r>
    </w:p>
    <w:p w14:paraId="2D40D8BB" w14:textId="7DF95F3B" w:rsidR="002B1B92" w:rsidRDefault="001409D7" w:rsidP="007B49F2">
      <w:pPr>
        <w:rPr>
          <w:ins w:id="1129" w:author="ditaoktaria" w:date="2015-06-16T09:03:00Z"/>
        </w:rPr>
      </w:pPr>
      <w:ins w:id="1130" w:author="ditaoktaria" w:date="2015-06-16T09:51:00Z">
        <w:r>
          <w:rPr>
            <w:noProof/>
          </w:rPr>
          <w:lastRenderedPageBreak/>
          <w:drawing>
            <wp:inline distT="0" distB="0" distL="0" distR="0" wp14:anchorId="62C75C6F" wp14:editId="7CFF74B9">
              <wp:extent cx="4119438" cy="4281046"/>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6 at 9.50.18 AM.png"/>
                      <pic:cNvPicPr/>
                    </pic:nvPicPr>
                    <pic:blipFill>
                      <a:blip r:embed="rId28">
                        <a:extLst>
                          <a:ext uri="{28A0092B-C50C-407E-A947-70E740481C1C}">
                            <a14:useLocalDpi xmlns:a14="http://schemas.microsoft.com/office/drawing/2010/main" val="0"/>
                          </a:ext>
                        </a:extLst>
                      </a:blip>
                      <a:stretch>
                        <a:fillRect/>
                      </a:stretch>
                    </pic:blipFill>
                    <pic:spPr>
                      <a:xfrm>
                        <a:off x="0" y="0"/>
                        <a:ext cx="4120275" cy="4281916"/>
                      </a:xfrm>
                      <a:prstGeom prst="rect">
                        <a:avLst/>
                      </a:prstGeom>
                    </pic:spPr>
                  </pic:pic>
                </a:graphicData>
              </a:graphic>
            </wp:inline>
          </w:drawing>
        </w:r>
      </w:ins>
    </w:p>
    <w:p w14:paraId="2BC7523B" w14:textId="77777777" w:rsidR="002B1B92" w:rsidRPr="00F40A7D" w:rsidRDefault="002B1B92" w:rsidP="007B49F2"/>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 xml:space="preserve">erancangan perangkat lunak dimulai dengan perancangan arsitektur sistem, </w:t>
      </w:r>
      <w:r w:rsidR="00EC63D3">
        <w:t xml:space="preserve"> perancangan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commentRangeStart w:id="1131"/>
      <w:commentRangeStart w:id="1132"/>
      <w:r>
        <w:t>Perancangan Arsitektur Sistem</w:t>
      </w:r>
      <w:commentRangeEnd w:id="1131"/>
      <w:r w:rsidR="001B3570">
        <w:rPr>
          <w:rStyle w:val="CommentReference"/>
          <w:rFonts w:eastAsia="Calibri"/>
          <w:b w:val="0"/>
        </w:rPr>
        <w:commentReference w:id="1131"/>
      </w:r>
      <w:commentRangeEnd w:id="1132"/>
      <w:r w:rsidR="00775EA2">
        <w:rPr>
          <w:rStyle w:val="CommentReference"/>
          <w:rFonts w:eastAsia="Calibri"/>
          <w:b w:val="0"/>
        </w:rPr>
        <w:commentReference w:id="1132"/>
      </w:r>
    </w:p>
    <w:p w14:paraId="476B9F4E" w14:textId="6BFFDC72" w:rsidR="00745595" w:rsidRDefault="008F291A" w:rsidP="007B49F2">
      <w:pPr>
        <w:rPr>
          <w:ins w:id="1133" w:author="ditaoktaria" w:date="2015-06-07T10:29:00Z"/>
        </w:rPr>
      </w:pPr>
      <w:proofErr w:type="gramStart"/>
      <w:r>
        <w:t xml:space="preserve">Sistem terdiri dari aplikasi </w:t>
      </w:r>
      <w:r>
        <w:rPr>
          <w:i/>
        </w:rPr>
        <w:t xml:space="preserve">client </w:t>
      </w:r>
      <w:r>
        <w:t xml:space="preserve">dan aplikasi </w:t>
      </w:r>
      <w:r w:rsidRPr="008F291A">
        <w:rPr>
          <w:i/>
        </w:rPr>
        <w:t>server</w:t>
      </w:r>
      <w:r>
        <w:t>.</w:t>
      </w:r>
      <w:proofErr w:type="gramEnd"/>
      <w:ins w:id="1134" w:author="ditaoktaria" w:date="2015-06-06T19:43:00Z">
        <w:r w:rsidR="00EF09B4">
          <w:t xml:space="preserve"> </w:t>
        </w:r>
      </w:ins>
      <w:proofErr w:type="gramStart"/>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w:t>
      </w:r>
      <w:proofErr w:type="gramEnd"/>
      <w:r>
        <w:t xml:space="preserve"> </w:t>
      </w:r>
      <w:proofErr w:type="gramStart"/>
      <w:r>
        <w:t xml:space="preserve">Teknik penyimpanan data menggunakan </w:t>
      </w:r>
      <w:r>
        <w:rPr>
          <w:i/>
        </w:rPr>
        <w:t xml:space="preserve">remote server </w:t>
      </w:r>
      <w:r>
        <w:t>dengan DBMS MySQL.</w:t>
      </w:r>
      <w:proofErr w:type="gramEnd"/>
      <w:r>
        <w:t xml:space="preserve"> Untuk dapat mendapatkan data dari basis data, dibutuhkan </w:t>
      </w:r>
      <w:r>
        <w:rPr>
          <w:i/>
        </w:rPr>
        <w:t xml:space="preserve">script </w:t>
      </w:r>
      <w:r>
        <w:t xml:space="preserve">PHP yang meminta data ke basis data, kemudian mengubahnya dalam bentuk JSON, lalu </w:t>
      </w:r>
      <w:r>
        <w:lastRenderedPageBreak/>
        <w:t xml:space="preserve">mengirimkan data dalam bentuk JSON ke aplikasi </w:t>
      </w:r>
      <w:r>
        <w:rPr>
          <w:i/>
        </w:rPr>
        <w:t xml:space="preserve">client </w:t>
      </w:r>
      <w:r>
        <w:t>yang men</w:t>
      </w:r>
      <w:r w:rsidR="00E87332">
        <w:t>ggunakan bahasa pemrograman Java</w:t>
      </w:r>
      <w:r>
        <w:t>.</w:t>
      </w:r>
    </w:p>
    <w:p w14:paraId="33AF0BD9" w14:textId="40F9DCE6" w:rsidR="008F650B" w:rsidRDefault="008F650B" w:rsidP="008F650B">
      <w:pPr>
        <w:ind w:firstLine="0"/>
        <w:rPr>
          <w:ins w:id="1135" w:author="ditaoktaria" w:date="2015-06-07T10:29:00Z"/>
        </w:rPr>
      </w:pPr>
    </w:p>
    <w:p w14:paraId="5D66423F" w14:textId="77777777" w:rsidR="008F650B" w:rsidRDefault="008F650B" w:rsidP="007B49F2">
      <w:pPr>
        <w:rPr>
          <w:ins w:id="1136" w:author="ditaoktaria" w:date="2015-06-07T10:29:00Z"/>
        </w:rPr>
      </w:pPr>
    </w:p>
    <w:p w14:paraId="3708507E" w14:textId="77777777" w:rsidR="008F650B" w:rsidRDefault="008F650B" w:rsidP="007B49F2"/>
    <w:p w14:paraId="35364A4C" w14:textId="7ECD091E" w:rsidR="00B50E8A" w:rsidRDefault="00B50E8A" w:rsidP="007B49F2">
      <w:pPr>
        <w:pStyle w:val="Heading5"/>
        <w:numPr>
          <w:ilvl w:val="0"/>
          <w:numId w:val="55"/>
        </w:numPr>
        <w:ind w:left="720" w:hanging="720"/>
        <w:rPr>
          <w:ins w:id="1137" w:author="ditaoktaria" w:date="2015-06-06T19:41:00Z"/>
        </w:rPr>
      </w:pPr>
      <w:ins w:id="1138" w:author="ditaoktaria" w:date="2015-06-06T19:40:00Z">
        <w:r>
          <w:t>Perancangan Komunikasi Data dengan Web Service</w:t>
        </w:r>
      </w:ins>
    </w:p>
    <w:p w14:paraId="328CC7B5" w14:textId="10A44698" w:rsidR="004D2FAE" w:rsidRDefault="00146381">
      <w:pPr>
        <w:rPr>
          <w:ins w:id="1139" w:author="ditaoktaria" w:date="2015-06-06T20:32:00Z"/>
        </w:rPr>
        <w:pPrChange w:id="1140" w:author="ditaoktaria" w:date="2015-06-12T10:19:00Z">
          <w:pPr>
            <w:pStyle w:val="Heading5"/>
            <w:numPr>
              <w:numId w:val="55"/>
            </w:numPr>
            <w:ind w:left="720" w:hanging="720"/>
          </w:pPr>
        </w:pPrChange>
      </w:pPr>
      <w:ins w:id="1141" w:author="ditaoktaria" w:date="2015-06-12T10:27:00Z">
        <w:r>
          <w:t xml:space="preserve">Sistem ini menggunakan web service dari PTIIK untuk mendapatkan informasi mengenai data dosen </w:t>
        </w:r>
      </w:ins>
      <w:ins w:id="1142" w:author="ditaoktaria" w:date="2015-06-12T10:31:00Z">
        <w:r w:rsidR="00B654E4">
          <w:t xml:space="preserve">seperti </w:t>
        </w:r>
      </w:ins>
      <w:ins w:id="1143" w:author="ditaoktaria" w:date="2015-06-15T11:34:00Z">
        <w:r w:rsidR="00C26EFF">
          <w:t xml:space="preserve">id dosen </w:t>
        </w:r>
      </w:ins>
      <w:ins w:id="1144" w:author="ditaoktaria" w:date="2015-06-12T10:27:00Z">
        <w:r>
          <w:t xml:space="preserve">dan mata kuliah </w:t>
        </w:r>
        <w:proofErr w:type="gramStart"/>
        <w:r>
          <w:t>apa</w:t>
        </w:r>
        <w:proofErr w:type="gramEnd"/>
        <w:r>
          <w:t xml:space="preserve"> saja yang di</w:t>
        </w:r>
      </w:ins>
      <w:ins w:id="1145" w:author="ditaoktaria" w:date="2015-06-12T10:37:00Z">
        <w:r w:rsidR="00B654E4">
          <w:t>ampu</w:t>
        </w:r>
      </w:ins>
      <w:ins w:id="1146" w:author="ditaoktaria" w:date="2015-06-12T10:27:00Z">
        <w:r>
          <w:t xml:space="preserve"> oleh dosen tersebut.</w:t>
        </w:r>
      </w:ins>
      <w:ins w:id="1147" w:author="ditaoktaria" w:date="2015-06-12T10:37:00Z">
        <w:r w:rsidR="00B654E4">
          <w:t xml:space="preserve"> </w:t>
        </w:r>
      </w:ins>
      <w:ins w:id="1148" w:author="ditaoktaria" w:date="2015-06-15T09:05:00Z">
        <w:r w:rsidR="00425DF1">
          <w:t xml:space="preserve">Web service dari PTIIK memberikan kembalian berupa file json dari </w:t>
        </w:r>
      </w:ins>
      <w:ins w:id="1149" w:author="ditaoktaria" w:date="2015-06-15T11:33:00Z">
        <w:r w:rsidR="00C26EFF">
          <w:t xml:space="preserve">data jadwal pengajaran pada </w:t>
        </w:r>
      </w:ins>
      <w:ins w:id="1150" w:author="ditaoktaria" w:date="2015-06-15T11:34:00Z">
        <w:r w:rsidR="00C26EFF">
          <w:t>halaman</w:t>
        </w:r>
      </w:ins>
      <w:ins w:id="1151" w:author="ditaoktaria" w:date="2015-06-15T11:33:00Z">
        <w:r w:rsidR="00C26EFF">
          <w:t xml:space="preserve"> website PTIIK, yaitu </w:t>
        </w:r>
      </w:ins>
      <w:ins w:id="1152" w:author="ditaoktaria" w:date="2015-06-15T11:31:00Z">
        <w:r w:rsidR="00C26EFF" w:rsidRPr="00C26EFF">
          <w:t>http://filkom.ub.ac.id/info/jadwal</w:t>
        </w:r>
      </w:ins>
      <w:ins w:id="1153" w:author="ditaoktaria" w:date="2015-06-15T11:34:00Z">
        <w:r w:rsidR="00C26EFF">
          <w:t xml:space="preserve">. </w:t>
        </w:r>
      </w:ins>
    </w:p>
    <w:p w14:paraId="3F35A00E" w14:textId="535819DD" w:rsidR="00A06B1A" w:rsidRDefault="00C26EFF">
      <w:pPr>
        <w:ind w:firstLine="0"/>
        <w:rPr>
          <w:ins w:id="1154" w:author="ditaoktaria" w:date="2015-06-06T20:45:00Z"/>
        </w:rPr>
        <w:pPrChange w:id="1155" w:author="ditaoktaria" w:date="2015-06-06T19:41:00Z">
          <w:pPr>
            <w:pStyle w:val="Heading5"/>
            <w:numPr>
              <w:numId w:val="55"/>
            </w:numPr>
            <w:ind w:left="720" w:hanging="720"/>
          </w:pPr>
        </w:pPrChange>
      </w:pPr>
      <w:ins w:id="1156" w:author="ditaoktaria" w:date="2015-06-15T11:32:00Z">
        <w:r w:rsidRPr="001409D7">
          <w:rPr>
            <w:noProof/>
          </w:rPr>
          <w:drawing>
            <wp:inline distT="0" distB="0" distL="0" distR="0" wp14:anchorId="75E526F9" wp14:editId="46B8A5CC">
              <wp:extent cx="4419914" cy="4636376"/>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11.30.53 AM.png"/>
                      <pic:cNvPicPr/>
                    </pic:nvPicPr>
                    <pic:blipFill>
                      <a:blip r:embed="rId29">
                        <a:extLst>
                          <a:ext uri="{28A0092B-C50C-407E-A947-70E740481C1C}">
                            <a14:useLocalDpi xmlns:a14="http://schemas.microsoft.com/office/drawing/2010/main" val="0"/>
                          </a:ext>
                        </a:extLst>
                      </a:blip>
                      <a:stretch>
                        <a:fillRect/>
                      </a:stretch>
                    </pic:blipFill>
                    <pic:spPr>
                      <a:xfrm>
                        <a:off x="0" y="0"/>
                        <a:ext cx="4421213" cy="4637739"/>
                      </a:xfrm>
                      <a:prstGeom prst="rect">
                        <a:avLst/>
                      </a:prstGeom>
                    </pic:spPr>
                  </pic:pic>
                </a:graphicData>
              </a:graphic>
            </wp:inline>
          </w:drawing>
        </w:r>
      </w:ins>
    </w:p>
    <w:p w14:paraId="005749CA" w14:textId="7F7FE4FE" w:rsidR="004D2FAE" w:rsidRDefault="004D2FAE">
      <w:pPr>
        <w:ind w:firstLine="0"/>
        <w:rPr>
          <w:ins w:id="1157" w:author="ditaoktaria oktaria" w:date="2015-06-09T17:43:00Z"/>
        </w:rPr>
        <w:pPrChange w:id="1158" w:author="ditaoktaria" w:date="2015-06-06T19:41:00Z">
          <w:pPr>
            <w:pStyle w:val="Heading5"/>
            <w:numPr>
              <w:numId w:val="55"/>
            </w:numPr>
            <w:ind w:left="720" w:hanging="720"/>
          </w:pPr>
        </w:pPrChange>
      </w:pPr>
    </w:p>
    <w:p w14:paraId="70EAB330" w14:textId="7143CB4F" w:rsidR="0025360B" w:rsidDel="002B1B92" w:rsidRDefault="0025360B">
      <w:pPr>
        <w:ind w:firstLine="0"/>
        <w:rPr>
          <w:ins w:id="1159" w:author="ditaoktaria oktaria" w:date="2015-06-09T17:43:00Z"/>
          <w:del w:id="1160" w:author="ditaoktaria" w:date="2015-06-16T09:02:00Z"/>
        </w:rPr>
        <w:pPrChange w:id="1161" w:author="ditaoktaria" w:date="2015-06-06T19:41:00Z">
          <w:pPr>
            <w:pStyle w:val="Heading5"/>
            <w:numPr>
              <w:numId w:val="55"/>
            </w:numPr>
            <w:ind w:left="720" w:hanging="720"/>
          </w:pPr>
        </w:pPrChange>
      </w:pPr>
    </w:p>
    <w:p w14:paraId="76E93CE8" w14:textId="50DB80EC" w:rsidR="0025360B" w:rsidDel="002B1B92" w:rsidRDefault="0025360B">
      <w:pPr>
        <w:rPr>
          <w:ins w:id="1162" w:author="ditaoktaria oktaria" w:date="2015-06-09T17:43:00Z"/>
          <w:del w:id="1163" w:author="ditaoktaria" w:date="2015-06-16T09:02:00Z"/>
        </w:rPr>
        <w:pPrChange w:id="1164" w:author="ditaoktaria" w:date="2015-06-06T19:41:00Z">
          <w:pPr>
            <w:pStyle w:val="Heading5"/>
            <w:numPr>
              <w:numId w:val="55"/>
            </w:numPr>
            <w:ind w:left="720" w:hanging="720"/>
          </w:pPr>
        </w:pPrChange>
      </w:pPr>
    </w:p>
    <w:p w14:paraId="65CCAD7B" w14:textId="0FEDB4E1" w:rsidR="0025360B" w:rsidDel="002B1B92" w:rsidRDefault="0025360B">
      <w:pPr>
        <w:rPr>
          <w:ins w:id="1165" w:author="ditaoktaria oktaria" w:date="2015-06-09T17:43:00Z"/>
          <w:del w:id="1166" w:author="ditaoktaria" w:date="2015-06-16T09:02:00Z"/>
        </w:rPr>
        <w:pPrChange w:id="1167" w:author="ditaoktaria" w:date="2015-06-06T19:41:00Z">
          <w:pPr>
            <w:pStyle w:val="Heading5"/>
            <w:numPr>
              <w:numId w:val="55"/>
            </w:numPr>
            <w:ind w:left="720" w:hanging="720"/>
          </w:pPr>
        </w:pPrChange>
      </w:pPr>
    </w:p>
    <w:p w14:paraId="7828324E" w14:textId="77777777" w:rsidR="0025360B" w:rsidRDefault="0025360B">
      <w:pPr>
        <w:rPr>
          <w:ins w:id="1168" w:author="ditaoktaria oktaria" w:date="2015-06-09T17:43:00Z"/>
        </w:rPr>
        <w:pPrChange w:id="1169" w:author="ditaoktaria" w:date="2015-06-06T19:41:00Z">
          <w:pPr>
            <w:pStyle w:val="Heading5"/>
            <w:numPr>
              <w:numId w:val="55"/>
            </w:numPr>
            <w:ind w:left="720" w:hanging="720"/>
          </w:pPr>
        </w:pPrChange>
      </w:pPr>
    </w:p>
    <w:p w14:paraId="391EC662" w14:textId="77777777" w:rsidR="0025360B" w:rsidRPr="00B50E8A" w:rsidRDefault="0025360B">
      <w:pPr>
        <w:rPr>
          <w:ins w:id="1170" w:author="ditaoktaria" w:date="2015-06-06T19:40:00Z"/>
        </w:rPr>
        <w:pPrChange w:id="1171" w:author="ditaoktaria" w:date="2015-06-06T19:41:00Z">
          <w:pPr>
            <w:pStyle w:val="Heading5"/>
            <w:numPr>
              <w:numId w:val="55"/>
            </w:numPr>
            <w:ind w:left="720" w:hanging="720"/>
          </w:pPr>
        </w:pPrChange>
      </w:pPr>
    </w:p>
    <w:p w14:paraId="7D36FA52" w14:textId="307AA45A" w:rsidR="00B50E8A" w:rsidRDefault="00EF09B4" w:rsidP="007B49F2">
      <w:pPr>
        <w:pStyle w:val="Heading5"/>
        <w:numPr>
          <w:ilvl w:val="0"/>
          <w:numId w:val="55"/>
        </w:numPr>
        <w:ind w:left="720" w:hanging="720"/>
        <w:rPr>
          <w:ins w:id="1172" w:author="ditaoktaria" w:date="2015-06-06T19:40:00Z"/>
        </w:rPr>
      </w:pPr>
      <w:ins w:id="1173" w:author="ditaoktaria" w:date="2015-06-06T19:40:00Z">
        <w:r>
          <w:t>Perancangan Pemutar</w:t>
        </w:r>
        <w:r w:rsidR="00B50E8A">
          <w:t xml:space="preserve"> Materi Kuliah</w:t>
        </w:r>
      </w:ins>
    </w:p>
    <w:p w14:paraId="23E2E369" w14:textId="16775955" w:rsidR="008F3E77" w:rsidRDefault="006555C2">
      <w:pPr>
        <w:rPr>
          <w:ins w:id="1174" w:author="ditaoktaria" w:date="2015-06-15T14:54:00Z"/>
        </w:rPr>
        <w:pPrChange w:id="1175" w:author="ditaoktaria" w:date="2015-06-06T19:40:00Z">
          <w:pPr>
            <w:pStyle w:val="Heading5"/>
            <w:numPr>
              <w:numId w:val="55"/>
            </w:numPr>
            <w:ind w:left="720" w:hanging="720"/>
          </w:pPr>
        </w:pPrChange>
      </w:pPr>
      <w:proofErr w:type="gramStart"/>
      <w:ins w:id="1176" w:author="ditaoktaria" w:date="2015-06-15T11:43:00Z">
        <w:r>
          <w:t xml:space="preserve">Sistem ini dapat memutar </w:t>
        </w:r>
      </w:ins>
      <w:ins w:id="1177" w:author="ditaoktaria" w:date="2015-06-15T13:45:00Z">
        <w:r w:rsidR="004072B3">
          <w:t>present</w:t>
        </w:r>
        <w:r w:rsidR="00FF4850">
          <w:t>asi dalam bentuk video dan PDF.</w:t>
        </w:r>
        <w:proofErr w:type="gramEnd"/>
        <w:r w:rsidR="00FF4850">
          <w:t xml:space="preserve"> </w:t>
        </w:r>
      </w:ins>
      <w:proofErr w:type="gramStart"/>
      <w:ins w:id="1178" w:author="ditaoktaria" w:date="2015-06-15T13:47:00Z">
        <w:r w:rsidR="005A7128">
          <w:t>Presentasi dengan bentuk video</w:t>
        </w:r>
      </w:ins>
      <w:ins w:id="1179" w:author="ditaoktaria" w:date="2015-06-15T11:45:00Z">
        <w:r w:rsidR="004072B3">
          <w:t xml:space="preserve"> ditangani oleh</w:t>
        </w:r>
      </w:ins>
      <w:ins w:id="1180" w:author="ditaoktaria" w:date="2015-06-15T11:46:00Z">
        <w:r w:rsidR="004072B3">
          <w:t xml:space="preserve"> Android API </w:t>
        </w:r>
        <w:r w:rsidR="004072B3" w:rsidRPr="005A7128">
          <w:rPr>
            <w:i/>
            <w:rPrChange w:id="1181" w:author="ditaoktaria" w:date="2015-06-15T13:47:00Z">
              <w:rPr/>
            </w:rPrChange>
          </w:rPr>
          <w:t>class</w:t>
        </w:r>
        <w:r w:rsidR="004072B3">
          <w:t>, yaitu</w:t>
        </w:r>
      </w:ins>
      <w:ins w:id="1182" w:author="ditaoktaria" w:date="2015-06-15T11:45:00Z">
        <w:r>
          <w:t xml:space="preserve"> </w:t>
        </w:r>
      </w:ins>
      <w:ins w:id="1183" w:author="ditaoktaria" w:date="2015-06-15T13:39:00Z">
        <w:r w:rsidR="004072B3">
          <w:t>VideoView</w:t>
        </w:r>
      </w:ins>
      <w:ins w:id="1184" w:author="ditaoktaria" w:date="2015-06-15T13:43:00Z">
        <w:r w:rsidR="008F3E77">
          <w:t>.</w:t>
        </w:r>
        <w:proofErr w:type="gramEnd"/>
        <w:r w:rsidR="008F3E77">
          <w:t xml:space="preserve"> </w:t>
        </w:r>
      </w:ins>
      <w:proofErr w:type="gramStart"/>
      <w:ins w:id="1185" w:author="ditaoktaria" w:date="2015-06-15T13:48:00Z">
        <w:r w:rsidR="005A7128">
          <w:t>Sedangkan untuk presentasi dalam bentuk PDF ditangani oleh PDF</w:t>
        </w:r>
      </w:ins>
      <w:ins w:id="1186" w:author="ditaoktaria" w:date="2015-06-15T13:56:00Z">
        <w:r w:rsidR="004455F4">
          <w:t>.js</w:t>
        </w:r>
      </w:ins>
      <w:ins w:id="1187" w:author="ditaoktaria" w:date="2015-06-15T13:48:00Z">
        <w:r w:rsidR="004455F4">
          <w:t xml:space="preserve"> </w:t>
        </w:r>
        <w:r w:rsidR="004455F4" w:rsidRPr="004455F4">
          <w:rPr>
            <w:i/>
            <w:rPrChange w:id="1188" w:author="ditaoktaria" w:date="2015-06-15T13:59:00Z">
              <w:rPr/>
            </w:rPrChange>
          </w:rPr>
          <w:t>library</w:t>
        </w:r>
      </w:ins>
      <w:ins w:id="1189" w:author="ditaoktaria" w:date="2015-06-15T13:59:00Z">
        <w:r w:rsidR="004455F4">
          <w:t>.</w:t>
        </w:r>
      </w:ins>
      <w:proofErr w:type="gramEnd"/>
      <w:ins w:id="1190" w:author="ditaoktaria" w:date="2015-06-15T14:00:00Z">
        <w:r w:rsidR="008F3E77">
          <w:t xml:space="preserve"> </w:t>
        </w:r>
        <w:proofErr w:type="gramStart"/>
        <w:r w:rsidR="008F3E77">
          <w:t>Perancangan pemutar materi kuliah ini ditunjukkan oleh Gambar 4.xx.</w:t>
        </w:r>
      </w:ins>
      <w:proofErr w:type="gramEnd"/>
      <w:ins w:id="1191" w:author="ditaoktaria" w:date="2015-06-15T14:04:00Z">
        <w:r w:rsidR="008F3E77">
          <w:t xml:space="preserve"> Dalam gambar tersebut ditunjukkan bahwa ketika pengguna memilih untuk memutar presentasi </w:t>
        </w:r>
      </w:ins>
      <w:ins w:id="1192" w:author="ditaoktaria" w:date="2015-06-15T14:06:00Z">
        <w:r w:rsidR="008F3E77">
          <w:t xml:space="preserve">video, maka aplikasi </w:t>
        </w:r>
        <w:proofErr w:type="gramStart"/>
        <w:r w:rsidR="00170003">
          <w:t>akan</w:t>
        </w:r>
        <w:proofErr w:type="gramEnd"/>
        <w:r w:rsidR="00170003">
          <w:t xml:space="preserve"> memanggil kelas VideoView. </w:t>
        </w:r>
      </w:ins>
      <w:ins w:id="1193" w:author="ditaoktaria" w:date="2015-06-15T14:21:00Z">
        <w:r w:rsidR="00962AE4" w:rsidRPr="00962AE4">
          <w:rPr>
            <w:i/>
            <w:rPrChange w:id="1194" w:author="ditaoktaria" w:date="2015-06-15T14:22:00Z">
              <w:rPr/>
            </w:rPrChange>
          </w:rPr>
          <w:t>File</w:t>
        </w:r>
        <w:r w:rsidR="00962AE4">
          <w:t xml:space="preserve"> video disimpan di suatu </w:t>
        </w:r>
      </w:ins>
      <w:ins w:id="1195" w:author="ditaoktaria" w:date="2015-06-15T14:22:00Z">
        <w:r w:rsidR="00962AE4">
          <w:t>tempat</w:t>
        </w:r>
      </w:ins>
      <w:ins w:id="1196" w:author="ditaoktaria" w:date="2015-06-15T14:21:00Z">
        <w:r w:rsidR="00962AE4">
          <w:t xml:space="preserve"> di dalam </w:t>
        </w:r>
      </w:ins>
      <w:ins w:id="1197" w:author="ditaoktaria" w:date="2015-06-15T14:22:00Z">
        <w:r w:rsidR="00962AE4" w:rsidRPr="00962AE4">
          <w:rPr>
            <w:i/>
          </w:rPr>
          <w:t>server</w:t>
        </w:r>
        <w:r w:rsidR="00962AE4">
          <w:t>. Sehingga untuk</w:t>
        </w:r>
      </w:ins>
      <w:ins w:id="1198" w:author="ditaoktaria" w:date="2015-06-15T14:18:00Z">
        <w:r w:rsidR="000A1A48">
          <w:t xml:space="preserve"> mengatur video mana yang </w:t>
        </w:r>
        <w:proofErr w:type="gramStart"/>
        <w:r w:rsidR="000A1A48">
          <w:t>akan</w:t>
        </w:r>
        <w:proofErr w:type="gramEnd"/>
        <w:r w:rsidR="000A1A48">
          <w:t xml:space="preserve"> ditampilkan, </w:t>
        </w:r>
      </w:ins>
      <w:ins w:id="1199" w:author="ditaoktaria" w:date="2015-06-15T14:19:00Z">
        <w:r w:rsidR="000A1A48">
          <w:t xml:space="preserve">kelas </w:t>
        </w:r>
      </w:ins>
      <w:ins w:id="1200" w:author="ditaoktaria" w:date="2015-06-15T14:18:00Z">
        <w:r w:rsidR="000A1A48">
          <w:t>VideoView memiliki fungsi</w:t>
        </w:r>
      </w:ins>
      <w:ins w:id="1201" w:author="ditaoktaria" w:date="2015-06-15T14:19:00Z">
        <w:r w:rsidR="000A1A48">
          <w:t xml:space="preserve"> setVideoURI</w:t>
        </w:r>
      </w:ins>
      <w:ins w:id="1202" w:author="ditaoktaria" w:date="2015-06-15T14:20:00Z">
        <w:r w:rsidR="000A1A48">
          <w:t xml:space="preserve"> yang</w:t>
        </w:r>
        <w:r w:rsidR="003615A5">
          <w:t xml:space="preserve"> parameternya diisi dengan nilai</w:t>
        </w:r>
        <w:r w:rsidR="000A1A48">
          <w:t xml:space="preserve"> </w:t>
        </w:r>
      </w:ins>
      <w:ins w:id="1203" w:author="ditaoktaria" w:date="2015-06-15T14:49:00Z">
        <w:r w:rsidR="003615A5">
          <w:t xml:space="preserve">String dari </w:t>
        </w:r>
      </w:ins>
      <w:ins w:id="1204" w:author="ditaoktaria" w:date="2015-06-15T14:20:00Z">
        <w:r w:rsidR="000A1A48">
          <w:rPr>
            <w:i/>
          </w:rPr>
          <w:t xml:space="preserve">path </w:t>
        </w:r>
        <w:r w:rsidR="000A1A48">
          <w:t>dimana video tersebut disimpan di dalam server</w:t>
        </w:r>
      </w:ins>
      <w:ins w:id="1205" w:author="ditaoktaria" w:date="2015-06-15T14:19:00Z">
        <w:r w:rsidR="000A1A48">
          <w:t xml:space="preserve">. </w:t>
        </w:r>
      </w:ins>
      <w:ins w:id="1206" w:author="ditaoktaria" w:date="2015-06-15T14:23:00Z">
        <w:r w:rsidR="00B42E7D">
          <w:t xml:space="preserve">Setelah </w:t>
        </w:r>
      </w:ins>
      <w:ins w:id="1207" w:author="ditaoktaria" w:date="2015-06-15T14:24:00Z">
        <w:r w:rsidR="00B42E7D">
          <w:rPr>
            <w:i/>
          </w:rPr>
          <w:t xml:space="preserve">path </w:t>
        </w:r>
        <w:r w:rsidR="00B42E7D">
          <w:t>video diatur, video dapat ditampilkan dengan memanggil fungsi start dari kelas VideoView.</w:t>
        </w:r>
      </w:ins>
    </w:p>
    <w:p w14:paraId="7D0E3ECE" w14:textId="41C17F8F" w:rsidR="00E85959" w:rsidRPr="00C27B22" w:rsidRDefault="008C7398">
      <w:pPr>
        <w:rPr>
          <w:ins w:id="1208" w:author="ditaoktaria" w:date="2015-06-15T14:25:00Z"/>
        </w:rPr>
        <w:pPrChange w:id="1209" w:author="ditaoktaria" w:date="2015-06-06T19:40:00Z">
          <w:pPr>
            <w:pStyle w:val="Heading5"/>
            <w:numPr>
              <w:numId w:val="55"/>
            </w:numPr>
            <w:ind w:left="720" w:hanging="720"/>
          </w:pPr>
        </w:pPrChange>
      </w:pPr>
      <w:ins w:id="1210" w:author="ditaoktaria" w:date="2015-06-15T15:00:00Z">
        <w:r>
          <w:t xml:space="preserve">Sedangkan jika pengguna </w:t>
        </w:r>
      </w:ins>
      <w:ins w:id="1211" w:author="ditaoktaria" w:date="2015-06-15T15:01:00Z">
        <w:r>
          <w:t>memilih untuk memutar presentas</w:t>
        </w:r>
      </w:ins>
      <w:ins w:id="1212" w:author="ditaoktaria" w:date="2015-06-15T15:02:00Z">
        <w:r>
          <w:t>i</w:t>
        </w:r>
      </w:ins>
      <w:ins w:id="1213" w:author="ditaoktaria" w:date="2015-06-15T15:03:00Z">
        <w:r>
          <w:t xml:space="preserve"> PDF, maka aplikasi akan membutuhkan </w:t>
        </w:r>
      </w:ins>
      <w:ins w:id="1214" w:author="ditaoktaria" w:date="2015-06-15T15:04:00Z">
        <w:r>
          <w:rPr>
            <w:i/>
          </w:rPr>
          <w:t xml:space="preserve">library </w:t>
        </w:r>
        <w:r>
          <w:t xml:space="preserve">PDF.js. </w:t>
        </w:r>
      </w:ins>
      <w:ins w:id="1215" w:author="ditaoktaria" w:date="2015-06-15T15:05:00Z">
        <w:r>
          <w:t>Namun</w:t>
        </w:r>
      </w:ins>
      <w:ins w:id="1216" w:author="ditaoktaria" w:date="2015-06-15T15:06:00Z">
        <w:r>
          <w:t xml:space="preserve"> </w:t>
        </w:r>
      </w:ins>
      <w:ins w:id="1217" w:author="ditaoktaria" w:date="2015-06-15T15:05:00Z">
        <w:r>
          <w:t xml:space="preserve">PDF.js merupakan </w:t>
        </w:r>
        <w:r>
          <w:rPr>
            <w:i/>
          </w:rPr>
          <w:t xml:space="preserve">library </w:t>
        </w:r>
        <w:r>
          <w:t xml:space="preserve">yang berjalan </w:t>
        </w:r>
      </w:ins>
      <w:ins w:id="1218" w:author="ditaoktaria" w:date="2015-06-16T09:00:00Z">
        <w:r w:rsidR="00E711DF">
          <w:t xml:space="preserve">pada </w:t>
        </w:r>
      </w:ins>
      <w:ins w:id="1219" w:author="ditaoktaria" w:date="2015-06-15T15:05:00Z">
        <w:r>
          <w:t xml:space="preserve">lingkungan </w:t>
        </w:r>
        <w:r>
          <w:rPr>
            <w:i/>
          </w:rPr>
          <w:t>website</w:t>
        </w:r>
        <w:r>
          <w:t xml:space="preserve">, </w:t>
        </w:r>
      </w:ins>
      <w:ins w:id="1220" w:author="ditaoktaria" w:date="2015-06-15T15:06:00Z">
        <w:r>
          <w:t xml:space="preserve">sehingga tidak dapat langsung dipanggil </w:t>
        </w:r>
        <w:proofErr w:type="gramStart"/>
        <w:r>
          <w:t xml:space="preserve">di </w:t>
        </w:r>
      </w:ins>
      <w:ins w:id="1221" w:author="ditaoktaria" w:date="2015-06-15T15:07:00Z">
        <w:r w:rsidR="009F1463">
          <w:t xml:space="preserve"> oleh</w:t>
        </w:r>
        <w:proofErr w:type="gramEnd"/>
        <w:r w:rsidR="009F1463">
          <w:t xml:space="preserve"> aplikasi. </w:t>
        </w:r>
        <w:proofErr w:type="gramStart"/>
        <w:r w:rsidR="009F1463">
          <w:t xml:space="preserve">Untuk itu diperlukan </w:t>
        </w:r>
      </w:ins>
      <w:ins w:id="1222" w:author="ditaoktaria" w:date="2015-06-15T15:08:00Z">
        <w:r w:rsidR="009F1463">
          <w:t xml:space="preserve">WebView Android API </w:t>
        </w:r>
        <w:r w:rsidR="009F1463">
          <w:rPr>
            <w:i/>
          </w:rPr>
          <w:t>class</w:t>
        </w:r>
        <w:r w:rsidR="009F1463">
          <w:t>.</w:t>
        </w:r>
        <w:proofErr w:type="gramEnd"/>
        <w:r w:rsidR="009F1463">
          <w:t xml:space="preserve"> </w:t>
        </w:r>
      </w:ins>
      <w:proofErr w:type="gramStart"/>
      <w:ins w:id="1223" w:author="ditaoktaria" w:date="2015-06-16T08:42:00Z">
        <w:r w:rsidR="00C27B22">
          <w:t xml:space="preserve">WebView dapat menampilkan konten </w:t>
        </w:r>
        <w:r w:rsidR="00C27B22">
          <w:rPr>
            <w:i/>
          </w:rPr>
          <w:t xml:space="preserve">online </w:t>
        </w:r>
      </w:ins>
      <w:ins w:id="1224" w:author="ditaoktaria" w:date="2015-06-16T08:45:00Z">
        <w:r w:rsidR="00C27B22">
          <w:t>sebuah halaman web.</w:t>
        </w:r>
        <w:proofErr w:type="gramEnd"/>
        <w:r w:rsidR="00C27B22">
          <w:t xml:space="preserve"> Maka, ketika </w:t>
        </w:r>
      </w:ins>
      <w:ins w:id="1225" w:author="ditaoktaria" w:date="2015-06-16T08:46:00Z">
        <w:r w:rsidR="00C27B22">
          <w:t>pengguna memilih untuk memutar presentasi PDF</w:t>
        </w:r>
      </w:ins>
      <w:ins w:id="1226" w:author="ditaoktaria" w:date="2015-06-16T08:47:00Z">
        <w:r w:rsidR="00C27B22">
          <w:t>, yang pertama kali dipanggil adalah kelas WebView, kemudian kelas WebView akan mem</w:t>
        </w:r>
        <w:r w:rsidR="00F743EB">
          <w:t>anggil halaman tampilan PDF.js, dimana PDF.js akan m</w:t>
        </w:r>
      </w:ins>
      <w:ins w:id="1227" w:author="ditaoktaria" w:date="2015-06-16T09:00:00Z">
        <w:r w:rsidR="00E711DF">
          <w:t>emproses tampilan file PDF.</w:t>
        </w:r>
      </w:ins>
    </w:p>
    <w:p w14:paraId="22246789" w14:textId="77777777" w:rsidR="007B7EAA" w:rsidRPr="00B42E7D" w:rsidRDefault="007B7EAA">
      <w:pPr>
        <w:rPr>
          <w:ins w:id="1228" w:author="ditaoktaria" w:date="2015-06-06T20:54:00Z"/>
        </w:rPr>
        <w:pPrChange w:id="1229" w:author="ditaoktaria" w:date="2015-06-06T19:40:00Z">
          <w:pPr>
            <w:pStyle w:val="Heading5"/>
            <w:numPr>
              <w:numId w:val="55"/>
            </w:numPr>
            <w:ind w:left="720" w:hanging="720"/>
          </w:pPr>
        </w:pPrChange>
      </w:pPr>
    </w:p>
    <w:p w14:paraId="2071914B" w14:textId="10A7FDCB" w:rsidR="00FD2373" w:rsidRDefault="00683CB3" w:rsidP="00E711DF">
      <w:pPr>
        <w:ind w:firstLine="0"/>
        <w:jc w:val="center"/>
        <w:rPr>
          <w:ins w:id="1230" w:author="ditaoktaria" w:date="2015-06-06T20:54:00Z"/>
        </w:rPr>
      </w:pPr>
      <w:ins w:id="1231" w:author="ditaoktaria" w:date="2015-06-09T20:23:00Z">
        <w:r w:rsidRPr="00C27B22">
          <w:rPr>
            <w:noProof/>
          </w:rPr>
          <w:lastRenderedPageBreak/>
          <w:drawing>
            <wp:inline distT="0" distB="0" distL="0" distR="0" wp14:anchorId="5AB95660" wp14:editId="370BF9E3">
              <wp:extent cx="4602997" cy="3033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9 at 8.21.08 PM.png"/>
                      <pic:cNvPicPr/>
                    </pic:nvPicPr>
                    <pic:blipFill>
                      <a:blip r:embed="rId30">
                        <a:extLst>
                          <a:ext uri="{28A0092B-C50C-407E-A947-70E740481C1C}">
                            <a14:useLocalDpi xmlns:a14="http://schemas.microsoft.com/office/drawing/2010/main" val="0"/>
                          </a:ext>
                        </a:extLst>
                      </a:blip>
                      <a:stretch>
                        <a:fillRect/>
                      </a:stretch>
                    </pic:blipFill>
                    <pic:spPr>
                      <a:xfrm>
                        <a:off x="0" y="0"/>
                        <a:ext cx="4602997" cy="3033257"/>
                      </a:xfrm>
                      <a:prstGeom prst="rect">
                        <a:avLst/>
                      </a:prstGeom>
                    </pic:spPr>
                  </pic:pic>
                </a:graphicData>
              </a:graphic>
            </wp:inline>
          </w:drawing>
        </w:r>
      </w:ins>
    </w:p>
    <w:p w14:paraId="665795DD" w14:textId="16911903" w:rsidR="008F3E77" w:rsidRDefault="008F3E77">
      <w:pPr>
        <w:rPr>
          <w:ins w:id="1232" w:author="ditaoktaria" w:date="2015-06-15T14:01:00Z"/>
        </w:rPr>
        <w:pPrChange w:id="1233" w:author="ditaoktaria" w:date="2015-06-06T19:40:00Z">
          <w:pPr>
            <w:pStyle w:val="Heading5"/>
            <w:numPr>
              <w:numId w:val="55"/>
            </w:numPr>
            <w:ind w:left="720" w:hanging="720"/>
          </w:pPr>
        </w:pPrChange>
      </w:pPr>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proofErr w:type="gramStart"/>
      <w:r>
        <w:t xml:space="preserve">Penyimpanan data pada aplikasi ini </w:t>
      </w:r>
      <w:r w:rsidR="00520CB2">
        <w:t>terpusat pada basis data</w:t>
      </w:r>
      <w:r>
        <w:t xml:space="preserve"> dalam satu server.</w:t>
      </w:r>
      <w:proofErr w:type="gramEnd"/>
      <w:r w:rsidR="0008250B">
        <w:t xml:space="preserve"> </w:t>
      </w:r>
      <w:proofErr w:type="gramStart"/>
      <w:r w:rsidR="00E24A25">
        <w:t xml:space="preserve">Perancangan basis data dimodelkan dalam bentuk </w:t>
      </w:r>
      <w:r w:rsidR="00E24A25">
        <w:rPr>
          <w:i/>
        </w:rPr>
        <w:t>Entity Relationship Diagram</w:t>
      </w:r>
      <w:r w:rsidR="00E24A25">
        <w:t>.</w:t>
      </w:r>
      <w:proofErr w:type="gramEnd"/>
      <w:r w:rsidR="00E24A25">
        <w:t xml:space="preserve"> </w:t>
      </w:r>
      <w:proofErr w:type="gramStart"/>
      <w:r w:rsidR="00E24A25">
        <w:t>ERD terdiri dari entitas</w:t>
      </w:r>
      <w:r w:rsidR="00AA62E7">
        <w:t>, atribut, dan relasi antar entitas.</w:t>
      </w:r>
      <w:proofErr w:type="gramEnd"/>
      <w:r w:rsidR="00AA62E7">
        <w:t xml:space="preserve"> </w:t>
      </w:r>
      <w:proofErr w:type="gramStart"/>
      <w:r w:rsidR="00AA62E7">
        <w:t>Entitas merupakan objek dan disusun oleh atribut-atribut yang dapat merepresentasikannya.</w:t>
      </w:r>
      <w:proofErr w:type="gramEnd"/>
      <w:r w:rsidR="00AA62E7">
        <w:t xml:space="preserve"> </w:t>
      </w:r>
      <w:proofErr w:type="gramStart"/>
      <w:r w:rsidR="00AA62E7">
        <w:t xml:space="preserve">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proofErr w:type="gramEnd"/>
      <w:r w:rsidR="003D17CA">
        <w:t xml:space="preserve"> </w:t>
      </w:r>
    </w:p>
    <w:p w14:paraId="6411929B" w14:textId="29416346" w:rsidR="00311C59" w:rsidRDefault="00B97A45" w:rsidP="007B49F2">
      <w:proofErr w:type="gramStart"/>
      <w:r>
        <w:t>Penentuan rancangan entitas, atribut dan relasi didapat dari hasil analisis yang mengacu pada analisis kebutuhan sistem.</w:t>
      </w:r>
      <w:proofErr w:type="gramEnd"/>
      <w:r>
        <w:t xml:space="preserve"> </w:t>
      </w:r>
      <w:r w:rsidR="007333D2">
        <w:t xml:space="preserve">Entitas yang dibutuhkan </w:t>
      </w:r>
      <w:r w:rsidR="00B838DD">
        <w:t xml:space="preserve">oleh sistem ini adalah dosen sebagai pengguna sistem, </w:t>
      </w:r>
      <w:r w:rsidR="00693B93">
        <w:t xml:space="preserve">mata kuliah yang diampu oleh dosen, kelompok dosen yang mengajar mata kuliah yang </w:t>
      </w:r>
      <w:proofErr w:type="gramStart"/>
      <w:r w:rsidR="00693B93">
        <w:t>sama</w:t>
      </w:r>
      <w:proofErr w:type="gramEnd"/>
      <w:r w:rsidR="00693B93">
        <w:t xml:space="preserve"> dan materi yang akan dipresentasikan oleh dosen. </w:t>
      </w:r>
      <w:proofErr w:type="gramStart"/>
      <w:r w:rsidR="00693B93">
        <w:t>Sehingga dibentuk</w:t>
      </w:r>
      <w:r>
        <w:t xml:space="preserve"> </w:t>
      </w:r>
      <w:r w:rsidR="00D040AD">
        <w:t>6</w:t>
      </w:r>
      <w:r>
        <w:t xml:space="preserve"> entitas </w:t>
      </w:r>
      <w:r w:rsidR="00693B93">
        <w:t xml:space="preserve">dalam basis data </w:t>
      </w:r>
      <w:r>
        <w:t xml:space="preserve">yaitu entitas </w:t>
      </w:r>
      <w:r w:rsidR="00732974">
        <w:rPr>
          <w:i/>
        </w:rPr>
        <w:t>L</w:t>
      </w:r>
      <w:r>
        <w:rPr>
          <w:i/>
        </w:rPr>
        <w:t>ecturer</w:t>
      </w:r>
      <w:r>
        <w:t xml:space="preserve">, </w:t>
      </w:r>
      <w:r w:rsidR="00732974" w:rsidRPr="00732974">
        <w:rPr>
          <w:i/>
        </w:rPr>
        <w:t>T</w:t>
      </w:r>
      <w:r w:rsidR="00B934FB" w:rsidRPr="007B49F2">
        <w:rPr>
          <w:i/>
        </w:rPr>
        <w:t>eaching</w:t>
      </w:r>
      <w:r>
        <w:t xml:space="preserve">, </w:t>
      </w:r>
      <w:r w:rsidR="00732974">
        <w:rPr>
          <w:i/>
        </w:rPr>
        <w:t>L</w:t>
      </w:r>
      <w:r>
        <w:rPr>
          <w:i/>
        </w:rPr>
        <w:t>ecturer</w:t>
      </w:r>
      <w:r w:rsidR="00732974">
        <w:rPr>
          <w:i/>
        </w:rPr>
        <w:t>_T</w:t>
      </w:r>
      <w:r w:rsidRPr="00B97A45">
        <w:rPr>
          <w:i/>
        </w:rPr>
        <w:t>eam</w:t>
      </w:r>
      <w:r w:rsidRPr="007B49F2">
        <w:rPr>
          <w:i/>
        </w:rPr>
        <w:t>,</w:t>
      </w:r>
      <w:r>
        <w:t xml:space="preserve"> </w:t>
      </w:r>
      <w:r w:rsidR="00732974">
        <w:rPr>
          <w:i/>
        </w:rPr>
        <w:t>C</w:t>
      </w:r>
      <w:r w:rsidRPr="00B97A45">
        <w:rPr>
          <w:i/>
        </w:rPr>
        <w:t>ourse</w:t>
      </w:r>
      <w:r w:rsidR="00534987">
        <w:t>,</w:t>
      </w:r>
      <w:r>
        <w:t xml:space="preserve"> </w:t>
      </w:r>
      <w:r w:rsidR="00732974">
        <w:rPr>
          <w:i/>
        </w:rPr>
        <w:t>M</w:t>
      </w:r>
      <w:r w:rsidR="00C3691F">
        <w:rPr>
          <w:i/>
        </w:rPr>
        <w:t>aterial</w:t>
      </w:r>
      <w:r w:rsidR="00534987">
        <w:rPr>
          <w:i/>
        </w:rPr>
        <w:t>, dan Folder</w:t>
      </w:r>
      <w:r w:rsidR="00C3691F">
        <w:t>.</w:t>
      </w:r>
      <w:proofErr w:type="gramEnd"/>
      <w:r w:rsidR="00311C59">
        <w:t xml:space="preserve"> </w:t>
      </w:r>
    </w:p>
    <w:p w14:paraId="7C35900D" w14:textId="4C8A2BBA" w:rsidR="00BB4DDE" w:rsidRDefault="003D17CA" w:rsidP="007B49F2">
      <w:r>
        <w:t>Representasi hubungan entitas pada sistem ini ditnjukkan oleh gambar 4.</w:t>
      </w:r>
      <w:r w:rsidR="00302E73">
        <w:t>11</w:t>
      </w:r>
      <w:r>
        <w:t xml:space="preserve"> di bawah ini :</w:t>
      </w:r>
    </w:p>
    <w:p w14:paraId="24AC8C32" w14:textId="77777777" w:rsidR="00D615DA" w:rsidRDefault="00D615DA" w:rsidP="007B49F2">
      <w:pPr>
        <w:keepNext/>
        <w:ind w:firstLine="0"/>
      </w:pPr>
      <w:r>
        <w:rPr>
          <w:noProof/>
        </w:rPr>
        <w:lastRenderedPageBreak/>
        <w:drawing>
          <wp:inline distT="0" distB="0" distL="0" distR="0" wp14:anchorId="6B8712C8" wp14:editId="0723B671">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p>
    <w:p w14:paraId="7469E2B3" w14:textId="346CAB9C" w:rsidR="003D17CA" w:rsidRPr="007B49F2" w:rsidRDefault="00D615DA" w:rsidP="007B49F2">
      <w:pPr>
        <w:pStyle w:val="Caption"/>
        <w:rPr>
          <w:i/>
        </w:rPr>
      </w:pPr>
      <w:bookmarkStart w:id="1234" w:name="_Toc289588899"/>
      <w:r>
        <w:t xml:space="preserve">Gambar 4. </w:t>
      </w:r>
      <w:r w:rsidR="001409D7">
        <w:fldChar w:fldCharType="begin"/>
      </w:r>
      <w:r w:rsidR="001409D7">
        <w:instrText xml:space="preserve"> SEQ Gambar_4. \* ARABIC </w:instrText>
      </w:r>
      <w:r w:rsidR="001409D7">
        <w:fldChar w:fldCharType="separate"/>
      </w:r>
      <w:r w:rsidR="00AC2D5F">
        <w:rPr>
          <w:noProof/>
        </w:rPr>
        <w:t>3</w:t>
      </w:r>
      <w:r w:rsidR="001409D7">
        <w:rPr>
          <w:noProof/>
        </w:rPr>
        <w:fldChar w:fldCharType="end"/>
      </w:r>
      <w:r>
        <w:t xml:space="preserve"> </w:t>
      </w:r>
      <w:r>
        <w:rPr>
          <w:b w:val="0"/>
          <w:i/>
        </w:rPr>
        <w:t>Entity Relational Diagram</w:t>
      </w:r>
      <w:bookmarkEnd w:id="1234"/>
    </w:p>
    <w:p w14:paraId="2ECA4C10" w14:textId="4DD53FA7" w:rsidR="00CE7AA2" w:rsidRDefault="00116A36" w:rsidP="007B49F2">
      <w:r>
        <w:t xml:space="preserve">Entitas </w:t>
      </w:r>
      <w:r w:rsidR="00732974">
        <w:rPr>
          <w:i/>
        </w:rPr>
        <w:t>L</w:t>
      </w:r>
      <w:r>
        <w:rPr>
          <w:i/>
        </w:rPr>
        <w:t xml:space="preserve">ecturer </w:t>
      </w:r>
      <w:r w:rsidR="00B34D23">
        <w:t>berisi</w:t>
      </w:r>
      <w:r>
        <w:t xml:space="preserve"> </w:t>
      </w:r>
      <w:r w:rsidR="004F4D18">
        <w:t>atribut-atribut yang menyimpan</w:t>
      </w:r>
      <w:r w:rsidR="00405E5C">
        <w:t xml:space="preserve"> </w:t>
      </w:r>
      <w:r w:rsidR="00133B75">
        <w:t>data pengguna</w:t>
      </w:r>
      <w:r w:rsidR="00634387">
        <w:t xml:space="preserve"> dan memiliki idLecturer yang bertindak sebagai </w:t>
      </w:r>
      <w:r w:rsidR="00634387">
        <w:rPr>
          <w:i/>
        </w:rPr>
        <w:t>primary key</w:t>
      </w:r>
      <w:r w:rsidR="00FB6E2C">
        <w:t>.</w:t>
      </w:r>
      <w:r w:rsidR="00B34D23">
        <w:t xml:space="preserve">Entitas </w:t>
      </w:r>
      <w:r w:rsidR="00EE4AA3">
        <w:rPr>
          <w:i/>
        </w:rPr>
        <w:t>Material</w:t>
      </w:r>
      <w:r w:rsidR="00B34D23">
        <w:t xml:space="preserve"> berisi</w:t>
      </w:r>
      <w:r w:rsidR="00470E36">
        <w:t xml:space="preserve"> </w:t>
      </w:r>
      <w:r w:rsidR="00EE4AA3">
        <w:t>atribut-atribut yang menyimpan data</w:t>
      </w:r>
      <w:r w:rsidR="00634387">
        <w:t xml:space="preserve"> materi </w:t>
      </w:r>
      <w:r w:rsidR="00470E36">
        <w:t xml:space="preserve">dan </w:t>
      </w:r>
      <w:r w:rsidR="00634387">
        <w:t xml:space="preserve">memiliki satu atribut dari entitas </w:t>
      </w:r>
      <w:r w:rsidR="00634387">
        <w:rPr>
          <w:i/>
        </w:rPr>
        <w:t xml:space="preserve">Lecturer </w:t>
      </w:r>
      <w:r w:rsidR="00634387">
        <w:t xml:space="preserve">yaitu </w:t>
      </w:r>
      <w:r w:rsidR="00470E36" w:rsidRPr="007B49F2">
        <w:rPr>
          <w:i/>
        </w:rPr>
        <w:t>id</w:t>
      </w:r>
      <w:r w:rsidR="00006B6F">
        <w:rPr>
          <w:i/>
        </w:rPr>
        <w:t>L</w:t>
      </w:r>
      <w:r w:rsidR="00470E36">
        <w:rPr>
          <w:i/>
        </w:rPr>
        <w:t xml:space="preserve">ecturer </w:t>
      </w:r>
      <w:r w:rsidR="00470E36">
        <w:t xml:space="preserve">yang menunjukan </w:t>
      </w:r>
      <w:r w:rsidR="00634387">
        <w:t>kode</w:t>
      </w:r>
      <w:r w:rsidR="00470E36">
        <w:t xml:space="preserve"> </w:t>
      </w:r>
      <w:r w:rsidR="00634387">
        <w:t>pengguna</w:t>
      </w:r>
      <w:r w:rsidR="00470E36">
        <w:t xml:space="preserve"> yang mengunggah materi tersebut.</w:t>
      </w:r>
      <w:r w:rsidR="0043193E">
        <w:t xml:space="preserve"> Atribut </w:t>
      </w:r>
      <w:r w:rsidR="0043193E">
        <w:rPr>
          <w:i/>
        </w:rPr>
        <w:t>id</w:t>
      </w:r>
      <w:r w:rsidR="00E24699">
        <w:rPr>
          <w:i/>
        </w:rPr>
        <w:t>L</w:t>
      </w:r>
      <w:r w:rsidR="0043193E">
        <w:rPr>
          <w:i/>
        </w:rPr>
        <w:t xml:space="preserve">ecturer </w:t>
      </w:r>
      <w:r w:rsidR="0043193E">
        <w:t xml:space="preserve">ini berfungsi sebagai kunci </w:t>
      </w:r>
      <w:r w:rsidR="00AB16D5">
        <w:t>relasi</w:t>
      </w:r>
      <w:r w:rsidR="0043193E">
        <w:t xml:space="preserve"> dari entitas </w:t>
      </w:r>
      <w:r w:rsidR="00732974">
        <w:rPr>
          <w:i/>
        </w:rPr>
        <w:t>L</w:t>
      </w:r>
      <w:r w:rsidR="0043193E">
        <w:rPr>
          <w:i/>
        </w:rPr>
        <w:t xml:space="preserve">ecturer </w:t>
      </w:r>
      <w:r w:rsidR="0043193E">
        <w:t xml:space="preserve">dan </w:t>
      </w:r>
      <w:r w:rsidR="00732974">
        <w:rPr>
          <w:i/>
        </w:rPr>
        <w:t>M</w:t>
      </w:r>
      <w:r w:rsidR="0043193E">
        <w:rPr>
          <w:i/>
        </w:rPr>
        <w:t xml:space="preserve">aterial </w:t>
      </w:r>
      <w:r w:rsidR="0043193E">
        <w:t xml:space="preserve">yang memiliki </w:t>
      </w:r>
      <w:r w:rsidR="00AB16D5">
        <w:t>relasi</w:t>
      </w:r>
      <w:r w:rsidR="0043193E">
        <w:t xml:space="preserve"> </w:t>
      </w:r>
      <w:r w:rsidR="0043193E">
        <w:rPr>
          <w:i/>
        </w:rPr>
        <w:t>one-to-many</w:t>
      </w:r>
      <w:r w:rsidR="0043193E">
        <w:t xml:space="preserve">, karena satu dosen dapat mengunggah banyak materi sedangkan satu </w:t>
      </w:r>
      <w:r w:rsidR="0043193E">
        <w:rPr>
          <w:i/>
        </w:rPr>
        <w:t>id</w:t>
      </w:r>
      <w:r w:rsidR="00E24699">
        <w:rPr>
          <w:i/>
        </w:rPr>
        <w:t>M</w:t>
      </w:r>
      <w:r w:rsidR="0043193E">
        <w:rPr>
          <w:i/>
        </w:rPr>
        <w:t xml:space="preserve">aterial </w:t>
      </w:r>
      <w:r w:rsidR="0043193E">
        <w:t>pasti hanya diunggah oleh satu dosen.</w:t>
      </w:r>
      <w:r w:rsidR="00732974">
        <w:t xml:space="preserve"> </w:t>
      </w:r>
      <w:proofErr w:type="gramStart"/>
      <w:r w:rsidR="00BD2A6D">
        <w:t xml:space="preserve">Entitas </w:t>
      </w:r>
      <w:r w:rsidR="00BD2A6D">
        <w:rPr>
          <w:i/>
        </w:rPr>
        <w:t xml:space="preserve">Folder </w:t>
      </w:r>
      <w:r w:rsidR="00BD2A6D">
        <w:t xml:space="preserve">memiliki berisi </w:t>
      </w:r>
      <w:r w:rsidR="00980EB7">
        <w:t>atribut-atribut yang menyimpan data</w:t>
      </w:r>
      <w:r w:rsidR="00BD2A6D">
        <w:t xml:space="preserve"> </w:t>
      </w:r>
      <w:r w:rsidR="00BD2A6D" w:rsidRPr="007B49F2">
        <w:rPr>
          <w:i/>
        </w:rPr>
        <w:t>folder</w:t>
      </w:r>
      <w:r w:rsidR="00BD2A6D">
        <w:t>.</w:t>
      </w:r>
      <w:proofErr w:type="gramEnd"/>
      <w:r w:rsidR="00BD2A6D">
        <w:t xml:space="preserve"> </w:t>
      </w:r>
      <w:proofErr w:type="gramStart"/>
      <w:r w:rsidR="00BD2A6D">
        <w:t xml:space="preserve">Entitas ini memiliki relasi </w:t>
      </w:r>
      <w:r w:rsidR="00BD2A6D">
        <w:rPr>
          <w:i/>
        </w:rPr>
        <w:t xml:space="preserve">one-to-many </w:t>
      </w:r>
      <w:r w:rsidR="00BD2A6D">
        <w:t xml:space="preserve">dengan entitas </w:t>
      </w:r>
      <w:r w:rsidR="00BD2A6D">
        <w:rPr>
          <w:i/>
        </w:rPr>
        <w:t xml:space="preserve">Material </w:t>
      </w:r>
      <w:r w:rsidR="00BD2A6D">
        <w:t xml:space="preserve">karena satu materi hanya berada pada satu </w:t>
      </w:r>
      <w:r w:rsidR="00BD2A6D" w:rsidRPr="00BD2A6D">
        <w:rPr>
          <w:i/>
        </w:rPr>
        <w:t>folder</w:t>
      </w:r>
      <w:r w:rsidR="00BD2A6D">
        <w:t xml:space="preserve">, sedangkan satu </w:t>
      </w:r>
      <w:r w:rsidR="00BD2A6D">
        <w:rPr>
          <w:i/>
        </w:rPr>
        <w:t xml:space="preserve">folder </w:t>
      </w:r>
      <w:r w:rsidR="00BD2A6D">
        <w:t>bisa memiliki banyak materi.</w:t>
      </w:r>
      <w:proofErr w:type="gramEnd"/>
      <w:r w:rsidR="00BD2A6D">
        <w:t xml:space="preserve"> </w:t>
      </w:r>
      <w:proofErr w:type="gramStart"/>
      <w:r w:rsidR="00732974" w:rsidRPr="00BD2A6D">
        <w:t>Entitas</w:t>
      </w:r>
      <w:r w:rsidR="00732974">
        <w:t xml:space="preserve"> </w:t>
      </w:r>
      <w:r w:rsidR="00732974">
        <w:rPr>
          <w:i/>
        </w:rPr>
        <w:t>Course</w:t>
      </w:r>
      <w:r w:rsidR="00732974">
        <w:t xml:space="preserve"> berisi </w:t>
      </w:r>
      <w:r w:rsidR="00757B19">
        <w:t xml:space="preserve">atribut-atribut yang menyimpan data mata kuliah dan memiliki atribut </w:t>
      </w:r>
      <w:r w:rsidR="00732974">
        <w:rPr>
          <w:i/>
        </w:rPr>
        <w:t>id</w:t>
      </w:r>
      <w:r w:rsidR="00757B19">
        <w:rPr>
          <w:i/>
        </w:rPr>
        <w:t>C</w:t>
      </w:r>
      <w:r w:rsidR="00732974">
        <w:rPr>
          <w:i/>
        </w:rPr>
        <w:t>ourse</w:t>
      </w:r>
      <w:r w:rsidR="00757B19">
        <w:rPr>
          <w:i/>
        </w:rPr>
        <w:t xml:space="preserve"> </w:t>
      </w:r>
      <w:r w:rsidR="00757B19">
        <w:t xml:space="preserve">sebagai </w:t>
      </w:r>
      <w:r w:rsidR="00757B19">
        <w:rPr>
          <w:i/>
        </w:rPr>
        <w:t>primary key</w:t>
      </w:r>
      <w:r w:rsidR="00757B19">
        <w:t>.</w:t>
      </w:r>
      <w:proofErr w:type="gramEnd"/>
      <w:r w:rsidR="00732974">
        <w:t xml:space="preserve"> </w:t>
      </w:r>
      <w:proofErr w:type="gramStart"/>
      <w:r w:rsidR="00757B19">
        <w:t xml:space="preserve">Entitas </w:t>
      </w:r>
      <w:r w:rsidR="00757B19">
        <w:rPr>
          <w:i/>
        </w:rPr>
        <w:t xml:space="preserve">Course </w:t>
      </w:r>
      <w:r w:rsidR="00757B19">
        <w:t xml:space="preserve">memiliki relasi dengan entitas </w:t>
      </w:r>
      <w:r w:rsidR="00757B19">
        <w:rPr>
          <w:i/>
        </w:rPr>
        <w:t xml:space="preserve">Teaching </w:t>
      </w:r>
      <w:r w:rsidR="00757B19">
        <w:t xml:space="preserve">dengan atribut </w:t>
      </w:r>
      <w:r w:rsidR="00757B19" w:rsidRPr="001A586A">
        <w:rPr>
          <w:i/>
        </w:rPr>
        <w:t xml:space="preserve">idCourse </w:t>
      </w:r>
      <w:r w:rsidR="00757B19" w:rsidRPr="007B49F2">
        <w:t>bertindak sebagai</w:t>
      </w:r>
      <w:r w:rsidR="00757B19" w:rsidRPr="001A586A">
        <w:rPr>
          <w:i/>
        </w:rPr>
        <w:t xml:space="preserve"> foreign key di dalam </w:t>
      </w:r>
      <w:r w:rsidR="00757B19" w:rsidRPr="001A586A">
        <w:t xml:space="preserve">entitas </w:t>
      </w:r>
      <w:r w:rsidR="00757B19" w:rsidRPr="001A586A">
        <w:rPr>
          <w:i/>
        </w:rPr>
        <w:t>Teaching</w:t>
      </w:r>
      <w:r w:rsidR="00757B19">
        <w:rPr>
          <w:i/>
          <w:u w:val="single"/>
        </w:rPr>
        <w:t>.</w:t>
      </w:r>
      <w:proofErr w:type="gramEnd"/>
      <w:r w:rsidR="00757B19">
        <w:rPr>
          <w:i/>
          <w:u w:val="single"/>
        </w:rPr>
        <w:t xml:space="preserve"> </w:t>
      </w:r>
      <w:proofErr w:type="gramStart"/>
      <w:r w:rsidR="00732974">
        <w:t xml:space="preserve">Entitas </w:t>
      </w:r>
      <w:r w:rsidR="00AB16D5">
        <w:rPr>
          <w:i/>
        </w:rPr>
        <w:t>T</w:t>
      </w:r>
      <w:r w:rsidR="00732974">
        <w:rPr>
          <w:i/>
        </w:rPr>
        <w:t>eaching</w:t>
      </w:r>
      <w:r w:rsidR="00AB16D5">
        <w:rPr>
          <w:i/>
        </w:rPr>
        <w:t xml:space="preserve"> </w:t>
      </w:r>
      <w:r w:rsidR="00AB16D5">
        <w:t xml:space="preserve">berisi atribut </w:t>
      </w:r>
      <w:r w:rsidR="00AB16D5">
        <w:rPr>
          <w:i/>
        </w:rPr>
        <w:t>id</w:t>
      </w:r>
      <w:r w:rsidR="001754AD">
        <w:rPr>
          <w:i/>
        </w:rPr>
        <w:t>T</w:t>
      </w:r>
      <w:r w:rsidR="00AB16D5">
        <w:rPr>
          <w:i/>
        </w:rPr>
        <w:t>eaching</w:t>
      </w:r>
      <w:r w:rsidR="00AB16D5">
        <w:t xml:space="preserve"> dan </w:t>
      </w:r>
      <w:r w:rsidR="00AB16D5">
        <w:rPr>
          <w:i/>
        </w:rPr>
        <w:t>id</w:t>
      </w:r>
      <w:r w:rsidR="001754AD">
        <w:rPr>
          <w:i/>
        </w:rPr>
        <w:t>C</w:t>
      </w:r>
      <w:r w:rsidR="00AB16D5">
        <w:rPr>
          <w:i/>
        </w:rPr>
        <w:t>ourse</w:t>
      </w:r>
      <w:r w:rsidR="006C03C1">
        <w:t>.</w:t>
      </w:r>
      <w:proofErr w:type="gramEnd"/>
      <w:r w:rsidR="006C03C1">
        <w:t xml:space="preserve"> </w:t>
      </w:r>
      <w:r w:rsidR="00481466">
        <w:t>Atribut</w:t>
      </w:r>
      <w:r w:rsidR="00AB16D5">
        <w:t xml:space="preserve"> </w:t>
      </w:r>
      <w:r w:rsidR="00AB16D5">
        <w:rPr>
          <w:i/>
        </w:rPr>
        <w:t>id</w:t>
      </w:r>
      <w:r w:rsidR="001754AD">
        <w:rPr>
          <w:i/>
        </w:rPr>
        <w:t>T</w:t>
      </w:r>
      <w:r w:rsidR="00AB16D5">
        <w:rPr>
          <w:i/>
        </w:rPr>
        <w:t xml:space="preserve">eaching </w:t>
      </w:r>
      <w:r w:rsidR="00AB16D5">
        <w:t xml:space="preserve">hanya </w:t>
      </w:r>
      <w:proofErr w:type="gramStart"/>
      <w:r w:rsidR="00AB16D5">
        <w:t>akan</w:t>
      </w:r>
      <w:proofErr w:type="gramEnd"/>
      <w:r w:rsidR="00AB16D5">
        <w:t xml:space="preserve"> dibuat sejumlah mata kuliah yang ada pada sistem</w:t>
      </w:r>
      <w:r w:rsidR="00481466">
        <w:t xml:space="preserve">, sehingga relasi dari kedua entitas ini adalah </w:t>
      </w:r>
      <w:r w:rsidR="00481466">
        <w:rPr>
          <w:i/>
        </w:rPr>
        <w:t>one-to-one</w:t>
      </w:r>
      <w:r w:rsidR="00AB16D5">
        <w:t>.</w:t>
      </w:r>
      <w:r w:rsidR="00481466">
        <w:t xml:space="preserve"> </w:t>
      </w:r>
      <w:proofErr w:type="gramStart"/>
      <w:r w:rsidR="00481466">
        <w:t xml:space="preserve">Entitas yang terakhir adalah entitas </w:t>
      </w:r>
      <w:r w:rsidR="00481466">
        <w:rPr>
          <w:i/>
        </w:rPr>
        <w:t>Lecturer_Team</w:t>
      </w:r>
      <w:r w:rsidR="00481466">
        <w:t>.</w:t>
      </w:r>
      <w:proofErr w:type="gramEnd"/>
      <w:r w:rsidR="00481466">
        <w:t xml:space="preserve"> Entitas ini menunjukkan kelompok pengajaran dosen yang </w:t>
      </w:r>
      <w:r w:rsidR="00481466">
        <w:lastRenderedPageBreak/>
        <w:t xml:space="preserve">mengampu mata kuliah yang </w:t>
      </w:r>
      <w:proofErr w:type="gramStart"/>
      <w:r w:rsidR="00481466">
        <w:t>sama</w:t>
      </w:r>
      <w:proofErr w:type="gramEnd"/>
      <w:r w:rsidR="00481466">
        <w:t xml:space="preserve">, sehingga entitas ini memiliki relasi dengan entitas </w:t>
      </w:r>
      <w:r w:rsidR="00481466">
        <w:rPr>
          <w:i/>
        </w:rPr>
        <w:t xml:space="preserve">Lecturer </w:t>
      </w:r>
      <w:r w:rsidR="00481466">
        <w:t xml:space="preserve">dan </w:t>
      </w:r>
      <w:r w:rsidR="00481466">
        <w:rPr>
          <w:i/>
        </w:rPr>
        <w:t>Course</w:t>
      </w:r>
      <w:r w:rsidR="00481466">
        <w:t xml:space="preserve">. </w:t>
      </w:r>
      <w:proofErr w:type="gramStart"/>
      <w:r w:rsidR="00481466">
        <w:t xml:space="preserve">Hubungan ketiga entitas tersebut ditunjukkan dengan keberadaan kedua </w:t>
      </w:r>
      <w:r w:rsidR="00481466">
        <w:rPr>
          <w:i/>
        </w:rPr>
        <w:t xml:space="preserve">primary key </w:t>
      </w:r>
      <w:r w:rsidR="00481466">
        <w:t xml:space="preserve">dari entitas </w:t>
      </w:r>
      <w:r w:rsidR="00481466" w:rsidRPr="007B49F2">
        <w:rPr>
          <w:i/>
        </w:rPr>
        <w:t xml:space="preserve">Lecturer </w:t>
      </w:r>
      <w:r w:rsidR="00481466">
        <w:t xml:space="preserve">dan </w:t>
      </w:r>
      <w:r w:rsidR="00481466">
        <w:rPr>
          <w:i/>
        </w:rPr>
        <w:t xml:space="preserve">Course </w:t>
      </w:r>
      <w:r w:rsidR="00481466">
        <w:t xml:space="preserve">di dalam entitas </w:t>
      </w:r>
      <w:r w:rsidR="00481466">
        <w:rPr>
          <w:i/>
        </w:rPr>
        <w:t>Lecturer_</w:t>
      </w:r>
      <w:r w:rsidR="00481466" w:rsidRPr="007B49F2">
        <w:t>Team</w:t>
      </w:r>
      <w:r w:rsidR="00481466">
        <w:t xml:space="preserve">, yaitu </w:t>
      </w:r>
      <w:r w:rsidR="00481466" w:rsidRPr="00481466">
        <w:t>atribut</w:t>
      </w:r>
      <w:r w:rsidR="00481466">
        <w:t xml:space="preserve"> </w:t>
      </w:r>
      <w:r w:rsidR="00481466">
        <w:rPr>
          <w:i/>
        </w:rPr>
        <w:t>id</w:t>
      </w:r>
      <w:r w:rsidR="00EE0358">
        <w:rPr>
          <w:i/>
        </w:rPr>
        <w:t>T</w:t>
      </w:r>
      <w:r w:rsidR="00481466">
        <w:rPr>
          <w:i/>
        </w:rPr>
        <w:t>eaching</w:t>
      </w:r>
      <w:r w:rsidR="00481466">
        <w:t xml:space="preserve"> dan </w:t>
      </w:r>
      <w:r w:rsidR="00481466">
        <w:rPr>
          <w:i/>
        </w:rPr>
        <w:t>id</w:t>
      </w:r>
      <w:r w:rsidR="00EE0358">
        <w:rPr>
          <w:i/>
        </w:rPr>
        <w:t>L</w:t>
      </w:r>
      <w:r w:rsidR="00481466">
        <w:rPr>
          <w:i/>
        </w:rPr>
        <w:t xml:space="preserve">ecturer </w:t>
      </w:r>
      <w:r w:rsidR="00481466">
        <w:t xml:space="preserve">yang menjadi </w:t>
      </w:r>
      <w:r w:rsidR="00481466">
        <w:rPr>
          <w:i/>
        </w:rPr>
        <w:t xml:space="preserve">foreign key </w:t>
      </w:r>
      <w:r w:rsidR="00481466">
        <w:t xml:space="preserve">pada entitas </w:t>
      </w:r>
      <w:r w:rsidR="00481466">
        <w:rPr>
          <w:i/>
        </w:rPr>
        <w:t>Lecturer_Team</w:t>
      </w:r>
      <w:r w:rsidR="009D2DE7">
        <w:t>.</w:t>
      </w:r>
      <w:proofErr w:type="gramEnd"/>
    </w:p>
    <w:p w14:paraId="12CF7EC0" w14:textId="7433577B" w:rsidR="00656DA1" w:rsidRPr="00B267B2" w:rsidRDefault="00CE7AA2" w:rsidP="007B49F2">
      <w:r>
        <w:t xml:space="preserve">Entitas di dalam ERD merepresentasikan tabel di dalam basis data, sedangkan atribut merepresentasikan </w:t>
      </w:r>
      <w:r>
        <w:rPr>
          <w:i/>
        </w:rPr>
        <w:t xml:space="preserve">field </w:t>
      </w:r>
      <w:r>
        <w:t xml:space="preserve">dari masing-masing tabel. </w:t>
      </w:r>
      <w:proofErr w:type="gramStart"/>
      <w:r>
        <w:t xml:space="preserve">Berikut ini </w:t>
      </w:r>
      <w:r w:rsidR="00750269">
        <w:t xml:space="preserve">merupakan struktur dari masing-masing tabel serta keterangan tiap </w:t>
      </w:r>
      <w:r w:rsidR="00750269">
        <w:rPr>
          <w:i/>
        </w:rPr>
        <w:t xml:space="preserve">field </w:t>
      </w:r>
      <w:r w:rsidR="00750269">
        <w:t>yang ada pada basis data.</w:t>
      </w:r>
      <w:proofErr w:type="gramEnd"/>
      <w:r w:rsidR="00750269">
        <w:t xml:space="preserve"> </w:t>
      </w:r>
      <w:proofErr w:type="gramStart"/>
      <w:r w:rsidR="00750269">
        <w:t xml:space="preserve">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w:t>
      </w:r>
      <w:proofErr w:type="gramEnd"/>
      <w:r w:rsidR="004A64F1">
        <w:t xml:space="preserve"> </w:t>
      </w:r>
      <w:proofErr w:type="gramStart"/>
      <w:r w:rsidR="004A64F1">
        <w:t xml:space="preserve">Tabel </w:t>
      </w:r>
      <w:r w:rsidR="004A64F1">
        <w:rPr>
          <w:i/>
        </w:rPr>
        <w:t xml:space="preserve">Lecturer </w:t>
      </w:r>
      <w:r w:rsidR="004A64F1">
        <w:t>melakukan penyimpanan data ketika pengguna melakukan perubahan data akun.</w:t>
      </w:r>
      <w:proofErr w:type="gramEnd"/>
      <w:r w:rsidR="004A64F1">
        <w:t xml:space="preserve"> D</w:t>
      </w:r>
      <w:r w:rsidR="007705AB">
        <w:t>ata yang disimpan yaitu berupa kode pengguna</w:t>
      </w:r>
      <w:r w:rsidR="004A64F1">
        <w:t>,</w:t>
      </w:r>
      <w:r w:rsidR="007705AB">
        <w:t xml:space="preserve"> </w:t>
      </w:r>
      <w:proofErr w:type="gramStart"/>
      <w:r w:rsidR="007705AB">
        <w:t>nama</w:t>
      </w:r>
      <w:proofErr w:type="gramEnd"/>
      <w:r w:rsidR="007705AB">
        <w:t xml:space="preserve">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w:t>
      </w:r>
      <w:proofErr w:type="gramStart"/>
      <w:r w:rsidR="00B267B2">
        <w:t xml:space="preserve">Struktur tabel </w:t>
      </w:r>
      <w:r w:rsidR="00B267B2">
        <w:rPr>
          <w:i/>
        </w:rPr>
        <w:t xml:space="preserve">Lecturer </w:t>
      </w:r>
      <w:r w:rsidR="00B267B2">
        <w:t>ditunjukkan pada Tabel 4.</w:t>
      </w:r>
      <w:r w:rsidR="00EA2CE7">
        <w:t>11.</w:t>
      </w:r>
      <w:proofErr w:type="gramEnd"/>
    </w:p>
    <w:p w14:paraId="44428C54" w14:textId="2B582084" w:rsidR="00347C09" w:rsidRPr="007B49F2" w:rsidRDefault="00347C09" w:rsidP="007B49F2">
      <w:pPr>
        <w:pStyle w:val="Caption"/>
        <w:keepNext/>
        <w:rPr>
          <w:i/>
        </w:rPr>
      </w:pPr>
      <w:r>
        <w:t xml:space="preserve">Tabel 4. </w:t>
      </w:r>
      <w:r w:rsidR="001409D7">
        <w:fldChar w:fldCharType="begin"/>
      </w:r>
      <w:r w:rsidR="001409D7">
        <w:instrText xml:space="preserve"> SEQ Tabel_4. \* ARABIC </w:instrText>
      </w:r>
      <w:r w:rsidR="001409D7">
        <w:fldChar w:fldCharType="separate"/>
      </w:r>
      <w:r>
        <w:rPr>
          <w:noProof/>
        </w:rPr>
        <w:t>11</w:t>
      </w:r>
      <w:r w:rsidR="001409D7">
        <w:rPr>
          <w:noProof/>
        </w:rPr>
        <w:fldChar w:fldCharType="end"/>
      </w:r>
      <w:r>
        <w:t xml:space="preserve"> </w:t>
      </w:r>
      <w:r>
        <w:rPr>
          <w:b w:val="0"/>
        </w:rPr>
        <w:t xml:space="preserve">Struktur Tabel </w:t>
      </w:r>
      <w:r>
        <w:rPr>
          <w:b w:val="0"/>
          <w:i/>
        </w:rPr>
        <w:t>Lecturer</w:t>
      </w:r>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510F24" w14:paraId="37CDEC80" w14:textId="77777777" w:rsidTr="007B49F2">
        <w:tc>
          <w:tcPr>
            <w:tcW w:w="509" w:type="dxa"/>
            <w:shd w:val="clear" w:color="auto" w:fill="C0C0C0"/>
          </w:tcPr>
          <w:p w14:paraId="111F5478" w14:textId="368BF227" w:rsidR="00510F24" w:rsidRPr="00510F24" w:rsidRDefault="00510F24" w:rsidP="00510F24">
            <w:pPr>
              <w:ind w:firstLine="0"/>
              <w:jc w:val="center"/>
              <w:rPr>
                <w:b/>
                <w:sz w:val="22"/>
              </w:rPr>
            </w:pPr>
            <w:r w:rsidRPr="00510F24">
              <w:rPr>
                <w:b/>
                <w:sz w:val="22"/>
              </w:rPr>
              <w:t>No</w:t>
            </w:r>
          </w:p>
        </w:tc>
        <w:tc>
          <w:tcPr>
            <w:tcW w:w="2119" w:type="dxa"/>
            <w:shd w:val="clear" w:color="auto" w:fill="C0C0C0"/>
          </w:tcPr>
          <w:p w14:paraId="79F8456C" w14:textId="31D59231" w:rsidR="00510F24" w:rsidRPr="00510F24" w:rsidRDefault="00510F24" w:rsidP="00510F24">
            <w:pPr>
              <w:ind w:firstLine="0"/>
              <w:jc w:val="center"/>
              <w:rPr>
                <w:b/>
                <w:sz w:val="22"/>
              </w:rPr>
            </w:pPr>
            <w:r w:rsidRPr="00510F24">
              <w:rPr>
                <w:b/>
                <w:sz w:val="22"/>
              </w:rPr>
              <w:t>Nama Field</w:t>
            </w:r>
          </w:p>
        </w:tc>
        <w:tc>
          <w:tcPr>
            <w:tcW w:w="1800" w:type="dxa"/>
            <w:shd w:val="clear" w:color="auto" w:fill="C0C0C0"/>
          </w:tcPr>
          <w:p w14:paraId="448C4B87" w14:textId="69563B57" w:rsidR="00510F24" w:rsidRPr="00510F24" w:rsidRDefault="00510F24" w:rsidP="00510F24">
            <w:pPr>
              <w:ind w:firstLine="0"/>
              <w:jc w:val="center"/>
              <w:rPr>
                <w:b/>
                <w:sz w:val="22"/>
              </w:rPr>
            </w:pPr>
            <w:r w:rsidRPr="00510F24">
              <w:rPr>
                <w:b/>
                <w:sz w:val="22"/>
              </w:rPr>
              <w:t>Tipe Data</w:t>
            </w:r>
          </w:p>
        </w:tc>
        <w:tc>
          <w:tcPr>
            <w:tcW w:w="3492" w:type="dxa"/>
            <w:shd w:val="clear" w:color="auto" w:fill="C0C0C0"/>
          </w:tcPr>
          <w:p w14:paraId="553A474B" w14:textId="2C2F54C5" w:rsidR="00510F24" w:rsidRPr="00510F24" w:rsidRDefault="00510F24" w:rsidP="00510F24">
            <w:pPr>
              <w:ind w:firstLine="0"/>
              <w:jc w:val="center"/>
              <w:rPr>
                <w:b/>
                <w:sz w:val="22"/>
              </w:rPr>
            </w:pPr>
            <w:r w:rsidRPr="00510F24">
              <w:rPr>
                <w:b/>
                <w:sz w:val="22"/>
              </w:rPr>
              <w:t>Keterangan</w:t>
            </w:r>
          </w:p>
        </w:tc>
      </w:tr>
      <w:tr w:rsidR="00DF4480" w14:paraId="4978BF84" w14:textId="77777777" w:rsidTr="007B49F2">
        <w:tc>
          <w:tcPr>
            <w:tcW w:w="509" w:type="dxa"/>
          </w:tcPr>
          <w:p w14:paraId="71F6C5AF" w14:textId="26CEA479" w:rsidR="00DF4480" w:rsidRPr="00510F24" w:rsidRDefault="00DF4480" w:rsidP="00B541DC">
            <w:pPr>
              <w:ind w:firstLine="0"/>
              <w:jc w:val="center"/>
              <w:rPr>
                <w:sz w:val="22"/>
              </w:rPr>
            </w:pPr>
            <w:r w:rsidRPr="00510F24">
              <w:rPr>
                <w:sz w:val="22"/>
              </w:rPr>
              <w:t>1</w:t>
            </w:r>
          </w:p>
        </w:tc>
        <w:tc>
          <w:tcPr>
            <w:tcW w:w="2119" w:type="dxa"/>
          </w:tcPr>
          <w:p w14:paraId="230ACCF4" w14:textId="60888B60" w:rsidR="00DF4480" w:rsidRPr="00510F24" w:rsidRDefault="00DF4480" w:rsidP="00B541DC">
            <w:pPr>
              <w:ind w:left="-239" w:firstLine="239"/>
              <w:rPr>
                <w:sz w:val="22"/>
              </w:rPr>
            </w:pPr>
            <w:r>
              <w:rPr>
                <w:sz w:val="22"/>
              </w:rPr>
              <w:t>idLecturer (PK)</w:t>
            </w:r>
          </w:p>
        </w:tc>
        <w:tc>
          <w:tcPr>
            <w:tcW w:w="1800" w:type="dxa"/>
          </w:tcPr>
          <w:p w14:paraId="70656236" w14:textId="7157BE69" w:rsidR="00DF4480" w:rsidRPr="00510F24" w:rsidRDefault="00DF4480">
            <w:pPr>
              <w:ind w:firstLine="0"/>
              <w:rPr>
                <w:sz w:val="22"/>
              </w:rPr>
            </w:pPr>
            <w:r>
              <w:rPr>
                <w:sz w:val="22"/>
              </w:rPr>
              <w:t>Integer</w:t>
            </w:r>
          </w:p>
        </w:tc>
        <w:tc>
          <w:tcPr>
            <w:tcW w:w="3492" w:type="dxa"/>
          </w:tcPr>
          <w:p w14:paraId="7C75ACF2" w14:textId="4E30A87F" w:rsidR="00DF4480" w:rsidRPr="00510F24" w:rsidRDefault="00DF4480">
            <w:pPr>
              <w:ind w:firstLine="0"/>
              <w:rPr>
                <w:sz w:val="22"/>
              </w:rPr>
            </w:pPr>
            <w:r>
              <w:rPr>
                <w:sz w:val="22"/>
              </w:rPr>
              <w:t>Kode dari pengguna (1,2,3)</w:t>
            </w:r>
          </w:p>
        </w:tc>
      </w:tr>
      <w:tr w:rsidR="00DF4480" w14:paraId="050E98E6" w14:textId="77777777" w:rsidTr="007B49F2">
        <w:tc>
          <w:tcPr>
            <w:tcW w:w="509" w:type="dxa"/>
          </w:tcPr>
          <w:p w14:paraId="385811AE" w14:textId="3BBCEEC6" w:rsidR="00DF4480" w:rsidRPr="00510F24" w:rsidRDefault="00DF4480" w:rsidP="00B541DC">
            <w:pPr>
              <w:ind w:firstLine="0"/>
              <w:jc w:val="center"/>
              <w:rPr>
                <w:sz w:val="22"/>
              </w:rPr>
            </w:pPr>
            <w:r>
              <w:rPr>
                <w:sz w:val="22"/>
              </w:rPr>
              <w:t>2</w:t>
            </w:r>
          </w:p>
        </w:tc>
        <w:tc>
          <w:tcPr>
            <w:tcW w:w="2119" w:type="dxa"/>
          </w:tcPr>
          <w:p w14:paraId="25AB1B2D" w14:textId="5A20E537" w:rsidR="00DF4480" w:rsidRPr="00510F24" w:rsidRDefault="00DF4480">
            <w:pPr>
              <w:ind w:firstLine="0"/>
              <w:rPr>
                <w:sz w:val="22"/>
              </w:rPr>
            </w:pPr>
            <w:r>
              <w:rPr>
                <w:sz w:val="22"/>
              </w:rPr>
              <w:t>username</w:t>
            </w:r>
          </w:p>
        </w:tc>
        <w:tc>
          <w:tcPr>
            <w:tcW w:w="1800" w:type="dxa"/>
          </w:tcPr>
          <w:p w14:paraId="303E5475" w14:textId="3B064D2A" w:rsidR="00DF4480" w:rsidRPr="00510F24" w:rsidRDefault="00DF4480">
            <w:pPr>
              <w:ind w:firstLine="0"/>
              <w:rPr>
                <w:sz w:val="22"/>
              </w:rPr>
            </w:pPr>
            <w:r>
              <w:rPr>
                <w:sz w:val="22"/>
              </w:rPr>
              <w:t>Varchar</w:t>
            </w:r>
          </w:p>
        </w:tc>
        <w:tc>
          <w:tcPr>
            <w:tcW w:w="3492" w:type="dxa"/>
          </w:tcPr>
          <w:p w14:paraId="623ACE70" w14:textId="1DB4B4E9" w:rsidR="00DF4480" w:rsidRPr="00510F24" w:rsidRDefault="009A16B5" w:rsidP="009A16B5">
            <w:pPr>
              <w:ind w:firstLine="0"/>
              <w:rPr>
                <w:sz w:val="22"/>
              </w:rPr>
            </w:pPr>
            <w:r>
              <w:rPr>
                <w:sz w:val="22"/>
              </w:rPr>
              <w:t>Username</w:t>
            </w:r>
            <w:r w:rsidR="00DF4480">
              <w:rPr>
                <w:sz w:val="22"/>
              </w:rPr>
              <w:t xml:space="preserve"> pengguna, berupa </w:t>
            </w:r>
            <w:r w:rsidR="00DF4480" w:rsidRPr="00135CE5">
              <w:rPr>
                <w:i/>
                <w:sz w:val="22"/>
              </w:rPr>
              <w:t>e</w:t>
            </w:r>
            <w:r w:rsidR="00DF4480">
              <w:rPr>
                <w:i/>
                <w:sz w:val="22"/>
              </w:rPr>
              <w:t>-</w:t>
            </w:r>
            <w:r w:rsidR="00DF4480" w:rsidRPr="00135CE5">
              <w:rPr>
                <w:i/>
                <w:sz w:val="22"/>
              </w:rPr>
              <w:t>mail</w:t>
            </w:r>
            <w:r w:rsidR="00DF4480">
              <w:rPr>
                <w:sz w:val="22"/>
              </w:rPr>
              <w:t xml:space="preserve"> UB (pengguna@ub.ac.id)</w:t>
            </w:r>
          </w:p>
        </w:tc>
      </w:tr>
      <w:tr w:rsidR="00DF4480" w14:paraId="0B9795A5" w14:textId="77777777" w:rsidTr="007B49F2">
        <w:tc>
          <w:tcPr>
            <w:tcW w:w="509" w:type="dxa"/>
          </w:tcPr>
          <w:p w14:paraId="1C0C6CD9" w14:textId="388D15D4" w:rsidR="00DF4480" w:rsidRPr="00510F24" w:rsidRDefault="00DF4480" w:rsidP="00B541DC">
            <w:pPr>
              <w:ind w:firstLine="0"/>
              <w:jc w:val="center"/>
              <w:rPr>
                <w:sz w:val="22"/>
              </w:rPr>
            </w:pPr>
            <w:r>
              <w:rPr>
                <w:sz w:val="22"/>
              </w:rPr>
              <w:t>3</w:t>
            </w:r>
          </w:p>
        </w:tc>
        <w:tc>
          <w:tcPr>
            <w:tcW w:w="2119" w:type="dxa"/>
          </w:tcPr>
          <w:p w14:paraId="23B88AA3" w14:textId="178B2EEC" w:rsidR="00DF4480" w:rsidRPr="00510F24" w:rsidRDefault="00DF4480">
            <w:pPr>
              <w:ind w:firstLine="0"/>
              <w:rPr>
                <w:sz w:val="22"/>
              </w:rPr>
            </w:pPr>
            <w:r>
              <w:rPr>
                <w:sz w:val="22"/>
              </w:rPr>
              <w:t>pass</w:t>
            </w:r>
          </w:p>
        </w:tc>
        <w:tc>
          <w:tcPr>
            <w:tcW w:w="1800" w:type="dxa"/>
          </w:tcPr>
          <w:p w14:paraId="79AB65D4" w14:textId="5193E375" w:rsidR="00DF4480" w:rsidRPr="00510F24" w:rsidRDefault="00DF4480">
            <w:pPr>
              <w:ind w:firstLine="0"/>
              <w:rPr>
                <w:sz w:val="22"/>
              </w:rPr>
            </w:pPr>
            <w:r>
              <w:rPr>
                <w:sz w:val="22"/>
              </w:rPr>
              <w:t>Varchar</w:t>
            </w:r>
          </w:p>
        </w:tc>
        <w:tc>
          <w:tcPr>
            <w:tcW w:w="3492" w:type="dxa"/>
          </w:tcPr>
          <w:p w14:paraId="3F6E7552" w14:textId="3189E389" w:rsidR="00DF4480" w:rsidRPr="00510F24" w:rsidRDefault="009A16B5" w:rsidP="009A16B5">
            <w:pPr>
              <w:ind w:firstLine="0"/>
              <w:rPr>
                <w:sz w:val="22"/>
              </w:rPr>
            </w:pPr>
            <w:r>
              <w:rPr>
                <w:sz w:val="22"/>
              </w:rPr>
              <w:t xml:space="preserve">Password </w:t>
            </w:r>
            <w:r w:rsidR="00DF4480">
              <w:rPr>
                <w:sz w:val="22"/>
              </w:rPr>
              <w:t>pengguna (r4h4s1as3k4l1)</w:t>
            </w:r>
          </w:p>
        </w:tc>
      </w:tr>
      <w:tr w:rsidR="00DF4480" w14:paraId="19F92F79" w14:textId="77777777" w:rsidTr="007B49F2">
        <w:tc>
          <w:tcPr>
            <w:tcW w:w="509" w:type="dxa"/>
          </w:tcPr>
          <w:p w14:paraId="3D7D239B" w14:textId="11EAC50E" w:rsidR="00DF4480" w:rsidRDefault="00DF4480" w:rsidP="00B541DC">
            <w:pPr>
              <w:ind w:firstLine="0"/>
              <w:jc w:val="center"/>
              <w:rPr>
                <w:sz w:val="22"/>
              </w:rPr>
            </w:pPr>
            <w:r>
              <w:rPr>
                <w:sz w:val="22"/>
              </w:rPr>
              <w:t>4</w:t>
            </w:r>
          </w:p>
        </w:tc>
        <w:tc>
          <w:tcPr>
            <w:tcW w:w="2119" w:type="dxa"/>
          </w:tcPr>
          <w:p w14:paraId="04CBC3CF" w14:textId="76966C18" w:rsidR="00DF4480" w:rsidRDefault="00DF4480">
            <w:pPr>
              <w:ind w:firstLine="0"/>
              <w:rPr>
                <w:sz w:val="22"/>
              </w:rPr>
            </w:pPr>
            <w:r>
              <w:rPr>
                <w:sz w:val="22"/>
              </w:rPr>
              <w:t>fullName</w:t>
            </w:r>
          </w:p>
        </w:tc>
        <w:tc>
          <w:tcPr>
            <w:tcW w:w="1800" w:type="dxa"/>
          </w:tcPr>
          <w:p w14:paraId="18238F27" w14:textId="03BDD5E6" w:rsidR="00DF4480" w:rsidRDefault="00DF4480">
            <w:pPr>
              <w:ind w:firstLine="0"/>
              <w:rPr>
                <w:sz w:val="22"/>
              </w:rPr>
            </w:pPr>
            <w:r>
              <w:rPr>
                <w:sz w:val="22"/>
              </w:rPr>
              <w:t>Varchar</w:t>
            </w:r>
          </w:p>
        </w:tc>
        <w:tc>
          <w:tcPr>
            <w:tcW w:w="3492" w:type="dxa"/>
          </w:tcPr>
          <w:p w14:paraId="2737926D" w14:textId="24C391BA" w:rsidR="00DF4480" w:rsidRPr="00510F24" w:rsidRDefault="00DF4480">
            <w:pPr>
              <w:ind w:firstLine="0"/>
              <w:rPr>
                <w:sz w:val="22"/>
              </w:rPr>
            </w:pPr>
            <w:r>
              <w:rPr>
                <w:sz w:val="22"/>
              </w:rPr>
              <w:t>Nama lengkap pengguna</w:t>
            </w:r>
          </w:p>
        </w:tc>
      </w:tr>
      <w:tr w:rsidR="00DF4480" w14:paraId="0652A8C0" w14:textId="77777777" w:rsidTr="007B49F2">
        <w:tc>
          <w:tcPr>
            <w:tcW w:w="509" w:type="dxa"/>
          </w:tcPr>
          <w:p w14:paraId="132452B9" w14:textId="7394DC10" w:rsidR="00DF4480" w:rsidRDefault="00DF4480" w:rsidP="00B541DC">
            <w:pPr>
              <w:ind w:firstLine="0"/>
              <w:jc w:val="center"/>
              <w:rPr>
                <w:sz w:val="22"/>
              </w:rPr>
            </w:pPr>
          </w:p>
        </w:tc>
        <w:tc>
          <w:tcPr>
            <w:tcW w:w="2119" w:type="dxa"/>
          </w:tcPr>
          <w:p w14:paraId="73864FB5" w14:textId="77777777" w:rsidR="00DF4480" w:rsidRDefault="00DF4480">
            <w:pPr>
              <w:ind w:firstLine="0"/>
              <w:rPr>
                <w:sz w:val="22"/>
              </w:rPr>
            </w:pPr>
          </w:p>
        </w:tc>
        <w:tc>
          <w:tcPr>
            <w:tcW w:w="1800" w:type="dxa"/>
          </w:tcPr>
          <w:p w14:paraId="02ACBE0E" w14:textId="77777777" w:rsidR="00DF4480" w:rsidRDefault="00DF4480">
            <w:pPr>
              <w:ind w:firstLine="0"/>
              <w:rPr>
                <w:sz w:val="22"/>
              </w:rPr>
            </w:pPr>
          </w:p>
        </w:tc>
        <w:tc>
          <w:tcPr>
            <w:tcW w:w="3492" w:type="dxa"/>
          </w:tcPr>
          <w:p w14:paraId="3803D6C2" w14:textId="77777777" w:rsidR="00DF4480" w:rsidRDefault="00DF4480">
            <w:pPr>
              <w:ind w:firstLine="0"/>
              <w:rPr>
                <w:sz w:val="22"/>
              </w:rPr>
            </w:pPr>
          </w:p>
        </w:tc>
      </w:tr>
    </w:tbl>
    <w:p w14:paraId="552A37CB" w14:textId="4C1581DC" w:rsidR="00EA2CE7" w:rsidRPr="00037FB1" w:rsidRDefault="008875D7" w:rsidP="007B49F2">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w:t>
      </w:r>
      <w:proofErr w:type="gramStart"/>
      <w:r w:rsidR="008C5489">
        <w:t xml:space="preserve">Tabel </w:t>
      </w:r>
      <w:r w:rsidR="008C5489">
        <w:rPr>
          <w:i/>
        </w:rPr>
        <w:t xml:space="preserve">Material </w:t>
      </w:r>
      <w:r w:rsidR="008C5489">
        <w:t xml:space="preserve">melakukan penyimpanan data ketika </w:t>
      </w:r>
      <w:r w:rsidR="00E82418">
        <w:t>pengguna mengunggah materi ke sistem.</w:t>
      </w:r>
      <w:proofErr w:type="gramEnd"/>
      <w:r w:rsidR="00E82418">
        <w:t xml:space="preserve">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w:t>
      </w:r>
      <w:proofErr w:type="gramStart"/>
      <w:r w:rsidR="00037FB1">
        <w:t xml:space="preserve">Struktur tabel </w:t>
      </w:r>
      <w:r w:rsidR="00037FB1">
        <w:rPr>
          <w:i/>
        </w:rPr>
        <w:t xml:space="preserve">Material </w:t>
      </w:r>
      <w:r w:rsidR="00037FB1">
        <w:t xml:space="preserve">ditunjukkan pada </w:t>
      </w:r>
      <w:r w:rsidR="000E080A">
        <w:t>T</w:t>
      </w:r>
      <w:r w:rsidR="00821D21">
        <w:t>abel</w:t>
      </w:r>
      <w:r w:rsidR="00037FB1">
        <w:t xml:space="preserve"> 4.</w:t>
      </w:r>
      <w:r w:rsidR="00EA2CE7">
        <w:t>12.</w:t>
      </w:r>
      <w:proofErr w:type="gramEnd"/>
    </w:p>
    <w:p w14:paraId="4213945C" w14:textId="21998F99" w:rsidR="00EA2CE7" w:rsidRPr="007B49F2" w:rsidRDefault="00EA2CE7" w:rsidP="007B49F2">
      <w:pPr>
        <w:pStyle w:val="Caption"/>
        <w:keepNext/>
        <w:rPr>
          <w:i/>
        </w:rPr>
      </w:pPr>
      <w:bookmarkStart w:id="1235" w:name="_Toc289505452"/>
      <w:r>
        <w:lastRenderedPageBreak/>
        <w:t xml:space="preserve">Tabel 4. </w:t>
      </w:r>
      <w:r w:rsidR="001409D7">
        <w:fldChar w:fldCharType="begin"/>
      </w:r>
      <w:r w:rsidR="001409D7">
        <w:instrText xml:space="preserve"> SEQ Tabel_4. \* AR</w:instrText>
      </w:r>
      <w:r w:rsidR="001409D7">
        <w:instrText xml:space="preserve">ABIC </w:instrText>
      </w:r>
      <w:r w:rsidR="001409D7">
        <w:fldChar w:fldCharType="separate"/>
      </w:r>
      <w:r>
        <w:rPr>
          <w:noProof/>
        </w:rPr>
        <w:t>12</w:t>
      </w:r>
      <w:r w:rsidR="001409D7">
        <w:rPr>
          <w:noProof/>
        </w:rPr>
        <w:fldChar w:fldCharType="end"/>
      </w:r>
      <w:r>
        <w:t xml:space="preserve"> </w:t>
      </w:r>
      <w:r>
        <w:rPr>
          <w:b w:val="0"/>
        </w:rPr>
        <w:t xml:space="preserve">Strutur Tabel </w:t>
      </w:r>
      <w:r>
        <w:rPr>
          <w:b w:val="0"/>
          <w:i/>
        </w:rPr>
        <w:t>Material</w:t>
      </w:r>
      <w:bookmarkEnd w:id="1235"/>
    </w:p>
    <w:tbl>
      <w:tblPr>
        <w:tblStyle w:val="TableGrid"/>
        <w:tblW w:w="0" w:type="auto"/>
        <w:tblInd w:w="108" w:type="dxa"/>
        <w:tblLayout w:type="fixed"/>
        <w:tblLook w:val="04A0" w:firstRow="1" w:lastRow="0" w:firstColumn="1" w:lastColumn="0" w:noHBand="0" w:noVBand="1"/>
      </w:tblPr>
      <w:tblGrid>
        <w:gridCol w:w="509"/>
        <w:gridCol w:w="2119"/>
        <w:gridCol w:w="1649"/>
        <w:gridCol w:w="3643"/>
      </w:tblGrid>
      <w:tr w:rsidR="008875D7" w:rsidRPr="00510F24" w14:paraId="06BD2F7A" w14:textId="77777777" w:rsidTr="007B49F2">
        <w:tc>
          <w:tcPr>
            <w:tcW w:w="509" w:type="dxa"/>
            <w:shd w:val="clear" w:color="auto" w:fill="C0C0C0"/>
          </w:tcPr>
          <w:p w14:paraId="45EBDDF2"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04AE5EAA" w14:textId="77777777" w:rsidR="008875D7" w:rsidRPr="00510F24" w:rsidRDefault="008875D7" w:rsidP="008875D7">
            <w:pPr>
              <w:ind w:firstLine="0"/>
              <w:jc w:val="center"/>
              <w:rPr>
                <w:b/>
                <w:sz w:val="22"/>
              </w:rPr>
            </w:pPr>
            <w:r w:rsidRPr="00510F24">
              <w:rPr>
                <w:b/>
                <w:sz w:val="22"/>
              </w:rPr>
              <w:t>Nama Field</w:t>
            </w:r>
          </w:p>
        </w:tc>
        <w:tc>
          <w:tcPr>
            <w:tcW w:w="1649" w:type="dxa"/>
            <w:shd w:val="clear" w:color="auto" w:fill="C0C0C0"/>
          </w:tcPr>
          <w:p w14:paraId="307259C1" w14:textId="77777777" w:rsidR="008875D7" w:rsidRPr="00510F24" w:rsidRDefault="008875D7" w:rsidP="008875D7">
            <w:pPr>
              <w:ind w:firstLine="0"/>
              <w:jc w:val="center"/>
              <w:rPr>
                <w:b/>
                <w:sz w:val="22"/>
              </w:rPr>
            </w:pPr>
            <w:r w:rsidRPr="00510F24">
              <w:rPr>
                <w:b/>
                <w:sz w:val="22"/>
              </w:rPr>
              <w:t>Tipe Data</w:t>
            </w:r>
          </w:p>
        </w:tc>
        <w:tc>
          <w:tcPr>
            <w:tcW w:w="3643" w:type="dxa"/>
            <w:shd w:val="clear" w:color="auto" w:fill="C0C0C0"/>
          </w:tcPr>
          <w:p w14:paraId="2DEA0B38" w14:textId="77777777" w:rsidR="008875D7" w:rsidRPr="00510F24" w:rsidRDefault="008875D7" w:rsidP="008875D7">
            <w:pPr>
              <w:ind w:firstLine="0"/>
              <w:jc w:val="center"/>
              <w:rPr>
                <w:b/>
                <w:sz w:val="22"/>
              </w:rPr>
            </w:pPr>
            <w:r w:rsidRPr="00510F24">
              <w:rPr>
                <w:b/>
                <w:sz w:val="22"/>
              </w:rPr>
              <w:t>Keterangan</w:t>
            </w:r>
          </w:p>
        </w:tc>
      </w:tr>
      <w:tr w:rsidR="00DF4480" w:rsidRPr="00510F24" w14:paraId="575449A3" w14:textId="77777777" w:rsidTr="007B49F2">
        <w:tc>
          <w:tcPr>
            <w:tcW w:w="509" w:type="dxa"/>
          </w:tcPr>
          <w:p w14:paraId="22D2FD6A" w14:textId="7DBA56BF" w:rsidR="00DF4480" w:rsidRPr="00510F24" w:rsidRDefault="00DF4480" w:rsidP="008875D7">
            <w:pPr>
              <w:ind w:firstLine="0"/>
              <w:jc w:val="center"/>
              <w:rPr>
                <w:sz w:val="22"/>
              </w:rPr>
            </w:pPr>
            <w:r w:rsidRPr="00510F24">
              <w:rPr>
                <w:sz w:val="22"/>
              </w:rPr>
              <w:t>1</w:t>
            </w:r>
          </w:p>
        </w:tc>
        <w:tc>
          <w:tcPr>
            <w:tcW w:w="2119" w:type="dxa"/>
          </w:tcPr>
          <w:p w14:paraId="135097CA" w14:textId="709ED6D8" w:rsidR="00DF4480" w:rsidRPr="00510F24" w:rsidRDefault="00DF4480" w:rsidP="008875D7">
            <w:pPr>
              <w:ind w:left="-239" w:firstLine="239"/>
              <w:rPr>
                <w:sz w:val="22"/>
              </w:rPr>
            </w:pPr>
            <w:r>
              <w:rPr>
                <w:sz w:val="22"/>
              </w:rPr>
              <w:t>idMaterial (PK)</w:t>
            </w:r>
          </w:p>
        </w:tc>
        <w:tc>
          <w:tcPr>
            <w:tcW w:w="1649" w:type="dxa"/>
          </w:tcPr>
          <w:p w14:paraId="15DBD06A" w14:textId="18A5073F" w:rsidR="00DF4480" w:rsidRPr="00510F24" w:rsidRDefault="00DF4480" w:rsidP="008875D7">
            <w:pPr>
              <w:ind w:firstLine="0"/>
              <w:rPr>
                <w:sz w:val="22"/>
              </w:rPr>
            </w:pPr>
            <w:r>
              <w:rPr>
                <w:sz w:val="22"/>
              </w:rPr>
              <w:t>Integer</w:t>
            </w:r>
          </w:p>
        </w:tc>
        <w:tc>
          <w:tcPr>
            <w:tcW w:w="3643" w:type="dxa"/>
          </w:tcPr>
          <w:p w14:paraId="2CD7368B" w14:textId="0E13A939" w:rsidR="00DF4480" w:rsidRPr="00510F24" w:rsidRDefault="00DF4480" w:rsidP="004D023B">
            <w:pPr>
              <w:ind w:firstLine="0"/>
              <w:rPr>
                <w:sz w:val="22"/>
              </w:rPr>
            </w:pPr>
            <w:r>
              <w:rPr>
                <w:sz w:val="22"/>
              </w:rPr>
              <w:t>Kode dari materi (1,2,3)</w:t>
            </w:r>
          </w:p>
        </w:tc>
      </w:tr>
      <w:tr w:rsidR="00DF4480" w:rsidRPr="00510F24" w14:paraId="28885FFE" w14:textId="77777777" w:rsidTr="007B49F2">
        <w:tc>
          <w:tcPr>
            <w:tcW w:w="509" w:type="dxa"/>
          </w:tcPr>
          <w:p w14:paraId="5799D592" w14:textId="234F9F10" w:rsidR="00DF4480" w:rsidRPr="00510F24" w:rsidRDefault="00DF4480" w:rsidP="008875D7">
            <w:pPr>
              <w:ind w:firstLine="0"/>
              <w:jc w:val="center"/>
              <w:rPr>
                <w:sz w:val="22"/>
              </w:rPr>
            </w:pPr>
            <w:r>
              <w:rPr>
                <w:sz w:val="22"/>
              </w:rPr>
              <w:t>2</w:t>
            </w:r>
          </w:p>
        </w:tc>
        <w:tc>
          <w:tcPr>
            <w:tcW w:w="2119" w:type="dxa"/>
          </w:tcPr>
          <w:p w14:paraId="43A31655" w14:textId="4095FADC" w:rsidR="00DF4480" w:rsidRPr="00510F24" w:rsidRDefault="00DF4480" w:rsidP="008875D7">
            <w:pPr>
              <w:ind w:firstLine="0"/>
              <w:rPr>
                <w:sz w:val="22"/>
              </w:rPr>
            </w:pPr>
            <w:r>
              <w:rPr>
                <w:sz w:val="22"/>
              </w:rPr>
              <w:t>materialName</w:t>
            </w:r>
          </w:p>
        </w:tc>
        <w:tc>
          <w:tcPr>
            <w:tcW w:w="1649" w:type="dxa"/>
          </w:tcPr>
          <w:p w14:paraId="629CA1FA" w14:textId="54C59FCA" w:rsidR="00DF4480" w:rsidRPr="00510F24" w:rsidRDefault="00DF4480" w:rsidP="008875D7">
            <w:pPr>
              <w:ind w:firstLine="0"/>
              <w:rPr>
                <w:sz w:val="22"/>
              </w:rPr>
            </w:pPr>
            <w:r>
              <w:rPr>
                <w:sz w:val="22"/>
              </w:rPr>
              <w:t>Varchar</w:t>
            </w:r>
          </w:p>
        </w:tc>
        <w:tc>
          <w:tcPr>
            <w:tcW w:w="3643" w:type="dxa"/>
          </w:tcPr>
          <w:p w14:paraId="2DFEF1A0" w14:textId="77D22BC5" w:rsidR="00DF4480" w:rsidRPr="004D023B" w:rsidRDefault="00DF4480" w:rsidP="009A16B5">
            <w:pPr>
              <w:ind w:firstLine="0"/>
              <w:rPr>
                <w:sz w:val="22"/>
              </w:rPr>
            </w:pPr>
            <w:r>
              <w:rPr>
                <w:sz w:val="22"/>
              </w:rPr>
              <w:t>Nama materi (OSI Layer)</w:t>
            </w:r>
          </w:p>
        </w:tc>
      </w:tr>
      <w:tr w:rsidR="00DF4480" w:rsidRPr="00510F24" w14:paraId="7C83B7E3" w14:textId="77777777" w:rsidTr="007B49F2">
        <w:tc>
          <w:tcPr>
            <w:tcW w:w="509" w:type="dxa"/>
          </w:tcPr>
          <w:p w14:paraId="12D75716" w14:textId="54E62BA9" w:rsidR="00DF4480" w:rsidRPr="00510F24" w:rsidRDefault="00DF4480" w:rsidP="008875D7">
            <w:pPr>
              <w:ind w:firstLine="0"/>
              <w:jc w:val="center"/>
              <w:rPr>
                <w:sz w:val="22"/>
              </w:rPr>
            </w:pPr>
            <w:r>
              <w:rPr>
                <w:sz w:val="22"/>
              </w:rPr>
              <w:t>3</w:t>
            </w:r>
          </w:p>
        </w:tc>
        <w:tc>
          <w:tcPr>
            <w:tcW w:w="2119" w:type="dxa"/>
          </w:tcPr>
          <w:p w14:paraId="6A34A93A" w14:textId="1D25DF6B" w:rsidR="00DF4480" w:rsidRPr="00510F24" w:rsidRDefault="00DF4480" w:rsidP="008875D7">
            <w:pPr>
              <w:ind w:firstLine="0"/>
              <w:rPr>
                <w:sz w:val="22"/>
              </w:rPr>
            </w:pPr>
            <w:r>
              <w:rPr>
                <w:sz w:val="22"/>
              </w:rPr>
              <w:t>format</w:t>
            </w:r>
          </w:p>
        </w:tc>
        <w:tc>
          <w:tcPr>
            <w:tcW w:w="1649" w:type="dxa"/>
          </w:tcPr>
          <w:p w14:paraId="014D05CB" w14:textId="50F8CA5C" w:rsidR="00DF4480" w:rsidRPr="00510F24" w:rsidRDefault="00DF4480" w:rsidP="008875D7">
            <w:pPr>
              <w:ind w:firstLine="0"/>
              <w:rPr>
                <w:sz w:val="22"/>
              </w:rPr>
            </w:pPr>
            <w:r>
              <w:rPr>
                <w:sz w:val="22"/>
              </w:rPr>
              <w:t>Varchar</w:t>
            </w:r>
          </w:p>
        </w:tc>
        <w:tc>
          <w:tcPr>
            <w:tcW w:w="3643" w:type="dxa"/>
          </w:tcPr>
          <w:p w14:paraId="02E3E98F" w14:textId="737817FD" w:rsidR="00DF4480" w:rsidRPr="00510F24" w:rsidRDefault="00DF4480" w:rsidP="008875D7">
            <w:pPr>
              <w:ind w:firstLine="0"/>
              <w:rPr>
                <w:sz w:val="22"/>
              </w:rPr>
            </w:pPr>
            <w:r>
              <w:rPr>
                <w:sz w:val="22"/>
              </w:rPr>
              <w:t>Password dari pengguna (r4h4s1as3k4l1)</w:t>
            </w:r>
          </w:p>
        </w:tc>
      </w:tr>
      <w:tr w:rsidR="00DF4480" w:rsidRPr="00510F24" w14:paraId="60896D56" w14:textId="77777777" w:rsidTr="007B49F2">
        <w:tc>
          <w:tcPr>
            <w:tcW w:w="509" w:type="dxa"/>
          </w:tcPr>
          <w:p w14:paraId="643279DB" w14:textId="613D4CAE" w:rsidR="00DF4480" w:rsidRDefault="00DF4480" w:rsidP="008875D7">
            <w:pPr>
              <w:ind w:firstLine="0"/>
              <w:jc w:val="center"/>
              <w:rPr>
                <w:sz w:val="22"/>
              </w:rPr>
            </w:pPr>
            <w:r>
              <w:rPr>
                <w:sz w:val="22"/>
              </w:rPr>
              <w:t>4</w:t>
            </w:r>
          </w:p>
        </w:tc>
        <w:tc>
          <w:tcPr>
            <w:tcW w:w="2119" w:type="dxa"/>
          </w:tcPr>
          <w:p w14:paraId="7F79B7EC" w14:textId="07B38E26" w:rsidR="00DF4480" w:rsidRDefault="00DF4480" w:rsidP="008875D7">
            <w:pPr>
              <w:ind w:firstLine="0"/>
              <w:rPr>
                <w:sz w:val="22"/>
              </w:rPr>
            </w:pPr>
            <w:r>
              <w:rPr>
                <w:sz w:val="22"/>
              </w:rPr>
              <w:t>uploadDate</w:t>
            </w:r>
          </w:p>
        </w:tc>
        <w:tc>
          <w:tcPr>
            <w:tcW w:w="1649" w:type="dxa"/>
          </w:tcPr>
          <w:p w14:paraId="7B91D21D" w14:textId="0E61009B" w:rsidR="00DF4480" w:rsidRDefault="00DF4480" w:rsidP="008875D7">
            <w:pPr>
              <w:ind w:firstLine="0"/>
              <w:rPr>
                <w:sz w:val="22"/>
              </w:rPr>
            </w:pPr>
            <w:r>
              <w:rPr>
                <w:sz w:val="22"/>
              </w:rPr>
              <w:t>Datetime</w:t>
            </w:r>
          </w:p>
        </w:tc>
        <w:tc>
          <w:tcPr>
            <w:tcW w:w="3643" w:type="dxa"/>
          </w:tcPr>
          <w:p w14:paraId="2436ACA1" w14:textId="3A60E1A6" w:rsidR="00DF4480" w:rsidRPr="00510F24" w:rsidRDefault="00DF4480" w:rsidP="008875D7">
            <w:pPr>
              <w:ind w:firstLine="0"/>
              <w:rPr>
                <w:sz w:val="22"/>
              </w:rPr>
            </w:pPr>
            <w:r>
              <w:rPr>
                <w:sz w:val="22"/>
              </w:rPr>
              <w:t>Tanggal materi diunggah</w:t>
            </w:r>
          </w:p>
        </w:tc>
      </w:tr>
      <w:tr w:rsidR="00DF4480" w14:paraId="00ACD400" w14:textId="77777777" w:rsidTr="007B49F2">
        <w:tc>
          <w:tcPr>
            <w:tcW w:w="509" w:type="dxa"/>
          </w:tcPr>
          <w:p w14:paraId="133455B6" w14:textId="31BD5EA5" w:rsidR="00DF4480" w:rsidRDefault="00DF4480" w:rsidP="008875D7">
            <w:pPr>
              <w:ind w:firstLine="0"/>
              <w:jc w:val="center"/>
              <w:rPr>
                <w:sz w:val="22"/>
              </w:rPr>
            </w:pPr>
            <w:r>
              <w:rPr>
                <w:sz w:val="22"/>
              </w:rPr>
              <w:t>5</w:t>
            </w:r>
          </w:p>
        </w:tc>
        <w:tc>
          <w:tcPr>
            <w:tcW w:w="2119" w:type="dxa"/>
          </w:tcPr>
          <w:p w14:paraId="59C8D5F2" w14:textId="48E4A267" w:rsidR="00DF4480" w:rsidRDefault="00DF4480" w:rsidP="008875D7">
            <w:pPr>
              <w:ind w:firstLine="0"/>
              <w:rPr>
                <w:sz w:val="22"/>
              </w:rPr>
            </w:pPr>
            <w:r>
              <w:rPr>
                <w:sz w:val="22"/>
              </w:rPr>
              <w:t>idLecturer (FK)</w:t>
            </w:r>
          </w:p>
        </w:tc>
        <w:tc>
          <w:tcPr>
            <w:tcW w:w="1649" w:type="dxa"/>
          </w:tcPr>
          <w:p w14:paraId="08C492EA" w14:textId="0CFA0506" w:rsidR="00DF4480" w:rsidRDefault="00DF4480" w:rsidP="008875D7">
            <w:pPr>
              <w:ind w:firstLine="0"/>
              <w:rPr>
                <w:sz w:val="22"/>
              </w:rPr>
            </w:pPr>
            <w:r>
              <w:rPr>
                <w:sz w:val="22"/>
              </w:rPr>
              <w:t>Integer</w:t>
            </w:r>
          </w:p>
        </w:tc>
        <w:tc>
          <w:tcPr>
            <w:tcW w:w="3643" w:type="dxa"/>
          </w:tcPr>
          <w:p w14:paraId="7844C0FE" w14:textId="6E9F5D3E" w:rsidR="00DF4480" w:rsidRDefault="00DF4480" w:rsidP="008875D7">
            <w:pPr>
              <w:ind w:firstLine="0"/>
              <w:rPr>
                <w:sz w:val="22"/>
              </w:rPr>
            </w:pPr>
            <w:r>
              <w:rPr>
                <w:sz w:val="22"/>
              </w:rPr>
              <w:t>Kode dosen yang mengunggah materi</w:t>
            </w:r>
            <w:r w:rsidR="002777A8">
              <w:rPr>
                <w:sz w:val="22"/>
              </w:rPr>
              <w:t xml:space="preserve"> dan merupakan </w:t>
            </w:r>
            <w:r w:rsidR="002777A8">
              <w:rPr>
                <w:i/>
                <w:sz w:val="22"/>
              </w:rPr>
              <w:t>foreign key</w:t>
            </w:r>
          </w:p>
        </w:tc>
      </w:tr>
      <w:tr w:rsidR="002B5FAA" w14:paraId="11CE7033" w14:textId="77777777" w:rsidTr="007B49F2">
        <w:tc>
          <w:tcPr>
            <w:tcW w:w="509" w:type="dxa"/>
          </w:tcPr>
          <w:p w14:paraId="10F0BDB0" w14:textId="37B30801" w:rsidR="002B5FAA" w:rsidRDefault="002B5FAA" w:rsidP="008875D7">
            <w:pPr>
              <w:ind w:firstLine="0"/>
              <w:jc w:val="center"/>
              <w:rPr>
                <w:sz w:val="22"/>
              </w:rPr>
            </w:pPr>
            <w:r>
              <w:rPr>
                <w:sz w:val="22"/>
              </w:rPr>
              <w:t>6</w:t>
            </w:r>
          </w:p>
        </w:tc>
        <w:tc>
          <w:tcPr>
            <w:tcW w:w="2119" w:type="dxa"/>
          </w:tcPr>
          <w:p w14:paraId="7EA9B30B" w14:textId="6A46E008" w:rsidR="002B5FAA" w:rsidRDefault="002B5FAA" w:rsidP="008875D7">
            <w:pPr>
              <w:ind w:firstLine="0"/>
              <w:rPr>
                <w:sz w:val="22"/>
              </w:rPr>
            </w:pPr>
            <w:r>
              <w:rPr>
                <w:sz w:val="22"/>
              </w:rPr>
              <w:t>idFolder</w:t>
            </w:r>
          </w:p>
        </w:tc>
        <w:tc>
          <w:tcPr>
            <w:tcW w:w="1649" w:type="dxa"/>
          </w:tcPr>
          <w:p w14:paraId="4F46B058" w14:textId="3C0D92A9" w:rsidR="002B5FAA" w:rsidRDefault="002B5FAA" w:rsidP="008875D7">
            <w:pPr>
              <w:ind w:firstLine="0"/>
              <w:rPr>
                <w:sz w:val="22"/>
              </w:rPr>
            </w:pPr>
            <w:r>
              <w:rPr>
                <w:sz w:val="22"/>
              </w:rPr>
              <w:t>Integer</w:t>
            </w:r>
          </w:p>
        </w:tc>
        <w:tc>
          <w:tcPr>
            <w:tcW w:w="3643" w:type="dxa"/>
          </w:tcPr>
          <w:p w14:paraId="65E809D7" w14:textId="6FC02B9E" w:rsidR="002B5FAA" w:rsidRDefault="002B5FAA" w:rsidP="008875D7">
            <w:pPr>
              <w:ind w:firstLine="0"/>
              <w:rPr>
                <w:sz w:val="22"/>
              </w:rPr>
            </w:pPr>
            <w:r>
              <w:rPr>
                <w:sz w:val="22"/>
              </w:rPr>
              <w:t xml:space="preserve">Kode </w:t>
            </w:r>
            <w:r w:rsidRPr="007B49F2">
              <w:rPr>
                <w:i/>
                <w:sz w:val="22"/>
              </w:rPr>
              <w:t>folder</w:t>
            </w:r>
            <w:r>
              <w:rPr>
                <w:sz w:val="22"/>
              </w:rPr>
              <w:t xml:space="preserve"> tempat materi berada (1,2,3)</w:t>
            </w:r>
          </w:p>
        </w:tc>
      </w:tr>
    </w:tbl>
    <w:p w14:paraId="498CB105" w14:textId="3E400BA0" w:rsidR="00B265B2" w:rsidRPr="007B49F2" w:rsidRDefault="00F51300" w:rsidP="001773A3">
      <w:pPr>
        <w:rPr>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w:t>
      </w:r>
      <w:proofErr w:type="gramStart"/>
      <w:r w:rsidR="00C07251">
        <w:t>nama</w:t>
      </w:r>
      <w:proofErr w:type="gramEnd"/>
      <w:r w:rsidR="00C07251">
        <w:t xml:space="preserve"> folder. </w:t>
      </w:r>
      <w:proofErr w:type="gramStart"/>
      <w:r w:rsidR="00C07251">
        <w:t xml:space="preserve">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proofErr w:type="gramEnd"/>
      <w:r w:rsidR="00A16567">
        <w:t xml:space="preserve"> </w:t>
      </w:r>
      <w:proofErr w:type="gramStart"/>
      <w:r w:rsidR="00A16567">
        <w:t xml:space="preserve">Struktur tabel </w:t>
      </w:r>
      <w:r w:rsidR="00A16567">
        <w:rPr>
          <w:i/>
        </w:rPr>
        <w:t xml:space="preserve">Folder </w:t>
      </w:r>
      <w:r w:rsidR="00A16567" w:rsidRPr="007B49F2">
        <w:t>ditunjukkan</w:t>
      </w:r>
      <w:r w:rsidR="00A16567">
        <w:t xml:space="preserve"> pada </w:t>
      </w:r>
      <w:r w:rsidR="000E080A">
        <w:t>T</w:t>
      </w:r>
      <w:r w:rsidR="00A16567">
        <w:t>abel 4</w:t>
      </w:r>
      <w:r w:rsidR="009431BA">
        <w:t>.13</w:t>
      </w:r>
      <w:r w:rsidR="00A16567">
        <w:t>.</w:t>
      </w:r>
      <w:proofErr w:type="gramEnd"/>
    </w:p>
    <w:p w14:paraId="13293924" w14:textId="2F1A658E" w:rsidR="00EA2CE7" w:rsidRPr="007B49F2" w:rsidRDefault="00EA2CE7" w:rsidP="007B49F2">
      <w:pPr>
        <w:pStyle w:val="Caption"/>
        <w:keepNext/>
        <w:rPr>
          <w:i/>
        </w:rPr>
      </w:pPr>
      <w:bookmarkStart w:id="1236" w:name="_Toc289505453"/>
      <w:r>
        <w:t xml:space="preserve">Tabel 4. </w:t>
      </w:r>
      <w:r w:rsidR="001409D7">
        <w:fldChar w:fldCharType="begin"/>
      </w:r>
      <w:r w:rsidR="001409D7">
        <w:instrText xml:space="preserve"> SEQ Tabel_4. \* ARABIC </w:instrText>
      </w:r>
      <w:r w:rsidR="001409D7">
        <w:fldChar w:fldCharType="separate"/>
      </w:r>
      <w:r>
        <w:rPr>
          <w:noProof/>
        </w:rPr>
        <w:t>13</w:t>
      </w:r>
      <w:r w:rsidR="001409D7">
        <w:rPr>
          <w:noProof/>
        </w:rPr>
        <w:fldChar w:fldCharType="end"/>
      </w:r>
      <w:r>
        <w:t xml:space="preserve"> </w:t>
      </w:r>
      <w:r>
        <w:rPr>
          <w:b w:val="0"/>
        </w:rPr>
        <w:t xml:space="preserve">Struktur Tabel </w:t>
      </w:r>
      <w:r>
        <w:rPr>
          <w:b w:val="0"/>
          <w:i/>
        </w:rPr>
        <w:t>Folder</w:t>
      </w:r>
      <w:bookmarkEnd w:id="1236"/>
    </w:p>
    <w:tbl>
      <w:tblPr>
        <w:tblStyle w:val="TableGrid"/>
        <w:tblW w:w="0" w:type="auto"/>
        <w:tblInd w:w="108" w:type="dxa"/>
        <w:tblLook w:val="04A0" w:firstRow="1" w:lastRow="0" w:firstColumn="1" w:lastColumn="0" w:noHBand="0" w:noVBand="1"/>
      </w:tblPr>
      <w:tblGrid>
        <w:gridCol w:w="510"/>
        <w:gridCol w:w="2116"/>
        <w:gridCol w:w="1797"/>
        <w:gridCol w:w="3485"/>
      </w:tblGrid>
      <w:tr w:rsidR="00B265B2" w:rsidRPr="00510F24" w14:paraId="6C273E3E" w14:textId="77777777" w:rsidTr="007B49F2">
        <w:tc>
          <w:tcPr>
            <w:tcW w:w="509" w:type="dxa"/>
            <w:shd w:val="clear" w:color="auto" w:fill="C0C0C0"/>
          </w:tcPr>
          <w:p w14:paraId="2B5DB247" w14:textId="77777777" w:rsidR="00B265B2" w:rsidRPr="00510F24" w:rsidRDefault="00B265B2" w:rsidP="00C90542">
            <w:pPr>
              <w:ind w:firstLine="0"/>
              <w:jc w:val="center"/>
              <w:rPr>
                <w:b/>
                <w:sz w:val="22"/>
              </w:rPr>
            </w:pPr>
            <w:r w:rsidRPr="00510F24">
              <w:rPr>
                <w:b/>
                <w:sz w:val="22"/>
              </w:rPr>
              <w:t>No</w:t>
            </w:r>
          </w:p>
        </w:tc>
        <w:tc>
          <w:tcPr>
            <w:tcW w:w="2119" w:type="dxa"/>
            <w:shd w:val="clear" w:color="auto" w:fill="C0C0C0"/>
          </w:tcPr>
          <w:p w14:paraId="448D0EAE" w14:textId="77777777" w:rsidR="00B265B2" w:rsidRPr="00510F24" w:rsidRDefault="00B265B2" w:rsidP="00C90542">
            <w:pPr>
              <w:ind w:firstLine="0"/>
              <w:jc w:val="center"/>
              <w:rPr>
                <w:b/>
                <w:sz w:val="22"/>
              </w:rPr>
            </w:pPr>
            <w:r w:rsidRPr="00510F24">
              <w:rPr>
                <w:b/>
                <w:sz w:val="22"/>
              </w:rPr>
              <w:t>Nama Field</w:t>
            </w:r>
          </w:p>
        </w:tc>
        <w:tc>
          <w:tcPr>
            <w:tcW w:w="1800" w:type="dxa"/>
            <w:shd w:val="clear" w:color="auto" w:fill="C0C0C0"/>
          </w:tcPr>
          <w:p w14:paraId="72790E96" w14:textId="77777777" w:rsidR="00B265B2" w:rsidRPr="00510F24" w:rsidRDefault="00B265B2" w:rsidP="00C90542">
            <w:pPr>
              <w:ind w:firstLine="0"/>
              <w:jc w:val="center"/>
              <w:rPr>
                <w:b/>
                <w:sz w:val="22"/>
              </w:rPr>
            </w:pPr>
            <w:r w:rsidRPr="00510F24">
              <w:rPr>
                <w:b/>
                <w:sz w:val="22"/>
              </w:rPr>
              <w:t>Tipe Data</w:t>
            </w:r>
          </w:p>
        </w:tc>
        <w:tc>
          <w:tcPr>
            <w:tcW w:w="3492" w:type="dxa"/>
            <w:shd w:val="clear" w:color="auto" w:fill="C0C0C0"/>
          </w:tcPr>
          <w:p w14:paraId="2931877B" w14:textId="77777777" w:rsidR="00B265B2" w:rsidRPr="00510F24" w:rsidRDefault="00B265B2" w:rsidP="00C90542">
            <w:pPr>
              <w:ind w:firstLine="0"/>
              <w:jc w:val="center"/>
              <w:rPr>
                <w:b/>
                <w:sz w:val="22"/>
              </w:rPr>
            </w:pPr>
            <w:r w:rsidRPr="00510F24">
              <w:rPr>
                <w:b/>
                <w:sz w:val="22"/>
              </w:rPr>
              <w:t>Keterangan</w:t>
            </w:r>
          </w:p>
        </w:tc>
      </w:tr>
      <w:tr w:rsidR="00B265B2" w:rsidRPr="00510F24" w14:paraId="5F551709" w14:textId="77777777" w:rsidTr="007B49F2">
        <w:tc>
          <w:tcPr>
            <w:tcW w:w="509" w:type="dxa"/>
          </w:tcPr>
          <w:p w14:paraId="388BB215" w14:textId="77777777" w:rsidR="00B265B2" w:rsidRPr="00510F24" w:rsidRDefault="00B265B2" w:rsidP="00C90542">
            <w:pPr>
              <w:ind w:firstLine="0"/>
              <w:jc w:val="center"/>
              <w:rPr>
                <w:sz w:val="22"/>
              </w:rPr>
            </w:pPr>
            <w:r w:rsidRPr="00510F24">
              <w:rPr>
                <w:sz w:val="22"/>
              </w:rPr>
              <w:t>1</w:t>
            </w:r>
          </w:p>
        </w:tc>
        <w:tc>
          <w:tcPr>
            <w:tcW w:w="2119" w:type="dxa"/>
          </w:tcPr>
          <w:p w14:paraId="623B9649" w14:textId="5A3FEA5E" w:rsidR="00B265B2" w:rsidRPr="00510F24" w:rsidRDefault="00B265B2" w:rsidP="00F51300">
            <w:pPr>
              <w:ind w:left="-239" w:firstLine="239"/>
              <w:rPr>
                <w:sz w:val="22"/>
              </w:rPr>
            </w:pPr>
            <w:r>
              <w:rPr>
                <w:sz w:val="22"/>
              </w:rPr>
              <w:t>id</w:t>
            </w:r>
            <w:r w:rsidR="00F51300">
              <w:rPr>
                <w:sz w:val="22"/>
              </w:rPr>
              <w:t>Folder</w:t>
            </w:r>
          </w:p>
        </w:tc>
        <w:tc>
          <w:tcPr>
            <w:tcW w:w="1800" w:type="dxa"/>
          </w:tcPr>
          <w:p w14:paraId="23015360" w14:textId="77777777" w:rsidR="00B265B2" w:rsidRPr="00510F24" w:rsidRDefault="00B265B2" w:rsidP="00C90542">
            <w:pPr>
              <w:ind w:firstLine="0"/>
              <w:rPr>
                <w:sz w:val="22"/>
              </w:rPr>
            </w:pPr>
            <w:r>
              <w:rPr>
                <w:sz w:val="22"/>
              </w:rPr>
              <w:t>Integer</w:t>
            </w:r>
          </w:p>
        </w:tc>
        <w:tc>
          <w:tcPr>
            <w:tcW w:w="3492" w:type="dxa"/>
          </w:tcPr>
          <w:p w14:paraId="04E85016" w14:textId="147BC930" w:rsidR="00B265B2" w:rsidRPr="00510F24" w:rsidRDefault="00F51300" w:rsidP="00C90542">
            <w:pPr>
              <w:ind w:firstLine="0"/>
              <w:rPr>
                <w:sz w:val="22"/>
              </w:rPr>
            </w:pPr>
            <w:r>
              <w:rPr>
                <w:sz w:val="22"/>
              </w:rPr>
              <w:t xml:space="preserve">Kode dari </w:t>
            </w:r>
            <w:r>
              <w:rPr>
                <w:i/>
                <w:sz w:val="22"/>
              </w:rPr>
              <w:t>folder</w:t>
            </w:r>
            <w:r w:rsidR="00B265B2">
              <w:rPr>
                <w:sz w:val="22"/>
              </w:rPr>
              <w:t xml:space="preserve"> (1,2,3)</w:t>
            </w:r>
          </w:p>
        </w:tc>
      </w:tr>
      <w:tr w:rsidR="00B265B2" w:rsidRPr="00510F24" w14:paraId="225FCCA7" w14:textId="77777777" w:rsidTr="007B49F2">
        <w:tc>
          <w:tcPr>
            <w:tcW w:w="509" w:type="dxa"/>
          </w:tcPr>
          <w:p w14:paraId="5E619334" w14:textId="77777777" w:rsidR="00B265B2" w:rsidRPr="00510F24" w:rsidRDefault="00B265B2" w:rsidP="00C90542">
            <w:pPr>
              <w:ind w:firstLine="0"/>
              <w:jc w:val="center"/>
              <w:rPr>
                <w:sz w:val="22"/>
              </w:rPr>
            </w:pPr>
            <w:r>
              <w:rPr>
                <w:sz w:val="22"/>
              </w:rPr>
              <w:t>2</w:t>
            </w:r>
          </w:p>
        </w:tc>
        <w:tc>
          <w:tcPr>
            <w:tcW w:w="2119" w:type="dxa"/>
          </w:tcPr>
          <w:p w14:paraId="6059110C" w14:textId="16F016DE" w:rsidR="00B265B2" w:rsidRPr="00510F24" w:rsidRDefault="00F51300" w:rsidP="00C90542">
            <w:pPr>
              <w:ind w:firstLine="0"/>
              <w:rPr>
                <w:sz w:val="22"/>
              </w:rPr>
            </w:pPr>
            <w:r>
              <w:rPr>
                <w:sz w:val="22"/>
              </w:rPr>
              <w:t>folderName</w:t>
            </w:r>
          </w:p>
        </w:tc>
        <w:tc>
          <w:tcPr>
            <w:tcW w:w="1800" w:type="dxa"/>
          </w:tcPr>
          <w:p w14:paraId="53EFED6C" w14:textId="624A66EA" w:rsidR="00B265B2" w:rsidRPr="00510F24" w:rsidRDefault="00F51300" w:rsidP="00C90542">
            <w:pPr>
              <w:ind w:firstLine="0"/>
              <w:rPr>
                <w:sz w:val="22"/>
              </w:rPr>
            </w:pPr>
            <w:r>
              <w:rPr>
                <w:sz w:val="22"/>
              </w:rPr>
              <w:t>Varchar</w:t>
            </w:r>
          </w:p>
        </w:tc>
        <w:tc>
          <w:tcPr>
            <w:tcW w:w="3492" w:type="dxa"/>
          </w:tcPr>
          <w:p w14:paraId="36742FF0" w14:textId="755C08FF" w:rsidR="00B265B2" w:rsidRPr="00F51300" w:rsidRDefault="00F51300" w:rsidP="00F51300">
            <w:pPr>
              <w:ind w:firstLine="0"/>
              <w:rPr>
                <w:sz w:val="22"/>
              </w:rPr>
            </w:pPr>
            <w:r>
              <w:rPr>
                <w:sz w:val="22"/>
              </w:rPr>
              <w:t xml:space="preserve">Nama </w:t>
            </w:r>
            <w:r>
              <w:rPr>
                <w:i/>
                <w:sz w:val="22"/>
              </w:rPr>
              <w:t xml:space="preserve">folder </w:t>
            </w:r>
            <w:r>
              <w:rPr>
                <w:sz w:val="22"/>
              </w:rPr>
              <w:t>(Kumpulan Jurnal Fuzzy Metode Tsukamoto)</w:t>
            </w:r>
          </w:p>
        </w:tc>
      </w:tr>
    </w:tbl>
    <w:p w14:paraId="4389A6FB" w14:textId="241F5E93" w:rsidR="008875D7" w:rsidRPr="00043449" w:rsidRDefault="001773A3" w:rsidP="001773A3">
      <w:r>
        <w:t xml:space="preserve">Entitas </w:t>
      </w:r>
      <w:r>
        <w:rPr>
          <w:i/>
        </w:rPr>
        <w:t xml:space="preserve">Course </w:t>
      </w:r>
      <w:r>
        <w:t xml:space="preserve">merepresentasikan tabel </w:t>
      </w:r>
      <w:r>
        <w:rPr>
          <w:i/>
        </w:rPr>
        <w:t xml:space="preserve">Course </w:t>
      </w:r>
      <w:r w:rsidR="00456EF2">
        <w:t>yang berisi data mata kuliah, yaitu kode mata kuliah yang dibuat oleh sistem, nama mata kuliah</w:t>
      </w:r>
      <w:r w:rsidR="0038252A">
        <w:t xml:space="preserve">, </w:t>
      </w:r>
      <w:proofErr w:type="gramStart"/>
      <w:r w:rsidR="0038252A">
        <w:t>dan  kode</w:t>
      </w:r>
      <w:proofErr w:type="gramEnd"/>
      <w:r w:rsidR="0038252A">
        <w:t xml:space="preserve"> mata kuliah yang menjadi standar di PTIIK. </w:t>
      </w:r>
      <w:proofErr w:type="gramStart"/>
      <w:r w:rsidR="00043449">
        <w:t xml:space="preserve">Struktur tabel </w:t>
      </w:r>
      <w:r w:rsidR="00043449">
        <w:rPr>
          <w:i/>
        </w:rPr>
        <w:t xml:space="preserve">Course </w:t>
      </w:r>
      <w:r w:rsidR="00043449">
        <w:t xml:space="preserve">ditunjukkan pada </w:t>
      </w:r>
      <w:r w:rsidR="000E080A">
        <w:t>T</w:t>
      </w:r>
      <w:r w:rsidR="00043449">
        <w:t>abel 4</w:t>
      </w:r>
      <w:r w:rsidR="009431BA">
        <w:t>.14</w:t>
      </w:r>
      <w:r w:rsidR="00043449">
        <w:t>.</w:t>
      </w:r>
      <w:proofErr w:type="gramEnd"/>
    </w:p>
    <w:p w14:paraId="7CC1E9F7" w14:textId="49E09923" w:rsidR="007A0993" w:rsidRPr="007B49F2" w:rsidRDefault="007A0993" w:rsidP="007B49F2">
      <w:pPr>
        <w:pStyle w:val="Caption"/>
        <w:keepNext/>
        <w:rPr>
          <w:i/>
        </w:rPr>
      </w:pPr>
      <w:bookmarkStart w:id="1237" w:name="_Toc289505454"/>
      <w:r>
        <w:t xml:space="preserve">Tabel 4. </w:t>
      </w:r>
      <w:r w:rsidR="001409D7">
        <w:fldChar w:fldCharType="begin"/>
      </w:r>
      <w:r w:rsidR="001409D7">
        <w:instrText xml:space="preserve"> SEQ Tabel_4. \* ARABIC </w:instrText>
      </w:r>
      <w:r w:rsidR="001409D7">
        <w:fldChar w:fldCharType="separate"/>
      </w:r>
      <w:r>
        <w:rPr>
          <w:noProof/>
        </w:rPr>
        <w:t>14</w:t>
      </w:r>
      <w:r w:rsidR="001409D7">
        <w:rPr>
          <w:noProof/>
        </w:rPr>
        <w:fldChar w:fldCharType="end"/>
      </w:r>
      <w:r>
        <w:t xml:space="preserve"> </w:t>
      </w:r>
      <w:r>
        <w:rPr>
          <w:b w:val="0"/>
        </w:rPr>
        <w:t xml:space="preserve">Struktur Tabel </w:t>
      </w:r>
      <w:r>
        <w:rPr>
          <w:b w:val="0"/>
          <w:i/>
        </w:rPr>
        <w:t>Course</w:t>
      </w:r>
      <w:bookmarkEnd w:id="1237"/>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14:paraId="52E6DBDC" w14:textId="77777777" w:rsidTr="007B49F2">
        <w:tc>
          <w:tcPr>
            <w:tcW w:w="509" w:type="dxa"/>
            <w:shd w:val="clear" w:color="auto" w:fill="C0C0C0"/>
          </w:tcPr>
          <w:p w14:paraId="1F677F45"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608A36CB"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
          <w:p w14:paraId="3164E832"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
          <w:p w14:paraId="072C8B40" w14:textId="77777777" w:rsidR="008875D7" w:rsidRPr="00510F24" w:rsidRDefault="008875D7" w:rsidP="008875D7">
            <w:pPr>
              <w:ind w:firstLine="0"/>
              <w:jc w:val="center"/>
              <w:rPr>
                <w:b/>
                <w:sz w:val="22"/>
              </w:rPr>
            </w:pPr>
            <w:r w:rsidRPr="00510F24">
              <w:rPr>
                <w:b/>
                <w:sz w:val="22"/>
              </w:rPr>
              <w:t>Keterangan</w:t>
            </w:r>
          </w:p>
        </w:tc>
      </w:tr>
      <w:tr w:rsidR="00DF4480" w:rsidRPr="00510F24" w14:paraId="4E86F773" w14:textId="77777777" w:rsidTr="007B49F2">
        <w:tc>
          <w:tcPr>
            <w:tcW w:w="509" w:type="dxa"/>
          </w:tcPr>
          <w:p w14:paraId="7D8D56F1" w14:textId="72C8F7DA" w:rsidR="00DF4480" w:rsidRPr="00510F24" w:rsidRDefault="00DF4480" w:rsidP="008875D7">
            <w:pPr>
              <w:ind w:firstLine="0"/>
              <w:jc w:val="center"/>
              <w:rPr>
                <w:sz w:val="22"/>
              </w:rPr>
            </w:pPr>
            <w:r w:rsidRPr="00510F24">
              <w:rPr>
                <w:sz w:val="22"/>
              </w:rPr>
              <w:t>1</w:t>
            </w:r>
          </w:p>
        </w:tc>
        <w:tc>
          <w:tcPr>
            <w:tcW w:w="2119" w:type="dxa"/>
          </w:tcPr>
          <w:p w14:paraId="324D5B74" w14:textId="22D9486E" w:rsidR="00DF4480" w:rsidRPr="00510F24" w:rsidRDefault="00DF4480" w:rsidP="00DF4480">
            <w:pPr>
              <w:ind w:left="-239" w:firstLine="239"/>
              <w:rPr>
                <w:sz w:val="22"/>
              </w:rPr>
            </w:pPr>
            <w:r>
              <w:rPr>
                <w:sz w:val="22"/>
              </w:rPr>
              <w:t>idCourse</w:t>
            </w:r>
            <w:r w:rsidR="00A544AF">
              <w:rPr>
                <w:sz w:val="22"/>
              </w:rPr>
              <w:t xml:space="preserve"> (PK)</w:t>
            </w:r>
          </w:p>
        </w:tc>
        <w:tc>
          <w:tcPr>
            <w:tcW w:w="1800" w:type="dxa"/>
          </w:tcPr>
          <w:p w14:paraId="5CBA4D60" w14:textId="04BC5C89" w:rsidR="00DF4480" w:rsidRPr="00510F24" w:rsidRDefault="00DF4480" w:rsidP="008875D7">
            <w:pPr>
              <w:ind w:firstLine="0"/>
              <w:rPr>
                <w:sz w:val="22"/>
              </w:rPr>
            </w:pPr>
            <w:r>
              <w:rPr>
                <w:sz w:val="22"/>
              </w:rPr>
              <w:t>Integer</w:t>
            </w:r>
          </w:p>
        </w:tc>
        <w:tc>
          <w:tcPr>
            <w:tcW w:w="3492" w:type="dxa"/>
          </w:tcPr>
          <w:p w14:paraId="72374CB7" w14:textId="4936AC91" w:rsidR="00DF4480" w:rsidRPr="00510F24" w:rsidRDefault="00DF4480" w:rsidP="00DF4480">
            <w:pPr>
              <w:ind w:firstLine="0"/>
              <w:rPr>
                <w:sz w:val="22"/>
              </w:rPr>
            </w:pPr>
            <w:r>
              <w:rPr>
                <w:sz w:val="22"/>
              </w:rPr>
              <w:t>Kode dari mata kuliah yang dibuat oleh sistem (1,2,3)</w:t>
            </w:r>
          </w:p>
        </w:tc>
      </w:tr>
      <w:tr w:rsidR="00DF4480" w:rsidRPr="00510F24" w14:paraId="0B724969" w14:textId="77777777" w:rsidTr="007B49F2">
        <w:tc>
          <w:tcPr>
            <w:tcW w:w="509" w:type="dxa"/>
          </w:tcPr>
          <w:p w14:paraId="2ACFD111" w14:textId="51870460" w:rsidR="00DF4480" w:rsidRPr="00510F24" w:rsidRDefault="00DF4480" w:rsidP="008875D7">
            <w:pPr>
              <w:ind w:firstLine="0"/>
              <w:jc w:val="center"/>
              <w:rPr>
                <w:sz w:val="22"/>
              </w:rPr>
            </w:pPr>
            <w:r>
              <w:rPr>
                <w:sz w:val="22"/>
              </w:rPr>
              <w:t>2</w:t>
            </w:r>
          </w:p>
        </w:tc>
        <w:tc>
          <w:tcPr>
            <w:tcW w:w="2119" w:type="dxa"/>
          </w:tcPr>
          <w:p w14:paraId="01944E4C" w14:textId="43BFBE93" w:rsidR="00DF4480" w:rsidRPr="00510F24" w:rsidRDefault="00DF4480" w:rsidP="008875D7">
            <w:pPr>
              <w:ind w:firstLine="0"/>
              <w:rPr>
                <w:sz w:val="22"/>
              </w:rPr>
            </w:pPr>
            <w:r>
              <w:rPr>
                <w:sz w:val="22"/>
              </w:rPr>
              <w:t>courseName</w:t>
            </w:r>
          </w:p>
        </w:tc>
        <w:tc>
          <w:tcPr>
            <w:tcW w:w="1800" w:type="dxa"/>
          </w:tcPr>
          <w:p w14:paraId="318C7A46" w14:textId="2DFEF63A" w:rsidR="00DF4480" w:rsidRPr="00510F24" w:rsidRDefault="00DF4480" w:rsidP="008875D7">
            <w:pPr>
              <w:ind w:firstLine="0"/>
              <w:rPr>
                <w:sz w:val="22"/>
              </w:rPr>
            </w:pPr>
            <w:r>
              <w:rPr>
                <w:sz w:val="22"/>
              </w:rPr>
              <w:t>Varchar</w:t>
            </w:r>
          </w:p>
        </w:tc>
        <w:tc>
          <w:tcPr>
            <w:tcW w:w="3492" w:type="dxa"/>
          </w:tcPr>
          <w:p w14:paraId="753B9FE7" w14:textId="1E31D6C5" w:rsidR="00DF4480" w:rsidRPr="00510F24" w:rsidRDefault="00DF4480" w:rsidP="008875D7">
            <w:pPr>
              <w:ind w:firstLine="0"/>
              <w:rPr>
                <w:sz w:val="22"/>
              </w:rPr>
            </w:pPr>
            <w:r>
              <w:rPr>
                <w:sz w:val="22"/>
              </w:rPr>
              <w:t>Nama mata kuliah (Keamanan Jaringan)</w:t>
            </w:r>
          </w:p>
        </w:tc>
      </w:tr>
      <w:tr w:rsidR="00DF4480" w:rsidRPr="00510F24" w14:paraId="5F2B0DBD" w14:textId="77777777" w:rsidTr="007B49F2">
        <w:tc>
          <w:tcPr>
            <w:tcW w:w="509" w:type="dxa"/>
          </w:tcPr>
          <w:p w14:paraId="3A76ECFA" w14:textId="7908FC0F" w:rsidR="00DF4480" w:rsidRPr="00510F24" w:rsidRDefault="00DF4480" w:rsidP="008875D7">
            <w:pPr>
              <w:ind w:firstLine="0"/>
              <w:jc w:val="center"/>
              <w:rPr>
                <w:sz w:val="22"/>
              </w:rPr>
            </w:pPr>
            <w:r>
              <w:rPr>
                <w:sz w:val="22"/>
              </w:rPr>
              <w:t>3</w:t>
            </w:r>
          </w:p>
        </w:tc>
        <w:tc>
          <w:tcPr>
            <w:tcW w:w="2119" w:type="dxa"/>
          </w:tcPr>
          <w:p w14:paraId="7F6E169F" w14:textId="60E45A42" w:rsidR="00DF4480" w:rsidRPr="00510F24" w:rsidRDefault="00DF4480" w:rsidP="008875D7">
            <w:pPr>
              <w:ind w:firstLine="0"/>
              <w:rPr>
                <w:sz w:val="22"/>
              </w:rPr>
            </w:pPr>
            <w:r>
              <w:rPr>
                <w:sz w:val="22"/>
              </w:rPr>
              <w:t>courseCode</w:t>
            </w:r>
          </w:p>
        </w:tc>
        <w:tc>
          <w:tcPr>
            <w:tcW w:w="1800" w:type="dxa"/>
          </w:tcPr>
          <w:p w14:paraId="3D66CFDE" w14:textId="33678446" w:rsidR="00DF4480" w:rsidRPr="00510F24" w:rsidRDefault="00DF4480" w:rsidP="008875D7">
            <w:pPr>
              <w:ind w:firstLine="0"/>
              <w:rPr>
                <w:sz w:val="22"/>
              </w:rPr>
            </w:pPr>
            <w:r>
              <w:rPr>
                <w:sz w:val="22"/>
              </w:rPr>
              <w:t>Varchar</w:t>
            </w:r>
          </w:p>
        </w:tc>
        <w:tc>
          <w:tcPr>
            <w:tcW w:w="3492" w:type="dxa"/>
          </w:tcPr>
          <w:p w14:paraId="2C41461A" w14:textId="254A334B" w:rsidR="00DF4480" w:rsidRPr="00510F24" w:rsidRDefault="00DF4480" w:rsidP="008875D7">
            <w:pPr>
              <w:ind w:firstLine="0"/>
              <w:rPr>
                <w:sz w:val="22"/>
              </w:rPr>
            </w:pPr>
            <w:r>
              <w:rPr>
                <w:sz w:val="22"/>
              </w:rPr>
              <w:t>Kode dari mata kuliah yang menjadi standar di PTIIK (KOM15008)</w:t>
            </w:r>
          </w:p>
        </w:tc>
      </w:tr>
    </w:tbl>
    <w:p w14:paraId="014DC411" w14:textId="479C9052" w:rsidR="008875D7" w:rsidRPr="00F3590B" w:rsidRDefault="00F3590B" w:rsidP="000F52F2">
      <w:r>
        <w:lastRenderedPageBreak/>
        <w:t xml:space="preserve">Entitas </w:t>
      </w:r>
      <w:r>
        <w:rPr>
          <w:i/>
        </w:rPr>
        <w:t xml:space="preserve">Teaching </w:t>
      </w:r>
      <w:r>
        <w:t xml:space="preserve">merepresentasikan tabel </w:t>
      </w:r>
      <w:r>
        <w:rPr>
          <w:i/>
        </w:rPr>
        <w:t xml:space="preserve">Teaching </w:t>
      </w:r>
      <w:r>
        <w:t xml:space="preserve">pada basis data yang berisi kode pengajaran dan kode mata kuliah. Struktur tabel </w:t>
      </w:r>
      <w:r>
        <w:rPr>
          <w:i/>
        </w:rPr>
        <w:t xml:space="preserve">Teaching </w:t>
      </w:r>
      <w:r>
        <w:t xml:space="preserve">ditunjukkan pada </w:t>
      </w:r>
      <w:r w:rsidR="000E080A">
        <w:t>T</w:t>
      </w:r>
      <w:r>
        <w:t>abel 4</w:t>
      </w:r>
      <w:r w:rsidR="009431BA">
        <w:t>.15</w:t>
      </w:r>
      <w:r>
        <w:t>.</w:t>
      </w:r>
    </w:p>
    <w:p w14:paraId="39B56BCB" w14:textId="06A723FF" w:rsidR="00BC17DE" w:rsidRPr="007B49F2" w:rsidRDefault="00BC17DE" w:rsidP="007B49F2">
      <w:pPr>
        <w:pStyle w:val="Caption"/>
        <w:keepNext/>
        <w:rPr>
          <w:i/>
        </w:rPr>
      </w:pPr>
      <w:bookmarkStart w:id="1238" w:name="_Toc289505455"/>
      <w:r>
        <w:t xml:space="preserve">Tabel 4. </w:t>
      </w:r>
      <w:r w:rsidR="001409D7">
        <w:fldChar w:fldCharType="begin"/>
      </w:r>
      <w:r w:rsidR="001409D7">
        <w:instrText xml:space="preserve"> SEQ Tabel_4. \* ARABIC </w:instrText>
      </w:r>
      <w:r w:rsidR="001409D7">
        <w:fldChar w:fldCharType="separate"/>
      </w:r>
      <w:r>
        <w:rPr>
          <w:noProof/>
        </w:rPr>
        <w:t>15</w:t>
      </w:r>
      <w:r w:rsidR="001409D7">
        <w:rPr>
          <w:noProof/>
        </w:rPr>
        <w:fldChar w:fldCharType="end"/>
      </w:r>
      <w:r>
        <w:t xml:space="preserve"> </w:t>
      </w:r>
      <w:r>
        <w:rPr>
          <w:b w:val="0"/>
        </w:rPr>
        <w:t xml:space="preserve">Struktur Tabel </w:t>
      </w:r>
      <w:r>
        <w:rPr>
          <w:b w:val="0"/>
          <w:i/>
        </w:rPr>
        <w:t>Teaching</w:t>
      </w:r>
      <w:bookmarkEnd w:id="1238"/>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14:paraId="77EB97AD" w14:textId="77777777" w:rsidTr="007B49F2">
        <w:tc>
          <w:tcPr>
            <w:tcW w:w="509" w:type="dxa"/>
            <w:shd w:val="clear" w:color="auto" w:fill="C0C0C0"/>
          </w:tcPr>
          <w:p w14:paraId="5AE5370D" w14:textId="77777777" w:rsidR="008875D7" w:rsidRPr="00510F24" w:rsidRDefault="008875D7" w:rsidP="008875D7">
            <w:pPr>
              <w:ind w:firstLine="0"/>
              <w:jc w:val="center"/>
              <w:rPr>
                <w:b/>
                <w:sz w:val="22"/>
              </w:rPr>
            </w:pPr>
            <w:r w:rsidRPr="00510F24">
              <w:rPr>
                <w:b/>
                <w:sz w:val="22"/>
              </w:rPr>
              <w:t>No</w:t>
            </w:r>
          </w:p>
        </w:tc>
        <w:tc>
          <w:tcPr>
            <w:tcW w:w="2119" w:type="dxa"/>
            <w:shd w:val="clear" w:color="auto" w:fill="C0C0C0"/>
          </w:tcPr>
          <w:p w14:paraId="267DC3F8" w14:textId="77777777" w:rsidR="008875D7" w:rsidRPr="00510F24" w:rsidRDefault="008875D7" w:rsidP="008875D7">
            <w:pPr>
              <w:ind w:firstLine="0"/>
              <w:jc w:val="center"/>
              <w:rPr>
                <w:b/>
                <w:sz w:val="22"/>
              </w:rPr>
            </w:pPr>
            <w:r w:rsidRPr="00510F24">
              <w:rPr>
                <w:b/>
                <w:sz w:val="22"/>
              </w:rPr>
              <w:t>Nama Field</w:t>
            </w:r>
          </w:p>
        </w:tc>
        <w:tc>
          <w:tcPr>
            <w:tcW w:w="1800" w:type="dxa"/>
            <w:shd w:val="clear" w:color="auto" w:fill="C0C0C0"/>
          </w:tcPr>
          <w:p w14:paraId="41D3B731" w14:textId="77777777" w:rsidR="008875D7" w:rsidRPr="00510F24" w:rsidRDefault="008875D7" w:rsidP="008875D7">
            <w:pPr>
              <w:ind w:firstLine="0"/>
              <w:jc w:val="center"/>
              <w:rPr>
                <w:b/>
                <w:sz w:val="22"/>
              </w:rPr>
            </w:pPr>
            <w:r w:rsidRPr="00510F24">
              <w:rPr>
                <w:b/>
                <w:sz w:val="22"/>
              </w:rPr>
              <w:t>Tipe Data</w:t>
            </w:r>
          </w:p>
        </w:tc>
        <w:tc>
          <w:tcPr>
            <w:tcW w:w="3492" w:type="dxa"/>
            <w:shd w:val="clear" w:color="auto" w:fill="C0C0C0"/>
          </w:tcPr>
          <w:p w14:paraId="7227B22F" w14:textId="77777777" w:rsidR="008875D7" w:rsidRPr="00510F24" w:rsidRDefault="008875D7" w:rsidP="008875D7">
            <w:pPr>
              <w:ind w:firstLine="0"/>
              <w:jc w:val="center"/>
              <w:rPr>
                <w:b/>
                <w:sz w:val="22"/>
              </w:rPr>
            </w:pPr>
            <w:r w:rsidRPr="00510F24">
              <w:rPr>
                <w:b/>
                <w:sz w:val="22"/>
              </w:rPr>
              <w:t>Keterangan</w:t>
            </w:r>
          </w:p>
        </w:tc>
      </w:tr>
      <w:tr w:rsidR="008875D7" w:rsidRPr="00510F24" w14:paraId="067DBFB7" w14:textId="77777777" w:rsidTr="007B49F2">
        <w:tc>
          <w:tcPr>
            <w:tcW w:w="509" w:type="dxa"/>
          </w:tcPr>
          <w:p w14:paraId="2426C98D" w14:textId="77777777" w:rsidR="008875D7" w:rsidRPr="00510F24" w:rsidRDefault="008875D7" w:rsidP="008875D7">
            <w:pPr>
              <w:ind w:firstLine="0"/>
              <w:jc w:val="center"/>
              <w:rPr>
                <w:sz w:val="22"/>
              </w:rPr>
            </w:pPr>
            <w:r w:rsidRPr="00510F24">
              <w:rPr>
                <w:sz w:val="22"/>
              </w:rPr>
              <w:t>1</w:t>
            </w:r>
          </w:p>
        </w:tc>
        <w:tc>
          <w:tcPr>
            <w:tcW w:w="2119" w:type="dxa"/>
          </w:tcPr>
          <w:p w14:paraId="7F0EE9E1" w14:textId="2A9E9120" w:rsidR="008875D7" w:rsidRPr="00510F24" w:rsidRDefault="009A16B5" w:rsidP="009A16B5">
            <w:pPr>
              <w:ind w:left="-239" w:firstLine="239"/>
              <w:rPr>
                <w:sz w:val="22"/>
              </w:rPr>
            </w:pPr>
            <w:r>
              <w:rPr>
                <w:sz w:val="22"/>
              </w:rPr>
              <w:t>idTeaching</w:t>
            </w:r>
            <w:r w:rsidR="00A544AF">
              <w:rPr>
                <w:sz w:val="22"/>
              </w:rPr>
              <w:t xml:space="preserve"> (PK)</w:t>
            </w:r>
          </w:p>
        </w:tc>
        <w:tc>
          <w:tcPr>
            <w:tcW w:w="1800" w:type="dxa"/>
          </w:tcPr>
          <w:p w14:paraId="7A2F5DC3" w14:textId="77777777" w:rsidR="008875D7" w:rsidRPr="00510F24" w:rsidRDefault="008875D7" w:rsidP="008875D7">
            <w:pPr>
              <w:ind w:firstLine="0"/>
              <w:rPr>
                <w:sz w:val="22"/>
              </w:rPr>
            </w:pPr>
            <w:r>
              <w:rPr>
                <w:sz w:val="22"/>
              </w:rPr>
              <w:t>Integer</w:t>
            </w:r>
          </w:p>
        </w:tc>
        <w:tc>
          <w:tcPr>
            <w:tcW w:w="3492" w:type="dxa"/>
          </w:tcPr>
          <w:p w14:paraId="062CF9F4" w14:textId="20323A0A" w:rsidR="008875D7" w:rsidRPr="00510F24" w:rsidRDefault="009A16B5" w:rsidP="008875D7">
            <w:pPr>
              <w:ind w:firstLine="0"/>
              <w:rPr>
                <w:sz w:val="22"/>
              </w:rPr>
            </w:pPr>
            <w:r>
              <w:rPr>
                <w:sz w:val="22"/>
              </w:rPr>
              <w:t>Kode pengajaran</w:t>
            </w:r>
            <w:r w:rsidR="00B0311F">
              <w:rPr>
                <w:sz w:val="22"/>
              </w:rPr>
              <w:t xml:space="preserve"> (1,2,3)</w:t>
            </w:r>
          </w:p>
        </w:tc>
      </w:tr>
      <w:tr w:rsidR="008875D7" w:rsidRPr="00510F24" w14:paraId="073D5D8C" w14:textId="77777777" w:rsidTr="007B49F2">
        <w:tc>
          <w:tcPr>
            <w:tcW w:w="509" w:type="dxa"/>
          </w:tcPr>
          <w:p w14:paraId="21307A31" w14:textId="77777777" w:rsidR="008875D7" w:rsidRPr="00510F24" w:rsidRDefault="008875D7" w:rsidP="008875D7">
            <w:pPr>
              <w:ind w:firstLine="0"/>
              <w:jc w:val="center"/>
              <w:rPr>
                <w:sz w:val="22"/>
              </w:rPr>
            </w:pPr>
            <w:r>
              <w:rPr>
                <w:sz w:val="22"/>
              </w:rPr>
              <w:t>2</w:t>
            </w:r>
          </w:p>
        </w:tc>
        <w:tc>
          <w:tcPr>
            <w:tcW w:w="2119" w:type="dxa"/>
          </w:tcPr>
          <w:p w14:paraId="5BCC71CE" w14:textId="41E95B10" w:rsidR="008875D7" w:rsidRPr="00510F24" w:rsidRDefault="00A544AF" w:rsidP="007B49F2">
            <w:pPr>
              <w:tabs>
                <w:tab w:val="right" w:pos="2443"/>
              </w:tabs>
              <w:ind w:firstLine="0"/>
              <w:rPr>
                <w:sz w:val="22"/>
              </w:rPr>
            </w:pPr>
            <w:r>
              <w:rPr>
                <w:sz w:val="22"/>
              </w:rPr>
              <w:t>idCourse (FK)</w:t>
            </w:r>
            <w:r w:rsidR="00254CD8">
              <w:rPr>
                <w:sz w:val="22"/>
              </w:rPr>
              <w:tab/>
            </w:r>
          </w:p>
        </w:tc>
        <w:tc>
          <w:tcPr>
            <w:tcW w:w="1800" w:type="dxa"/>
          </w:tcPr>
          <w:p w14:paraId="4D36DB07" w14:textId="30574EF4" w:rsidR="008875D7" w:rsidRPr="00510F24" w:rsidRDefault="00C4143F" w:rsidP="008875D7">
            <w:pPr>
              <w:ind w:firstLine="0"/>
              <w:rPr>
                <w:sz w:val="22"/>
              </w:rPr>
            </w:pPr>
            <w:r>
              <w:rPr>
                <w:sz w:val="22"/>
              </w:rPr>
              <w:t>Integer</w:t>
            </w:r>
          </w:p>
        </w:tc>
        <w:tc>
          <w:tcPr>
            <w:tcW w:w="3492" w:type="dxa"/>
          </w:tcPr>
          <w:p w14:paraId="4C7D8AA9" w14:textId="3A0D753D" w:rsidR="008875D7" w:rsidRPr="00510F24" w:rsidRDefault="00A544AF" w:rsidP="008875D7">
            <w:pPr>
              <w:ind w:firstLine="0"/>
              <w:rPr>
                <w:sz w:val="22"/>
              </w:rPr>
            </w:pPr>
            <w:r>
              <w:rPr>
                <w:sz w:val="22"/>
              </w:rPr>
              <w:t xml:space="preserve">Kode dari mata kuliah yang menjadi </w:t>
            </w:r>
            <w:r>
              <w:rPr>
                <w:i/>
                <w:sz w:val="22"/>
              </w:rPr>
              <w:t xml:space="preserve">foreign key </w:t>
            </w:r>
            <w:r>
              <w:rPr>
                <w:sz w:val="22"/>
              </w:rPr>
              <w:t>(1,2,3)</w:t>
            </w:r>
          </w:p>
        </w:tc>
      </w:tr>
    </w:tbl>
    <w:p w14:paraId="6BA959C1" w14:textId="6F902F54" w:rsidR="008875D7" w:rsidRPr="009431BA" w:rsidRDefault="009431BA" w:rsidP="00875118">
      <w:r>
        <w:t xml:space="preserve">Entitas </w:t>
      </w:r>
      <w:r>
        <w:rPr>
          <w:i/>
        </w:rPr>
        <w:t xml:space="preserve">Lecturer_Team </w:t>
      </w:r>
      <w:r>
        <w:t xml:space="preserve">merepresentasikan tabel </w:t>
      </w:r>
      <w:r>
        <w:rPr>
          <w:i/>
        </w:rPr>
        <w:t xml:space="preserve">Lecturer_Team </w:t>
      </w:r>
      <w:r>
        <w:t xml:space="preserve">pada basis data yang berisi kode </w:t>
      </w:r>
      <w:r>
        <w:rPr>
          <w:i/>
        </w:rPr>
        <w:t>Lecturer_Team</w:t>
      </w:r>
      <w:r>
        <w:t xml:space="preserve">, kode </w:t>
      </w:r>
      <w:r>
        <w:rPr>
          <w:i/>
        </w:rPr>
        <w:t xml:space="preserve">Teaching </w:t>
      </w:r>
      <w:r>
        <w:t xml:space="preserve">yang </w:t>
      </w:r>
      <w:r w:rsidR="00ED0404">
        <w:t>bertindak</w:t>
      </w:r>
      <w:r>
        <w:t xml:space="preserve"> </w:t>
      </w:r>
      <w:r>
        <w:rPr>
          <w:i/>
        </w:rPr>
        <w:t xml:space="preserve">foreign key </w:t>
      </w:r>
      <w:r>
        <w:t xml:space="preserve">dari tabel </w:t>
      </w:r>
      <w:r>
        <w:rPr>
          <w:i/>
        </w:rPr>
        <w:t>Teaching</w:t>
      </w:r>
      <w:r>
        <w:t xml:space="preserve">, dan kode </w:t>
      </w:r>
      <w:r>
        <w:rPr>
          <w:i/>
        </w:rPr>
        <w:t xml:space="preserve">Lecturer </w:t>
      </w:r>
      <w:r>
        <w:t xml:space="preserve">yang </w:t>
      </w:r>
      <w:r w:rsidR="00ED0404">
        <w:t>bertindak</w:t>
      </w:r>
      <w:r>
        <w:t xml:space="preserve"> </w:t>
      </w:r>
      <w:r>
        <w:rPr>
          <w:i/>
        </w:rPr>
        <w:t xml:space="preserve">foreign key </w:t>
      </w:r>
      <w:r>
        <w:t xml:space="preserve">dari </w:t>
      </w:r>
      <w:r w:rsidR="000E080A">
        <w:t>T</w:t>
      </w:r>
      <w:r>
        <w:t xml:space="preserve">abel </w:t>
      </w:r>
      <w:r>
        <w:rPr>
          <w:i/>
        </w:rPr>
        <w:t>Lecturer</w:t>
      </w:r>
      <w:r>
        <w:t>.</w:t>
      </w:r>
    </w:p>
    <w:p w14:paraId="0A883470" w14:textId="1C048FBF" w:rsidR="006035CF" w:rsidRPr="007B49F2" w:rsidRDefault="006035CF" w:rsidP="007B49F2">
      <w:pPr>
        <w:pStyle w:val="Caption"/>
        <w:keepNext/>
        <w:rPr>
          <w:i/>
        </w:rPr>
      </w:pPr>
      <w:bookmarkStart w:id="1239" w:name="_Toc289505456"/>
      <w:r>
        <w:t xml:space="preserve">Tabel 4. </w:t>
      </w:r>
      <w:r w:rsidR="001409D7">
        <w:fldChar w:fldCharType="begin"/>
      </w:r>
      <w:r w:rsidR="001409D7">
        <w:instrText xml:space="preserve"> SEQ Tabel_4. \* ARABIC </w:instrText>
      </w:r>
      <w:r w:rsidR="001409D7">
        <w:fldChar w:fldCharType="separate"/>
      </w:r>
      <w:r>
        <w:rPr>
          <w:noProof/>
        </w:rPr>
        <w:t>16</w:t>
      </w:r>
      <w:r w:rsidR="001409D7">
        <w:rPr>
          <w:noProof/>
        </w:rPr>
        <w:fldChar w:fldCharType="end"/>
      </w:r>
      <w:r>
        <w:t xml:space="preserve"> </w:t>
      </w:r>
      <w:r>
        <w:rPr>
          <w:b w:val="0"/>
        </w:rPr>
        <w:t xml:space="preserve">Struktur Tabel </w:t>
      </w:r>
      <w:r>
        <w:rPr>
          <w:b w:val="0"/>
          <w:i/>
        </w:rPr>
        <w:t>Lecturer</w:t>
      </w:r>
      <w:r w:rsidR="009431BA">
        <w:rPr>
          <w:b w:val="0"/>
          <w:i/>
        </w:rPr>
        <w:t>_</w:t>
      </w:r>
      <w:r>
        <w:rPr>
          <w:b w:val="0"/>
          <w:i/>
        </w:rPr>
        <w:t>Team</w:t>
      </w:r>
      <w:bookmarkEnd w:id="1239"/>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14:paraId="3BF01225" w14:textId="77777777" w:rsidTr="007B49F2">
        <w:tc>
          <w:tcPr>
            <w:tcW w:w="509" w:type="dxa"/>
            <w:shd w:val="clear" w:color="auto" w:fill="C0C0C0"/>
          </w:tcPr>
          <w:p w14:paraId="77001BD6" w14:textId="77777777" w:rsidR="00815DA1" w:rsidRPr="00510F24" w:rsidRDefault="00815DA1" w:rsidP="004D023B">
            <w:pPr>
              <w:ind w:firstLine="0"/>
              <w:jc w:val="center"/>
              <w:rPr>
                <w:b/>
                <w:sz w:val="22"/>
              </w:rPr>
            </w:pPr>
            <w:r w:rsidRPr="00510F24">
              <w:rPr>
                <w:b/>
                <w:sz w:val="22"/>
              </w:rPr>
              <w:t>No</w:t>
            </w:r>
          </w:p>
        </w:tc>
        <w:tc>
          <w:tcPr>
            <w:tcW w:w="2119" w:type="dxa"/>
            <w:shd w:val="clear" w:color="auto" w:fill="C0C0C0"/>
          </w:tcPr>
          <w:p w14:paraId="5A38E9C9" w14:textId="77777777" w:rsidR="00815DA1" w:rsidRPr="00510F24" w:rsidRDefault="00815DA1" w:rsidP="004D023B">
            <w:pPr>
              <w:ind w:firstLine="0"/>
              <w:jc w:val="center"/>
              <w:rPr>
                <w:b/>
                <w:sz w:val="22"/>
              </w:rPr>
            </w:pPr>
            <w:r w:rsidRPr="00510F24">
              <w:rPr>
                <w:b/>
                <w:sz w:val="22"/>
              </w:rPr>
              <w:t>Nama Field</w:t>
            </w:r>
          </w:p>
        </w:tc>
        <w:tc>
          <w:tcPr>
            <w:tcW w:w="1800" w:type="dxa"/>
            <w:shd w:val="clear" w:color="auto" w:fill="C0C0C0"/>
          </w:tcPr>
          <w:p w14:paraId="546DA666" w14:textId="77777777" w:rsidR="00815DA1" w:rsidRPr="00510F24" w:rsidRDefault="00815DA1" w:rsidP="004D023B">
            <w:pPr>
              <w:ind w:firstLine="0"/>
              <w:jc w:val="center"/>
              <w:rPr>
                <w:b/>
                <w:sz w:val="22"/>
              </w:rPr>
            </w:pPr>
            <w:r w:rsidRPr="00510F24">
              <w:rPr>
                <w:b/>
                <w:sz w:val="22"/>
              </w:rPr>
              <w:t>Tipe Data</w:t>
            </w:r>
          </w:p>
        </w:tc>
        <w:tc>
          <w:tcPr>
            <w:tcW w:w="3492" w:type="dxa"/>
            <w:shd w:val="clear" w:color="auto" w:fill="C0C0C0"/>
          </w:tcPr>
          <w:p w14:paraId="0D9583DB" w14:textId="77777777" w:rsidR="00815DA1" w:rsidRPr="00510F24" w:rsidRDefault="00815DA1" w:rsidP="004D023B">
            <w:pPr>
              <w:ind w:firstLine="0"/>
              <w:jc w:val="center"/>
              <w:rPr>
                <w:b/>
                <w:sz w:val="22"/>
              </w:rPr>
            </w:pPr>
            <w:r w:rsidRPr="00510F24">
              <w:rPr>
                <w:b/>
                <w:sz w:val="22"/>
              </w:rPr>
              <w:t>Keterangan</w:t>
            </w:r>
          </w:p>
        </w:tc>
      </w:tr>
      <w:tr w:rsidR="00815DA1" w:rsidRPr="00510F24" w14:paraId="31A005C3" w14:textId="77777777" w:rsidTr="007B49F2">
        <w:tc>
          <w:tcPr>
            <w:tcW w:w="509" w:type="dxa"/>
          </w:tcPr>
          <w:p w14:paraId="03F4E804" w14:textId="77777777" w:rsidR="00815DA1" w:rsidRPr="00510F24" w:rsidRDefault="00815DA1" w:rsidP="004D023B">
            <w:pPr>
              <w:ind w:firstLine="0"/>
              <w:jc w:val="center"/>
              <w:rPr>
                <w:sz w:val="22"/>
              </w:rPr>
            </w:pPr>
            <w:r w:rsidRPr="00510F24">
              <w:rPr>
                <w:sz w:val="22"/>
              </w:rPr>
              <w:t>1</w:t>
            </w:r>
          </w:p>
        </w:tc>
        <w:tc>
          <w:tcPr>
            <w:tcW w:w="2119" w:type="dxa"/>
          </w:tcPr>
          <w:p w14:paraId="65759B5F" w14:textId="3157672C" w:rsidR="00815DA1" w:rsidRPr="00510F24" w:rsidRDefault="00C4143F" w:rsidP="004D023B">
            <w:pPr>
              <w:ind w:left="-239" w:firstLine="239"/>
              <w:rPr>
                <w:sz w:val="22"/>
              </w:rPr>
            </w:pPr>
            <w:r>
              <w:rPr>
                <w:sz w:val="22"/>
              </w:rPr>
              <w:t>idLecture</w:t>
            </w:r>
            <w:r w:rsidR="001F0286">
              <w:rPr>
                <w:sz w:val="22"/>
              </w:rPr>
              <w:t>r</w:t>
            </w:r>
            <w:r>
              <w:rPr>
                <w:sz w:val="22"/>
              </w:rPr>
              <w:t>Team</w:t>
            </w:r>
          </w:p>
        </w:tc>
        <w:tc>
          <w:tcPr>
            <w:tcW w:w="1800" w:type="dxa"/>
          </w:tcPr>
          <w:p w14:paraId="6BD67502" w14:textId="77777777" w:rsidR="00815DA1" w:rsidRPr="00510F24" w:rsidRDefault="00815DA1" w:rsidP="004D023B">
            <w:pPr>
              <w:ind w:firstLine="0"/>
              <w:rPr>
                <w:sz w:val="22"/>
              </w:rPr>
            </w:pPr>
            <w:r>
              <w:rPr>
                <w:sz w:val="22"/>
              </w:rPr>
              <w:t>Integer</w:t>
            </w:r>
          </w:p>
        </w:tc>
        <w:tc>
          <w:tcPr>
            <w:tcW w:w="3492" w:type="dxa"/>
          </w:tcPr>
          <w:p w14:paraId="1D53C457" w14:textId="77777777" w:rsidR="00815DA1" w:rsidRPr="00510F24" w:rsidRDefault="00815DA1" w:rsidP="004D023B">
            <w:pPr>
              <w:ind w:firstLine="0"/>
              <w:rPr>
                <w:sz w:val="22"/>
              </w:rPr>
            </w:pPr>
            <w:r>
              <w:rPr>
                <w:sz w:val="22"/>
              </w:rPr>
              <w:t>Kode dari pengguna (1,2,3)</w:t>
            </w:r>
          </w:p>
        </w:tc>
      </w:tr>
      <w:tr w:rsidR="00815DA1" w:rsidRPr="00510F24" w14:paraId="02FFB3A1" w14:textId="77777777" w:rsidTr="007B49F2">
        <w:tc>
          <w:tcPr>
            <w:tcW w:w="509" w:type="dxa"/>
          </w:tcPr>
          <w:p w14:paraId="6309E09B" w14:textId="77777777" w:rsidR="00815DA1" w:rsidRPr="00510F24" w:rsidRDefault="00815DA1" w:rsidP="004D023B">
            <w:pPr>
              <w:ind w:firstLine="0"/>
              <w:jc w:val="center"/>
              <w:rPr>
                <w:sz w:val="22"/>
              </w:rPr>
            </w:pPr>
            <w:r>
              <w:rPr>
                <w:sz w:val="22"/>
              </w:rPr>
              <w:t>2</w:t>
            </w:r>
          </w:p>
        </w:tc>
        <w:tc>
          <w:tcPr>
            <w:tcW w:w="2119" w:type="dxa"/>
          </w:tcPr>
          <w:p w14:paraId="0CFA8130" w14:textId="011DDDCD" w:rsidR="00815DA1" w:rsidRPr="00510F24" w:rsidRDefault="00C4143F" w:rsidP="004D023B">
            <w:pPr>
              <w:ind w:firstLine="0"/>
              <w:rPr>
                <w:sz w:val="22"/>
              </w:rPr>
            </w:pPr>
            <w:r>
              <w:rPr>
                <w:sz w:val="22"/>
              </w:rPr>
              <w:t>idTeaching</w:t>
            </w:r>
          </w:p>
        </w:tc>
        <w:tc>
          <w:tcPr>
            <w:tcW w:w="1800" w:type="dxa"/>
          </w:tcPr>
          <w:p w14:paraId="013AD0FA" w14:textId="71D2BAA4" w:rsidR="00815DA1" w:rsidRPr="00510F24" w:rsidRDefault="00C4143F" w:rsidP="004D023B">
            <w:pPr>
              <w:ind w:firstLine="0"/>
              <w:rPr>
                <w:sz w:val="22"/>
              </w:rPr>
            </w:pPr>
            <w:r>
              <w:rPr>
                <w:sz w:val="22"/>
              </w:rPr>
              <w:t>Integer</w:t>
            </w:r>
          </w:p>
        </w:tc>
        <w:tc>
          <w:tcPr>
            <w:tcW w:w="3492" w:type="dxa"/>
          </w:tcPr>
          <w:p w14:paraId="486FC5AF" w14:textId="24BE0A16" w:rsidR="00815DA1" w:rsidRPr="00510F24" w:rsidRDefault="00C4143F" w:rsidP="00C4143F">
            <w:pPr>
              <w:ind w:firstLine="0"/>
              <w:rPr>
                <w:sz w:val="22"/>
              </w:rPr>
            </w:pPr>
            <w:r>
              <w:rPr>
                <w:sz w:val="22"/>
              </w:rPr>
              <w:t>Kode pengajaran dari tabel Teaching</w:t>
            </w:r>
            <w:r w:rsidR="001F0286">
              <w:rPr>
                <w:sz w:val="22"/>
              </w:rPr>
              <w:t xml:space="preserve"> yang bertindak sebagai </w:t>
            </w:r>
            <w:r w:rsidR="001F0286">
              <w:rPr>
                <w:i/>
                <w:sz w:val="22"/>
              </w:rPr>
              <w:t xml:space="preserve">foreign key </w:t>
            </w:r>
            <w:r w:rsidR="001F0286">
              <w:rPr>
                <w:sz w:val="22"/>
              </w:rPr>
              <w:t>pada tabel Lecturer_Team</w:t>
            </w:r>
          </w:p>
        </w:tc>
      </w:tr>
      <w:tr w:rsidR="00815DA1" w:rsidRPr="00510F24" w14:paraId="2879C509" w14:textId="77777777" w:rsidTr="007B49F2">
        <w:tc>
          <w:tcPr>
            <w:tcW w:w="509" w:type="dxa"/>
          </w:tcPr>
          <w:p w14:paraId="269AD964" w14:textId="77777777" w:rsidR="00815DA1" w:rsidRPr="00510F24" w:rsidRDefault="00815DA1" w:rsidP="004D023B">
            <w:pPr>
              <w:ind w:firstLine="0"/>
              <w:jc w:val="center"/>
              <w:rPr>
                <w:sz w:val="22"/>
              </w:rPr>
            </w:pPr>
            <w:r>
              <w:rPr>
                <w:sz w:val="22"/>
              </w:rPr>
              <w:t>3</w:t>
            </w:r>
          </w:p>
        </w:tc>
        <w:tc>
          <w:tcPr>
            <w:tcW w:w="2119" w:type="dxa"/>
          </w:tcPr>
          <w:p w14:paraId="1D92AA1F" w14:textId="2995BE8B" w:rsidR="00815DA1" w:rsidRPr="00510F24" w:rsidRDefault="00C4143F" w:rsidP="004D023B">
            <w:pPr>
              <w:ind w:firstLine="0"/>
              <w:rPr>
                <w:sz w:val="22"/>
              </w:rPr>
            </w:pPr>
            <w:r>
              <w:rPr>
                <w:sz w:val="22"/>
              </w:rPr>
              <w:t>idLecturer</w:t>
            </w:r>
          </w:p>
        </w:tc>
        <w:tc>
          <w:tcPr>
            <w:tcW w:w="1800" w:type="dxa"/>
          </w:tcPr>
          <w:p w14:paraId="1E953B1C" w14:textId="70BBAF16" w:rsidR="00815DA1" w:rsidRPr="00510F24" w:rsidRDefault="00C4143F" w:rsidP="004D023B">
            <w:pPr>
              <w:ind w:firstLine="0"/>
              <w:rPr>
                <w:sz w:val="22"/>
              </w:rPr>
            </w:pPr>
            <w:r>
              <w:rPr>
                <w:sz w:val="22"/>
              </w:rPr>
              <w:t>Integer</w:t>
            </w:r>
          </w:p>
        </w:tc>
        <w:tc>
          <w:tcPr>
            <w:tcW w:w="3492" w:type="dxa"/>
          </w:tcPr>
          <w:p w14:paraId="5E095E76" w14:textId="6B38E1F7" w:rsidR="00815DA1" w:rsidRPr="00510F24" w:rsidRDefault="00C4143F" w:rsidP="007B49F2">
            <w:pPr>
              <w:ind w:firstLine="0"/>
              <w:jc w:val="left"/>
              <w:rPr>
                <w:sz w:val="22"/>
              </w:rPr>
            </w:pPr>
            <w:r>
              <w:rPr>
                <w:sz w:val="22"/>
              </w:rPr>
              <w:t>Kode pengguna dari tabel Lecturer</w:t>
            </w:r>
            <w:r w:rsidR="001F0286">
              <w:rPr>
                <w:sz w:val="22"/>
              </w:rPr>
              <w:t xml:space="preserve"> yang bertindak sebagai </w:t>
            </w:r>
            <w:r w:rsidR="001F0286">
              <w:rPr>
                <w:i/>
                <w:sz w:val="22"/>
              </w:rPr>
              <w:t xml:space="preserve">foreign key </w:t>
            </w:r>
            <w:r w:rsidR="001F0286">
              <w:rPr>
                <w:sz w:val="22"/>
              </w:rPr>
              <w:t>pada tabel LecturerTeam</w:t>
            </w:r>
          </w:p>
        </w:tc>
      </w:tr>
    </w:tbl>
    <w:p w14:paraId="2FF8CDE8" w14:textId="77777777" w:rsidR="00815DA1" w:rsidRPr="00AA62E7" w:rsidRDefault="00815DA1" w:rsidP="008875D7">
      <w:pPr>
        <w:ind w:firstLine="0"/>
        <w:rPr>
          <w:ins w:id="1240" w:author="ditaoktaria oktaria" w:date="2015-03-02T16:53:00Z"/>
        </w:rPr>
      </w:pPr>
    </w:p>
    <w:p w14:paraId="580A612C" w14:textId="54326E36" w:rsidR="00122119" w:rsidRDefault="00122119" w:rsidP="00565D1B">
      <w:pPr>
        <w:pStyle w:val="Heading5"/>
        <w:numPr>
          <w:ilvl w:val="0"/>
          <w:numId w:val="55"/>
        </w:numPr>
        <w:ind w:left="720" w:hanging="720"/>
        <w:rPr>
          <w:i/>
        </w:rPr>
      </w:pPr>
      <w:commentRangeStart w:id="1241"/>
      <w:r>
        <w:t xml:space="preserve">Perancangan </w:t>
      </w:r>
      <w:r>
        <w:rPr>
          <w:i/>
        </w:rPr>
        <w:t>Activity Diagram</w:t>
      </w:r>
      <w:commentRangeEnd w:id="1241"/>
      <w:r w:rsidR="00512B14">
        <w:rPr>
          <w:rStyle w:val="CommentReference"/>
          <w:rFonts w:eastAsia="Calibri"/>
          <w:b w:val="0"/>
        </w:rPr>
        <w:commentReference w:id="1241"/>
      </w:r>
    </w:p>
    <w:p w14:paraId="04CB0C80" w14:textId="20794C75" w:rsidR="00D45CF6" w:rsidRPr="00565D1B" w:rsidRDefault="00D45CF6" w:rsidP="00565D1B">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yang telah dibuat sebelumnya.</w:t>
      </w:r>
    </w:p>
    <w:p w14:paraId="54656BB4" w14:textId="2859DC9C" w:rsidR="00390446" w:rsidRDefault="00390446" w:rsidP="00565D1B">
      <w:pPr>
        <w:pStyle w:val="Heading6"/>
        <w:numPr>
          <w:ilvl w:val="0"/>
          <w:numId w:val="58"/>
        </w:numPr>
        <w:ind w:left="720"/>
      </w:pPr>
      <w:r>
        <w:rPr>
          <w:i/>
        </w:rPr>
        <w:lastRenderedPageBreak/>
        <w:t xml:space="preserve">Activity Diagram </w:t>
      </w:r>
      <w:r w:rsidR="00F82162" w:rsidRPr="00565D1B">
        <w:rPr>
          <w:i/>
        </w:rPr>
        <w:t>Login</w:t>
      </w:r>
    </w:p>
    <w:p w14:paraId="40B0D26A" w14:textId="77777777" w:rsidR="00F369A0" w:rsidRDefault="00A13E0D" w:rsidP="00565D1B">
      <w:pPr>
        <w:keepNext/>
        <w:ind w:firstLine="426"/>
      </w:pPr>
      <w:r>
        <w:rPr>
          <w:noProof/>
        </w:rPr>
        <w:drawing>
          <wp:inline distT="0" distB="0" distL="0" distR="0" wp14:anchorId="02C15850" wp14:editId="67C8234D">
            <wp:extent cx="4411980" cy="2815627"/>
            <wp:effectExtent l="0" t="0" r="7620" b="3810"/>
            <wp:docPr id="1" name="Picture 1" descr="Macintosh HD:Users:ditaoktaria:Documents:skripsi pak aryo:skripsi dita: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Login.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b="5470"/>
                    <a:stretch/>
                  </pic:blipFill>
                  <pic:spPr bwMode="auto">
                    <a:xfrm>
                      <a:off x="0" y="0"/>
                      <a:ext cx="4412568" cy="2816002"/>
                    </a:xfrm>
                    <a:prstGeom prst="rect">
                      <a:avLst/>
                    </a:prstGeom>
                    <a:noFill/>
                    <a:ln>
                      <a:noFill/>
                    </a:ln>
                    <a:extLst>
                      <a:ext uri="{53640926-AAD7-44d8-BBD7-CCE9431645EC}">
                        <a14:shadowObscured xmlns:a14="http://schemas.microsoft.com/office/drawing/2010/main"/>
                      </a:ext>
                    </a:extLst>
                  </pic:spPr>
                </pic:pic>
              </a:graphicData>
            </a:graphic>
          </wp:inline>
        </w:drawing>
      </w:r>
    </w:p>
    <w:p w14:paraId="5BCA8168" w14:textId="71EA3339" w:rsidR="00A13E0D" w:rsidRPr="00565D1B" w:rsidRDefault="00F369A0" w:rsidP="00565D1B">
      <w:pPr>
        <w:pStyle w:val="Caption"/>
        <w:rPr>
          <w:i/>
        </w:rPr>
      </w:pPr>
      <w:bookmarkStart w:id="1242" w:name="_Toc289588900"/>
      <w:r>
        <w:t xml:space="preserve">Gambar 4. </w:t>
      </w:r>
      <w:r w:rsidR="001409D7">
        <w:fldChar w:fldCharType="begin"/>
      </w:r>
      <w:r w:rsidR="001409D7">
        <w:instrText xml:space="preserve"> SEQ Gambar_4. \* ARABIC </w:instrText>
      </w:r>
      <w:r w:rsidR="001409D7">
        <w:fldChar w:fldCharType="separate"/>
      </w:r>
      <w:r w:rsidR="00AC2D5F">
        <w:rPr>
          <w:noProof/>
        </w:rPr>
        <w:t>4</w:t>
      </w:r>
      <w:r w:rsidR="001409D7">
        <w:rPr>
          <w:noProof/>
        </w:rPr>
        <w:fldChar w:fldCharType="end"/>
      </w:r>
      <w:r w:rsidR="00A27234">
        <w:t xml:space="preserve"> </w:t>
      </w:r>
      <w:r w:rsidR="00A27234">
        <w:rPr>
          <w:b w:val="0"/>
          <w:i/>
        </w:rPr>
        <w:t>Activity Diagram Login</w:t>
      </w:r>
      <w:bookmarkEnd w:id="1242"/>
    </w:p>
    <w:p w14:paraId="2DC84D21" w14:textId="78BD4D89" w:rsidR="00560053" w:rsidRPr="00565D1B" w:rsidRDefault="00464161" w:rsidP="00565D1B">
      <w:pPr>
        <w:rPr>
          <w:i/>
        </w:rPr>
      </w:pPr>
      <w:proofErr w:type="gramStart"/>
      <w:r>
        <w:rPr>
          <w:i/>
        </w:rPr>
        <w:t>Activity diagram l</w:t>
      </w:r>
      <w:r w:rsidR="00C93D18">
        <w:rPr>
          <w:i/>
        </w:rPr>
        <w:t xml:space="preserve">ogin </w:t>
      </w:r>
      <w:r w:rsidR="00C93D18">
        <w:t xml:space="preserve">dibuat sesuai dengan skenario pada </w:t>
      </w:r>
      <w:r w:rsidR="00C93D18">
        <w:rPr>
          <w:i/>
        </w:rPr>
        <w:t xml:space="preserve">use case login </w:t>
      </w:r>
      <w:r w:rsidR="00C93D18">
        <w:t xml:space="preserve">yang ditunjukkan pada </w:t>
      </w:r>
      <w:r w:rsidR="000E080A">
        <w:t>T</w:t>
      </w:r>
      <w:r w:rsidR="00C93D18">
        <w:t>abel 4.3.</w:t>
      </w:r>
      <w:proofErr w:type="gramEnd"/>
      <w:r w:rsidR="00C93D18">
        <w:t xml:space="preserve"> Dalam Gambar 4.3 ditunjukkan interaksi yang dilakukan oleh pengguna dan sistem dalam melakukan aktifitas </w:t>
      </w:r>
      <w:r w:rsidR="00C93D18">
        <w:rPr>
          <w:i/>
        </w:rPr>
        <w:t>login</w:t>
      </w:r>
      <w:r w:rsidR="00C93D18">
        <w:t xml:space="preserve">, yaitu </w:t>
      </w:r>
      <w:r w:rsidR="00E745EF">
        <w:t xml:space="preserve">diawali ketika pengguna menjalankan aplikasi, selanjutnya sistem </w:t>
      </w:r>
      <w:proofErr w:type="gramStart"/>
      <w:r w:rsidR="00E745EF">
        <w:t>akan</w:t>
      </w:r>
      <w:proofErr w:type="gramEnd"/>
      <w:r w:rsidR="00E745EF">
        <w:t xml:space="preserve"> menampilkan halaman </w:t>
      </w:r>
      <w:r w:rsidR="00E745EF" w:rsidRPr="00565D1B">
        <w:rPr>
          <w:i/>
        </w:rPr>
        <w:t>login</w:t>
      </w:r>
      <w:r w:rsidR="00E745EF">
        <w:t xml:space="preserve">. Pengguna </w:t>
      </w:r>
      <w:proofErr w:type="gramStart"/>
      <w:r w:rsidR="00E745EF">
        <w:t>akan</w:t>
      </w:r>
      <w:proofErr w:type="gramEnd"/>
      <w:r w:rsidR="00E745EF">
        <w:t xml:space="preserve"> memasukkan </w:t>
      </w:r>
      <w:r w:rsidR="00E745EF">
        <w:rPr>
          <w:i/>
        </w:rPr>
        <w:t xml:space="preserve">usename </w:t>
      </w:r>
      <w:r w:rsidR="00E745EF">
        <w:t xml:space="preserve">dan </w:t>
      </w:r>
      <w:r w:rsidR="00E745EF">
        <w:rPr>
          <w:i/>
        </w:rPr>
        <w:t>passwor</w:t>
      </w:r>
      <w:r w:rsidR="007F33AF">
        <w:rPr>
          <w:i/>
        </w:rPr>
        <w:t>d</w:t>
      </w:r>
      <w:r w:rsidR="007F33AF">
        <w:t>, lalu sistem akan mengecek kecocokan</w:t>
      </w:r>
      <w:r w:rsidR="00B052F5">
        <w:t xml:space="preserve"> </w:t>
      </w:r>
      <w:r w:rsidR="00B052F5">
        <w:rPr>
          <w:i/>
        </w:rPr>
        <w:t xml:space="preserve">username </w:t>
      </w:r>
      <w:r w:rsidR="00B052F5">
        <w:t>dan</w:t>
      </w:r>
      <w:r w:rsidR="007F33AF">
        <w:t xml:space="preserve"> </w:t>
      </w:r>
      <w:r w:rsidR="007F33AF" w:rsidRPr="00565D1B">
        <w:rPr>
          <w:i/>
        </w:rPr>
        <w:t>pass</w:t>
      </w:r>
      <w:r w:rsidR="00B052F5">
        <w:rPr>
          <w:i/>
        </w:rPr>
        <w:t xml:space="preserve">word </w:t>
      </w:r>
      <w:r w:rsidR="00B052F5">
        <w:t>yang dimasukkan oleh pengguna dengan yang tersimpan di dalam sistem.</w:t>
      </w:r>
    </w:p>
    <w:p w14:paraId="509D864E" w14:textId="6F94B871" w:rsidR="00A13E0D" w:rsidRDefault="00A13E0D" w:rsidP="00565D1B">
      <w:pPr>
        <w:pStyle w:val="Heading6"/>
        <w:numPr>
          <w:ilvl w:val="0"/>
          <w:numId w:val="58"/>
        </w:numPr>
        <w:ind w:left="720"/>
        <w:rPr>
          <w:i/>
        </w:rPr>
      </w:pPr>
      <w:r>
        <w:rPr>
          <w:i/>
        </w:rPr>
        <w:lastRenderedPageBreak/>
        <w:t xml:space="preserve">Activity Diagram </w:t>
      </w:r>
      <w:r>
        <w:t xml:space="preserve">Lupa </w:t>
      </w:r>
      <w:r>
        <w:rPr>
          <w:i/>
        </w:rPr>
        <w:t>Password</w:t>
      </w:r>
    </w:p>
    <w:p w14:paraId="2330E656" w14:textId="77777777" w:rsidR="00A27234" w:rsidRDefault="0054765A" w:rsidP="00565D1B">
      <w:pPr>
        <w:keepNext/>
      </w:pPr>
      <w:r>
        <w:rPr>
          <w:noProof/>
        </w:rPr>
        <w:drawing>
          <wp:inline distT="0" distB="0" distL="0" distR="0" wp14:anchorId="5839DB7F" wp14:editId="4CEC1D98">
            <wp:extent cx="4184650" cy="5223850"/>
            <wp:effectExtent l="0" t="0" r="6350" b="8890"/>
            <wp:docPr id="19" name="Picture 19" descr="Macintosh HD:Users:ditaoktaria:Documents:skripsi pak aryo:skripsi dita:Activity Diagram Lupa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taoktaria:Documents:skripsi pak aryo:skripsi dita:Activity Diagram Lupa Password.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2794"/>
                    <a:stretch/>
                  </pic:blipFill>
                  <pic:spPr bwMode="auto">
                    <a:xfrm>
                      <a:off x="0" y="0"/>
                      <a:ext cx="4185703" cy="5225164"/>
                    </a:xfrm>
                    <a:prstGeom prst="rect">
                      <a:avLst/>
                    </a:prstGeom>
                    <a:noFill/>
                    <a:ln>
                      <a:noFill/>
                    </a:ln>
                    <a:extLst>
                      <a:ext uri="{53640926-AAD7-44d8-BBD7-CCE9431645EC}">
                        <a14:shadowObscured xmlns:a14="http://schemas.microsoft.com/office/drawing/2010/main"/>
                      </a:ext>
                    </a:extLst>
                  </pic:spPr>
                </pic:pic>
              </a:graphicData>
            </a:graphic>
          </wp:inline>
        </w:drawing>
      </w:r>
    </w:p>
    <w:p w14:paraId="3BC92CFF" w14:textId="3A378282" w:rsidR="0054765A" w:rsidRDefault="00A27234" w:rsidP="00565D1B">
      <w:pPr>
        <w:pStyle w:val="Caption"/>
        <w:rPr>
          <w:i/>
        </w:rPr>
      </w:pPr>
      <w:bookmarkStart w:id="1243" w:name="_Toc289588901"/>
      <w:r>
        <w:t xml:space="preserve">Gambar 4. </w:t>
      </w:r>
      <w:r w:rsidR="001409D7">
        <w:fldChar w:fldCharType="begin"/>
      </w:r>
      <w:r w:rsidR="001409D7">
        <w:instrText xml:space="preserve"> SEQ Gambar_4. \* ARABIC </w:instrText>
      </w:r>
      <w:r w:rsidR="001409D7">
        <w:fldChar w:fldCharType="separate"/>
      </w:r>
      <w:r w:rsidR="00AC2D5F">
        <w:rPr>
          <w:noProof/>
        </w:rPr>
        <w:t>5</w:t>
      </w:r>
      <w:r w:rsidR="001409D7">
        <w:rPr>
          <w:noProof/>
        </w:rPr>
        <w:fldChar w:fldCharType="end"/>
      </w:r>
      <w:r>
        <w:t xml:space="preserve"> </w:t>
      </w:r>
      <w:r>
        <w:rPr>
          <w:b w:val="0"/>
          <w:i/>
        </w:rPr>
        <w:t xml:space="preserve">Activity Diagram </w:t>
      </w:r>
      <w:r>
        <w:rPr>
          <w:b w:val="0"/>
        </w:rPr>
        <w:t xml:space="preserve">Lupa </w:t>
      </w:r>
      <w:r>
        <w:rPr>
          <w:b w:val="0"/>
          <w:i/>
        </w:rPr>
        <w:t>Password</w:t>
      </w:r>
      <w:bookmarkEnd w:id="1243"/>
    </w:p>
    <w:p w14:paraId="1A290E3B" w14:textId="722683D5" w:rsidR="00464161" w:rsidRPr="0032032A" w:rsidRDefault="00464161" w:rsidP="00565D1B">
      <w:pPr>
        <w:rPr>
          <w:i/>
        </w:rPr>
      </w:pPr>
      <w:r>
        <w:rPr>
          <w:i/>
        </w:rPr>
        <w:t xml:space="preserve">Activity diagram </w:t>
      </w:r>
      <w:r>
        <w:t xml:space="preserve">lupa </w:t>
      </w:r>
      <w:r>
        <w:rPr>
          <w:i/>
        </w:rPr>
        <w:t xml:space="preserve">password </w:t>
      </w:r>
      <w:r>
        <w:t xml:space="preserve">dibuat sesuai dengan skenario pada </w:t>
      </w:r>
      <w:r w:rsidR="0032032A">
        <w:rPr>
          <w:i/>
        </w:rPr>
        <w:t xml:space="preserve">use case </w:t>
      </w:r>
      <w:r w:rsidR="0032032A">
        <w:t xml:space="preserve">lupa </w:t>
      </w:r>
      <w:r w:rsidR="0032032A">
        <w:rPr>
          <w:i/>
        </w:rPr>
        <w:t>password</w:t>
      </w:r>
      <w:r>
        <w:rPr>
          <w:i/>
        </w:rPr>
        <w:t xml:space="preserve"> </w:t>
      </w:r>
      <w:r>
        <w:t xml:space="preserve">yang ditunjukkan pada </w:t>
      </w:r>
      <w:r w:rsidR="000E080A">
        <w:t>T</w:t>
      </w:r>
      <w:r>
        <w:t>abel</w:t>
      </w:r>
      <w:r w:rsidR="0032032A">
        <w:t xml:space="preserve"> 4.4</w:t>
      </w:r>
      <w:r>
        <w:t xml:space="preserve">. </w:t>
      </w:r>
      <w:r w:rsidR="0032032A">
        <w:t>Dalam Gambar 4.4</w:t>
      </w:r>
      <w:r>
        <w:t xml:space="preserve"> ditunjukkan interaksi yang dilakukan oleh pengguna dan sistem dalam melakukan aktifitas </w:t>
      </w:r>
      <w:r w:rsidR="0032032A">
        <w:t xml:space="preserve">lupa </w:t>
      </w:r>
      <w:r w:rsidR="0032032A">
        <w:rPr>
          <w:i/>
        </w:rPr>
        <w:t>password</w:t>
      </w:r>
      <w:r>
        <w:t xml:space="preserve">, yaitu diawali ketika pengguna menjalankan aplikasi, selanjutnya sistem </w:t>
      </w:r>
      <w:proofErr w:type="gramStart"/>
      <w:r>
        <w:t>akan</w:t>
      </w:r>
      <w:proofErr w:type="gramEnd"/>
      <w:r>
        <w:t xml:space="preserve"> menampilkan halaman </w:t>
      </w:r>
      <w:r w:rsidRPr="00225015">
        <w:rPr>
          <w:i/>
        </w:rPr>
        <w:t>login</w:t>
      </w:r>
      <w:r>
        <w:t>.</w:t>
      </w:r>
      <w:r w:rsidR="0032032A">
        <w:t xml:space="preserve"> Pengguna memilih menu </w:t>
      </w:r>
      <w:r w:rsidR="0032032A">
        <w:rPr>
          <w:i/>
        </w:rPr>
        <w:t>forgot password</w:t>
      </w:r>
      <w:r w:rsidR="0032032A">
        <w:t xml:space="preserve"> kemudian sistem </w:t>
      </w:r>
      <w:proofErr w:type="gramStart"/>
      <w:r w:rsidR="0032032A">
        <w:t>akan</w:t>
      </w:r>
      <w:proofErr w:type="gramEnd"/>
      <w:r w:rsidR="0032032A">
        <w:t xml:space="preserve"> menjalankan prosedur yang dibutuhkan agar pengguna dapat membuat </w:t>
      </w:r>
      <w:r w:rsidR="0032032A">
        <w:rPr>
          <w:i/>
        </w:rPr>
        <w:t xml:space="preserve">password </w:t>
      </w:r>
      <w:r w:rsidR="0032032A">
        <w:t xml:space="preserve">baru untuk melakukan </w:t>
      </w:r>
      <w:r w:rsidR="0032032A">
        <w:rPr>
          <w:i/>
        </w:rPr>
        <w:t>login.</w:t>
      </w:r>
    </w:p>
    <w:p w14:paraId="3DD4432E" w14:textId="7250F92C" w:rsidR="00036C0B" w:rsidRDefault="00ED466E" w:rsidP="00565D1B">
      <w:pPr>
        <w:pStyle w:val="Heading6"/>
        <w:numPr>
          <w:ilvl w:val="0"/>
          <w:numId w:val="58"/>
        </w:numPr>
        <w:ind w:left="720"/>
      </w:pPr>
      <w:r>
        <w:rPr>
          <w:i/>
        </w:rPr>
        <w:lastRenderedPageBreak/>
        <w:t xml:space="preserve">Activity Diagram </w:t>
      </w:r>
      <w:r>
        <w:t>Kelola Akun</w:t>
      </w:r>
    </w:p>
    <w:p w14:paraId="1ACB4DF3" w14:textId="77777777" w:rsidR="00A27234" w:rsidRDefault="008977FB" w:rsidP="00565D1B">
      <w:pPr>
        <w:keepNext/>
        <w:ind w:firstLine="0"/>
        <w:jc w:val="center"/>
      </w:pPr>
      <w:r>
        <w:rPr>
          <w:noProof/>
        </w:rPr>
        <w:drawing>
          <wp:inline distT="0" distB="0" distL="0" distR="0" wp14:anchorId="569AB53E" wp14:editId="5494ED19">
            <wp:extent cx="5039995" cy="5078994"/>
            <wp:effectExtent l="0" t="0" r="0" b="1270"/>
            <wp:docPr id="7" name="Picture 7" descr="Server HD:Users:ditaoktaria:Documents:Activity Diagram Kelola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Activity Diagram Kelola Akun.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b="3401"/>
                    <a:stretch/>
                  </pic:blipFill>
                  <pic:spPr bwMode="auto">
                    <a:xfrm>
                      <a:off x="0" y="0"/>
                      <a:ext cx="5039995" cy="5078994"/>
                    </a:xfrm>
                    <a:prstGeom prst="rect">
                      <a:avLst/>
                    </a:prstGeom>
                    <a:noFill/>
                    <a:ln>
                      <a:noFill/>
                    </a:ln>
                    <a:extLst>
                      <a:ext uri="{53640926-AAD7-44d8-BBD7-CCE9431645EC}">
                        <a14:shadowObscured xmlns:a14="http://schemas.microsoft.com/office/drawing/2010/main"/>
                      </a:ext>
                    </a:extLst>
                  </pic:spPr>
                </pic:pic>
              </a:graphicData>
            </a:graphic>
          </wp:inline>
        </w:drawing>
      </w:r>
    </w:p>
    <w:p w14:paraId="6C194C64" w14:textId="2B098809" w:rsidR="00D03603" w:rsidRDefault="00A27234" w:rsidP="00565D1B">
      <w:pPr>
        <w:pStyle w:val="Caption"/>
      </w:pPr>
      <w:bookmarkStart w:id="1244" w:name="_Toc289588902"/>
      <w:r>
        <w:t xml:space="preserve">Gambar 4. </w:t>
      </w:r>
      <w:r w:rsidR="001409D7">
        <w:fldChar w:fldCharType="begin"/>
      </w:r>
      <w:r w:rsidR="001409D7">
        <w:instrText xml:space="preserve"> SEQ Gambar_4. \* ARABIC </w:instrText>
      </w:r>
      <w:r w:rsidR="001409D7">
        <w:fldChar w:fldCharType="separate"/>
      </w:r>
      <w:r w:rsidR="00AC2D5F">
        <w:rPr>
          <w:noProof/>
        </w:rPr>
        <w:t>6</w:t>
      </w:r>
      <w:r w:rsidR="001409D7">
        <w:rPr>
          <w:noProof/>
        </w:rPr>
        <w:fldChar w:fldCharType="end"/>
      </w:r>
      <w:r>
        <w:t xml:space="preserve"> </w:t>
      </w:r>
      <w:r>
        <w:rPr>
          <w:b w:val="0"/>
          <w:i/>
        </w:rPr>
        <w:t xml:space="preserve">Activity Diagram </w:t>
      </w:r>
      <w:r>
        <w:rPr>
          <w:b w:val="0"/>
        </w:rPr>
        <w:t>Kelola Aku</w:t>
      </w:r>
      <w:r w:rsidR="00D03603">
        <w:rPr>
          <w:b w:val="0"/>
        </w:rPr>
        <w:t>n</w:t>
      </w:r>
      <w:bookmarkEnd w:id="1244"/>
    </w:p>
    <w:p w14:paraId="0559DFCB" w14:textId="2C12DAA3" w:rsidR="0028068D" w:rsidRPr="0028068D" w:rsidRDefault="006C3368" w:rsidP="00565D1B">
      <w:r>
        <w:rPr>
          <w:i/>
        </w:rPr>
        <w:t>Activity d</w:t>
      </w:r>
      <w:r w:rsidR="0028068D">
        <w:rPr>
          <w:i/>
        </w:rPr>
        <w:t xml:space="preserve">iagram </w:t>
      </w:r>
      <w:r>
        <w:t>kelola akun</w:t>
      </w:r>
      <w:r w:rsidR="0028068D">
        <w:rPr>
          <w:i/>
        </w:rPr>
        <w:t xml:space="preserve"> </w:t>
      </w:r>
      <w:r w:rsidR="0028068D">
        <w:t xml:space="preserve">dibuat sesuai dengan skenario pada </w:t>
      </w:r>
      <w:r w:rsidR="0028068D">
        <w:rPr>
          <w:i/>
        </w:rPr>
        <w:t xml:space="preserve">use case </w:t>
      </w:r>
      <w:r>
        <w:t>kelola akun</w:t>
      </w:r>
      <w:r w:rsidR="0028068D">
        <w:rPr>
          <w:i/>
        </w:rPr>
        <w:t xml:space="preserve"> </w:t>
      </w:r>
      <w:r w:rsidR="009124B1">
        <w:t>yang ditunjukkan pada T</w:t>
      </w:r>
      <w:r w:rsidR="0028068D">
        <w:t xml:space="preserve">abel 4.5. Dalam Gambar 4.5 ditunjukkan interaksi yang dilakukan oleh pengguna dan sistem dalam melakukan aktifitas </w:t>
      </w:r>
      <w:r>
        <w:t xml:space="preserve">kelola akun, </w:t>
      </w:r>
      <w:r w:rsidR="0028068D">
        <w:t xml:space="preserve">yaitu diawali ketika pengguna </w:t>
      </w:r>
      <w:r>
        <w:t>melakukan login dan memilih menu akun</w:t>
      </w:r>
      <w:r w:rsidR="0028068D">
        <w:t xml:space="preserve">, selanjutnya sistem akan </w:t>
      </w:r>
      <w:r>
        <w:t>mengambil data akun lalu menam</w:t>
      </w:r>
      <w:r w:rsidR="009124B1">
        <w:t xml:space="preserve">pilkan data akun dan menu </w:t>
      </w:r>
      <w:r w:rsidR="009124B1">
        <w:rPr>
          <w:i/>
        </w:rPr>
        <w:t xml:space="preserve">edit </w:t>
      </w:r>
      <w:r w:rsidR="009124B1">
        <w:t>akun</w:t>
      </w:r>
      <w:r w:rsidR="0028068D">
        <w:t>.</w:t>
      </w:r>
    </w:p>
    <w:p w14:paraId="06094B52" w14:textId="08CB0538" w:rsidR="007B328C" w:rsidRDefault="007B328C" w:rsidP="00565D1B">
      <w:pPr>
        <w:pStyle w:val="Heading6"/>
        <w:numPr>
          <w:ilvl w:val="0"/>
          <w:numId w:val="58"/>
        </w:numPr>
        <w:ind w:left="720"/>
      </w:pPr>
      <w:r>
        <w:rPr>
          <w:i/>
        </w:rPr>
        <w:t xml:space="preserve">Activity Diagram </w:t>
      </w:r>
      <w:r>
        <w:t>Unggah Materi</w:t>
      </w:r>
    </w:p>
    <w:p w14:paraId="32733528" w14:textId="5F3488B8" w:rsidR="007B328C" w:rsidRDefault="007B328C" w:rsidP="00565D1B">
      <w:pPr>
        <w:rPr>
          <w:rFonts w:eastAsia="Times New Roman"/>
          <w:b/>
          <w:i/>
          <w:iCs/>
          <w:szCs w:val="20"/>
        </w:rPr>
      </w:pPr>
    </w:p>
    <w:p w14:paraId="530C8010" w14:textId="77777777" w:rsidR="00CB4CB0" w:rsidRDefault="008977FB" w:rsidP="00565D1B">
      <w:pPr>
        <w:keepNext/>
        <w:ind w:firstLine="0"/>
        <w:jc w:val="center"/>
      </w:pPr>
      <w:r w:rsidRPr="00565D1B">
        <w:rPr>
          <w:rFonts w:eastAsia="Times New Roman"/>
          <w:b/>
          <w:i/>
          <w:iCs/>
          <w:noProof/>
          <w:szCs w:val="20"/>
        </w:rPr>
        <w:lastRenderedPageBreak/>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p>
    <w:p w14:paraId="280D2FFF" w14:textId="6175F04A" w:rsidR="008977FB" w:rsidRPr="00565D1B" w:rsidRDefault="00CB4CB0" w:rsidP="00565D1B">
      <w:pPr>
        <w:pStyle w:val="Caption"/>
        <w:rPr>
          <w:rFonts w:eastAsia="Times New Roman"/>
          <w:b w:val="0"/>
          <w:iCs w:val="0"/>
          <w:szCs w:val="20"/>
        </w:rPr>
      </w:pPr>
      <w:bookmarkStart w:id="1245" w:name="_Toc289588903"/>
      <w:r>
        <w:t xml:space="preserve">Gambar 4. </w:t>
      </w:r>
      <w:r w:rsidR="001409D7">
        <w:fldChar w:fldCharType="begin"/>
      </w:r>
      <w:r w:rsidR="001409D7">
        <w:instrText xml:space="preserve"> SEQ Gambar_4. \* ARABIC </w:instrText>
      </w:r>
      <w:r w:rsidR="001409D7">
        <w:fldChar w:fldCharType="separate"/>
      </w:r>
      <w:r w:rsidR="00AC2D5F">
        <w:rPr>
          <w:noProof/>
        </w:rPr>
        <w:t>7</w:t>
      </w:r>
      <w:r w:rsidR="001409D7">
        <w:rPr>
          <w:noProof/>
        </w:rPr>
        <w:fldChar w:fldCharType="end"/>
      </w:r>
      <w:r>
        <w:t xml:space="preserve"> </w:t>
      </w:r>
      <w:r>
        <w:rPr>
          <w:b w:val="0"/>
          <w:i/>
        </w:rPr>
        <w:t xml:space="preserve">Acitvity Diagram </w:t>
      </w:r>
      <w:r>
        <w:rPr>
          <w:b w:val="0"/>
        </w:rPr>
        <w:t>Unggah Materi</w:t>
      </w:r>
      <w:bookmarkEnd w:id="1245"/>
    </w:p>
    <w:p w14:paraId="1F2D215B" w14:textId="6900AA81" w:rsidR="00046B5A" w:rsidRDefault="009B1742" w:rsidP="009B1742">
      <w:pPr>
        <w:ind w:firstLine="709"/>
        <w:rPr>
          <w:ins w:id="1246" w:author="Aryo Pinandito" w:date="2015-05-01T10:12:00Z"/>
        </w:rPr>
      </w:pPr>
      <w:r>
        <w:rPr>
          <w:i/>
        </w:rPr>
        <w:t>Activity d</w:t>
      </w:r>
      <w:r w:rsidR="009124B1">
        <w:rPr>
          <w:i/>
        </w:rPr>
        <w:t xml:space="preserve">iagram </w:t>
      </w:r>
      <w:r>
        <w:t>unggah materi</w:t>
      </w:r>
      <w:r w:rsidR="009124B1">
        <w:rPr>
          <w:i/>
        </w:rPr>
        <w:t xml:space="preserve"> </w:t>
      </w:r>
      <w:r w:rsidR="009124B1">
        <w:t xml:space="preserve">dibuat sesuai dengan skenario pada </w:t>
      </w:r>
      <w:r w:rsidR="009124B1">
        <w:rPr>
          <w:i/>
        </w:rPr>
        <w:t xml:space="preserve">use case </w:t>
      </w:r>
      <w:r>
        <w:t>unggah materi</w:t>
      </w:r>
      <w:r w:rsidR="009124B1">
        <w:rPr>
          <w:i/>
        </w:rPr>
        <w:t xml:space="preserve"> </w:t>
      </w:r>
      <w:r>
        <w:t xml:space="preserve">yang ditunjukkan pada </w:t>
      </w:r>
      <w:r w:rsidR="000E080A">
        <w:t>T</w:t>
      </w:r>
      <w:r>
        <w:t xml:space="preserve">abel 4.6. Dalam </w:t>
      </w:r>
      <w:r w:rsidR="000E080A">
        <w:t>G</w:t>
      </w:r>
      <w:r>
        <w:t>ambar 4.6</w:t>
      </w:r>
      <w:r w:rsidR="009124B1">
        <w:t xml:space="preserve"> ditunjukkan interaksi yang dilakukan oleh pengguna dan sistem dalam melakukan aktifitas</w:t>
      </w:r>
      <w:r>
        <w:t xml:space="preserve"> unggah materi</w:t>
      </w:r>
      <w:r w:rsidR="009124B1">
        <w:t>, yaitu diawali ketika pengguna menjalankan aplikasi</w:t>
      </w:r>
      <w:r w:rsidR="00962AC2">
        <w:t xml:space="preserve"> dan berhasil melakukan login</w:t>
      </w:r>
      <w:r w:rsidR="009124B1">
        <w:t xml:space="preserve">, selanjutnya sistem </w:t>
      </w:r>
      <w:proofErr w:type="gramStart"/>
      <w:r w:rsidR="009124B1">
        <w:t>akan</w:t>
      </w:r>
      <w:proofErr w:type="gramEnd"/>
      <w:r w:rsidR="009124B1">
        <w:t xml:space="preserve"> menampilkan </w:t>
      </w:r>
      <w:r w:rsidR="009124B1">
        <w:lastRenderedPageBreak/>
        <w:t>halaman</w:t>
      </w:r>
      <w:r w:rsidR="00962AC2">
        <w:rPr>
          <w:i/>
        </w:rPr>
        <w:t xml:space="preserve"> </w:t>
      </w:r>
      <w:r w:rsidR="00962AC2">
        <w:t>utama</w:t>
      </w:r>
      <w:r w:rsidR="009124B1">
        <w:t>.</w:t>
      </w:r>
      <w:r w:rsidR="00962AC2">
        <w:t xml:space="preserve"> Pengguna memilih menu </w:t>
      </w:r>
      <w:r w:rsidR="00EB5463">
        <w:rPr>
          <w:i/>
        </w:rPr>
        <w:t>m</w:t>
      </w:r>
      <w:r w:rsidR="00962AC2">
        <w:rPr>
          <w:i/>
        </w:rPr>
        <w:t>aterials</w:t>
      </w:r>
      <w:r w:rsidR="00EB5463">
        <w:rPr>
          <w:i/>
        </w:rPr>
        <w:t xml:space="preserve"> </w:t>
      </w:r>
      <w:r w:rsidR="00EB5463">
        <w:t xml:space="preserve">kemudian menekan tombol </w:t>
      </w:r>
      <w:r w:rsidR="00EB5463">
        <w:rPr>
          <w:i/>
        </w:rPr>
        <w:t>upload</w:t>
      </w:r>
      <w:r w:rsidR="00EB5463">
        <w:t xml:space="preserve">. Selanjutnya sistem </w:t>
      </w:r>
      <w:proofErr w:type="gramStart"/>
      <w:r w:rsidR="00EB5463">
        <w:t>akan</w:t>
      </w:r>
      <w:proofErr w:type="gramEnd"/>
      <w:r w:rsidR="00EB5463">
        <w:t xml:space="preserve"> menjalankan prosedur yang dibutuhkan agar aktifitas unggah materi berhasil dilakukan.</w:t>
      </w:r>
    </w:p>
    <w:p w14:paraId="11548B3E" w14:textId="02943F8A" w:rsidR="00565D1B" w:rsidDel="00920905" w:rsidRDefault="00565D1B" w:rsidP="009B1742">
      <w:pPr>
        <w:ind w:firstLine="709"/>
        <w:rPr>
          <w:ins w:id="1247" w:author="Aryo Pinandito" w:date="2015-05-01T10:12:00Z"/>
          <w:del w:id="1248" w:author="ditaoktaria oktaria" w:date="2015-05-21T09:17:00Z"/>
        </w:rPr>
      </w:pPr>
      <w:commentRangeStart w:id="1249"/>
    </w:p>
    <w:p w14:paraId="736E7BF3" w14:textId="0C56394C" w:rsidR="00565D1B" w:rsidDel="00920905" w:rsidRDefault="00565D1B">
      <w:pPr>
        <w:ind w:firstLine="0"/>
        <w:rPr>
          <w:ins w:id="1250" w:author="Aryo Pinandito" w:date="2015-05-01T10:12:00Z"/>
          <w:del w:id="1251" w:author="ditaoktaria oktaria" w:date="2015-05-21T09:17:00Z"/>
        </w:rPr>
        <w:pPrChange w:id="1252" w:author="ditaoktaria oktaria" w:date="2015-05-21T09:17:00Z">
          <w:pPr>
            <w:ind w:firstLine="709"/>
          </w:pPr>
        </w:pPrChange>
      </w:pPr>
    </w:p>
    <w:p w14:paraId="7095FC7B" w14:textId="62E0D9DF" w:rsidR="00565D1B" w:rsidRPr="00EB5463" w:rsidDel="00920905" w:rsidRDefault="00565D1B" w:rsidP="009B1742">
      <w:pPr>
        <w:ind w:firstLine="709"/>
        <w:rPr>
          <w:del w:id="1253" w:author="ditaoktaria oktaria" w:date="2015-05-21T09:17:00Z"/>
        </w:rPr>
      </w:pPr>
    </w:p>
    <w:commentRangeEnd w:id="1249"/>
    <w:p w14:paraId="27B9442E" w14:textId="59F38CB6" w:rsidR="007B328C" w:rsidRPr="00046B5A" w:rsidRDefault="00565D1B">
      <w:pPr>
        <w:pStyle w:val="Heading6"/>
        <w:numPr>
          <w:ilvl w:val="0"/>
          <w:numId w:val="58"/>
        </w:numPr>
        <w:ind w:left="720"/>
        <w:rPr>
          <w:ins w:id="1254" w:author="ditaoktaria oktaria" w:date="2015-03-10T14:23:00Z"/>
        </w:rPr>
        <w:pPrChange w:id="1255" w:author="ditaoktaria oktaria" w:date="2015-03-10T14:24:00Z">
          <w:pPr>
            <w:ind w:firstLine="709"/>
          </w:pPr>
        </w:pPrChange>
      </w:pPr>
      <w:r>
        <w:rPr>
          <w:rStyle w:val="CommentReference"/>
          <w:rFonts w:eastAsia="Calibri"/>
          <w:b w:val="0"/>
          <w:iCs w:val="0"/>
        </w:rPr>
        <w:commentReference w:id="1249"/>
      </w:r>
      <w:ins w:id="1256" w:author="ditaoktaria oktaria" w:date="2015-03-05T14:26:00Z">
        <w:r w:rsidR="007B328C">
          <w:rPr>
            <w:i/>
          </w:rPr>
          <w:t xml:space="preserve">Activity Diagram </w:t>
        </w:r>
        <w:r w:rsidR="007B328C">
          <w:t>Kelola Materi</w:t>
        </w:r>
      </w:ins>
    </w:p>
    <w:p w14:paraId="5FB83436" w14:textId="77777777" w:rsidR="00D03603" w:rsidRDefault="00626E2E" w:rsidP="00740888">
      <w:pPr>
        <w:keepNext/>
        <w:ind w:firstLine="0"/>
        <w:jc w:val="center"/>
      </w:pPr>
      <w:r>
        <w:rPr>
          <w:noProof/>
        </w:rPr>
        <w:drawing>
          <wp:inline distT="0" distB="0" distL="0" distR="0" wp14:anchorId="250893C0" wp14:editId="31A52896">
            <wp:extent cx="3154243" cy="6140293"/>
            <wp:effectExtent l="0" t="0" r="0" b="6985"/>
            <wp:docPr id="16" name="Picture 16" descr="Server HD:Users:ditaoktaria:Documents:Activity Diagram Kelol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HD:Users:ditaoktaria:Documents:Activity Diagram Kelola Materi.png"/>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b="2037"/>
                    <a:stretch/>
                  </pic:blipFill>
                  <pic:spPr bwMode="auto">
                    <a:xfrm>
                      <a:off x="0" y="0"/>
                      <a:ext cx="3155906" cy="6143530"/>
                    </a:xfrm>
                    <a:prstGeom prst="rect">
                      <a:avLst/>
                    </a:prstGeom>
                    <a:noFill/>
                    <a:ln>
                      <a:noFill/>
                    </a:ln>
                    <a:extLst>
                      <a:ext uri="{53640926-AAD7-44d8-BBD7-CCE9431645EC}">
                        <a14:shadowObscured xmlns:a14="http://schemas.microsoft.com/office/drawing/2010/main"/>
                      </a:ext>
                    </a:extLst>
                  </pic:spPr>
                </pic:pic>
              </a:graphicData>
            </a:graphic>
          </wp:inline>
        </w:drawing>
      </w:r>
    </w:p>
    <w:p w14:paraId="3A8419EF" w14:textId="7581FD82" w:rsidR="00046B5A" w:rsidRDefault="00D03603" w:rsidP="00740888">
      <w:pPr>
        <w:pStyle w:val="Caption"/>
      </w:pPr>
      <w:bookmarkStart w:id="1257" w:name="_Toc289588904"/>
      <w:r>
        <w:t xml:space="preserve">Gambar 4. </w:t>
      </w:r>
      <w:r w:rsidR="001409D7">
        <w:fldChar w:fldCharType="begin"/>
      </w:r>
      <w:r w:rsidR="001409D7">
        <w:instrText xml:space="preserve"> SEQ Gambar_4. \* ARABIC </w:instrText>
      </w:r>
      <w:r w:rsidR="001409D7">
        <w:fldChar w:fldCharType="separate"/>
      </w:r>
      <w:r w:rsidR="00AC2D5F">
        <w:rPr>
          <w:noProof/>
        </w:rPr>
        <w:t>8</w:t>
      </w:r>
      <w:r w:rsidR="001409D7">
        <w:rPr>
          <w:noProof/>
        </w:rPr>
        <w:fldChar w:fldCharType="end"/>
      </w:r>
      <w:r>
        <w:t xml:space="preserve"> </w:t>
      </w:r>
      <w:r>
        <w:rPr>
          <w:b w:val="0"/>
          <w:i/>
        </w:rPr>
        <w:t xml:space="preserve">Activity Diagram </w:t>
      </w:r>
      <w:r>
        <w:rPr>
          <w:b w:val="0"/>
        </w:rPr>
        <w:t>Kelola Materi</w:t>
      </w:r>
      <w:bookmarkEnd w:id="1257"/>
    </w:p>
    <w:p w14:paraId="6DD2677F" w14:textId="0B6D16A5" w:rsidR="001C57ED" w:rsidRPr="001C57ED" w:rsidRDefault="001C57ED" w:rsidP="00740888">
      <w:pPr>
        <w:rPr>
          <w:ins w:id="1258" w:author="ditaoktaria oktaria" w:date="2015-03-05T14:27:00Z"/>
        </w:rPr>
      </w:pPr>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w:t>
      </w:r>
      <w:r w:rsidR="000911FD">
        <w:t>T</w:t>
      </w:r>
      <w:r>
        <w:t xml:space="preserve">abel 4.7. Dalam Gambar 4.7 </w:t>
      </w:r>
      <w:r>
        <w:lastRenderedPageBreak/>
        <w:t xml:space="preserve">ditunjukkan interaksi yang dilakukan oleh pengguna dan sistem dalam melakukan aktifitas kelola materi, yaitu diawali ketika pengguna menjalankan aplikasi dan berhasil melakukan </w:t>
      </w:r>
      <w:r>
        <w:rPr>
          <w:i/>
        </w:rPr>
        <w:t>login</w:t>
      </w:r>
      <w:r>
        <w:t xml:space="preserve">, selanjutnya sistem </w:t>
      </w:r>
      <w:proofErr w:type="gramStart"/>
      <w:r>
        <w:t>akan</w:t>
      </w:r>
      <w:proofErr w:type="gramEnd"/>
      <w:r>
        <w:t xml:space="preserve"> menampilkan halaman halaman utama. Pengguna memilih menu </w:t>
      </w:r>
      <w:r>
        <w:rPr>
          <w:i/>
        </w:rPr>
        <w:t xml:space="preserve">materials </w:t>
      </w:r>
      <w:r>
        <w:t xml:space="preserve">dan melakukan instruksi sesuai dengan menu yang diberikan, yaitu mengubah </w:t>
      </w:r>
      <w:proofErr w:type="gramStart"/>
      <w:r>
        <w:t>nama</w:t>
      </w:r>
      <w:proofErr w:type="gramEnd"/>
      <w:r>
        <w:t xml:space="preserve"> materi, menghapus materi, dan memindahkan materi ke </w:t>
      </w:r>
      <w:r>
        <w:rPr>
          <w:i/>
        </w:rPr>
        <w:t xml:space="preserve">folder </w:t>
      </w:r>
      <w:r>
        <w:t>lain.</w:t>
      </w:r>
    </w:p>
    <w:p w14:paraId="20B65DA6" w14:textId="292E365C" w:rsidR="007B328C" w:rsidRDefault="007B328C">
      <w:pPr>
        <w:pStyle w:val="Heading6"/>
        <w:numPr>
          <w:ilvl w:val="0"/>
          <w:numId w:val="58"/>
        </w:numPr>
        <w:ind w:left="720"/>
        <w:rPr>
          <w:ins w:id="1259" w:author="ditaoktaria oktaria" w:date="2015-03-05T14:27:00Z"/>
        </w:rPr>
        <w:pPrChange w:id="1260" w:author="ditaoktaria oktaria" w:date="2015-03-05T14:27:00Z">
          <w:pPr>
            <w:ind w:firstLine="709"/>
          </w:pPr>
        </w:pPrChange>
      </w:pPr>
      <w:ins w:id="1261"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1262" w:author="ditaoktaria" w:date="2015-03-27T10:11:00Z"/>
        </w:rPr>
        <w:pPrChange w:id="1263" w:author="ditaoktaria" w:date="2015-03-27T10:11:00Z">
          <w:pPr>
            <w:ind w:firstLine="0"/>
            <w:jc w:val="center"/>
          </w:pPr>
        </w:pPrChange>
      </w:pPr>
      <w:ins w:id="1264"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37"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1265" w:author="ditaoktaria" w:date="2015-03-27T20:35:00Z"/>
        </w:rPr>
        <w:pPrChange w:id="1266" w:author="ditaoktaria" w:date="2015-03-27T10:11:00Z">
          <w:pPr>
            <w:ind w:firstLine="709"/>
          </w:pPr>
        </w:pPrChange>
      </w:pPr>
      <w:bookmarkStart w:id="1267" w:name="_Toc289588905"/>
      <w:ins w:id="1268" w:author="ditaoktaria" w:date="2015-03-27T10:11:00Z">
        <w:r>
          <w:t xml:space="preserve">Gambar 4. </w:t>
        </w:r>
        <w:r>
          <w:fldChar w:fldCharType="begin"/>
        </w:r>
        <w:r>
          <w:instrText xml:space="preserve"> SEQ Gambar_4. \* ARABIC </w:instrText>
        </w:r>
      </w:ins>
      <w:r>
        <w:fldChar w:fldCharType="separate"/>
      </w:r>
      <w:r w:rsidR="00AC2D5F">
        <w:rPr>
          <w:noProof/>
        </w:rPr>
        <w:t>9</w:t>
      </w:r>
      <w:ins w:id="1269" w:author="ditaoktaria" w:date="2015-03-27T10:11:00Z">
        <w:r>
          <w:fldChar w:fldCharType="end"/>
        </w:r>
        <w:r>
          <w:t xml:space="preserve"> </w:t>
        </w:r>
        <w:r>
          <w:rPr>
            <w:b w:val="0"/>
            <w:i/>
          </w:rPr>
          <w:t xml:space="preserve">Activity Diagram </w:t>
        </w:r>
        <w:r>
          <w:rPr>
            <w:b w:val="0"/>
          </w:rPr>
          <w:t>Presentasi Materi</w:t>
        </w:r>
      </w:ins>
      <w:bookmarkEnd w:id="1267"/>
    </w:p>
    <w:p w14:paraId="2FAF8EDC" w14:textId="070E4816" w:rsidR="00FE093A" w:rsidRPr="00FE093A" w:rsidRDefault="00FE093A">
      <w:pPr>
        <w:rPr>
          <w:ins w:id="1270" w:author="ditaoktaria oktaria" w:date="2015-03-05T14:27:00Z"/>
        </w:rPr>
        <w:pPrChange w:id="1271" w:author="ditaoktaria" w:date="2015-03-27T20:35:00Z">
          <w:pPr>
            <w:ind w:firstLine="709"/>
          </w:pPr>
        </w:pPrChange>
      </w:pPr>
      <w:ins w:id="1272" w:author="ditaoktaria" w:date="2015-03-27T20:35:00Z">
        <w:r>
          <w:rPr>
            <w:i/>
          </w:rPr>
          <w:t xml:space="preserve">Activity diagram </w:t>
        </w:r>
      </w:ins>
      <w:ins w:id="1273" w:author="ditaoktaria" w:date="2015-03-27T20:36:00Z">
        <w:r>
          <w:t>presentasi materi</w:t>
        </w:r>
      </w:ins>
      <w:ins w:id="1274" w:author="ditaoktaria" w:date="2015-03-27T20:35:00Z">
        <w:r>
          <w:rPr>
            <w:i/>
          </w:rPr>
          <w:t xml:space="preserve"> </w:t>
        </w:r>
        <w:r>
          <w:t xml:space="preserve">dibuat sesuai dengan skenario pada </w:t>
        </w:r>
        <w:r>
          <w:rPr>
            <w:i/>
          </w:rPr>
          <w:t xml:space="preserve">use case </w:t>
        </w:r>
      </w:ins>
      <w:ins w:id="1275" w:author="ditaoktaria" w:date="2015-03-27T20:36:00Z">
        <w:r>
          <w:t>presentasi materi</w:t>
        </w:r>
      </w:ins>
      <w:ins w:id="1276" w:author="ditaoktaria" w:date="2015-03-27T20:35:00Z">
        <w:r>
          <w:rPr>
            <w:i/>
          </w:rPr>
          <w:t xml:space="preserve"> </w:t>
        </w:r>
        <w:r>
          <w:t xml:space="preserve">yang ditunjukkan pada </w:t>
        </w:r>
      </w:ins>
      <w:r w:rsidR="0009734D">
        <w:t>T</w:t>
      </w:r>
      <w:ins w:id="1277" w:author="ditaoktaria" w:date="2015-03-27T20:35:00Z">
        <w:r>
          <w:t xml:space="preserve">abel 4.8. Dalam Gambar 4.8 ditunjukkan interaksi yang dilakukan oleh pengguna dan sistem dalam melakukan aktifitas </w:t>
        </w:r>
      </w:ins>
      <w:ins w:id="1278" w:author="ditaoktaria" w:date="2015-03-27T20:37:00Z">
        <w:r>
          <w:t>presentasi materi</w:t>
        </w:r>
      </w:ins>
      <w:ins w:id="1279" w:author="ditaoktaria" w:date="2015-03-27T20:35:00Z">
        <w:r>
          <w:t xml:space="preserve">, yaitu diawali ketika pengguna menjalankan aplikasi dan berhasil melakukan </w:t>
        </w:r>
      </w:ins>
      <w:ins w:id="1280" w:author="ditaoktaria" w:date="2015-03-27T20:37:00Z">
        <w:r>
          <w:rPr>
            <w:i/>
          </w:rPr>
          <w:t>login</w:t>
        </w:r>
        <w:r>
          <w:t>,</w:t>
        </w:r>
      </w:ins>
      <w:ins w:id="1281" w:author="ditaoktaria" w:date="2015-03-27T20:35:00Z">
        <w:r>
          <w:t xml:space="preserve"> </w:t>
        </w:r>
      </w:ins>
      <w:ins w:id="1282" w:author="ditaoktaria" w:date="2015-03-27T20:39:00Z">
        <w:r>
          <w:t>kemudian</w:t>
        </w:r>
      </w:ins>
      <w:ins w:id="1283" w:author="ditaoktaria" w:date="2015-03-27T20:35:00Z">
        <w:r>
          <w:t xml:space="preserve"> sistem </w:t>
        </w:r>
        <w:proofErr w:type="gramStart"/>
        <w:r>
          <w:t>akan</w:t>
        </w:r>
        <w:proofErr w:type="gramEnd"/>
        <w:r>
          <w:t xml:space="preserve"> menampilkan halaman </w:t>
        </w:r>
      </w:ins>
      <w:ins w:id="1284" w:author="ditaoktaria" w:date="2015-03-27T20:37:00Z">
        <w:r>
          <w:t xml:space="preserve">utama. </w:t>
        </w:r>
        <w:proofErr w:type="gramStart"/>
        <w:r>
          <w:t xml:space="preserve">Pengguna memilih </w:t>
        </w:r>
        <w:r>
          <w:rPr>
            <w:i/>
          </w:rPr>
          <w:t xml:space="preserve">menu materials </w:t>
        </w:r>
        <w:r>
          <w:t xml:space="preserve">dan menekan </w:t>
        </w:r>
        <w:r>
          <w:lastRenderedPageBreak/>
          <w:t>salah satu materi.</w:t>
        </w:r>
      </w:ins>
      <w:proofErr w:type="gramEnd"/>
      <w:ins w:id="1285" w:author="ditaoktaria" w:date="2015-03-27T20:38:00Z">
        <w:r>
          <w:t xml:space="preserve"> Sistem selanjutnya </w:t>
        </w:r>
        <w:proofErr w:type="gramStart"/>
        <w:r>
          <w:t>akan</w:t>
        </w:r>
        <w:proofErr w:type="gramEnd"/>
        <w:r>
          <w:t xml:space="preserve"> menjalankan prosedur penayangan materi sesuai dengan format </w:t>
        </w:r>
      </w:ins>
      <w:ins w:id="1286" w:author="ditaoktaria" w:date="2015-03-27T20:39:00Z">
        <w:r>
          <w:rPr>
            <w:i/>
          </w:rPr>
          <w:t xml:space="preserve">file </w:t>
        </w:r>
      </w:ins>
      <w:ins w:id="1287" w:author="ditaoktaria" w:date="2015-03-27T20:38:00Z">
        <w:r>
          <w:t>dari materi yang di</w:t>
        </w:r>
      </w:ins>
      <w:ins w:id="1288" w:author="ditaoktaria" w:date="2015-03-27T20:39:00Z">
        <w:r>
          <w:t>pilih.</w:t>
        </w:r>
      </w:ins>
    </w:p>
    <w:p w14:paraId="25057A0C" w14:textId="63B9A97C" w:rsidR="007B328C" w:rsidRDefault="007B328C">
      <w:pPr>
        <w:pStyle w:val="Heading6"/>
        <w:numPr>
          <w:ilvl w:val="0"/>
          <w:numId w:val="58"/>
        </w:numPr>
        <w:ind w:left="720"/>
        <w:rPr>
          <w:ins w:id="1289" w:author="ditaoktaria oktaria" w:date="2015-03-05T14:27:00Z"/>
        </w:rPr>
        <w:pPrChange w:id="1290" w:author="ditaoktaria oktaria" w:date="2015-03-10T14:25:00Z">
          <w:pPr>
            <w:ind w:firstLine="709"/>
          </w:pPr>
        </w:pPrChange>
      </w:pPr>
      <w:ins w:id="1291" w:author="ditaoktaria oktaria" w:date="2015-03-05T14:27:00Z">
        <w:r w:rsidRPr="00046B5A">
          <w:rPr>
            <w:i/>
          </w:rPr>
          <w:lastRenderedPageBreak/>
          <w:t xml:space="preserve">Activity Diagram </w:t>
        </w:r>
        <w:r>
          <w:t>Kelola Folder</w:t>
        </w:r>
      </w:ins>
    </w:p>
    <w:p w14:paraId="66EDCF51" w14:textId="77777777" w:rsidR="00E744F5" w:rsidRDefault="00120BBC">
      <w:pPr>
        <w:keepNext/>
        <w:ind w:firstLine="0"/>
        <w:jc w:val="center"/>
        <w:rPr>
          <w:ins w:id="1292" w:author="ditaoktaria" w:date="2015-03-27T10:12:00Z"/>
        </w:rPr>
        <w:pPrChange w:id="1293" w:author="ditaoktaria" w:date="2015-03-27T10:12:00Z">
          <w:pPr>
            <w:ind w:firstLine="0"/>
            <w:jc w:val="center"/>
          </w:pPr>
        </w:pPrChange>
      </w:pPr>
      <w:ins w:id="1294" w:author="ditaoktaria oktaria" w:date="2015-03-10T17:08:00Z">
        <w:r>
          <w:rPr>
            <w:noProof/>
          </w:rPr>
          <w:drawing>
            <wp:inline distT="0" distB="0" distL="0" distR="0" wp14:anchorId="469FF2F2" wp14:editId="3B829078">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38"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F6A1581" w14:textId="5B174DD6" w:rsidR="00046B5A" w:rsidRDefault="00E744F5">
      <w:pPr>
        <w:pStyle w:val="Caption"/>
        <w:rPr>
          <w:ins w:id="1295" w:author="ditaoktaria" w:date="2015-03-27T20:31:00Z"/>
          <w:i/>
        </w:rPr>
        <w:pPrChange w:id="1296" w:author="ditaoktaria" w:date="2015-03-27T10:12:00Z">
          <w:pPr>
            <w:ind w:firstLine="709"/>
          </w:pPr>
        </w:pPrChange>
      </w:pPr>
      <w:bookmarkStart w:id="1297" w:name="_Toc289588906"/>
      <w:ins w:id="1298" w:author="ditaoktaria" w:date="2015-03-27T10:12:00Z">
        <w:r>
          <w:t xml:space="preserve">Gambar 4. </w:t>
        </w:r>
        <w:r>
          <w:fldChar w:fldCharType="begin"/>
        </w:r>
        <w:r>
          <w:instrText xml:space="preserve"> SEQ Gambar_4. \* ARABIC </w:instrText>
        </w:r>
      </w:ins>
      <w:r>
        <w:fldChar w:fldCharType="separate"/>
      </w:r>
      <w:r w:rsidR="00AC2D5F">
        <w:rPr>
          <w:noProof/>
        </w:rPr>
        <w:t>10</w:t>
      </w:r>
      <w:ins w:id="1299" w:author="ditaoktaria" w:date="2015-03-27T10:12:00Z">
        <w:r>
          <w:fldChar w:fldCharType="end"/>
        </w:r>
      </w:ins>
      <w:ins w:id="1300" w:author="ditaoktaria" w:date="2015-03-27T10:13:00Z">
        <w:r>
          <w:t xml:space="preserve"> </w:t>
        </w:r>
        <w:r>
          <w:rPr>
            <w:b w:val="0"/>
            <w:i/>
          </w:rPr>
          <w:t xml:space="preserve">Activity Diagram </w:t>
        </w:r>
        <w:r>
          <w:rPr>
            <w:b w:val="0"/>
          </w:rPr>
          <w:t xml:space="preserve">Kelola </w:t>
        </w:r>
        <w:r>
          <w:rPr>
            <w:b w:val="0"/>
            <w:i/>
          </w:rPr>
          <w:t>Folder</w:t>
        </w:r>
      </w:ins>
      <w:bookmarkEnd w:id="1297"/>
    </w:p>
    <w:p w14:paraId="68F16D3D" w14:textId="28CE0A95" w:rsidR="003B35C6" w:rsidRPr="00AE5DAE" w:rsidRDefault="003B35C6" w:rsidP="00AE5DAE">
      <w:proofErr w:type="gramStart"/>
      <w:r>
        <w:rPr>
          <w:i/>
        </w:rPr>
        <w:lastRenderedPageBreak/>
        <w:t xml:space="preserve">Activity diagram </w:t>
      </w:r>
      <w:r>
        <w:t>kelola</w:t>
      </w:r>
      <w:r>
        <w:rPr>
          <w:i/>
        </w:rPr>
        <w:t xml:space="preserve"> folder </w:t>
      </w:r>
      <w:r>
        <w:t xml:space="preserve">dibuat sesuai dengan skenario pada </w:t>
      </w:r>
      <w:r>
        <w:rPr>
          <w:i/>
        </w:rPr>
        <w:t xml:space="preserve">use case login </w:t>
      </w:r>
      <w:r>
        <w:t xml:space="preserve">yang ditunjukkan pada </w:t>
      </w:r>
      <w:r w:rsidR="00485131">
        <w:t>T</w:t>
      </w:r>
      <w:r>
        <w:t>abel 4.9.</w:t>
      </w:r>
      <w:proofErr w:type="gramEnd"/>
      <w:r>
        <w:t xml:space="preserve"> Dalam Gambar 4.9 ditunjukkan interaksi yang dilakukan oleh pengguna dan sistem dalam melakukan aktifitas kelola </w:t>
      </w:r>
      <w:r>
        <w:rPr>
          <w:i/>
        </w:rPr>
        <w:t>folder</w:t>
      </w:r>
      <w:r>
        <w:t xml:space="preserve">, yaitu diawali ketika pengguna menjalankan aplikasi dan </w:t>
      </w:r>
      <w:r w:rsidR="005F7869">
        <w:t xml:space="preserve">berhasil </w:t>
      </w:r>
      <w:r>
        <w:t xml:space="preserve">melakukan </w:t>
      </w:r>
      <w:r w:rsidRPr="003B35C6">
        <w:rPr>
          <w:i/>
        </w:rPr>
        <w:t>login</w:t>
      </w:r>
      <w:r w:rsidR="005F7869">
        <w:t xml:space="preserve">, </w:t>
      </w:r>
      <w:r w:rsidRPr="003B35C6">
        <w:t>selanjutnya</w:t>
      </w:r>
      <w:r>
        <w:t xml:space="preserve"> sistem </w:t>
      </w:r>
      <w:proofErr w:type="gramStart"/>
      <w:r>
        <w:t>akan</w:t>
      </w:r>
      <w:proofErr w:type="gramEnd"/>
      <w:r>
        <w:t xml:space="preserve"> menampilkan halaman </w:t>
      </w:r>
      <w:r w:rsidR="005F7869">
        <w:t>utama</w:t>
      </w:r>
      <w:r>
        <w:t>.</w:t>
      </w:r>
      <w:r w:rsidR="002237A9">
        <w:t xml:space="preserve"> Pengguna memilih menu </w:t>
      </w:r>
      <w:r w:rsidR="002237A9">
        <w:rPr>
          <w:i/>
        </w:rPr>
        <w:t xml:space="preserve">materials </w:t>
      </w:r>
      <w:r w:rsidR="002237A9">
        <w:t xml:space="preserve">dan melakukan instruksi sesuai dengan yang disediakan, yaitu menambahkan </w:t>
      </w:r>
      <w:r w:rsidR="002237A9">
        <w:rPr>
          <w:i/>
        </w:rPr>
        <w:t>folder</w:t>
      </w:r>
      <w:r w:rsidR="002237A9">
        <w:t xml:space="preserve">, mengubah </w:t>
      </w:r>
      <w:proofErr w:type="gramStart"/>
      <w:r w:rsidR="002237A9">
        <w:t>nama</w:t>
      </w:r>
      <w:proofErr w:type="gramEnd"/>
      <w:r w:rsidR="002237A9">
        <w:t xml:space="preserve"> </w:t>
      </w:r>
      <w:r w:rsidR="002237A9">
        <w:rPr>
          <w:i/>
        </w:rPr>
        <w:t>folder</w:t>
      </w:r>
      <w:r w:rsidR="002237A9">
        <w:t xml:space="preserve">, dan menghapus </w:t>
      </w:r>
      <w:r w:rsidR="002237A9">
        <w:rPr>
          <w:i/>
        </w:rPr>
        <w:t>folder</w:t>
      </w:r>
      <w:r w:rsidR="002237A9">
        <w:t>.</w:t>
      </w:r>
    </w:p>
    <w:p w14:paraId="2DBADFF7" w14:textId="22386F92" w:rsidR="00122119" w:rsidRDefault="00122119" w:rsidP="00AE5DAE">
      <w:pPr>
        <w:pStyle w:val="Heading5"/>
        <w:numPr>
          <w:ilvl w:val="0"/>
          <w:numId w:val="56"/>
        </w:numPr>
        <w:ind w:left="720" w:hanging="720"/>
      </w:pPr>
      <w:commentRangeStart w:id="1301"/>
      <w:r>
        <w:t>Perancangan Antar Muka</w:t>
      </w:r>
      <w:commentRangeEnd w:id="1301"/>
      <w:r w:rsidR="00C170CA">
        <w:rPr>
          <w:rStyle w:val="CommentReference"/>
          <w:rFonts w:eastAsia="Calibri"/>
          <w:b w:val="0"/>
        </w:rPr>
        <w:commentReference w:id="1301"/>
      </w:r>
    </w:p>
    <w:p w14:paraId="1CDCCED2" w14:textId="2C31D3CC" w:rsidR="00D45CF6" w:rsidRPr="008D0D25" w:rsidRDefault="008D0D25" w:rsidP="00AE5DAE">
      <w:r>
        <w:t xml:space="preserve">Proses perancangan antar muka </w:t>
      </w:r>
      <w:proofErr w:type="gramStart"/>
      <w:r>
        <w:t>akan</w:t>
      </w:r>
      <w:proofErr w:type="gramEnd"/>
      <w:r>
        <w:t xml:space="preserve"> menggambarkan perancangan antar muka aplikasi dalam bentuk </w:t>
      </w:r>
      <w:r>
        <w:rPr>
          <w:i/>
        </w:rPr>
        <w:t>layout</w:t>
      </w:r>
      <w:r>
        <w:t>.</w:t>
      </w:r>
    </w:p>
    <w:p w14:paraId="13793123" w14:textId="19F2E8E6" w:rsidR="005A4E6A" w:rsidRDefault="00F339E6" w:rsidP="00AE5DAE">
      <w:pPr>
        <w:pStyle w:val="Heading6"/>
        <w:numPr>
          <w:ilvl w:val="0"/>
          <w:numId w:val="57"/>
        </w:numPr>
        <w:ind w:left="720"/>
        <w:rPr>
          <w:i/>
        </w:rPr>
      </w:pPr>
      <w:r>
        <w:t>Halaman</w:t>
      </w:r>
      <w:r w:rsidR="00023395">
        <w:t xml:space="preserve"> </w:t>
      </w:r>
      <w:r w:rsidR="00023395" w:rsidRPr="00AE5DAE">
        <w:rPr>
          <w:i/>
        </w:rPr>
        <w:t>Login</w:t>
      </w:r>
    </w:p>
    <w:p w14:paraId="484E8141" w14:textId="7FA6877D" w:rsidR="005B536E" w:rsidRDefault="005B536E" w:rsidP="00AE5DAE">
      <w:r>
        <w:t xml:space="preserve">Ketika pengguna menjalankan aplikasi, maka halaman pertama yang </w:t>
      </w:r>
      <w:proofErr w:type="gramStart"/>
      <w:r>
        <w:t>akan</w:t>
      </w:r>
      <w:proofErr w:type="gramEnd"/>
      <w:r>
        <w:t xml:space="preserve"> muncuk adalah halaman </w:t>
      </w:r>
      <w:r>
        <w:rPr>
          <w:i/>
        </w:rPr>
        <w:t>login</w:t>
      </w:r>
      <w:r>
        <w:t xml:space="preserve">. Halaman </w:t>
      </w:r>
      <w:r>
        <w:rPr>
          <w:i/>
        </w:rPr>
        <w:t xml:space="preserve">login </w:t>
      </w:r>
      <w:r>
        <w:t xml:space="preserve">terdiri dari logo aplikasi, form </w:t>
      </w:r>
      <w:r>
        <w:rPr>
          <w:i/>
        </w:rPr>
        <w:t xml:space="preserve">login </w:t>
      </w:r>
      <w:r>
        <w:t xml:space="preserve">dan menu </w:t>
      </w:r>
      <w:r>
        <w:rPr>
          <w:i/>
        </w:rPr>
        <w:t>forgot password</w:t>
      </w:r>
      <w:r>
        <w:t xml:space="preserve">. </w:t>
      </w:r>
      <w:proofErr w:type="gramStart"/>
      <w:r>
        <w:t xml:space="preserve">Gambar 4.10 adalah gambar rancangan antarmuka </w:t>
      </w:r>
      <w:r>
        <w:rPr>
          <w:i/>
        </w:rPr>
        <w:t>login</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14:paraId="4F0FA66E" w14:textId="77777777" w:rsidTr="00AE5DAE">
        <w:tc>
          <w:tcPr>
            <w:tcW w:w="4786" w:type="dxa"/>
          </w:tcPr>
          <w:p w14:paraId="1E69F547" w14:textId="648E11AD" w:rsidR="007207A1" w:rsidRDefault="007207A1" w:rsidP="007207A1">
            <w:pPr>
              <w:ind w:firstLine="0"/>
            </w:pPr>
            <w:r>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p>
        </w:tc>
        <w:tc>
          <w:tcPr>
            <w:tcW w:w="3230" w:type="dxa"/>
          </w:tcPr>
          <w:p w14:paraId="13E375E3" w14:textId="77777777" w:rsidR="007207A1" w:rsidRPr="00AE5DAE" w:rsidRDefault="007207A1" w:rsidP="007207A1">
            <w:pPr>
              <w:ind w:firstLine="0"/>
              <w:rPr>
                <w:b/>
              </w:rPr>
            </w:pPr>
            <w:r w:rsidRPr="00AE5DAE">
              <w:rPr>
                <w:b/>
              </w:rPr>
              <w:t>Keterangan :</w:t>
            </w:r>
          </w:p>
          <w:p w14:paraId="182E4BE6" w14:textId="77777777" w:rsidR="007207A1" w:rsidRDefault="007207A1" w:rsidP="007207A1">
            <w:pPr>
              <w:ind w:firstLine="0"/>
            </w:pPr>
            <w:r>
              <w:t>1. Logo Aplikasi</w:t>
            </w:r>
          </w:p>
          <w:p w14:paraId="43228681" w14:textId="77777777" w:rsidR="007207A1" w:rsidRPr="00E34C4F" w:rsidRDefault="007207A1" w:rsidP="007207A1">
            <w:pPr>
              <w:ind w:firstLine="0"/>
            </w:pPr>
            <w:r>
              <w:t xml:space="preserve">2. </w:t>
            </w:r>
            <w:r w:rsidRPr="00E50688">
              <w:rPr>
                <w:i/>
              </w:rPr>
              <w:t>Tagline</w:t>
            </w:r>
            <w:r>
              <w:rPr>
                <w:i/>
              </w:rPr>
              <w:t xml:space="preserve"> </w:t>
            </w:r>
            <w:r>
              <w:t>Aplikasi</w:t>
            </w:r>
          </w:p>
          <w:p w14:paraId="1E8ED570" w14:textId="77777777" w:rsidR="007207A1" w:rsidRPr="00E50688" w:rsidRDefault="007207A1" w:rsidP="007207A1">
            <w:pPr>
              <w:ind w:firstLine="0"/>
              <w:rPr>
                <w:i/>
              </w:rPr>
            </w:pPr>
            <w:r>
              <w:t xml:space="preserve">3. </w:t>
            </w:r>
            <w:r w:rsidRPr="00E50688">
              <w:rPr>
                <w:i/>
              </w:rPr>
              <w:t>Form username</w:t>
            </w:r>
          </w:p>
          <w:p w14:paraId="689EE39B" w14:textId="77777777" w:rsidR="007207A1" w:rsidRDefault="007207A1" w:rsidP="007207A1">
            <w:pPr>
              <w:ind w:firstLine="0"/>
            </w:pPr>
            <w:r>
              <w:t xml:space="preserve">4. </w:t>
            </w:r>
            <w:r w:rsidRPr="00E50688">
              <w:rPr>
                <w:i/>
              </w:rPr>
              <w:t>Form password</w:t>
            </w:r>
          </w:p>
          <w:p w14:paraId="328E9ACF" w14:textId="77777777" w:rsidR="007207A1" w:rsidRPr="00E50688" w:rsidRDefault="007207A1" w:rsidP="007207A1">
            <w:pPr>
              <w:ind w:firstLine="0"/>
              <w:rPr>
                <w:i/>
              </w:rPr>
            </w:pPr>
            <w:r>
              <w:t xml:space="preserve">5. Tombol </w:t>
            </w:r>
            <w:r>
              <w:rPr>
                <w:i/>
              </w:rPr>
              <w:t>login</w:t>
            </w:r>
          </w:p>
          <w:p w14:paraId="61F354F8" w14:textId="77777777" w:rsidR="007207A1" w:rsidRDefault="007207A1" w:rsidP="00AE5DAE">
            <w:pPr>
              <w:keepNext/>
              <w:ind w:firstLine="0"/>
              <w:rPr>
                <w:rFonts w:eastAsia="SimSun"/>
                <w:color w:val="000000"/>
                <w:lang w:val="id-ID" w:eastAsia="id-ID"/>
              </w:rPr>
            </w:pPr>
          </w:p>
        </w:tc>
      </w:tr>
    </w:tbl>
    <w:p w14:paraId="0F13E828" w14:textId="47D7F3FC" w:rsidR="00F339E6" w:rsidRPr="005B536E" w:rsidRDefault="007207A1" w:rsidP="00AE5DAE">
      <w:pPr>
        <w:pStyle w:val="Caption"/>
      </w:pPr>
      <w:bookmarkStart w:id="1302" w:name="_Toc289588907"/>
      <w:r>
        <w:t xml:space="preserve">Gambar 4. </w:t>
      </w:r>
      <w:r w:rsidR="001409D7">
        <w:fldChar w:fldCharType="begin"/>
      </w:r>
      <w:r w:rsidR="001409D7">
        <w:instrText xml:space="preserve"> SEQ Gambar_4. \* ARABIC </w:instrText>
      </w:r>
      <w:r w:rsidR="001409D7">
        <w:fldChar w:fldCharType="separate"/>
      </w:r>
      <w:r w:rsidR="00AC2D5F">
        <w:rPr>
          <w:noProof/>
        </w:rPr>
        <w:t>11</w:t>
      </w:r>
      <w:r w:rsidR="001409D7">
        <w:rPr>
          <w:noProof/>
        </w:rPr>
        <w:fldChar w:fldCharType="end"/>
      </w:r>
      <w:r>
        <w:t xml:space="preserve"> </w:t>
      </w:r>
      <w:r w:rsidRPr="00E53EA3">
        <w:t xml:space="preserve">Antarmuka Halaman </w:t>
      </w:r>
      <w:r w:rsidRPr="00E53EA3">
        <w:rPr>
          <w:i/>
        </w:rPr>
        <w:t>Login</w:t>
      </w:r>
      <w:bookmarkEnd w:id="1302"/>
    </w:p>
    <w:p w14:paraId="029148B4" w14:textId="42B7E343" w:rsidR="00A10954" w:rsidRDefault="00A10954" w:rsidP="00AE5DAE">
      <w:pPr>
        <w:pStyle w:val="Heading6"/>
        <w:numPr>
          <w:ilvl w:val="0"/>
          <w:numId w:val="57"/>
        </w:numPr>
        <w:ind w:left="720"/>
      </w:pPr>
      <w:r>
        <w:t xml:space="preserve">Antarmuka </w:t>
      </w:r>
      <w:r w:rsidR="006E7731">
        <w:t>Halaman</w:t>
      </w:r>
      <w:r>
        <w:t xml:space="preserve"> Utama</w:t>
      </w:r>
    </w:p>
    <w:p w14:paraId="73B2C847" w14:textId="1F09B606" w:rsidR="00B311EA" w:rsidRPr="00B311EA" w:rsidRDefault="00B311EA" w:rsidP="00AE5DAE">
      <w:r>
        <w:t xml:space="preserve">Jika pengguna sukses melakukan </w:t>
      </w:r>
      <w:r>
        <w:rPr>
          <w:i/>
        </w:rPr>
        <w:t>login</w:t>
      </w:r>
      <w:r>
        <w:t xml:space="preserve">, halaman pertama yang </w:t>
      </w:r>
      <w:proofErr w:type="gramStart"/>
      <w:r>
        <w:t>akan</w:t>
      </w:r>
      <w:proofErr w:type="gramEnd"/>
      <w:r>
        <w:t xml:space="preserve"> ditampilkan adalah halaman utama.</w:t>
      </w:r>
      <w:r w:rsidR="005A6F41">
        <w:t xml:space="preserve"> </w:t>
      </w:r>
      <w:r w:rsidR="00E24B4A">
        <w:t>Halaman utam</w:t>
      </w:r>
      <w:r w:rsidR="000604EC">
        <w:t xml:space="preserve">a menampilkan menu </w:t>
      </w:r>
      <w:r w:rsidR="000604EC">
        <w:rPr>
          <w:i/>
        </w:rPr>
        <w:t>M</w:t>
      </w:r>
      <w:r w:rsidR="000604EC" w:rsidRPr="000604EC">
        <w:rPr>
          <w:i/>
        </w:rPr>
        <w:t>aterials</w:t>
      </w:r>
      <w:r w:rsidR="000604EC">
        <w:t xml:space="preserve">, menu </w:t>
      </w:r>
      <w:r w:rsidR="000604EC" w:rsidRPr="00AE5DAE">
        <w:rPr>
          <w:i/>
        </w:rPr>
        <w:t>A</w:t>
      </w:r>
      <w:r w:rsidR="000604EC" w:rsidRPr="000604EC">
        <w:rPr>
          <w:i/>
        </w:rPr>
        <w:t>ccount</w:t>
      </w:r>
      <w:r w:rsidR="000604EC">
        <w:t xml:space="preserve">, menu </w:t>
      </w:r>
      <w:r w:rsidR="000604EC" w:rsidRPr="000604EC">
        <w:rPr>
          <w:i/>
        </w:rPr>
        <w:t>Upload</w:t>
      </w:r>
      <w:r w:rsidR="000604EC">
        <w:t xml:space="preserve">, menu </w:t>
      </w:r>
      <w:r w:rsidR="000604EC">
        <w:rPr>
          <w:i/>
        </w:rPr>
        <w:t xml:space="preserve">Add </w:t>
      </w:r>
      <w:r w:rsidR="000604EC" w:rsidRPr="000604EC">
        <w:rPr>
          <w:i/>
        </w:rPr>
        <w:t>Folder</w:t>
      </w:r>
      <w:r w:rsidR="00FC4271">
        <w:t xml:space="preserve">, serta </w:t>
      </w:r>
      <w:r w:rsidR="000604EC" w:rsidRPr="000604EC">
        <w:t>daftar</w:t>
      </w:r>
      <w:r w:rsidR="000604EC">
        <w:t xml:space="preserve"> mata k</w:t>
      </w:r>
      <w:r w:rsidR="004A3675">
        <w:t>uliah yang dimiliki oleh dosen.</w:t>
      </w:r>
      <w:r w:rsidR="00BE072A">
        <w:t xml:space="preserve"> </w:t>
      </w:r>
      <w:proofErr w:type="gramStart"/>
      <w:r w:rsidR="00BE072A">
        <w:t>Gambar 4.11 adalah gamb</w:t>
      </w:r>
      <w:r w:rsidR="004057C6">
        <w:t>a</w:t>
      </w:r>
      <w:r w:rsidR="00123F08">
        <w:t>r perancangan antarmuka halaman utama.</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3088"/>
      </w:tblGrid>
      <w:tr w:rsidR="00CC66A4" w14:paraId="72CA0B8A" w14:textId="77777777" w:rsidTr="00AE5DAE">
        <w:tc>
          <w:tcPr>
            <w:tcW w:w="4928" w:type="dxa"/>
          </w:tcPr>
          <w:p w14:paraId="25D7767D" w14:textId="68C5C261" w:rsidR="00CC66A4" w:rsidRDefault="00CC66A4" w:rsidP="00AE5DAE">
            <w:pPr>
              <w:keepNext/>
              <w:ind w:firstLine="0"/>
              <w:rPr>
                <w:rFonts w:eastAsia="Times New Roman" w:cstheme="majorBidi"/>
                <w:b/>
                <w:i/>
                <w:iCs/>
                <w:color w:val="404040" w:themeColor="text1" w:themeTint="BF"/>
              </w:rPr>
            </w:pPr>
            <w:r w:rsidRPr="00CC66A4">
              <w:rPr>
                <w:noProof/>
              </w:rPr>
              <w:lastRenderedPageBreak/>
              <w:drawing>
                <wp:inline distT="0" distB="0" distL="0" distR="0" wp14:anchorId="41B1DB34" wp14:editId="227E4C3A">
                  <wp:extent cx="2868754" cy="1896118"/>
                  <wp:effectExtent l="25400" t="25400" r="27305" b="34290"/>
                  <wp:docPr id="21" name="Picture 21"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p>
        </w:tc>
        <w:tc>
          <w:tcPr>
            <w:tcW w:w="3088" w:type="dxa"/>
          </w:tcPr>
          <w:p w14:paraId="623F0C4F" w14:textId="77777777" w:rsidR="00CC66A4" w:rsidRDefault="00CC66A4">
            <w:pPr>
              <w:ind w:firstLine="0"/>
              <w:rPr>
                <w:b/>
              </w:rPr>
            </w:pPr>
            <w:r>
              <w:rPr>
                <w:b/>
              </w:rPr>
              <w:t>Keterangan :</w:t>
            </w:r>
          </w:p>
          <w:p w14:paraId="372029EE" w14:textId="35B5E403" w:rsidR="00CC66A4" w:rsidRPr="00AE5DAE" w:rsidRDefault="00CC66A4" w:rsidP="00AE5DAE">
            <w:pPr>
              <w:pStyle w:val="ListParagraph"/>
              <w:numPr>
                <w:ilvl w:val="3"/>
                <w:numId w:val="23"/>
              </w:numPr>
              <w:ind w:left="287"/>
              <w:rPr>
                <w:i/>
              </w:rPr>
            </w:pPr>
            <w:r>
              <w:t xml:space="preserve">Menu </w:t>
            </w:r>
            <w:r w:rsidRPr="00AE5DAE">
              <w:rPr>
                <w:i/>
              </w:rPr>
              <w:t>Materials</w:t>
            </w:r>
          </w:p>
          <w:p w14:paraId="7629C511" w14:textId="77777777" w:rsidR="00CC66A4" w:rsidRDefault="00CC66A4" w:rsidP="00AE5DAE">
            <w:pPr>
              <w:pStyle w:val="ListParagraph"/>
              <w:numPr>
                <w:ilvl w:val="3"/>
                <w:numId w:val="23"/>
              </w:numPr>
              <w:ind w:left="287"/>
              <w:rPr>
                <w:i/>
              </w:rPr>
            </w:pPr>
            <w:r>
              <w:t xml:space="preserve">Menu </w:t>
            </w:r>
            <w:r w:rsidRPr="00AE5DAE">
              <w:rPr>
                <w:i/>
              </w:rPr>
              <w:t>Account</w:t>
            </w:r>
          </w:p>
          <w:p w14:paraId="56DCE2F3" w14:textId="77777777" w:rsidR="00CC66A4" w:rsidRDefault="00CC66A4" w:rsidP="00AE5DAE">
            <w:pPr>
              <w:pStyle w:val="ListParagraph"/>
              <w:numPr>
                <w:ilvl w:val="3"/>
                <w:numId w:val="23"/>
              </w:numPr>
              <w:ind w:left="287"/>
              <w:rPr>
                <w:i/>
              </w:rPr>
            </w:pPr>
            <w:r>
              <w:t xml:space="preserve">Menu </w:t>
            </w:r>
            <w:r>
              <w:rPr>
                <w:i/>
              </w:rPr>
              <w:t>Upload</w:t>
            </w:r>
          </w:p>
          <w:p w14:paraId="3E72FAAF" w14:textId="77777777" w:rsidR="00CC66A4" w:rsidRDefault="00CC66A4" w:rsidP="00AE5DAE">
            <w:pPr>
              <w:pStyle w:val="ListParagraph"/>
              <w:numPr>
                <w:ilvl w:val="3"/>
                <w:numId w:val="23"/>
              </w:numPr>
              <w:ind w:left="287"/>
              <w:rPr>
                <w:i/>
              </w:rPr>
            </w:pPr>
            <w:r>
              <w:t xml:space="preserve">Menu </w:t>
            </w:r>
            <w:r>
              <w:rPr>
                <w:i/>
              </w:rPr>
              <w:t>Add Folder</w:t>
            </w:r>
          </w:p>
          <w:p w14:paraId="55E950B5" w14:textId="31B4FB41" w:rsidR="00396099" w:rsidRPr="00AE5DAE" w:rsidRDefault="00396099" w:rsidP="00AE5DAE">
            <w:pPr>
              <w:pStyle w:val="ListParagraph"/>
              <w:keepNext/>
              <w:numPr>
                <w:ilvl w:val="3"/>
                <w:numId w:val="23"/>
              </w:numPr>
              <w:ind w:left="287"/>
              <w:rPr>
                <w:i/>
              </w:rPr>
            </w:pPr>
            <w:r>
              <w:t xml:space="preserve">Daftar </w:t>
            </w:r>
            <w:r w:rsidR="00D32B0E">
              <w:t>mata kuliah yang dimiliki akun</w:t>
            </w:r>
          </w:p>
        </w:tc>
      </w:tr>
    </w:tbl>
    <w:p w14:paraId="5A8AF297" w14:textId="5A90C13E" w:rsidR="006E7731" w:rsidRPr="00023395" w:rsidRDefault="00D32B0E" w:rsidP="00AE5DAE">
      <w:pPr>
        <w:pStyle w:val="Caption"/>
      </w:pPr>
      <w:bookmarkStart w:id="1303" w:name="_Toc289588908"/>
      <w:r>
        <w:t xml:space="preserve">Gambar 4. </w:t>
      </w:r>
      <w:r w:rsidR="001409D7">
        <w:fldChar w:fldCharType="begin"/>
      </w:r>
      <w:r w:rsidR="001409D7">
        <w:instrText xml:space="preserve"> SEQ Gambar_4. \* ARABIC </w:instrText>
      </w:r>
      <w:r w:rsidR="001409D7">
        <w:fldChar w:fldCharType="separate"/>
      </w:r>
      <w:r w:rsidR="00AC2D5F">
        <w:rPr>
          <w:noProof/>
        </w:rPr>
        <w:t>12</w:t>
      </w:r>
      <w:r w:rsidR="001409D7">
        <w:rPr>
          <w:noProof/>
        </w:rPr>
        <w:fldChar w:fldCharType="end"/>
      </w:r>
      <w:r>
        <w:t xml:space="preserve"> </w:t>
      </w:r>
      <w:r>
        <w:rPr>
          <w:b w:val="0"/>
        </w:rPr>
        <w:t>Antarmuka Halaman Utama</w:t>
      </w:r>
      <w:bookmarkEnd w:id="1303"/>
    </w:p>
    <w:p w14:paraId="7468290E" w14:textId="20E6D7A2" w:rsidR="00A10954" w:rsidRDefault="00A10954" w:rsidP="00AE5DAE">
      <w:pPr>
        <w:pStyle w:val="Heading6"/>
        <w:numPr>
          <w:ilvl w:val="0"/>
          <w:numId w:val="57"/>
        </w:numPr>
        <w:ind w:left="720"/>
      </w:pPr>
      <w:r>
        <w:t xml:space="preserve">Antarmuka </w:t>
      </w:r>
      <w:r w:rsidR="00574102">
        <w:t xml:space="preserve">Halaman </w:t>
      </w:r>
      <w:r>
        <w:t>Kelola Materi</w:t>
      </w:r>
    </w:p>
    <w:p w14:paraId="14396912" w14:textId="337871E4" w:rsidR="00DE7826" w:rsidRPr="00C1642A" w:rsidRDefault="00123F08" w:rsidP="00AE5DAE">
      <w:proofErr w:type="gramStart"/>
      <w:r>
        <w:t xml:space="preserve">Halaman kelola materi ditampilkan ketika pengguna mengklik </w:t>
      </w:r>
      <w:r>
        <w:rPr>
          <w:i/>
        </w:rPr>
        <w:t xml:space="preserve">checkbox </w:t>
      </w:r>
      <w:r>
        <w:t>pada materi.</w:t>
      </w:r>
      <w:proofErr w:type="gramEnd"/>
      <w:r>
        <w:t xml:space="preserve"> </w:t>
      </w:r>
      <w:r w:rsidR="008A02A5">
        <w:t xml:space="preserve">Pada halaman ini </w:t>
      </w:r>
      <w:proofErr w:type="gramStart"/>
      <w:r w:rsidR="008A02A5">
        <w:t>akan</w:t>
      </w:r>
      <w:proofErr w:type="gramEnd"/>
      <w:r w:rsidR="008A02A5">
        <w:t xml:space="preserve"> ditampilkan d</w:t>
      </w:r>
      <w:r w:rsidR="008A02A5" w:rsidRPr="008E77BF">
        <w:t>aftar</w:t>
      </w:r>
      <w:r w:rsidR="008A02A5">
        <w:t xml:space="preserve"> materi yang dimiliki oleh 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 xml:space="preserve">edit, delete, </w:t>
      </w:r>
      <w:r w:rsidR="008E77BF">
        <w:t xml:space="preserve">dan </w:t>
      </w:r>
      <w:r w:rsidR="008E77BF">
        <w:rPr>
          <w:i/>
        </w:rPr>
        <w:t>move to.</w:t>
      </w:r>
      <w:r w:rsidR="008A02A5">
        <w:rPr>
          <w:i/>
        </w:rPr>
        <w:t xml:space="preserve"> </w:t>
      </w:r>
      <w:proofErr w:type="gramStart"/>
      <w:r w:rsidR="00C1642A">
        <w:t xml:space="preserve">Gambar 4.12 </w:t>
      </w:r>
      <w:r w:rsidR="00BE072A">
        <w:t xml:space="preserve">adalah </w:t>
      </w:r>
      <w:r w:rsidR="00766AAE">
        <w:t>gambar perancangan halaman kelola materi.</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AE5DAE">
        <w:tc>
          <w:tcPr>
            <w:tcW w:w="4928" w:type="dxa"/>
          </w:tcPr>
          <w:p w14:paraId="26B25FAE" w14:textId="0A6F2C2F" w:rsidR="00891550" w:rsidRDefault="00891550" w:rsidP="00891550">
            <w:pPr>
              <w:ind w:firstLine="0"/>
            </w:pPr>
            <w:r w:rsidRPr="00891550">
              <w:rPr>
                <w:noProof/>
              </w:rPr>
              <w:drawing>
                <wp:inline distT="0" distB="0" distL="0" distR="0" wp14:anchorId="65FECABC" wp14:editId="30951E21">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p>
        </w:tc>
        <w:tc>
          <w:tcPr>
            <w:tcW w:w="3088" w:type="dxa"/>
          </w:tcPr>
          <w:p w14:paraId="63B1AFA7" w14:textId="77777777" w:rsidR="00891550" w:rsidRDefault="00891550" w:rsidP="00891550">
            <w:pPr>
              <w:ind w:firstLine="0"/>
              <w:rPr>
                <w:b/>
              </w:rPr>
            </w:pPr>
            <w:r>
              <w:rPr>
                <w:b/>
              </w:rPr>
              <w:t>Keterangan :</w:t>
            </w:r>
          </w:p>
          <w:p w14:paraId="689D6E18" w14:textId="77777777" w:rsidR="00891550" w:rsidRPr="00AE5DAE" w:rsidRDefault="00891550" w:rsidP="00AE5DAE">
            <w:pPr>
              <w:pStyle w:val="ListParagraph"/>
              <w:numPr>
                <w:ilvl w:val="0"/>
                <w:numId w:val="71"/>
              </w:numPr>
              <w:ind w:left="317"/>
            </w:pPr>
            <w:r>
              <w:t xml:space="preserve">Menu </w:t>
            </w:r>
            <w:r>
              <w:rPr>
                <w:i/>
              </w:rPr>
              <w:t>Materials</w:t>
            </w:r>
          </w:p>
          <w:p w14:paraId="4DEAEC81" w14:textId="77777777" w:rsidR="00891550" w:rsidRPr="00AE5DAE" w:rsidRDefault="00891550" w:rsidP="00AE5DAE">
            <w:pPr>
              <w:pStyle w:val="ListParagraph"/>
              <w:numPr>
                <w:ilvl w:val="0"/>
                <w:numId w:val="71"/>
              </w:numPr>
              <w:ind w:left="317"/>
            </w:pPr>
            <w:r>
              <w:t xml:space="preserve">Menu </w:t>
            </w:r>
            <w:r>
              <w:rPr>
                <w:i/>
              </w:rPr>
              <w:t>Account</w:t>
            </w:r>
          </w:p>
          <w:p w14:paraId="07C54052" w14:textId="77777777" w:rsidR="00891550" w:rsidRPr="00AE5DAE" w:rsidRDefault="00891550" w:rsidP="00AE5DAE">
            <w:pPr>
              <w:pStyle w:val="ListParagraph"/>
              <w:numPr>
                <w:ilvl w:val="0"/>
                <w:numId w:val="71"/>
              </w:numPr>
              <w:ind w:left="317"/>
            </w:pPr>
            <w:r>
              <w:t xml:space="preserve">Menu </w:t>
            </w:r>
            <w:r>
              <w:rPr>
                <w:i/>
              </w:rPr>
              <w:t>Upload Materials</w:t>
            </w:r>
          </w:p>
          <w:p w14:paraId="7E3C9284" w14:textId="77777777" w:rsidR="00891550" w:rsidRPr="00AE5DAE" w:rsidRDefault="00891550" w:rsidP="00AE5DAE">
            <w:pPr>
              <w:pStyle w:val="ListParagraph"/>
              <w:numPr>
                <w:ilvl w:val="0"/>
                <w:numId w:val="71"/>
              </w:numPr>
              <w:ind w:left="317"/>
            </w:pPr>
            <w:r>
              <w:t>Menu</w:t>
            </w:r>
            <w:r w:rsidR="00A26F2E">
              <w:t xml:space="preserve"> </w:t>
            </w:r>
            <w:r w:rsidR="00A26F2E">
              <w:rPr>
                <w:i/>
              </w:rPr>
              <w:t>Add Folder</w:t>
            </w:r>
          </w:p>
          <w:p w14:paraId="6D3A1AD8" w14:textId="6924B3AC" w:rsidR="00404C19" w:rsidRPr="00AE5DAE" w:rsidRDefault="00404C19" w:rsidP="00AE5DAE">
            <w:pPr>
              <w:pStyle w:val="ListParagraph"/>
              <w:numPr>
                <w:ilvl w:val="0"/>
                <w:numId w:val="71"/>
              </w:numPr>
              <w:ind w:left="317"/>
            </w:pPr>
            <w:r>
              <w:t>Daftar Materi</w:t>
            </w:r>
          </w:p>
          <w:p w14:paraId="3E437FFA" w14:textId="77777777" w:rsidR="00A26F2E" w:rsidRPr="00AE5DAE" w:rsidRDefault="00A26F2E" w:rsidP="00AE5DAE">
            <w:pPr>
              <w:pStyle w:val="ListParagraph"/>
              <w:numPr>
                <w:ilvl w:val="0"/>
                <w:numId w:val="71"/>
              </w:numPr>
              <w:ind w:left="317"/>
            </w:pPr>
            <w:r>
              <w:t xml:space="preserve">Menu </w:t>
            </w:r>
            <w:r>
              <w:rPr>
                <w:i/>
              </w:rPr>
              <w:t>Edit</w:t>
            </w:r>
          </w:p>
          <w:p w14:paraId="0C3BA06D" w14:textId="77777777" w:rsidR="00A26F2E" w:rsidRPr="00AE5DAE" w:rsidRDefault="00A26F2E" w:rsidP="00AE5DAE">
            <w:pPr>
              <w:pStyle w:val="ListParagraph"/>
              <w:numPr>
                <w:ilvl w:val="0"/>
                <w:numId w:val="71"/>
              </w:numPr>
              <w:ind w:left="317"/>
            </w:pPr>
            <w:r>
              <w:t xml:space="preserve">Menu </w:t>
            </w:r>
            <w:r>
              <w:rPr>
                <w:i/>
              </w:rPr>
              <w:t>Delete</w:t>
            </w:r>
          </w:p>
          <w:p w14:paraId="240D4F15" w14:textId="473CD73D" w:rsidR="00A26F2E" w:rsidRPr="00891550" w:rsidRDefault="00A26F2E" w:rsidP="00AE5DAE">
            <w:pPr>
              <w:pStyle w:val="ListParagraph"/>
              <w:keepNext/>
              <w:numPr>
                <w:ilvl w:val="0"/>
                <w:numId w:val="71"/>
              </w:numPr>
              <w:ind w:left="317"/>
            </w:pPr>
            <w:r>
              <w:t xml:space="preserve">Menu </w:t>
            </w:r>
            <w:r>
              <w:rPr>
                <w:i/>
              </w:rPr>
              <w:t>Move to</w:t>
            </w:r>
          </w:p>
        </w:tc>
      </w:tr>
    </w:tbl>
    <w:p w14:paraId="2FFBF517" w14:textId="37CCF9FD" w:rsidR="00023395" w:rsidRPr="00302E73" w:rsidRDefault="00574102" w:rsidP="00AE5DAE">
      <w:pPr>
        <w:pStyle w:val="Caption"/>
      </w:pPr>
      <w:r>
        <w:t xml:space="preserve">Gambar 4. </w:t>
      </w:r>
      <w:r w:rsidR="001409D7">
        <w:fldChar w:fldCharType="begin"/>
      </w:r>
      <w:r w:rsidR="001409D7">
        <w:instrText xml:space="preserve"> SEQ Gambar_4. \* ARABIC </w:instrText>
      </w:r>
      <w:r w:rsidR="001409D7">
        <w:fldChar w:fldCharType="separate"/>
      </w:r>
      <w:r w:rsidR="00AC2D5F">
        <w:rPr>
          <w:noProof/>
        </w:rPr>
        <w:t>13</w:t>
      </w:r>
      <w:r w:rsidR="001409D7">
        <w:rPr>
          <w:noProof/>
        </w:rPr>
        <w:fldChar w:fldCharType="end"/>
      </w:r>
      <w:r>
        <w:t xml:space="preserve"> </w:t>
      </w:r>
      <w:r>
        <w:rPr>
          <w:b w:val="0"/>
        </w:rPr>
        <w:t>Antarmuka Halaman Kelola Materi</w:t>
      </w:r>
    </w:p>
    <w:p w14:paraId="236E50CC" w14:textId="44569527" w:rsidR="00ED3223" w:rsidRDefault="00ED3223" w:rsidP="00AE5DAE">
      <w:pPr>
        <w:pStyle w:val="Heading6"/>
        <w:numPr>
          <w:ilvl w:val="0"/>
          <w:numId w:val="57"/>
        </w:numPr>
        <w:ind w:left="720"/>
      </w:pPr>
      <w:r>
        <w:t>Antarmuka Kelola Akun</w:t>
      </w:r>
    </w:p>
    <w:p w14:paraId="1392221D" w14:textId="5A0ABE73" w:rsidR="00C61245" w:rsidRPr="00A77705" w:rsidRDefault="00C61245" w:rsidP="00AE5DAE">
      <w:proofErr w:type="gramStart"/>
      <w:r>
        <w:t xml:space="preserve">Halaman kelola akun ditampilkan ketika pengguna </w:t>
      </w:r>
      <w:r w:rsidR="00A77705">
        <w:t xml:space="preserve">menekan </w:t>
      </w:r>
      <w:r w:rsidR="00A77705">
        <w:rPr>
          <w:i/>
        </w:rPr>
        <w:t xml:space="preserve">icon </w:t>
      </w:r>
      <w:r w:rsidR="00A77705">
        <w:t>pengguna pada bagian atas halaman.</w:t>
      </w:r>
      <w:proofErr w:type="gramEnd"/>
      <w:r w:rsidR="00A77705">
        <w:t xml:space="preserve"> Terdapat 3 menu dari kelola akun, yaitu </w:t>
      </w:r>
      <w:r w:rsidR="00A77705">
        <w:rPr>
          <w:i/>
        </w:rPr>
        <w:t xml:space="preserve">view account, edit account, </w:t>
      </w:r>
      <w:r w:rsidR="00A77705">
        <w:t xml:space="preserve">dan </w:t>
      </w:r>
      <w:r w:rsidR="00A77705">
        <w:rPr>
          <w:i/>
        </w:rPr>
        <w:t>sign out</w:t>
      </w:r>
      <w:r w:rsidR="00A77705">
        <w:t>.</w:t>
      </w:r>
      <w:r w:rsidR="00C168BA">
        <w:t xml:space="preserve"> </w:t>
      </w:r>
      <w:proofErr w:type="gramStart"/>
      <w:r w:rsidR="00C168BA">
        <w:t>Gambar 4.13 adalah gambar perancangan halaman kelola akun.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3080"/>
      </w:tblGrid>
      <w:tr w:rsidR="00472B2D" w14:paraId="48F54357" w14:textId="77777777" w:rsidTr="00AE5DAE">
        <w:tc>
          <w:tcPr>
            <w:tcW w:w="4928" w:type="dxa"/>
          </w:tcPr>
          <w:p w14:paraId="21A5943D" w14:textId="17CC0D67" w:rsidR="00472B2D" w:rsidRDefault="00792F91" w:rsidP="00644B93">
            <w:pPr>
              <w:ind w:firstLine="0"/>
            </w:pPr>
            <w:r w:rsidRPr="00792F91">
              <w:rPr>
                <w:noProof/>
              </w:rPr>
              <w:lastRenderedPageBreak/>
              <w:drawing>
                <wp:inline distT="0" distB="0" distL="0" distR="0" wp14:anchorId="0A2AEA6F" wp14:editId="318542DD">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p>
        </w:tc>
        <w:tc>
          <w:tcPr>
            <w:tcW w:w="3088" w:type="dxa"/>
          </w:tcPr>
          <w:p w14:paraId="79C37A5A" w14:textId="77777777" w:rsidR="00472B2D" w:rsidRDefault="00792F91" w:rsidP="00472B2D">
            <w:pPr>
              <w:ind w:firstLine="0"/>
              <w:rPr>
                <w:b/>
              </w:rPr>
            </w:pPr>
            <w:r>
              <w:rPr>
                <w:b/>
              </w:rPr>
              <w:t>Keterangan :</w:t>
            </w:r>
          </w:p>
          <w:p w14:paraId="7D553A1D" w14:textId="77777777" w:rsidR="00792F91" w:rsidRPr="00AE5DAE" w:rsidRDefault="009D7660" w:rsidP="00AE5DAE">
            <w:pPr>
              <w:pStyle w:val="ListParagraph"/>
              <w:numPr>
                <w:ilvl w:val="0"/>
                <w:numId w:val="72"/>
              </w:numPr>
              <w:ind w:left="309"/>
              <w:rPr>
                <w:b/>
              </w:rPr>
            </w:pPr>
            <w:r>
              <w:t xml:space="preserve">Menu </w:t>
            </w:r>
            <w:r>
              <w:rPr>
                <w:i/>
              </w:rPr>
              <w:t>Materials</w:t>
            </w:r>
          </w:p>
          <w:p w14:paraId="4EC9104C" w14:textId="77777777" w:rsidR="009D7660" w:rsidRPr="00AE5DAE" w:rsidRDefault="009D7660" w:rsidP="00AE5DAE">
            <w:pPr>
              <w:pStyle w:val="ListParagraph"/>
              <w:numPr>
                <w:ilvl w:val="0"/>
                <w:numId w:val="72"/>
              </w:numPr>
              <w:ind w:left="309"/>
              <w:rPr>
                <w:b/>
              </w:rPr>
            </w:pPr>
            <w:r>
              <w:t xml:space="preserve">Menu </w:t>
            </w:r>
            <w:r>
              <w:rPr>
                <w:i/>
              </w:rPr>
              <w:t>Account</w:t>
            </w:r>
          </w:p>
          <w:p w14:paraId="666BECCB" w14:textId="2AB40DD5" w:rsidR="009D7660" w:rsidRPr="00AE5DAE" w:rsidRDefault="009D7660" w:rsidP="00AE5DAE">
            <w:pPr>
              <w:pStyle w:val="ListParagraph"/>
              <w:numPr>
                <w:ilvl w:val="0"/>
                <w:numId w:val="72"/>
              </w:numPr>
              <w:ind w:left="309"/>
              <w:rPr>
                <w:b/>
              </w:rPr>
            </w:pPr>
            <w:r>
              <w:t xml:space="preserve">Sub-menu </w:t>
            </w:r>
            <w:r>
              <w:rPr>
                <w:i/>
              </w:rPr>
              <w:t xml:space="preserve">Account </w:t>
            </w:r>
            <w:r>
              <w:t>(</w:t>
            </w:r>
            <w:r w:rsidR="009261F1">
              <w:rPr>
                <w:i/>
              </w:rPr>
              <w:t xml:space="preserve">view account, </w:t>
            </w:r>
            <w:r>
              <w:rPr>
                <w:i/>
              </w:rPr>
              <w:t>edit account</w:t>
            </w:r>
            <w:r>
              <w:t xml:space="preserve">, </w:t>
            </w:r>
            <w:r>
              <w:rPr>
                <w:i/>
              </w:rPr>
              <w:t>sign out</w:t>
            </w:r>
            <w:r>
              <w:t>)</w:t>
            </w:r>
          </w:p>
          <w:p w14:paraId="64E47067" w14:textId="77777777" w:rsidR="009D7660" w:rsidRPr="00AE5DAE" w:rsidRDefault="009D7660" w:rsidP="00AE5DAE">
            <w:pPr>
              <w:pStyle w:val="ListParagraph"/>
              <w:numPr>
                <w:ilvl w:val="0"/>
                <w:numId w:val="72"/>
              </w:numPr>
              <w:ind w:left="309"/>
              <w:rPr>
                <w:b/>
              </w:rPr>
            </w:pPr>
            <w:r>
              <w:t xml:space="preserve">Menu </w:t>
            </w:r>
            <w:r>
              <w:rPr>
                <w:i/>
              </w:rPr>
              <w:t>Add Folder</w:t>
            </w:r>
          </w:p>
          <w:p w14:paraId="6834B449" w14:textId="3852707D" w:rsidR="0014304B" w:rsidRPr="00AE5DAE" w:rsidRDefault="0014304B" w:rsidP="00AE5DAE">
            <w:pPr>
              <w:pStyle w:val="ListParagraph"/>
              <w:keepNext/>
              <w:numPr>
                <w:ilvl w:val="0"/>
                <w:numId w:val="72"/>
              </w:numPr>
              <w:ind w:left="309"/>
              <w:rPr>
                <w:b/>
              </w:rPr>
            </w:pPr>
            <w:r>
              <w:t xml:space="preserve">Daftar </w:t>
            </w:r>
            <w:r w:rsidR="00404C19">
              <w:t>materi</w:t>
            </w:r>
          </w:p>
        </w:tc>
      </w:tr>
    </w:tbl>
    <w:p w14:paraId="4097DD12" w14:textId="6E908398" w:rsidR="007275F0" w:rsidRDefault="00644B93" w:rsidP="00AE5DAE">
      <w:pPr>
        <w:pStyle w:val="Caption"/>
      </w:pPr>
      <w:bookmarkStart w:id="1304" w:name="_Toc289588909"/>
      <w:r>
        <w:t xml:space="preserve">Gambar 4. </w:t>
      </w:r>
      <w:r w:rsidR="001409D7">
        <w:fldChar w:fldCharType="begin"/>
      </w:r>
      <w:r w:rsidR="001409D7">
        <w:instrText xml:space="preserve"> SEQ Gambar_4. \* ARABIC </w:instrText>
      </w:r>
      <w:r w:rsidR="001409D7">
        <w:fldChar w:fldCharType="separate"/>
      </w:r>
      <w:r w:rsidR="00AC2D5F">
        <w:rPr>
          <w:noProof/>
        </w:rPr>
        <w:t>14</w:t>
      </w:r>
      <w:r w:rsidR="001409D7">
        <w:rPr>
          <w:noProof/>
        </w:rPr>
        <w:fldChar w:fldCharType="end"/>
      </w:r>
      <w:r>
        <w:t xml:space="preserve"> </w:t>
      </w:r>
      <w:r>
        <w:rPr>
          <w:b w:val="0"/>
        </w:rPr>
        <w:t>Antarmuka Halaman Kelola Akun</w:t>
      </w:r>
      <w:bookmarkEnd w:id="1304"/>
    </w:p>
    <w:p w14:paraId="52DAE843" w14:textId="025E77CC" w:rsidR="00A10954" w:rsidRDefault="00A10954" w:rsidP="00AE5DAE">
      <w:pPr>
        <w:pStyle w:val="Heading6"/>
        <w:numPr>
          <w:ilvl w:val="0"/>
          <w:numId w:val="57"/>
        </w:numPr>
        <w:ind w:left="720"/>
        <w:rPr>
          <w:i/>
        </w:rPr>
      </w:pPr>
      <w:r>
        <w:t>Antarmuka</w:t>
      </w:r>
      <w:r w:rsidR="00A821F2">
        <w:t xml:space="preserve"> Halaman</w:t>
      </w:r>
      <w:r>
        <w:t xml:space="preserve"> </w:t>
      </w:r>
      <w:r w:rsidR="007275F0">
        <w:rPr>
          <w:i/>
        </w:rPr>
        <w:t>Edit</w:t>
      </w:r>
      <w:r>
        <w:t xml:space="preserve"> </w:t>
      </w:r>
      <w:r w:rsidR="00330577">
        <w:rPr>
          <w:i/>
        </w:rPr>
        <w:t>Account</w:t>
      </w:r>
    </w:p>
    <w:p w14:paraId="7BEC47CC" w14:textId="09AA55DD" w:rsidR="00A821F2" w:rsidRPr="009E0599" w:rsidRDefault="00A821F2" w:rsidP="00AE5DAE">
      <w:r>
        <w:t xml:space="preserve">Halaman </w:t>
      </w:r>
      <w:r>
        <w:rPr>
          <w:i/>
        </w:rPr>
        <w:t xml:space="preserve">edit account </w:t>
      </w:r>
      <w:r>
        <w:t xml:space="preserve">ditampilkan ketika pengguna memilih sub-menu </w:t>
      </w:r>
      <w:proofErr w:type="gramStart"/>
      <w:r>
        <w:rPr>
          <w:i/>
        </w:rPr>
        <w:t>edit</w:t>
      </w:r>
      <w:proofErr w:type="gramEnd"/>
      <w:r>
        <w:rPr>
          <w:i/>
        </w:rPr>
        <w:t xml:space="preserve"> account</w:t>
      </w:r>
      <w:r>
        <w:t>.</w:t>
      </w:r>
      <w:r w:rsidR="009E0599">
        <w:t xml:space="preserve"> Halaman ini menampilkan </w:t>
      </w:r>
      <w:r w:rsidR="009E0599">
        <w:rPr>
          <w:i/>
        </w:rPr>
        <w:t xml:space="preserve">form </w:t>
      </w:r>
      <w:r w:rsidR="009E0599">
        <w:t xml:space="preserve">masukan yang telah berisi data-data akun dan tombol </w:t>
      </w:r>
      <w:r w:rsidR="009E0599">
        <w:rPr>
          <w:i/>
        </w:rPr>
        <w:t xml:space="preserve">save. </w:t>
      </w:r>
      <w:r w:rsidR="009E0599">
        <w:t xml:space="preserve">Gambar 4.14 adalah gambar perancangan halaman </w:t>
      </w:r>
      <w:r w:rsidR="009E0599">
        <w:rPr>
          <w:i/>
        </w:rPr>
        <w:t>edit account</w:t>
      </w:r>
      <w:r w:rsidR="009E059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3000"/>
      </w:tblGrid>
      <w:tr w:rsidR="00CE7B1D" w14:paraId="44B68AFF" w14:textId="77777777" w:rsidTr="00AE5DAE">
        <w:tc>
          <w:tcPr>
            <w:tcW w:w="5016" w:type="dxa"/>
          </w:tcPr>
          <w:p w14:paraId="273BB0A7" w14:textId="49E6233E" w:rsidR="00CE7B1D" w:rsidRDefault="00330577" w:rsidP="00CE7B1D">
            <w:pPr>
              <w:ind w:firstLine="0"/>
            </w:pPr>
            <w:r>
              <w:rPr>
                <w:noProof/>
              </w:rPr>
              <w:drawing>
                <wp:inline distT="0" distB="0" distL="0" distR="0" wp14:anchorId="3F594C5C" wp14:editId="22AF3D06">
                  <wp:extent cx="3048314" cy="2017226"/>
                  <wp:effectExtent l="0" t="0" r="0" b="0"/>
                  <wp:docPr id="26" name="Picture 26" descr="Macintosh HD:Users:ditaoktaria:Documents:skripsi pak aryo:skripsi dita:Kelola 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Kelola akun.jpg"/>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3049880" cy="2018262"/>
                          </a:xfrm>
                          <a:prstGeom prst="rect">
                            <a:avLst/>
                          </a:prstGeom>
                          <a:noFill/>
                          <a:ln>
                            <a:noFill/>
                          </a:ln>
                        </pic:spPr>
                      </pic:pic>
                    </a:graphicData>
                  </a:graphic>
                </wp:inline>
              </w:drawing>
            </w:r>
          </w:p>
        </w:tc>
        <w:tc>
          <w:tcPr>
            <w:tcW w:w="3000" w:type="dxa"/>
          </w:tcPr>
          <w:p w14:paraId="2475D078" w14:textId="77777777" w:rsidR="00CE7B1D" w:rsidRDefault="00404C19" w:rsidP="00CE7B1D">
            <w:pPr>
              <w:ind w:firstLine="0"/>
              <w:rPr>
                <w:b/>
              </w:rPr>
            </w:pPr>
            <w:r>
              <w:rPr>
                <w:b/>
              </w:rPr>
              <w:t>Keterangan :</w:t>
            </w:r>
          </w:p>
          <w:p w14:paraId="5CB1A95B" w14:textId="77777777" w:rsidR="00404C19" w:rsidRPr="00AE5DAE" w:rsidRDefault="00404C19" w:rsidP="00AE5DAE">
            <w:pPr>
              <w:pStyle w:val="ListParagraph"/>
              <w:numPr>
                <w:ilvl w:val="0"/>
                <w:numId w:val="73"/>
              </w:numPr>
              <w:ind w:left="229" w:hanging="283"/>
            </w:pPr>
            <w:r>
              <w:t xml:space="preserve">Menu </w:t>
            </w:r>
            <w:r>
              <w:rPr>
                <w:i/>
              </w:rPr>
              <w:t>Materials</w:t>
            </w:r>
          </w:p>
          <w:p w14:paraId="5C7C5D49" w14:textId="77777777" w:rsidR="00404C19" w:rsidRPr="00AE5DAE" w:rsidRDefault="00404C19" w:rsidP="00AE5DAE">
            <w:pPr>
              <w:pStyle w:val="ListParagraph"/>
              <w:keepNext/>
              <w:numPr>
                <w:ilvl w:val="0"/>
                <w:numId w:val="73"/>
              </w:numPr>
              <w:ind w:left="229" w:hanging="283"/>
            </w:pPr>
            <w:r>
              <w:t xml:space="preserve">Menu </w:t>
            </w:r>
            <w:r>
              <w:rPr>
                <w:i/>
              </w:rPr>
              <w:t>Account</w:t>
            </w:r>
          </w:p>
          <w:p w14:paraId="2A1391A3" w14:textId="77777777" w:rsidR="00A821F2" w:rsidRPr="00AE5DAE" w:rsidRDefault="00A821F2" w:rsidP="00AE5DAE">
            <w:pPr>
              <w:pStyle w:val="ListParagraph"/>
              <w:keepNext/>
              <w:numPr>
                <w:ilvl w:val="0"/>
                <w:numId w:val="73"/>
              </w:numPr>
              <w:ind w:left="229" w:hanging="283"/>
            </w:pPr>
            <w:r>
              <w:rPr>
                <w:i/>
              </w:rPr>
              <w:t>Form edit account</w:t>
            </w:r>
          </w:p>
          <w:p w14:paraId="37F4C857" w14:textId="7BA64751" w:rsidR="00A821F2" w:rsidRPr="00A821F2" w:rsidRDefault="00A821F2" w:rsidP="00AE5DAE">
            <w:pPr>
              <w:pStyle w:val="ListParagraph"/>
              <w:keepNext/>
              <w:numPr>
                <w:ilvl w:val="0"/>
                <w:numId w:val="73"/>
              </w:numPr>
              <w:ind w:left="229" w:hanging="283"/>
            </w:pPr>
            <w:r w:rsidRPr="00AE5DAE">
              <w:t xml:space="preserve">Tombol </w:t>
            </w:r>
            <w:r>
              <w:rPr>
                <w:i/>
              </w:rPr>
              <w:t>save</w:t>
            </w:r>
            <w:r>
              <w:t>.</w:t>
            </w:r>
          </w:p>
        </w:tc>
      </w:tr>
    </w:tbl>
    <w:p w14:paraId="3AFAD547" w14:textId="4BC6E511" w:rsidR="00CE7B1D" w:rsidRPr="00AE5DAE" w:rsidRDefault="00330577" w:rsidP="00AE5DAE">
      <w:pPr>
        <w:pStyle w:val="Caption"/>
        <w:rPr>
          <w:i/>
        </w:rPr>
      </w:pPr>
      <w:r>
        <w:t xml:space="preserve">Gambar 4. </w:t>
      </w:r>
      <w:r w:rsidR="001409D7">
        <w:fldChar w:fldCharType="begin"/>
      </w:r>
      <w:r w:rsidR="001409D7">
        <w:instrText xml:space="preserve"> SEQ Gambar_4. \* ARABIC </w:instrText>
      </w:r>
      <w:r w:rsidR="001409D7">
        <w:fldChar w:fldCharType="separate"/>
      </w:r>
      <w:r w:rsidR="00AC2D5F">
        <w:rPr>
          <w:noProof/>
        </w:rPr>
        <w:t>15</w:t>
      </w:r>
      <w:r w:rsidR="001409D7">
        <w:rPr>
          <w:noProof/>
        </w:rPr>
        <w:fldChar w:fldCharType="end"/>
      </w:r>
      <w:r>
        <w:t xml:space="preserve"> </w:t>
      </w:r>
      <w:r>
        <w:rPr>
          <w:b w:val="0"/>
        </w:rPr>
        <w:t xml:space="preserve">Antarmuka Halaman </w:t>
      </w:r>
      <w:r>
        <w:rPr>
          <w:b w:val="0"/>
          <w:i/>
        </w:rPr>
        <w:t>Edit Account</w:t>
      </w:r>
    </w:p>
    <w:p w14:paraId="005E2C23" w14:textId="7D2685C0" w:rsidR="007275F0" w:rsidRDefault="007275F0" w:rsidP="00AE5DAE">
      <w:pPr>
        <w:keepNext/>
        <w:jc w:val="center"/>
      </w:pPr>
    </w:p>
    <w:p w14:paraId="352958B4" w14:textId="309145ED" w:rsidR="00E53EA3" w:rsidRPr="00E53EA3" w:rsidRDefault="00E53EA3" w:rsidP="00AE5DAE">
      <w:pPr>
        <w:pStyle w:val="Caption"/>
        <w:sectPr w:rsidR="00E53EA3" w:rsidRPr="00E53EA3" w:rsidSect="007207A1">
          <w:pgSz w:w="11909" w:h="16834" w:code="9"/>
          <w:pgMar w:top="1985" w:right="1699" w:bottom="1699" w:left="2410" w:header="720" w:footer="720" w:gutter="0"/>
          <w:cols w:space="720"/>
          <w:titlePg/>
          <w:docGrid w:linePitch="360"/>
        </w:sectPr>
      </w:pPr>
    </w:p>
    <w:p w14:paraId="0F2A2F14" w14:textId="77777777" w:rsidR="009F64A6" w:rsidRPr="00BD2FA2" w:rsidRDefault="003B6375" w:rsidP="00BD2FA2">
      <w:pPr>
        <w:pStyle w:val="Heading1"/>
      </w:pPr>
      <w:bookmarkStart w:id="1305" w:name="_Toc283905449"/>
      <w:r w:rsidRPr="00BD2FA2">
        <w:lastRenderedPageBreak/>
        <w:t>DAFTAR PUSTAKA</w:t>
      </w:r>
      <w:bookmarkEnd w:id="1305"/>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 xml:space="preserve">Atkins-Sayre, W., </w:t>
      </w:r>
      <w:proofErr w:type="gramStart"/>
      <w:r w:rsidR="00DF15A6" w:rsidRPr="002A3E9A">
        <w:rPr>
          <w:szCs w:val="24"/>
        </w:rPr>
        <w:t>Hopkins, S., Mohundro, S., &amp; Sayre, W. (1998, November).</w:t>
      </w:r>
      <w:proofErr w:type="gramEnd"/>
      <w:r w:rsidR="00DF15A6" w:rsidRPr="002A3E9A">
        <w:rPr>
          <w:szCs w:val="24"/>
        </w:rPr>
        <w:t xml:space="preserve">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 xml:space="preserve">Nugroho, Adi. </w:t>
      </w:r>
      <w:proofErr w:type="gramStart"/>
      <w:r>
        <w:rPr>
          <w:szCs w:val="24"/>
        </w:rPr>
        <w:t>2009. "Rekayasa Perangkat Lunak Menggunakan UML dan JAVA".</w:t>
      </w:r>
      <w:proofErr w:type="gramEnd"/>
      <w:r>
        <w:rPr>
          <w:szCs w:val="24"/>
        </w:rPr>
        <w:t xml:space="preserve"> Andi.,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w:t>
      </w:r>
      <w:proofErr w:type="gramStart"/>
      <w:r w:rsidRPr="002A3E9A">
        <w:rPr>
          <w:szCs w:val="24"/>
        </w:rPr>
        <w:t>: </w:t>
      </w:r>
      <w:proofErr w:type="gramEnd"/>
      <w:r w:rsidRPr="002A3E9A">
        <w:rPr>
          <w:szCs w:val="24"/>
        </w:rPr>
        <w:t>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 xml:space="preserve">Goetz, Karin. </w:t>
      </w:r>
      <w:proofErr w:type="gramStart"/>
      <w:r>
        <w:t>2000. "Perspective on team teaching".</w:t>
      </w:r>
      <w:proofErr w:type="gramEnd"/>
      <w:r>
        <w:t xml:space="preserve"> </w:t>
      </w:r>
      <w:proofErr w:type="gramStart"/>
      <w:r>
        <w:t>Volume 1 Nomor 4.</w:t>
      </w:r>
      <w:proofErr w:type="gramEnd"/>
    </w:p>
    <w:p w14:paraId="0619F0BB" w14:textId="61F0B9A1" w:rsidR="00DF15A6" w:rsidRDefault="00DF15A6" w:rsidP="0039559D">
      <w:pPr>
        <w:spacing w:after="240"/>
        <w:ind w:left="1440" w:hanging="1440"/>
      </w:pPr>
      <w:r>
        <w:t>[AND-14]</w:t>
      </w:r>
      <w:r>
        <w:tab/>
        <w:t xml:space="preserve">Androydz. 2014. New Android Set Top Box from ENY Technology Coming Soon. </w:t>
      </w:r>
      <w:proofErr w:type="gramStart"/>
      <w:r>
        <w:t>WWW [terhubung berkala].</w:t>
      </w:r>
      <w:proofErr w:type="gramEnd"/>
      <w:r>
        <w:t xml:space="preserve">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5E63682B" w:rsidR="00227B77" w:rsidRDefault="00227B77" w:rsidP="00BB1B56">
      <w:pPr>
        <w:spacing w:after="240"/>
        <w:ind w:left="1440" w:hanging="1440"/>
        <w:rPr>
          <w:lang w:val="id-ID"/>
        </w:rPr>
      </w:pPr>
      <w:commentRangeStart w:id="1306"/>
      <w:r w:rsidDel="00227B77">
        <w:rPr>
          <w:szCs w:val="24"/>
        </w:rPr>
        <w:t xml:space="preserve"> </w:t>
      </w:r>
      <w:r w:rsidR="0011275E">
        <w:rPr>
          <w:lang w:val="id-ID"/>
        </w:rPr>
        <w:t>[TP-15</w:t>
      </w:r>
      <w:r>
        <w:rPr>
          <w:lang w:val="id-ID"/>
        </w:rPr>
        <w:t>]</w:t>
      </w:r>
      <w:r>
        <w:rPr>
          <w:lang w:val="id-ID"/>
        </w:rPr>
        <w:tab/>
      </w:r>
      <w:r w:rsidRPr="00504D09">
        <w:rPr>
          <w:rPrChange w:id="1307" w:author="ditaoktaria" w:date="2015-06-03T09:38:00Z">
            <w:rPr>
              <w:rStyle w:val="Hyperlink"/>
              <w:lang w:val="id-ID"/>
            </w:rPr>
          </w:rPrChange>
        </w:rPr>
        <w:t>http://www.tutorialspoint.com/json/json_java_example.htm</w:t>
      </w:r>
      <w:r>
        <w:rPr>
          <w:lang w:val="id-ID"/>
        </w:rPr>
        <w:t xml:space="preserve"> [diakses pada tanggal</w:t>
      </w:r>
      <w:r w:rsidR="0011275E">
        <w:rPr>
          <w:lang w:val="id-ID"/>
        </w:rPr>
        <w:t xml:space="preserve"> 19 Maret 2015</w:t>
      </w:r>
      <w:r>
        <w:rPr>
          <w:lang w:val="id-ID"/>
        </w:rPr>
        <w:t>].</w:t>
      </w:r>
    </w:p>
    <w:p w14:paraId="4D0D0D12" w14:textId="6ABD71FF" w:rsidR="008F18FB" w:rsidRDefault="0011275E" w:rsidP="008F18FB">
      <w:pPr>
        <w:spacing w:after="240"/>
        <w:ind w:left="1440" w:hanging="1440"/>
        <w:rPr>
          <w:szCs w:val="24"/>
        </w:rPr>
      </w:pPr>
      <w:r>
        <w:rPr>
          <w:szCs w:val="24"/>
        </w:rPr>
        <w:t>[PHP-15</w:t>
      </w:r>
      <w:r w:rsidR="00E63B3E">
        <w:rPr>
          <w:szCs w:val="24"/>
        </w:rPr>
        <w:t>]</w:t>
      </w:r>
      <w:r w:rsidR="00E63B3E">
        <w:rPr>
          <w:szCs w:val="24"/>
        </w:rPr>
        <w:tab/>
      </w:r>
      <w:r w:rsidR="00E63B3E" w:rsidRPr="00504D09">
        <w:rPr>
          <w:rPrChange w:id="1308" w:author="ditaoktaria" w:date="2015-06-03T09:38:00Z">
            <w:rPr>
              <w:rStyle w:val="Hyperlink"/>
              <w:szCs w:val="24"/>
            </w:rPr>
          </w:rPrChange>
        </w:rPr>
        <w:t>http://php.net/manual/en/intro-whatcando.php</w:t>
      </w:r>
      <w:r w:rsidR="00E63B3E">
        <w:rPr>
          <w:szCs w:val="24"/>
        </w:rPr>
        <w:t xml:space="preserve"> [diakses pada </w:t>
      </w:r>
      <w:commentRangeEnd w:id="1306"/>
      <w:r w:rsidR="0039559D">
        <w:rPr>
          <w:rStyle w:val="CommentReference"/>
        </w:rPr>
        <w:commentReference w:id="1306"/>
      </w:r>
      <w:r w:rsidR="00E63B3E">
        <w:rPr>
          <w:szCs w:val="24"/>
        </w:rPr>
        <w:t>tanggal 19 Maret 2015].</w:t>
      </w:r>
    </w:p>
    <w:p w14:paraId="0AF6D0E9" w14:textId="756DAECE" w:rsidR="0011275E" w:rsidRDefault="0011275E" w:rsidP="0011275E">
      <w:pPr>
        <w:spacing w:after="240"/>
        <w:ind w:left="1440" w:hanging="1440"/>
        <w:rPr>
          <w:szCs w:val="24"/>
        </w:rPr>
      </w:pPr>
      <w:r>
        <w:rPr>
          <w:szCs w:val="24"/>
        </w:rPr>
        <w:t>[VJS-15]</w:t>
      </w:r>
      <w:r>
        <w:rPr>
          <w:szCs w:val="24"/>
        </w:rPr>
        <w:tab/>
      </w:r>
      <w:r w:rsidRPr="0011275E">
        <w:rPr>
          <w:szCs w:val="24"/>
        </w:rPr>
        <w:t>http://viewerjs.org</w:t>
      </w:r>
      <w:r>
        <w:rPr>
          <w:szCs w:val="24"/>
        </w:rPr>
        <w:t xml:space="preserve"> [diakses pada tanggal 07 April 2015].</w:t>
      </w:r>
    </w:p>
    <w:p w14:paraId="1234B455" w14:textId="77777777" w:rsidR="0011275E" w:rsidRDefault="0011275E" w:rsidP="008F18FB">
      <w:pPr>
        <w:spacing w:after="240"/>
        <w:ind w:left="1440" w:hanging="1440"/>
        <w:rPr>
          <w:szCs w:val="24"/>
        </w:rPr>
      </w:pPr>
    </w:p>
    <w:sectPr w:rsidR="0011275E" w:rsidSect="00927AAA">
      <w:headerReference w:type="default" r:id="rId44"/>
      <w:footerReference w:type="default" r:id="rId45"/>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1" w:author="ditaoktaria" w:date="2015-06-06T19:00:00Z" w:initials="d">
    <w:p w14:paraId="088B858A" w14:textId="71E32958" w:rsidR="00F743EB" w:rsidRDefault="00F743EB">
      <w:pPr>
        <w:pStyle w:val="CommentText"/>
      </w:pPr>
      <w:r>
        <w:rPr>
          <w:rStyle w:val="CommentReference"/>
        </w:rPr>
        <w:annotationRef/>
      </w:r>
      <w:r>
        <w:t>Apa perlu ada dasar tertentu dalam menentukan mata kuliah, Pak? Misalnya hanya mata kuliah yang materinya hanya berupa presentasi-presentasi (misalnya dosen tidak perlu membawa laptop untuk live coding) dan apakah perlu diadakan survey kepada dosen-dosen yang mengampu mata kuliah tersebut?</w:t>
      </w:r>
    </w:p>
  </w:comment>
  <w:comment w:id="354" w:author="Aryo Pinandito" w:date="2015-05-01T09:51:00Z" w:initials="AP">
    <w:p w14:paraId="419EB695" w14:textId="033C76E7" w:rsidR="00F743EB" w:rsidRDefault="00F743EB">
      <w:pPr>
        <w:pStyle w:val="CommentText"/>
      </w:pPr>
      <w:r>
        <w:rPr>
          <w:rStyle w:val="CommentReference"/>
        </w:rPr>
        <w:annotationRef/>
      </w:r>
      <w:r>
        <w:t>Sebutkan nama mata kuliahnya secara spesifik.</w:t>
      </w:r>
    </w:p>
    <w:p w14:paraId="411950C5" w14:textId="10C4B3CE" w:rsidR="00F743EB" w:rsidRDefault="00F743EB">
      <w:pPr>
        <w:pStyle w:val="CommentText"/>
      </w:pPr>
      <w:r>
        <w:t>Jangan sebutkan semua, cukup 2 atau 3 saja sebagai contoh studi kasus dan pengujian.</w:t>
      </w:r>
    </w:p>
    <w:p w14:paraId="3FFCC96B" w14:textId="5FC7D880" w:rsidR="00F743EB" w:rsidRDefault="00F743EB">
      <w:pPr>
        <w:pStyle w:val="CommentText"/>
      </w:pPr>
      <w:r>
        <w:t>Karena ini skripsi bukan project.</w:t>
      </w:r>
    </w:p>
  </w:comment>
  <w:comment w:id="373" w:author="Aryo Pinandito" w:date="2015-02-17T08:53:00Z" w:initials="AP">
    <w:p w14:paraId="19CF1196" w14:textId="018690BF" w:rsidR="00F743EB" w:rsidRDefault="00F743EB">
      <w:pPr>
        <w:pStyle w:val="CommentText"/>
      </w:pPr>
      <w:r>
        <w:rPr>
          <w:rStyle w:val="CommentReference"/>
        </w:rPr>
        <w:annotationRef/>
      </w:r>
      <w:r>
        <w:t>Tambahkan kajian pustaka bagaimana bisa menampilkan file PDF pada Android set-top-box.</w:t>
      </w:r>
    </w:p>
    <w:p w14:paraId="226B8E1C" w14:textId="77777777" w:rsidR="00F743EB" w:rsidRDefault="00F743EB">
      <w:pPr>
        <w:pStyle w:val="CommentText"/>
      </w:pPr>
    </w:p>
    <w:p w14:paraId="13378DC9" w14:textId="389AED34" w:rsidR="00F743EB" w:rsidRDefault="00F743EB">
      <w:pPr>
        <w:pStyle w:val="CommentText"/>
      </w:pPr>
      <w:r>
        <w:t>Tambahkan pula penjelasan bagaimana presentasi dalam file PDF yang ditampilkan memungkinkan untuk dikendalikan secara remote. (maju-mundur- pindah halaman)</w:t>
      </w:r>
    </w:p>
  </w:comment>
  <w:comment w:id="377" w:author="Aryo Pinandito" w:date="2015-02-17T08:47:00Z" w:initials="AP">
    <w:p w14:paraId="5E0BD29E" w14:textId="1ADD4FB5" w:rsidR="00F743EB" w:rsidRDefault="00F743EB">
      <w:pPr>
        <w:pStyle w:val="CommentText"/>
      </w:pPr>
      <w:r>
        <w:rPr>
          <w:rStyle w:val="CommentReference"/>
        </w:rPr>
        <w:annotationRef/>
      </w:r>
      <w:r>
        <w:t>Tambahkan mengenai penjelasan terkait hal-hal yang terdapat dalam set top box yang memungkinkan untuk menyajikan presentasi dalam format file PDF secara online.</w:t>
      </w:r>
    </w:p>
  </w:comment>
  <w:comment w:id="379" w:author="Aryo Pinandito" w:date="2015-02-17T08:54:00Z" w:initials="AP">
    <w:p w14:paraId="7BB57AA6" w14:textId="4682E92E" w:rsidR="00F743EB" w:rsidRDefault="00F743EB">
      <w:pPr>
        <w:pStyle w:val="CommentText"/>
      </w:pPr>
      <w:r>
        <w:rPr>
          <w:rStyle w:val="CommentReference"/>
        </w:rPr>
        <w:annotationRef/>
      </w:r>
      <w:r>
        <w:t>Cek ini juga.</w:t>
      </w:r>
    </w:p>
  </w:comment>
  <w:comment w:id="381" w:author="Aryo Pinandito" w:date="2015-02-17T08:54:00Z" w:initials="AP">
    <w:p w14:paraId="60EB6E1A" w14:textId="6071757F" w:rsidR="00F743EB" w:rsidRDefault="00F743EB">
      <w:pPr>
        <w:pStyle w:val="CommentText"/>
      </w:pPr>
      <w:r>
        <w:rPr>
          <w:rStyle w:val="CommentReference"/>
        </w:rPr>
        <w:annotationRef/>
      </w:r>
      <w:r>
        <w:t>PC itu adalah singkatan, gunakan huruf kapital. cek dan perbaiki semua.</w:t>
      </w:r>
    </w:p>
  </w:comment>
  <w:comment w:id="439" w:author="Aryo Pinandito" w:date="2015-05-01T09:49:00Z" w:initials="AP">
    <w:p w14:paraId="41AB84F7" w14:textId="7CF37222" w:rsidR="00F743EB" w:rsidRDefault="00F743EB">
      <w:pPr>
        <w:pStyle w:val="CommentText"/>
      </w:pPr>
      <w:r>
        <w:rPr>
          <w:rStyle w:val="CommentReference"/>
        </w:rPr>
        <w:annotationRef/>
      </w:r>
      <w:r>
        <w:t>Gunakan font yang berjenis monospace seperti Courier New</w:t>
      </w:r>
    </w:p>
    <w:p w14:paraId="65E394E9" w14:textId="77777777" w:rsidR="00F743EB" w:rsidRDefault="00F743EB">
      <w:pPr>
        <w:pStyle w:val="CommentText"/>
      </w:pPr>
    </w:p>
    <w:p w14:paraId="66D49632" w14:textId="0492D70E" w:rsidR="00F743EB" w:rsidRDefault="00F743EB">
      <w:pPr>
        <w:pStyle w:val="CommentText"/>
      </w:pPr>
      <w:r>
        <w:t>Cek dan perbaiki semua.</w:t>
      </w:r>
    </w:p>
  </w:comment>
  <w:comment w:id="518" w:author="Aryo Pinandito" w:date="2015-02-17T08:52:00Z" w:initials="AP">
    <w:p w14:paraId="063D10F4" w14:textId="69A0C114" w:rsidR="00F743EB" w:rsidRDefault="00F743EB">
      <w:pPr>
        <w:pStyle w:val="CommentText"/>
      </w:pPr>
      <w:r>
        <w:rPr>
          <w:rStyle w:val="CommentReference"/>
        </w:rPr>
        <w:annotationRef/>
      </w:r>
      <w:r>
        <w:t>Kalau ini merupakan kepanjangan yang dapat disingkat, tidak perlu dicetak miring.</w:t>
      </w:r>
    </w:p>
  </w:comment>
  <w:comment w:id="520" w:author="Aryo Pinandito" w:date="2015-02-17T08:52:00Z" w:initials="AP">
    <w:p w14:paraId="571C071D" w14:textId="4D0F9C41" w:rsidR="00F743EB" w:rsidRDefault="00F743EB">
      <w:pPr>
        <w:pStyle w:val="CommentText"/>
      </w:pPr>
      <w:r>
        <w:rPr>
          <w:rStyle w:val="CommentReference"/>
        </w:rPr>
        <w:annotationRef/>
      </w:r>
      <w:r>
        <w:t>Begitu pula ini.</w:t>
      </w:r>
    </w:p>
  </w:comment>
  <w:comment w:id="530" w:author="Aryo Pinandito" w:date="2015-05-01T09:53:00Z" w:initials="AP">
    <w:p w14:paraId="5B848227" w14:textId="77777777" w:rsidR="00F743EB" w:rsidRDefault="00F743EB">
      <w:pPr>
        <w:pStyle w:val="CommentText"/>
      </w:pPr>
      <w:r>
        <w:rPr>
          <w:rStyle w:val="CommentReference"/>
        </w:rPr>
        <w:annotationRef/>
      </w:r>
      <w:r>
        <w:t>Ini sub-bab?</w:t>
      </w:r>
    </w:p>
    <w:p w14:paraId="4732CE9E" w14:textId="77777777" w:rsidR="00F743EB" w:rsidRDefault="00F743EB">
      <w:pPr>
        <w:pStyle w:val="CommentText"/>
      </w:pPr>
      <w:r>
        <w:t>Gunakan format  4.1.1.1</w:t>
      </w:r>
    </w:p>
    <w:p w14:paraId="299D79EA" w14:textId="77777777" w:rsidR="00F743EB" w:rsidRDefault="00F743EB">
      <w:pPr>
        <w:pStyle w:val="CommentText"/>
      </w:pPr>
      <w:r>
        <w:t>Maksimal hanya sampai tingkat.</w:t>
      </w:r>
    </w:p>
    <w:p w14:paraId="195ACC98" w14:textId="77777777" w:rsidR="00F743EB" w:rsidRDefault="00F743EB">
      <w:pPr>
        <w:pStyle w:val="CommentText"/>
      </w:pPr>
    </w:p>
    <w:p w14:paraId="1A616050" w14:textId="4B679ABE" w:rsidR="00F743EB" w:rsidRDefault="00F743EB">
      <w:pPr>
        <w:pStyle w:val="CommentText"/>
      </w:pPr>
      <w:r>
        <w:t>Dan jika ini adalah sub-bab, ratakan kiri dengan margin kiri halaman.</w:t>
      </w:r>
    </w:p>
  </w:comment>
  <w:comment w:id="581" w:author="Aryo Pinandito" w:date="2015-05-01T09:55:00Z" w:initials="AP">
    <w:p w14:paraId="395092A2" w14:textId="77777777" w:rsidR="00F743EB" w:rsidRDefault="00F743EB">
      <w:pPr>
        <w:pStyle w:val="CommentText"/>
      </w:pPr>
      <w:r>
        <w:rPr>
          <w:rStyle w:val="CommentReference"/>
        </w:rPr>
        <w:annotationRef/>
      </w:r>
      <w:r>
        <w:t>Use-case login tidak perlu dituliskan dalam diagram.</w:t>
      </w:r>
    </w:p>
    <w:p w14:paraId="1F855BBF" w14:textId="71CDB544" w:rsidR="00F743EB" w:rsidRDefault="00F743EB">
      <w:pPr>
        <w:pStyle w:val="CommentText"/>
      </w:pPr>
      <w:r>
        <w:t xml:space="preserve">Karena use case menggambarkan fungsionalitas sistem yang </w:t>
      </w:r>
      <w:r w:rsidRPr="009F3815">
        <w:rPr>
          <w:b/>
        </w:rPr>
        <w:t xml:space="preserve">memberikan value </w:t>
      </w:r>
      <w:r>
        <w:t>bagi aktornya.</w:t>
      </w:r>
    </w:p>
  </w:comment>
  <w:comment w:id="583" w:author="Aryo Pinandito" w:date="2015-05-01T10:04:00Z" w:initials="AP">
    <w:p w14:paraId="05221D36" w14:textId="77777777" w:rsidR="00F743EB" w:rsidRDefault="00F743EB">
      <w:pPr>
        <w:pStyle w:val="CommentText"/>
      </w:pPr>
      <w:r>
        <w:rPr>
          <w:rStyle w:val="CommentReference"/>
        </w:rPr>
        <w:annotationRef/>
      </w:r>
      <w:r>
        <w:t>Skenario Use case yang diceritakan cukup ambil 2 saja yang dianggap paling mewakili.</w:t>
      </w:r>
    </w:p>
    <w:p w14:paraId="4E3F45A1" w14:textId="4733E658" w:rsidR="00F743EB" w:rsidRDefault="00F743EB">
      <w:pPr>
        <w:pStyle w:val="CommentText"/>
      </w:pPr>
      <w:r>
        <w:t>Use case yang dijelaskan dan didekripsikan dalam naskah skripsi ini dan penjelasan serta perancangan dengan diagram-diagram lainnnya dan seterusnya hanya pada 2 use case ini saja. Sehingga tidak terlalu tebal.</w:t>
      </w:r>
    </w:p>
  </w:comment>
  <w:comment w:id="818" w:author="Aryo Pinandito" w:date="2015-05-01T10:07:00Z" w:initials="AP">
    <w:p w14:paraId="05C70CAE" w14:textId="77777777" w:rsidR="00F743EB" w:rsidRDefault="00F743EB">
      <w:pPr>
        <w:pStyle w:val="CommentText"/>
      </w:pPr>
      <w:r>
        <w:rPr>
          <w:rStyle w:val="CommentReference"/>
        </w:rPr>
        <w:annotationRef/>
      </w:r>
      <w:r>
        <w:t>Tidak diperbolehkan di bagian akhir halaman ada bagian kosong seperti ini, jika setelah ini seharusnya berisi gambar/tabel, maka paragraf-parargaf dan sub-bab-sub-bab berikutnya dipindahkan ke sini.</w:t>
      </w:r>
    </w:p>
    <w:p w14:paraId="764B6CC3" w14:textId="77777777" w:rsidR="00F743EB" w:rsidRDefault="00F743EB">
      <w:pPr>
        <w:pStyle w:val="CommentText"/>
      </w:pPr>
      <w:r>
        <w:t xml:space="preserve">Gambar dan tabel dan kode program yang berlabel serta bernomor </w:t>
      </w:r>
      <w:r w:rsidRPr="004B7C83">
        <w:rPr>
          <w:b/>
        </w:rPr>
        <w:t xml:space="preserve">tidak harus </w:t>
      </w:r>
      <w:r>
        <w:t>diletakkan tepat sebelum atau sesudah kalimat yang mengacunya.</w:t>
      </w:r>
    </w:p>
    <w:p w14:paraId="46986502" w14:textId="77777777" w:rsidR="00F743EB" w:rsidRDefault="00F743EB">
      <w:pPr>
        <w:pStyle w:val="CommentText"/>
      </w:pPr>
    </w:p>
    <w:p w14:paraId="1CE36973" w14:textId="5F67D46B" w:rsidR="00F743EB" w:rsidRDefault="00F743EB">
      <w:pPr>
        <w:pStyle w:val="CommentText"/>
      </w:pPr>
      <w:r>
        <w:t>Cek dan perbaiki semua.</w:t>
      </w:r>
    </w:p>
  </w:comment>
  <w:comment w:id="1111" w:author="Aryo Pinandito" w:date="2015-05-01T10:08:00Z" w:initials="AP">
    <w:p w14:paraId="47280EE7" w14:textId="77777777" w:rsidR="00F743EB" w:rsidRDefault="00F743EB" w:rsidP="006C4F1F">
      <w:pPr>
        <w:pStyle w:val="CommentText"/>
      </w:pPr>
      <w:r>
        <w:rPr>
          <w:rStyle w:val="CommentReference"/>
        </w:rPr>
        <w:annotationRef/>
      </w:r>
      <w:r>
        <w:t xml:space="preserve">Adakah alasannya mengapa minimal di versi 3.0? </w:t>
      </w:r>
    </w:p>
    <w:p w14:paraId="15452A26" w14:textId="66D0922D" w:rsidR="00F743EB" w:rsidRDefault="00F743EB" w:rsidP="006C4F1F">
      <w:pPr>
        <w:pStyle w:val="CommentText"/>
      </w:pPr>
      <w:r>
        <w:t>Jelaskan alasannya.</w:t>
      </w:r>
    </w:p>
  </w:comment>
  <w:comment w:id="1116" w:author="Aryo Pinandito" w:date="2015-05-01T10:09:00Z" w:initials="AP">
    <w:p w14:paraId="0041AE0E" w14:textId="21B82A08" w:rsidR="00F743EB" w:rsidRDefault="00F743EB">
      <w:pPr>
        <w:pStyle w:val="CommentText"/>
      </w:pPr>
      <w:r>
        <w:rPr>
          <w:rStyle w:val="CommentReference"/>
        </w:rPr>
        <w:annotationRef/>
      </w:r>
      <w:r>
        <w:t>Gambarkan dalam bentuk visual dengan diagram</w:t>
      </w:r>
    </w:p>
  </w:comment>
  <w:comment w:id="1131" w:author="Aryo Pinandito" w:date="2015-05-01T10:09:00Z" w:initials="AP">
    <w:p w14:paraId="403E1E65" w14:textId="6EDAF655" w:rsidR="00F743EB" w:rsidRDefault="00F743EB">
      <w:pPr>
        <w:pStyle w:val="CommentText"/>
      </w:pPr>
      <w:r>
        <w:rPr>
          <w:rStyle w:val="CommentReference"/>
        </w:rPr>
        <w:annotationRef/>
      </w:r>
      <w:r>
        <w:t>Gambarkan diagramnya. Jangan lupa diacu dari kalimat.</w:t>
      </w:r>
    </w:p>
  </w:comment>
  <w:comment w:id="1132" w:author="Aryo Pinandito" w:date="2015-05-01T10:15:00Z" w:initials="AP">
    <w:p w14:paraId="28D5721A" w14:textId="4CA4C72F" w:rsidR="00F743EB" w:rsidRDefault="00F743EB">
      <w:pPr>
        <w:pStyle w:val="CommentText"/>
      </w:pPr>
      <w:r>
        <w:rPr>
          <w:rStyle w:val="CommentReference"/>
        </w:rPr>
        <w:annotationRef/>
      </w:r>
      <w:r>
        <w:t>Jelaskan pula rancangan terkait bagaimana sebuah file disimpan, diambil oleh client, serta apa yang dilakukan dari tiap-tiap bagian sehingga sebuah dokumen PPT/PDF bisa ditampilkan dengan baik.</w:t>
      </w:r>
    </w:p>
    <w:p w14:paraId="56785DE4" w14:textId="272B52C9" w:rsidR="00F743EB" w:rsidRDefault="00F743EB">
      <w:pPr>
        <w:pStyle w:val="CommentText"/>
      </w:pPr>
      <w:r>
        <w:t>Jelaskan juga terkait media/format komunikasi yang akan digunakan.</w:t>
      </w:r>
    </w:p>
  </w:comment>
  <w:comment w:id="1241" w:author="Aryo Pinandito" w:date="2015-05-01T10:11:00Z" w:initials="AP">
    <w:p w14:paraId="2631E1AA" w14:textId="77777777" w:rsidR="00F743EB" w:rsidRDefault="00F743EB">
      <w:pPr>
        <w:pStyle w:val="CommentText"/>
      </w:pPr>
      <w:r>
        <w:rPr>
          <w:rStyle w:val="CommentReference"/>
        </w:rPr>
        <w:annotationRef/>
      </w:r>
      <w:r>
        <w:t>Jelaskan 2 diagram saja dari 2 usecase yang sudah dijelaskan skenarionya.</w:t>
      </w:r>
    </w:p>
    <w:p w14:paraId="5CC909C8" w14:textId="65A6E685" w:rsidR="00F743EB" w:rsidRDefault="00F743EB">
      <w:pPr>
        <w:pStyle w:val="CommentText"/>
      </w:pPr>
      <w:r>
        <w:t>Sehingga diagramnya bisa dievaluasi kesesuaiannya dengan skenario yang dirancang sebelumnya.</w:t>
      </w:r>
    </w:p>
  </w:comment>
  <w:comment w:id="1249" w:author="Aryo Pinandito" w:date="2015-05-01T10:13:00Z" w:initials="AP">
    <w:p w14:paraId="64CA6149" w14:textId="77777777" w:rsidR="00F743EB" w:rsidRDefault="00F743EB">
      <w:pPr>
        <w:pStyle w:val="CommentText"/>
      </w:pPr>
      <w:r>
        <w:rPr>
          <w:rStyle w:val="CommentReference"/>
        </w:rPr>
        <w:annotationRef/>
      </w:r>
      <w:r>
        <w:t>Akhir halaman ini tidak boleh koosng. Cek dan perbaiki semua.</w:t>
      </w:r>
    </w:p>
    <w:p w14:paraId="4503E768" w14:textId="43031931" w:rsidR="00F743EB" w:rsidRDefault="00F743EB">
      <w:pPr>
        <w:pStyle w:val="CommentText"/>
      </w:pPr>
      <w:r>
        <w:t>Kecuali akhir BAB.</w:t>
      </w:r>
    </w:p>
  </w:comment>
  <w:comment w:id="1301" w:author="Aryo Pinandito" w:date="2015-05-01T10:13:00Z" w:initials="AP">
    <w:p w14:paraId="4C3148BA" w14:textId="3FEBC52D" w:rsidR="00F743EB" w:rsidRDefault="00F743EB">
      <w:pPr>
        <w:pStyle w:val="CommentText"/>
      </w:pPr>
      <w:r>
        <w:t xml:space="preserve">Rancangan </w:t>
      </w:r>
      <w:r>
        <w:rPr>
          <w:rStyle w:val="CommentReference"/>
        </w:rPr>
        <w:annotationRef/>
      </w:r>
      <w:r>
        <w:t>antarmuka yang dijelaskan di sini juga hanya yang terkait dengan 2 use case yang dipilih saja. Tidak perlu semuanya.</w:t>
      </w:r>
    </w:p>
  </w:comment>
  <w:comment w:id="1306" w:author="Aryo Pinandito" w:date="2015-05-01T10:16:00Z" w:initials="AP">
    <w:p w14:paraId="15E727AB" w14:textId="580B1F25" w:rsidR="00F743EB" w:rsidRDefault="00F743EB">
      <w:pPr>
        <w:pStyle w:val="CommentText"/>
      </w:pPr>
      <w:r>
        <w:rPr>
          <w:rStyle w:val="CommentReference"/>
        </w:rPr>
        <w:annotationRef/>
      </w:r>
      <w:r>
        <w:t>Hilangkan anchor URL dari teks URL, sehingga ketika di-klik tidak membuka browser.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77CDC" w14:textId="77777777" w:rsidR="00F743EB" w:rsidRDefault="00F743EB" w:rsidP="00CD41E2">
      <w:pPr>
        <w:spacing w:line="240" w:lineRule="auto"/>
      </w:pPr>
      <w:r>
        <w:separator/>
      </w:r>
    </w:p>
  </w:endnote>
  <w:endnote w:type="continuationSeparator" w:id="0">
    <w:p w14:paraId="6D8E01AA" w14:textId="77777777" w:rsidR="00F743EB" w:rsidRDefault="00F743EB"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Light">
    <w:charset w:val="00"/>
    <w:family w:val="auto"/>
    <w:pitch w:val="variable"/>
    <w:sig w:usb0="A00002EF" w:usb1="4000207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F743EB" w:rsidRDefault="00F743EB">
    <w:pPr>
      <w:pStyle w:val="Footer"/>
      <w:jc w:val="center"/>
    </w:pPr>
  </w:p>
  <w:p w14:paraId="62390CB1" w14:textId="77777777" w:rsidR="00F743EB" w:rsidRDefault="00F743EB"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F743EB" w:rsidRDefault="00F743EB" w:rsidP="00F90037">
    <w:pPr>
      <w:pStyle w:val="Footer"/>
      <w:tabs>
        <w:tab w:val="clear" w:pos="4680"/>
        <w:tab w:val="clear" w:pos="9360"/>
      </w:tabs>
      <w:ind w:firstLine="0"/>
      <w:jc w:val="center"/>
    </w:pPr>
  </w:p>
  <w:p w14:paraId="57376A83" w14:textId="77777777" w:rsidR="00F743EB" w:rsidRDefault="00F743E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F743EB" w:rsidRDefault="00F743EB">
    <w:pPr>
      <w:pStyle w:val="Footer"/>
      <w:jc w:val="center"/>
    </w:pPr>
  </w:p>
  <w:p w14:paraId="53061FFD" w14:textId="77777777" w:rsidR="00F743EB" w:rsidRDefault="00F743EB"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F743EB" w:rsidRDefault="00F743EB"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09D7">
      <w:rPr>
        <w:rStyle w:val="PageNumber"/>
        <w:noProof/>
      </w:rPr>
      <w:t>vi</w:t>
    </w:r>
    <w:r>
      <w:rPr>
        <w:rStyle w:val="PageNumber"/>
      </w:rPr>
      <w:fldChar w:fldCharType="end"/>
    </w:r>
  </w:p>
  <w:p w14:paraId="5E5A0199" w14:textId="778AAFA6" w:rsidR="00F743EB" w:rsidRDefault="00F743EB" w:rsidP="00780DB3">
    <w:pPr>
      <w:pStyle w:val="Footer"/>
      <w:tabs>
        <w:tab w:val="clear" w:pos="4680"/>
        <w:tab w:val="clear" w:pos="9360"/>
      </w:tabs>
      <w:ind w:left="-90" w:firstLine="0"/>
      <w:jc w:val="center"/>
    </w:pPr>
  </w:p>
  <w:p w14:paraId="3DFC2D57" w14:textId="77777777" w:rsidR="00F743EB" w:rsidRDefault="00F743EB">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513369"/>
      <w:docPartObj>
        <w:docPartGallery w:val="Page Numbers (Bottom of Page)"/>
        <w:docPartUnique/>
      </w:docPartObj>
    </w:sdtPr>
    <w:sdtEndPr>
      <w:rPr>
        <w:noProof/>
      </w:rPr>
    </w:sdtEndPr>
    <w:sdtContent>
      <w:p w14:paraId="26199BC8" w14:textId="77777777" w:rsidR="00F743EB" w:rsidRDefault="00F743EB" w:rsidP="00652102">
        <w:pPr>
          <w:pStyle w:val="Footer"/>
          <w:ind w:firstLine="0"/>
          <w:jc w:val="center"/>
        </w:pPr>
        <w:r>
          <w:fldChar w:fldCharType="begin"/>
        </w:r>
        <w:r>
          <w:instrText xml:space="preserve"> PAGE   \* MERGEFORMAT </w:instrText>
        </w:r>
        <w:r>
          <w:fldChar w:fldCharType="separate"/>
        </w:r>
        <w:r w:rsidR="001409D7">
          <w:rPr>
            <w:noProof/>
          </w:rPr>
          <w:t>5</w:t>
        </w:r>
        <w:r>
          <w:rPr>
            <w:noProof/>
          </w:rPr>
          <w:fldChar w:fldCharType="end"/>
        </w:r>
      </w:p>
    </w:sdtContent>
  </w:sdt>
  <w:p w14:paraId="3F7A16DB" w14:textId="77777777" w:rsidR="00F743EB" w:rsidRDefault="00F743E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F743EB" w:rsidRDefault="00F743EB"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F743EB" w:rsidRDefault="00F743EB"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409D7">
      <w:rPr>
        <w:rStyle w:val="PageNumber"/>
        <w:noProof/>
      </w:rPr>
      <w:t>50</w:t>
    </w:r>
    <w:r>
      <w:rPr>
        <w:rStyle w:val="PageNumber"/>
      </w:rPr>
      <w:fldChar w:fldCharType="end"/>
    </w:r>
  </w:p>
  <w:p w14:paraId="331932BF" w14:textId="5D784A93" w:rsidR="00F743EB" w:rsidRDefault="00F743EB">
    <w:pPr>
      <w:pStyle w:val="Footer"/>
      <w:jc w:val="center"/>
    </w:pPr>
  </w:p>
  <w:p w14:paraId="68BC8627" w14:textId="77777777" w:rsidR="00F743EB" w:rsidRDefault="00F743EB">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F743EB" w:rsidRDefault="00F743EB"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56691" w14:textId="77777777" w:rsidR="00F743EB" w:rsidRDefault="00F743EB" w:rsidP="00CD41E2">
      <w:pPr>
        <w:spacing w:line="240" w:lineRule="auto"/>
      </w:pPr>
      <w:r>
        <w:separator/>
      </w:r>
    </w:p>
  </w:footnote>
  <w:footnote w:type="continuationSeparator" w:id="0">
    <w:p w14:paraId="1C98A670" w14:textId="77777777" w:rsidR="00F743EB" w:rsidRDefault="00F743EB"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79055"/>
      <w:docPartObj>
        <w:docPartGallery w:val="Page Numbers (Top of Page)"/>
        <w:docPartUnique/>
      </w:docPartObj>
    </w:sdtPr>
    <w:sdtEndPr>
      <w:rPr>
        <w:noProof/>
      </w:rPr>
    </w:sdtEndPr>
    <w:sdtContent>
      <w:p w14:paraId="1BF8F932" w14:textId="77777777" w:rsidR="00F743EB" w:rsidRDefault="00F743EB">
        <w:pPr>
          <w:pStyle w:val="Header"/>
          <w:jc w:val="right"/>
        </w:pPr>
        <w:r>
          <w:fldChar w:fldCharType="begin"/>
        </w:r>
        <w:r>
          <w:instrText xml:space="preserve"> PAGE   \* MERGEFORMAT </w:instrText>
        </w:r>
        <w:r>
          <w:fldChar w:fldCharType="separate"/>
        </w:r>
        <w:r w:rsidR="001409D7">
          <w:rPr>
            <w:noProof/>
          </w:rPr>
          <w:t>9</w:t>
        </w:r>
        <w:r>
          <w:rPr>
            <w:noProof/>
          </w:rPr>
          <w:fldChar w:fldCharType="end"/>
        </w:r>
      </w:p>
    </w:sdtContent>
  </w:sdt>
  <w:p w14:paraId="397CAC7C" w14:textId="77777777" w:rsidR="00F743EB" w:rsidRDefault="00F743EB"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F743EB" w:rsidRDefault="00F743E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F743EB" w:rsidRDefault="00F743EB">
        <w:pPr>
          <w:pStyle w:val="Header"/>
          <w:jc w:val="right"/>
        </w:pPr>
        <w:r>
          <w:fldChar w:fldCharType="begin"/>
        </w:r>
        <w:r>
          <w:instrText xml:space="preserve"> PAGE   \* MERGEFORMAT </w:instrText>
        </w:r>
        <w:r>
          <w:fldChar w:fldCharType="separate"/>
        </w:r>
        <w:r w:rsidR="001409D7">
          <w:rPr>
            <w:noProof/>
          </w:rPr>
          <w:t>30</w:t>
        </w:r>
        <w:r>
          <w:rPr>
            <w:noProof/>
          </w:rPr>
          <w:fldChar w:fldCharType="end"/>
        </w:r>
      </w:p>
    </w:sdtContent>
  </w:sdt>
  <w:p w14:paraId="39139E4A" w14:textId="77777777" w:rsidR="00F743EB" w:rsidRDefault="00F743EB"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F743EB" w:rsidRDefault="00F743EB">
        <w:pPr>
          <w:pStyle w:val="Header"/>
          <w:jc w:val="right"/>
        </w:pPr>
        <w:r>
          <w:fldChar w:fldCharType="begin"/>
        </w:r>
        <w:r>
          <w:instrText xml:space="preserve"> PAGE   \* MERGEFORMAT </w:instrText>
        </w:r>
        <w:r>
          <w:fldChar w:fldCharType="separate"/>
        </w:r>
        <w:r w:rsidR="001409D7">
          <w:rPr>
            <w:noProof/>
          </w:rPr>
          <w:t>51</w:t>
        </w:r>
        <w:r>
          <w:rPr>
            <w:noProof/>
          </w:rPr>
          <w:fldChar w:fldCharType="end"/>
        </w:r>
      </w:p>
    </w:sdtContent>
  </w:sdt>
  <w:p w14:paraId="02862D10" w14:textId="77777777" w:rsidR="00F743EB" w:rsidRDefault="00F743EB"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B8CE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C73CBA9C"/>
    <w:lvl w:ilvl="0" w:tplc="9A228F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9F40DE78"/>
    <w:lvl w:ilvl="0" w:tplc="0409000F">
      <w:start w:val="1"/>
      <w:numFmt w:val="decimal"/>
      <w:lvlText w:val="%1."/>
      <w:lvlJc w:val="left"/>
      <w:pPr>
        <w:ind w:left="1091"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60CA2"/>
    <w:multiLevelType w:val="hybridMultilevel"/>
    <w:tmpl w:val="200CE688"/>
    <w:lvl w:ilvl="0" w:tplc="002C0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0">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5">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0">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1">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65"/>
  </w:num>
  <w:num w:numId="3">
    <w:abstractNumId w:val="32"/>
  </w:num>
  <w:num w:numId="4">
    <w:abstractNumId w:val="55"/>
  </w:num>
  <w:num w:numId="5">
    <w:abstractNumId w:val="49"/>
  </w:num>
  <w:num w:numId="6">
    <w:abstractNumId w:val="40"/>
  </w:num>
  <w:num w:numId="7">
    <w:abstractNumId w:val="60"/>
  </w:num>
  <w:num w:numId="8">
    <w:abstractNumId w:val="37"/>
  </w:num>
  <w:num w:numId="9">
    <w:abstractNumId w:val="10"/>
  </w:num>
  <w:num w:numId="10">
    <w:abstractNumId w:val="54"/>
  </w:num>
  <w:num w:numId="11">
    <w:abstractNumId w:val="18"/>
  </w:num>
  <w:num w:numId="12">
    <w:abstractNumId w:val="4"/>
  </w:num>
  <w:num w:numId="13">
    <w:abstractNumId w:val="45"/>
  </w:num>
  <w:num w:numId="14">
    <w:abstractNumId w:val="1"/>
  </w:num>
  <w:num w:numId="15">
    <w:abstractNumId w:val="70"/>
  </w:num>
  <w:num w:numId="16">
    <w:abstractNumId w:val="39"/>
  </w:num>
  <w:num w:numId="17">
    <w:abstractNumId w:val="52"/>
  </w:num>
  <w:num w:numId="18">
    <w:abstractNumId w:val="67"/>
  </w:num>
  <w:num w:numId="19">
    <w:abstractNumId w:val="8"/>
  </w:num>
  <w:num w:numId="20">
    <w:abstractNumId w:val="48"/>
  </w:num>
  <w:num w:numId="21">
    <w:abstractNumId w:val="41"/>
  </w:num>
  <w:num w:numId="22">
    <w:abstractNumId w:val="38"/>
  </w:num>
  <w:num w:numId="23">
    <w:abstractNumId w:val="69"/>
  </w:num>
  <w:num w:numId="24">
    <w:abstractNumId w:val="11"/>
  </w:num>
  <w:num w:numId="25">
    <w:abstractNumId w:val="63"/>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3"/>
  </w:num>
  <w:num w:numId="37">
    <w:abstractNumId w:val="19"/>
  </w:num>
  <w:num w:numId="38">
    <w:abstractNumId w:val="30"/>
  </w:num>
  <w:num w:numId="39">
    <w:abstractNumId w:val="9"/>
  </w:num>
  <w:num w:numId="40">
    <w:abstractNumId w:val="56"/>
  </w:num>
  <w:num w:numId="41">
    <w:abstractNumId w:val="2"/>
  </w:num>
  <w:num w:numId="42">
    <w:abstractNumId w:val="43"/>
  </w:num>
  <w:num w:numId="43">
    <w:abstractNumId w:val="3"/>
  </w:num>
  <w:num w:numId="44">
    <w:abstractNumId w:val="59"/>
  </w:num>
  <w:num w:numId="45">
    <w:abstractNumId w:val="34"/>
  </w:num>
  <w:num w:numId="46">
    <w:abstractNumId w:val="44"/>
  </w:num>
  <w:num w:numId="47">
    <w:abstractNumId w:val="51"/>
  </w:num>
  <w:num w:numId="48">
    <w:abstractNumId w:val="28"/>
  </w:num>
  <w:num w:numId="49">
    <w:abstractNumId w:val="61"/>
  </w:num>
  <w:num w:numId="50">
    <w:abstractNumId w:val="27"/>
  </w:num>
  <w:num w:numId="51">
    <w:abstractNumId w:val="13"/>
  </w:num>
  <w:num w:numId="52">
    <w:abstractNumId w:val="64"/>
  </w:num>
  <w:num w:numId="53">
    <w:abstractNumId w:val="71"/>
  </w:num>
  <w:num w:numId="54">
    <w:abstractNumId w:val="47"/>
  </w:num>
  <w:num w:numId="55">
    <w:abstractNumId w:val="31"/>
  </w:num>
  <w:num w:numId="56">
    <w:abstractNumId w:val="66"/>
  </w:num>
  <w:num w:numId="57">
    <w:abstractNumId w:val="22"/>
  </w:num>
  <w:num w:numId="58">
    <w:abstractNumId w:val="68"/>
  </w:num>
  <w:num w:numId="59">
    <w:abstractNumId w:val="33"/>
  </w:num>
  <w:num w:numId="60">
    <w:abstractNumId w:val="23"/>
  </w:num>
  <w:num w:numId="6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2"/>
  </w:num>
  <w:num w:numId="63">
    <w:abstractNumId w:val="29"/>
  </w:num>
  <w:num w:numId="64">
    <w:abstractNumId w:val="12"/>
  </w:num>
  <w:num w:numId="65">
    <w:abstractNumId w:val="36"/>
  </w:num>
  <w:num w:numId="66">
    <w:abstractNumId w:val="25"/>
  </w:num>
  <w:num w:numId="67">
    <w:abstractNumId w:val="26"/>
  </w:num>
  <w:num w:numId="68">
    <w:abstractNumId w:val="58"/>
  </w:num>
  <w:num w:numId="69">
    <w:abstractNumId w:val="57"/>
  </w:num>
  <w:num w:numId="70">
    <w:abstractNumId w:val="50"/>
  </w:num>
  <w:num w:numId="71">
    <w:abstractNumId w:val="6"/>
  </w:num>
  <w:num w:numId="72">
    <w:abstractNumId w:val="46"/>
  </w:num>
  <w:num w:numId="73">
    <w:abstractNumId w:val="4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activeWritingStyle w:appName="MSWord" w:lang="es-ES_tradnl" w:vendorID="64" w:dllVersion="131078" w:nlCheck="1" w:checkStyle="1"/>
  <w:activeWritingStyle w:appName="MSWord" w:lang="en-GB" w:vendorID="64" w:dllVersion="131078" w:nlCheck="1" w:checkStyle="1"/>
  <w:proofState w:grammar="clean"/>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F6"/>
    <w:rsid w:val="00017391"/>
    <w:rsid w:val="00017DF2"/>
    <w:rsid w:val="00020246"/>
    <w:rsid w:val="00020C80"/>
    <w:rsid w:val="0002103E"/>
    <w:rsid w:val="00021D8D"/>
    <w:rsid w:val="00021F9C"/>
    <w:rsid w:val="00023364"/>
    <w:rsid w:val="00023395"/>
    <w:rsid w:val="00023422"/>
    <w:rsid w:val="0002382C"/>
    <w:rsid w:val="00024732"/>
    <w:rsid w:val="00025299"/>
    <w:rsid w:val="00025783"/>
    <w:rsid w:val="000258AA"/>
    <w:rsid w:val="00026BAB"/>
    <w:rsid w:val="00026EFC"/>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3F13"/>
    <w:rsid w:val="00084535"/>
    <w:rsid w:val="00084898"/>
    <w:rsid w:val="00085750"/>
    <w:rsid w:val="000867D5"/>
    <w:rsid w:val="000867DA"/>
    <w:rsid w:val="0008739F"/>
    <w:rsid w:val="00087681"/>
    <w:rsid w:val="00087711"/>
    <w:rsid w:val="000911FD"/>
    <w:rsid w:val="00091C7E"/>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1A48"/>
    <w:rsid w:val="000A3437"/>
    <w:rsid w:val="000A4EFC"/>
    <w:rsid w:val="000A5EEC"/>
    <w:rsid w:val="000A678F"/>
    <w:rsid w:val="000A7476"/>
    <w:rsid w:val="000A7652"/>
    <w:rsid w:val="000A76C3"/>
    <w:rsid w:val="000B03F4"/>
    <w:rsid w:val="000B1649"/>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9EB"/>
    <w:rsid w:val="000C5AB4"/>
    <w:rsid w:val="000C60C9"/>
    <w:rsid w:val="000C7250"/>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65C6"/>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CE0"/>
    <w:rsid w:val="00131F03"/>
    <w:rsid w:val="00132092"/>
    <w:rsid w:val="001325AD"/>
    <w:rsid w:val="0013301B"/>
    <w:rsid w:val="00133B75"/>
    <w:rsid w:val="0013407D"/>
    <w:rsid w:val="00134714"/>
    <w:rsid w:val="00135389"/>
    <w:rsid w:val="00135CE5"/>
    <w:rsid w:val="00135D12"/>
    <w:rsid w:val="001364CA"/>
    <w:rsid w:val="00136E63"/>
    <w:rsid w:val="001371F6"/>
    <w:rsid w:val="0013768B"/>
    <w:rsid w:val="00137A5D"/>
    <w:rsid w:val="00137D03"/>
    <w:rsid w:val="00140460"/>
    <w:rsid w:val="001409D7"/>
    <w:rsid w:val="00140C92"/>
    <w:rsid w:val="00141269"/>
    <w:rsid w:val="001414C9"/>
    <w:rsid w:val="00141686"/>
    <w:rsid w:val="00142B0B"/>
    <w:rsid w:val="0014304B"/>
    <w:rsid w:val="001431E0"/>
    <w:rsid w:val="00143E07"/>
    <w:rsid w:val="001442FC"/>
    <w:rsid w:val="00144CAD"/>
    <w:rsid w:val="0014583B"/>
    <w:rsid w:val="00146381"/>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F47"/>
    <w:rsid w:val="001642CC"/>
    <w:rsid w:val="00165D89"/>
    <w:rsid w:val="00166082"/>
    <w:rsid w:val="00166360"/>
    <w:rsid w:val="001663D7"/>
    <w:rsid w:val="0016706C"/>
    <w:rsid w:val="001671ED"/>
    <w:rsid w:val="00167A5B"/>
    <w:rsid w:val="00167F72"/>
    <w:rsid w:val="00170003"/>
    <w:rsid w:val="00171392"/>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22D1"/>
    <w:rsid w:val="00182649"/>
    <w:rsid w:val="0018291B"/>
    <w:rsid w:val="00183767"/>
    <w:rsid w:val="00183C3E"/>
    <w:rsid w:val="00183D18"/>
    <w:rsid w:val="00183F21"/>
    <w:rsid w:val="00184390"/>
    <w:rsid w:val="0018471C"/>
    <w:rsid w:val="00184952"/>
    <w:rsid w:val="00187539"/>
    <w:rsid w:val="00187701"/>
    <w:rsid w:val="00187F68"/>
    <w:rsid w:val="00190077"/>
    <w:rsid w:val="0019098F"/>
    <w:rsid w:val="00190FA4"/>
    <w:rsid w:val="00191DE2"/>
    <w:rsid w:val="00192902"/>
    <w:rsid w:val="00192CB2"/>
    <w:rsid w:val="00192FA6"/>
    <w:rsid w:val="0019310C"/>
    <w:rsid w:val="00193933"/>
    <w:rsid w:val="00193ADE"/>
    <w:rsid w:val="00195492"/>
    <w:rsid w:val="00195DF5"/>
    <w:rsid w:val="001966E1"/>
    <w:rsid w:val="001972A4"/>
    <w:rsid w:val="001A0244"/>
    <w:rsid w:val="001A0C1C"/>
    <w:rsid w:val="001A1A9B"/>
    <w:rsid w:val="001A1EB9"/>
    <w:rsid w:val="001A2B3E"/>
    <w:rsid w:val="001A3030"/>
    <w:rsid w:val="001A34B4"/>
    <w:rsid w:val="001A353A"/>
    <w:rsid w:val="001A363F"/>
    <w:rsid w:val="001A39B9"/>
    <w:rsid w:val="001A4344"/>
    <w:rsid w:val="001A4520"/>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563"/>
    <w:rsid w:val="001D338F"/>
    <w:rsid w:val="001D348B"/>
    <w:rsid w:val="001D3507"/>
    <w:rsid w:val="001D37C5"/>
    <w:rsid w:val="001D3BFB"/>
    <w:rsid w:val="001D54D4"/>
    <w:rsid w:val="001D5AFE"/>
    <w:rsid w:val="001D6144"/>
    <w:rsid w:val="001D6241"/>
    <w:rsid w:val="001E0A03"/>
    <w:rsid w:val="001E14F1"/>
    <w:rsid w:val="001E1A99"/>
    <w:rsid w:val="001E28A5"/>
    <w:rsid w:val="001E2F64"/>
    <w:rsid w:val="001E2F6D"/>
    <w:rsid w:val="001E3FF2"/>
    <w:rsid w:val="001E483F"/>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208C9"/>
    <w:rsid w:val="00220A12"/>
    <w:rsid w:val="00221CE8"/>
    <w:rsid w:val="00223259"/>
    <w:rsid w:val="002237A9"/>
    <w:rsid w:val="0022405B"/>
    <w:rsid w:val="002249F5"/>
    <w:rsid w:val="00224B70"/>
    <w:rsid w:val="00224E20"/>
    <w:rsid w:val="0022571C"/>
    <w:rsid w:val="00225ADA"/>
    <w:rsid w:val="00227B77"/>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5739"/>
    <w:rsid w:val="00245C98"/>
    <w:rsid w:val="00246171"/>
    <w:rsid w:val="00246782"/>
    <w:rsid w:val="00246FAB"/>
    <w:rsid w:val="00247604"/>
    <w:rsid w:val="00247B92"/>
    <w:rsid w:val="002508CC"/>
    <w:rsid w:val="00250EFC"/>
    <w:rsid w:val="00251719"/>
    <w:rsid w:val="002519DB"/>
    <w:rsid w:val="00251AE7"/>
    <w:rsid w:val="002523B3"/>
    <w:rsid w:val="00252EB3"/>
    <w:rsid w:val="0025360B"/>
    <w:rsid w:val="00253C82"/>
    <w:rsid w:val="002541F5"/>
    <w:rsid w:val="00254C92"/>
    <w:rsid w:val="00254CD8"/>
    <w:rsid w:val="00254FB5"/>
    <w:rsid w:val="002551F4"/>
    <w:rsid w:val="0025608F"/>
    <w:rsid w:val="00256743"/>
    <w:rsid w:val="002575FB"/>
    <w:rsid w:val="00257AE5"/>
    <w:rsid w:val="00260E27"/>
    <w:rsid w:val="00260EB6"/>
    <w:rsid w:val="00261CA4"/>
    <w:rsid w:val="00262ED7"/>
    <w:rsid w:val="00264D44"/>
    <w:rsid w:val="0026512E"/>
    <w:rsid w:val="0026659B"/>
    <w:rsid w:val="00267698"/>
    <w:rsid w:val="00270320"/>
    <w:rsid w:val="00272CAC"/>
    <w:rsid w:val="0027352F"/>
    <w:rsid w:val="002740E7"/>
    <w:rsid w:val="0027599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608A"/>
    <w:rsid w:val="002868C5"/>
    <w:rsid w:val="00286DC3"/>
    <w:rsid w:val="00287688"/>
    <w:rsid w:val="0028790A"/>
    <w:rsid w:val="002879A5"/>
    <w:rsid w:val="00287DCB"/>
    <w:rsid w:val="00291646"/>
    <w:rsid w:val="00291D09"/>
    <w:rsid w:val="0029200E"/>
    <w:rsid w:val="00292BDB"/>
    <w:rsid w:val="00293655"/>
    <w:rsid w:val="0029480F"/>
    <w:rsid w:val="00297368"/>
    <w:rsid w:val="00297B95"/>
    <w:rsid w:val="002A1473"/>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1B92"/>
    <w:rsid w:val="002B271F"/>
    <w:rsid w:val="002B3A47"/>
    <w:rsid w:val="002B449D"/>
    <w:rsid w:val="002B452C"/>
    <w:rsid w:val="002B47CC"/>
    <w:rsid w:val="002B585B"/>
    <w:rsid w:val="002B5AE9"/>
    <w:rsid w:val="002B5FAA"/>
    <w:rsid w:val="002B650B"/>
    <w:rsid w:val="002B78C5"/>
    <w:rsid w:val="002C0CC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EE"/>
    <w:rsid w:val="002D5309"/>
    <w:rsid w:val="002D5408"/>
    <w:rsid w:val="002D5D62"/>
    <w:rsid w:val="002D6F09"/>
    <w:rsid w:val="002E0976"/>
    <w:rsid w:val="002E098D"/>
    <w:rsid w:val="002E0AF9"/>
    <w:rsid w:val="002E2235"/>
    <w:rsid w:val="002E2A5E"/>
    <w:rsid w:val="002E35D6"/>
    <w:rsid w:val="002E438C"/>
    <w:rsid w:val="002E47B9"/>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5A5"/>
    <w:rsid w:val="00361710"/>
    <w:rsid w:val="0036184C"/>
    <w:rsid w:val="00361D42"/>
    <w:rsid w:val="00363048"/>
    <w:rsid w:val="003633D5"/>
    <w:rsid w:val="00365DBF"/>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D3"/>
    <w:rsid w:val="00383094"/>
    <w:rsid w:val="003838B7"/>
    <w:rsid w:val="00384F14"/>
    <w:rsid w:val="00385FB0"/>
    <w:rsid w:val="003861C1"/>
    <w:rsid w:val="00386CBD"/>
    <w:rsid w:val="0038741B"/>
    <w:rsid w:val="003902F1"/>
    <w:rsid w:val="00390446"/>
    <w:rsid w:val="00390774"/>
    <w:rsid w:val="00390B7E"/>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3CDA"/>
    <w:rsid w:val="003A4CC6"/>
    <w:rsid w:val="003A4F9C"/>
    <w:rsid w:val="003A58ED"/>
    <w:rsid w:val="003A5ABC"/>
    <w:rsid w:val="003A5AE9"/>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1A6E"/>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2B3"/>
    <w:rsid w:val="0040745A"/>
    <w:rsid w:val="00407EB6"/>
    <w:rsid w:val="00410826"/>
    <w:rsid w:val="0041083C"/>
    <w:rsid w:val="00410B2E"/>
    <w:rsid w:val="00410CD8"/>
    <w:rsid w:val="00411014"/>
    <w:rsid w:val="00411AFE"/>
    <w:rsid w:val="00411B04"/>
    <w:rsid w:val="00411D05"/>
    <w:rsid w:val="0041278F"/>
    <w:rsid w:val="00413E3D"/>
    <w:rsid w:val="00413F31"/>
    <w:rsid w:val="00417290"/>
    <w:rsid w:val="0041738C"/>
    <w:rsid w:val="00417ADA"/>
    <w:rsid w:val="004213D4"/>
    <w:rsid w:val="00421EB4"/>
    <w:rsid w:val="0042212C"/>
    <w:rsid w:val="0042212F"/>
    <w:rsid w:val="004222D9"/>
    <w:rsid w:val="00422549"/>
    <w:rsid w:val="0042278C"/>
    <w:rsid w:val="004238AC"/>
    <w:rsid w:val="00425DF1"/>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8AD"/>
    <w:rsid w:val="004401DA"/>
    <w:rsid w:val="00440AC6"/>
    <w:rsid w:val="004418E1"/>
    <w:rsid w:val="00441B8A"/>
    <w:rsid w:val="00442557"/>
    <w:rsid w:val="0044453D"/>
    <w:rsid w:val="00444799"/>
    <w:rsid w:val="004455F4"/>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88C"/>
    <w:rsid w:val="00494915"/>
    <w:rsid w:val="00494AA5"/>
    <w:rsid w:val="00495156"/>
    <w:rsid w:val="004955E5"/>
    <w:rsid w:val="00496F2C"/>
    <w:rsid w:val="00496F89"/>
    <w:rsid w:val="00497E6F"/>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0744"/>
    <w:rsid w:val="004B14B2"/>
    <w:rsid w:val="004B1737"/>
    <w:rsid w:val="004B1739"/>
    <w:rsid w:val="004B1E63"/>
    <w:rsid w:val="004B25BD"/>
    <w:rsid w:val="004B297F"/>
    <w:rsid w:val="004B360A"/>
    <w:rsid w:val="004B4245"/>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2FAE"/>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13F0"/>
    <w:rsid w:val="004F2334"/>
    <w:rsid w:val="004F2B18"/>
    <w:rsid w:val="004F3211"/>
    <w:rsid w:val="004F4D18"/>
    <w:rsid w:val="0050031E"/>
    <w:rsid w:val="0050083E"/>
    <w:rsid w:val="005034A4"/>
    <w:rsid w:val="00504A06"/>
    <w:rsid w:val="00504D09"/>
    <w:rsid w:val="00505070"/>
    <w:rsid w:val="00505530"/>
    <w:rsid w:val="00505674"/>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0F6E"/>
    <w:rsid w:val="00531241"/>
    <w:rsid w:val="0053129D"/>
    <w:rsid w:val="0053132F"/>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1477"/>
    <w:rsid w:val="0055222A"/>
    <w:rsid w:val="005540AF"/>
    <w:rsid w:val="005541AA"/>
    <w:rsid w:val="0055509B"/>
    <w:rsid w:val="0055548B"/>
    <w:rsid w:val="005555C5"/>
    <w:rsid w:val="00555CC9"/>
    <w:rsid w:val="00555D8F"/>
    <w:rsid w:val="005560E1"/>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76C3"/>
    <w:rsid w:val="00567888"/>
    <w:rsid w:val="00567A87"/>
    <w:rsid w:val="0057023A"/>
    <w:rsid w:val="00571DDB"/>
    <w:rsid w:val="00571F1E"/>
    <w:rsid w:val="00571FC1"/>
    <w:rsid w:val="0057212A"/>
    <w:rsid w:val="005721FA"/>
    <w:rsid w:val="005739DC"/>
    <w:rsid w:val="00573E24"/>
    <w:rsid w:val="00574102"/>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128"/>
    <w:rsid w:val="005A739A"/>
    <w:rsid w:val="005A7D8C"/>
    <w:rsid w:val="005B0EE4"/>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C9F"/>
    <w:rsid w:val="005E7F38"/>
    <w:rsid w:val="005F0C31"/>
    <w:rsid w:val="005F15AD"/>
    <w:rsid w:val="005F28E9"/>
    <w:rsid w:val="005F29B4"/>
    <w:rsid w:val="005F37C8"/>
    <w:rsid w:val="005F39E3"/>
    <w:rsid w:val="005F45E6"/>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5382"/>
    <w:rsid w:val="00626E2E"/>
    <w:rsid w:val="00626F77"/>
    <w:rsid w:val="00627F35"/>
    <w:rsid w:val="00630421"/>
    <w:rsid w:val="00630EEE"/>
    <w:rsid w:val="00631CE8"/>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C7F"/>
    <w:rsid w:val="006555C2"/>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220B"/>
    <w:rsid w:val="00673AB2"/>
    <w:rsid w:val="0067401E"/>
    <w:rsid w:val="00674343"/>
    <w:rsid w:val="00675AC6"/>
    <w:rsid w:val="00675C60"/>
    <w:rsid w:val="0067644B"/>
    <w:rsid w:val="006774E8"/>
    <w:rsid w:val="006816C2"/>
    <w:rsid w:val="00682A08"/>
    <w:rsid w:val="00683CB3"/>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C12"/>
    <w:rsid w:val="006A0D43"/>
    <w:rsid w:val="006A17AF"/>
    <w:rsid w:val="006A3F42"/>
    <w:rsid w:val="006A5C9C"/>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63FC"/>
    <w:rsid w:val="006B6568"/>
    <w:rsid w:val="006B65BA"/>
    <w:rsid w:val="006B6A38"/>
    <w:rsid w:val="006B6A3C"/>
    <w:rsid w:val="006B759B"/>
    <w:rsid w:val="006C03C1"/>
    <w:rsid w:val="006C0A35"/>
    <w:rsid w:val="006C11A8"/>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1276"/>
    <w:rsid w:val="006D12B7"/>
    <w:rsid w:val="006D1477"/>
    <w:rsid w:val="006D172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2CD4"/>
    <w:rsid w:val="007738E6"/>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4256"/>
    <w:rsid w:val="007854D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AD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66FE"/>
    <w:rsid w:val="007B737D"/>
    <w:rsid w:val="007B7A7D"/>
    <w:rsid w:val="007B7EAA"/>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974"/>
    <w:rsid w:val="00806E41"/>
    <w:rsid w:val="00807F3F"/>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828"/>
    <w:rsid w:val="0085735B"/>
    <w:rsid w:val="00857F7D"/>
    <w:rsid w:val="00860205"/>
    <w:rsid w:val="00860519"/>
    <w:rsid w:val="008610C5"/>
    <w:rsid w:val="00861D4F"/>
    <w:rsid w:val="00861F17"/>
    <w:rsid w:val="008629F3"/>
    <w:rsid w:val="00863FF4"/>
    <w:rsid w:val="008644C0"/>
    <w:rsid w:val="00865219"/>
    <w:rsid w:val="008659F6"/>
    <w:rsid w:val="00866EE2"/>
    <w:rsid w:val="008677C6"/>
    <w:rsid w:val="00867D81"/>
    <w:rsid w:val="00870133"/>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F48"/>
    <w:rsid w:val="008964BD"/>
    <w:rsid w:val="00896D6D"/>
    <w:rsid w:val="0089722B"/>
    <w:rsid w:val="00897342"/>
    <w:rsid w:val="008977FB"/>
    <w:rsid w:val="008A02A5"/>
    <w:rsid w:val="008A08B6"/>
    <w:rsid w:val="008A2200"/>
    <w:rsid w:val="008A3470"/>
    <w:rsid w:val="008A368C"/>
    <w:rsid w:val="008A3CE1"/>
    <w:rsid w:val="008A3F89"/>
    <w:rsid w:val="008A41E1"/>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F99"/>
    <w:rsid w:val="008C10FB"/>
    <w:rsid w:val="008C1668"/>
    <w:rsid w:val="008C201E"/>
    <w:rsid w:val="008C2488"/>
    <w:rsid w:val="008C2BBE"/>
    <w:rsid w:val="008C3078"/>
    <w:rsid w:val="008C38F2"/>
    <w:rsid w:val="008C4910"/>
    <w:rsid w:val="008C4AD0"/>
    <w:rsid w:val="008C53F4"/>
    <w:rsid w:val="008C5489"/>
    <w:rsid w:val="008C6B63"/>
    <w:rsid w:val="008C7398"/>
    <w:rsid w:val="008C7B89"/>
    <w:rsid w:val="008D038A"/>
    <w:rsid w:val="008D04C4"/>
    <w:rsid w:val="008D0CE1"/>
    <w:rsid w:val="008D0D25"/>
    <w:rsid w:val="008D1242"/>
    <w:rsid w:val="008D14F2"/>
    <w:rsid w:val="008D227B"/>
    <w:rsid w:val="008D2395"/>
    <w:rsid w:val="008D2470"/>
    <w:rsid w:val="008D263B"/>
    <w:rsid w:val="008D3469"/>
    <w:rsid w:val="008D5213"/>
    <w:rsid w:val="008D5E30"/>
    <w:rsid w:val="008D5FC5"/>
    <w:rsid w:val="008D67F6"/>
    <w:rsid w:val="008D7354"/>
    <w:rsid w:val="008D739A"/>
    <w:rsid w:val="008E0545"/>
    <w:rsid w:val="008E08FE"/>
    <w:rsid w:val="008E3439"/>
    <w:rsid w:val="008E3461"/>
    <w:rsid w:val="008E3BAD"/>
    <w:rsid w:val="008E3F76"/>
    <w:rsid w:val="008E46FA"/>
    <w:rsid w:val="008E503F"/>
    <w:rsid w:val="008E5F35"/>
    <w:rsid w:val="008E77BF"/>
    <w:rsid w:val="008E7BA0"/>
    <w:rsid w:val="008F0215"/>
    <w:rsid w:val="008F1103"/>
    <w:rsid w:val="008F18FB"/>
    <w:rsid w:val="008F1DE1"/>
    <w:rsid w:val="008F291A"/>
    <w:rsid w:val="008F30DD"/>
    <w:rsid w:val="008F3E77"/>
    <w:rsid w:val="008F40BD"/>
    <w:rsid w:val="008F4E87"/>
    <w:rsid w:val="008F53F7"/>
    <w:rsid w:val="008F6337"/>
    <w:rsid w:val="008F650B"/>
    <w:rsid w:val="008F68AE"/>
    <w:rsid w:val="008F6E3F"/>
    <w:rsid w:val="008F6EF1"/>
    <w:rsid w:val="008F6F93"/>
    <w:rsid w:val="008F77C4"/>
    <w:rsid w:val="008F7E99"/>
    <w:rsid w:val="009002C1"/>
    <w:rsid w:val="00900864"/>
    <w:rsid w:val="009009C2"/>
    <w:rsid w:val="009009D5"/>
    <w:rsid w:val="00900EA4"/>
    <w:rsid w:val="009019C1"/>
    <w:rsid w:val="00902D17"/>
    <w:rsid w:val="00902ED6"/>
    <w:rsid w:val="00902F9F"/>
    <w:rsid w:val="0090346E"/>
    <w:rsid w:val="0090394A"/>
    <w:rsid w:val="009041FD"/>
    <w:rsid w:val="009050EC"/>
    <w:rsid w:val="009058C9"/>
    <w:rsid w:val="00905BE7"/>
    <w:rsid w:val="00906112"/>
    <w:rsid w:val="009063EA"/>
    <w:rsid w:val="00906740"/>
    <w:rsid w:val="00906AF1"/>
    <w:rsid w:val="00906DE5"/>
    <w:rsid w:val="00907E7B"/>
    <w:rsid w:val="00910858"/>
    <w:rsid w:val="00911C50"/>
    <w:rsid w:val="00911F93"/>
    <w:rsid w:val="009124B1"/>
    <w:rsid w:val="009127AA"/>
    <w:rsid w:val="009140F2"/>
    <w:rsid w:val="00914A99"/>
    <w:rsid w:val="00915AE5"/>
    <w:rsid w:val="00915BA7"/>
    <w:rsid w:val="00915BEC"/>
    <w:rsid w:val="009173DE"/>
    <w:rsid w:val="00917453"/>
    <w:rsid w:val="009208FA"/>
    <w:rsid w:val="00920905"/>
    <w:rsid w:val="00920919"/>
    <w:rsid w:val="00921B0B"/>
    <w:rsid w:val="0092288C"/>
    <w:rsid w:val="009238A7"/>
    <w:rsid w:val="00924F96"/>
    <w:rsid w:val="0092518F"/>
    <w:rsid w:val="00925EB4"/>
    <w:rsid w:val="009261F1"/>
    <w:rsid w:val="00926C7F"/>
    <w:rsid w:val="00926CDA"/>
    <w:rsid w:val="00926E46"/>
    <w:rsid w:val="00927AAA"/>
    <w:rsid w:val="00931099"/>
    <w:rsid w:val="009321F3"/>
    <w:rsid w:val="00932222"/>
    <w:rsid w:val="00932726"/>
    <w:rsid w:val="00932BC3"/>
    <w:rsid w:val="00933005"/>
    <w:rsid w:val="00933AB3"/>
    <w:rsid w:val="00933F16"/>
    <w:rsid w:val="00936A42"/>
    <w:rsid w:val="00936BAE"/>
    <w:rsid w:val="00936D5F"/>
    <w:rsid w:val="009402AB"/>
    <w:rsid w:val="00940346"/>
    <w:rsid w:val="00940C8B"/>
    <w:rsid w:val="009424C8"/>
    <w:rsid w:val="009431BA"/>
    <w:rsid w:val="00944183"/>
    <w:rsid w:val="0094472B"/>
    <w:rsid w:val="00944FC7"/>
    <w:rsid w:val="009461E8"/>
    <w:rsid w:val="0094779F"/>
    <w:rsid w:val="00947A6D"/>
    <w:rsid w:val="00947D9A"/>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11A2"/>
    <w:rsid w:val="00961D30"/>
    <w:rsid w:val="00961FA1"/>
    <w:rsid w:val="00962AAA"/>
    <w:rsid w:val="00962AC2"/>
    <w:rsid w:val="00962AE4"/>
    <w:rsid w:val="0096430C"/>
    <w:rsid w:val="00965624"/>
    <w:rsid w:val="00965C34"/>
    <w:rsid w:val="00965CCE"/>
    <w:rsid w:val="00966240"/>
    <w:rsid w:val="00966771"/>
    <w:rsid w:val="00966D2F"/>
    <w:rsid w:val="00966DBC"/>
    <w:rsid w:val="00967744"/>
    <w:rsid w:val="00967A8D"/>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A030B"/>
    <w:rsid w:val="009A1148"/>
    <w:rsid w:val="009A16B5"/>
    <w:rsid w:val="009A2E35"/>
    <w:rsid w:val="009A2FFA"/>
    <w:rsid w:val="009A302A"/>
    <w:rsid w:val="009A3240"/>
    <w:rsid w:val="009A3619"/>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F06"/>
    <w:rsid w:val="009E13BB"/>
    <w:rsid w:val="009E16FD"/>
    <w:rsid w:val="009E2D68"/>
    <w:rsid w:val="009E3531"/>
    <w:rsid w:val="009E3957"/>
    <w:rsid w:val="009E4E3B"/>
    <w:rsid w:val="009E5AC5"/>
    <w:rsid w:val="009E5E72"/>
    <w:rsid w:val="009E627A"/>
    <w:rsid w:val="009E6F8C"/>
    <w:rsid w:val="009E734D"/>
    <w:rsid w:val="009E7EE3"/>
    <w:rsid w:val="009F055F"/>
    <w:rsid w:val="009F1463"/>
    <w:rsid w:val="009F1AD0"/>
    <w:rsid w:val="009F1B89"/>
    <w:rsid w:val="009F2E35"/>
    <w:rsid w:val="009F3815"/>
    <w:rsid w:val="009F5EBE"/>
    <w:rsid w:val="009F6399"/>
    <w:rsid w:val="009F64A6"/>
    <w:rsid w:val="009F64EB"/>
    <w:rsid w:val="009F66A5"/>
    <w:rsid w:val="009F68A1"/>
    <w:rsid w:val="009F6C65"/>
    <w:rsid w:val="009F6CC7"/>
    <w:rsid w:val="009F7417"/>
    <w:rsid w:val="009F7636"/>
    <w:rsid w:val="009F778A"/>
    <w:rsid w:val="00A003DC"/>
    <w:rsid w:val="00A00F15"/>
    <w:rsid w:val="00A01670"/>
    <w:rsid w:val="00A016AD"/>
    <w:rsid w:val="00A01CB5"/>
    <w:rsid w:val="00A01D3F"/>
    <w:rsid w:val="00A02C82"/>
    <w:rsid w:val="00A03353"/>
    <w:rsid w:val="00A042D6"/>
    <w:rsid w:val="00A04A51"/>
    <w:rsid w:val="00A04CBB"/>
    <w:rsid w:val="00A057AC"/>
    <w:rsid w:val="00A06294"/>
    <w:rsid w:val="00A06B1A"/>
    <w:rsid w:val="00A1024D"/>
    <w:rsid w:val="00A10954"/>
    <w:rsid w:val="00A1219E"/>
    <w:rsid w:val="00A13AC2"/>
    <w:rsid w:val="00A13E0D"/>
    <w:rsid w:val="00A14A19"/>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7234"/>
    <w:rsid w:val="00A2729B"/>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A2C"/>
    <w:rsid w:val="00A41C1E"/>
    <w:rsid w:val="00A41C7B"/>
    <w:rsid w:val="00A45601"/>
    <w:rsid w:val="00A45A74"/>
    <w:rsid w:val="00A460D5"/>
    <w:rsid w:val="00A46B0A"/>
    <w:rsid w:val="00A4705D"/>
    <w:rsid w:val="00A47F91"/>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407B"/>
    <w:rsid w:val="00A64773"/>
    <w:rsid w:val="00A66738"/>
    <w:rsid w:val="00A66B9C"/>
    <w:rsid w:val="00A66DE8"/>
    <w:rsid w:val="00A67266"/>
    <w:rsid w:val="00A673E4"/>
    <w:rsid w:val="00A67EF2"/>
    <w:rsid w:val="00A7173C"/>
    <w:rsid w:val="00A72654"/>
    <w:rsid w:val="00A72710"/>
    <w:rsid w:val="00A73A32"/>
    <w:rsid w:val="00A74A90"/>
    <w:rsid w:val="00A751A4"/>
    <w:rsid w:val="00A75484"/>
    <w:rsid w:val="00A75A9F"/>
    <w:rsid w:val="00A75DB3"/>
    <w:rsid w:val="00A76652"/>
    <w:rsid w:val="00A76A65"/>
    <w:rsid w:val="00A77705"/>
    <w:rsid w:val="00A801A6"/>
    <w:rsid w:val="00A805BA"/>
    <w:rsid w:val="00A821BD"/>
    <w:rsid w:val="00A821F2"/>
    <w:rsid w:val="00A82C07"/>
    <w:rsid w:val="00A8389E"/>
    <w:rsid w:val="00A83A47"/>
    <w:rsid w:val="00A83AF6"/>
    <w:rsid w:val="00A85876"/>
    <w:rsid w:val="00A866E4"/>
    <w:rsid w:val="00A86F39"/>
    <w:rsid w:val="00A87A5A"/>
    <w:rsid w:val="00A87BAB"/>
    <w:rsid w:val="00A90135"/>
    <w:rsid w:val="00A903B2"/>
    <w:rsid w:val="00A90BCE"/>
    <w:rsid w:val="00A92BC0"/>
    <w:rsid w:val="00A930E7"/>
    <w:rsid w:val="00A93E0C"/>
    <w:rsid w:val="00A945CE"/>
    <w:rsid w:val="00A951D2"/>
    <w:rsid w:val="00A962B7"/>
    <w:rsid w:val="00A966D8"/>
    <w:rsid w:val="00A96C7E"/>
    <w:rsid w:val="00AA0604"/>
    <w:rsid w:val="00AA0D76"/>
    <w:rsid w:val="00AA2875"/>
    <w:rsid w:val="00AA2C2D"/>
    <w:rsid w:val="00AA4BCC"/>
    <w:rsid w:val="00AA532E"/>
    <w:rsid w:val="00AA62E7"/>
    <w:rsid w:val="00AA6303"/>
    <w:rsid w:val="00AA674B"/>
    <w:rsid w:val="00AA7093"/>
    <w:rsid w:val="00AA7B9A"/>
    <w:rsid w:val="00AB07AF"/>
    <w:rsid w:val="00AB0E89"/>
    <w:rsid w:val="00AB12FF"/>
    <w:rsid w:val="00AB16D5"/>
    <w:rsid w:val="00AB2C8F"/>
    <w:rsid w:val="00AB32D6"/>
    <w:rsid w:val="00AB3472"/>
    <w:rsid w:val="00AB3DD2"/>
    <w:rsid w:val="00AB4654"/>
    <w:rsid w:val="00AB47F5"/>
    <w:rsid w:val="00AB7FFD"/>
    <w:rsid w:val="00AC0192"/>
    <w:rsid w:val="00AC1D9A"/>
    <w:rsid w:val="00AC23E2"/>
    <w:rsid w:val="00AC2A82"/>
    <w:rsid w:val="00AC2D5F"/>
    <w:rsid w:val="00AC4EE8"/>
    <w:rsid w:val="00AC647B"/>
    <w:rsid w:val="00AC6949"/>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6745"/>
    <w:rsid w:val="00AE75A4"/>
    <w:rsid w:val="00AF0F61"/>
    <w:rsid w:val="00AF153F"/>
    <w:rsid w:val="00AF1CB9"/>
    <w:rsid w:val="00AF35E3"/>
    <w:rsid w:val="00AF37A2"/>
    <w:rsid w:val="00AF40F2"/>
    <w:rsid w:val="00AF4FCC"/>
    <w:rsid w:val="00AF5A67"/>
    <w:rsid w:val="00AF7E94"/>
    <w:rsid w:val="00B00276"/>
    <w:rsid w:val="00B00C3C"/>
    <w:rsid w:val="00B00E3E"/>
    <w:rsid w:val="00B01444"/>
    <w:rsid w:val="00B01A5F"/>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40415"/>
    <w:rsid w:val="00B410EE"/>
    <w:rsid w:val="00B413B7"/>
    <w:rsid w:val="00B41F64"/>
    <w:rsid w:val="00B42E7D"/>
    <w:rsid w:val="00B42F91"/>
    <w:rsid w:val="00B4347A"/>
    <w:rsid w:val="00B43787"/>
    <w:rsid w:val="00B4380F"/>
    <w:rsid w:val="00B43916"/>
    <w:rsid w:val="00B43F0E"/>
    <w:rsid w:val="00B44092"/>
    <w:rsid w:val="00B45D4B"/>
    <w:rsid w:val="00B4637B"/>
    <w:rsid w:val="00B46B09"/>
    <w:rsid w:val="00B47635"/>
    <w:rsid w:val="00B50B5A"/>
    <w:rsid w:val="00B50E8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3519"/>
    <w:rsid w:val="00B639C0"/>
    <w:rsid w:val="00B63AC1"/>
    <w:rsid w:val="00B63C9B"/>
    <w:rsid w:val="00B642C8"/>
    <w:rsid w:val="00B654E4"/>
    <w:rsid w:val="00B66029"/>
    <w:rsid w:val="00B6638B"/>
    <w:rsid w:val="00B7053B"/>
    <w:rsid w:val="00B707E8"/>
    <w:rsid w:val="00B70954"/>
    <w:rsid w:val="00B714C9"/>
    <w:rsid w:val="00B71557"/>
    <w:rsid w:val="00B71936"/>
    <w:rsid w:val="00B722EB"/>
    <w:rsid w:val="00B73466"/>
    <w:rsid w:val="00B7360D"/>
    <w:rsid w:val="00B73AAB"/>
    <w:rsid w:val="00B74C89"/>
    <w:rsid w:val="00B75226"/>
    <w:rsid w:val="00B75CF6"/>
    <w:rsid w:val="00B77784"/>
    <w:rsid w:val="00B7786C"/>
    <w:rsid w:val="00B77B6C"/>
    <w:rsid w:val="00B803FB"/>
    <w:rsid w:val="00B80D09"/>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B56"/>
    <w:rsid w:val="00BB1C32"/>
    <w:rsid w:val="00BB2BCF"/>
    <w:rsid w:val="00BB2D69"/>
    <w:rsid w:val="00BB4DDE"/>
    <w:rsid w:val="00BB4F36"/>
    <w:rsid w:val="00BB56A8"/>
    <w:rsid w:val="00BB5D55"/>
    <w:rsid w:val="00BB6158"/>
    <w:rsid w:val="00BB6977"/>
    <w:rsid w:val="00BB7374"/>
    <w:rsid w:val="00BB7417"/>
    <w:rsid w:val="00BB754A"/>
    <w:rsid w:val="00BB790E"/>
    <w:rsid w:val="00BB7FA2"/>
    <w:rsid w:val="00BC17DE"/>
    <w:rsid w:val="00BC1C45"/>
    <w:rsid w:val="00BC22B5"/>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552A"/>
    <w:rsid w:val="00BD62DD"/>
    <w:rsid w:val="00BD670D"/>
    <w:rsid w:val="00BD67CC"/>
    <w:rsid w:val="00BD6DAD"/>
    <w:rsid w:val="00BD7CAF"/>
    <w:rsid w:val="00BE0681"/>
    <w:rsid w:val="00BE072A"/>
    <w:rsid w:val="00BE0900"/>
    <w:rsid w:val="00BE1350"/>
    <w:rsid w:val="00BE1C57"/>
    <w:rsid w:val="00BE2A93"/>
    <w:rsid w:val="00BE3042"/>
    <w:rsid w:val="00BE3A88"/>
    <w:rsid w:val="00BE3C04"/>
    <w:rsid w:val="00BE3F20"/>
    <w:rsid w:val="00BE4CC8"/>
    <w:rsid w:val="00BE4FA9"/>
    <w:rsid w:val="00BE582D"/>
    <w:rsid w:val="00BE6433"/>
    <w:rsid w:val="00BE6E6F"/>
    <w:rsid w:val="00BF14CF"/>
    <w:rsid w:val="00BF18A1"/>
    <w:rsid w:val="00BF238A"/>
    <w:rsid w:val="00BF3172"/>
    <w:rsid w:val="00BF3CF0"/>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251A"/>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2525"/>
    <w:rsid w:val="00C22740"/>
    <w:rsid w:val="00C228FA"/>
    <w:rsid w:val="00C22FD3"/>
    <w:rsid w:val="00C237DF"/>
    <w:rsid w:val="00C24840"/>
    <w:rsid w:val="00C2488F"/>
    <w:rsid w:val="00C25BF6"/>
    <w:rsid w:val="00C26618"/>
    <w:rsid w:val="00C26773"/>
    <w:rsid w:val="00C26EFF"/>
    <w:rsid w:val="00C27061"/>
    <w:rsid w:val="00C27B22"/>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F9F"/>
    <w:rsid w:val="00C4727E"/>
    <w:rsid w:val="00C47520"/>
    <w:rsid w:val="00C5066C"/>
    <w:rsid w:val="00C53A48"/>
    <w:rsid w:val="00C54135"/>
    <w:rsid w:val="00C548F6"/>
    <w:rsid w:val="00C57E28"/>
    <w:rsid w:val="00C60647"/>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1E4"/>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C71"/>
    <w:rsid w:val="00CA4DC1"/>
    <w:rsid w:val="00CB0543"/>
    <w:rsid w:val="00CB0E2D"/>
    <w:rsid w:val="00CB2171"/>
    <w:rsid w:val="00CB4118"/>
    <w:rsid w:val="00CB4CB0"/>
    <w:rsid w:val="00CB4D88"/>
    <w:rsid w:val="00CB56CE"/>
    <w:rsid w:val="00CB60E6"/>
    <w:rsid w:val="00CB64D1"/>
    <w:rsid w:val="00CB6BEA"/>
    <w:rsid w:val="00CC0137"/>
    <w:rsid w:val="00CC080B"/>
    <w:rsid w:val="00CC0E95"/>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711"/>
    <w:rsid w:val="00D10769"/>
    <w:rsid w:val="00D1156C"/>
    <w:rsid w:val="00D11BDA"/>
    <w:rsid w:val="00D120C3"/>
    <w:rsid w:val="00D1210E"/>
    <w:rsid w:val="00D1249B"/>
    <w:rsid w:val="00D12AE7"/>
    <w:rsid w:val="00D12E02"/>
    <w:rsid w:val="00D12EFA"/>
    <w:rsid w:val="00D15291"/>
    <w:rsid w:val="00D15D3D"/>
    <w:rsid w:val="00D168AE"/>
    <w:rsid w:val="00D171D6"/>
    <w:rsid w:val="00D17291"/>
    <w:rsid w:val="00D17B7C"/>
    <w:rsid w:val="00D17D2F"/>
    <w:rsid w:val="00D217A9"/>
    <w:rsid w:val="00D23068"/>
    <w:rsid w:val="00D24563"/>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5E4"/>
    <w:rsid w:val="00D33752"/>
    <w:rsid w:val="00D33BC0"/>
    <w:rsid w:val="00D33CD9"/>
    <w:rsid w:val="00D33DE3"/>
    <w:rsid w:val="00D35F43"/>
    <w:rsid w:val="00D37658"/>
    <w:rsid w:val="00D37829"/>
    <w:rsid w:val="00D40581"/>
    <w:rsid w:val="00D40F8B"/>
    <w:rsid w:val="00D411A0"/>
    <w:rsid w:val="00D41721"/>
    <w:rsid w:val="00D41B2C"/>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1034"/>
    <w:rsid w:val="00D5114C"/>
    <w:rsid w:val="00D52870"/>
    <w:rsid w:val="00D5300D"/>
    <w:rsid w:val="00D5457D"/>
    <w:rsid w:val="00D5463F"/>
    <w:rsid w:val="00D5500C"/>
    <w:rsid w:val="00D56697"/>
    <w:rsid w:val="00D57FB8"/>
    <w:rsid w:val="00D615DA"/>
    <w:rsid w:val="00D61735"/>
    <w:rsid w:val="00D6208B"/>
    <w:rsid w:val="00D62CC2"/>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13C"/>
    <w:rsid w:val="00D713A7"/>
    <w:rsid w:val="00D71F4A"/>
    <w:rsid w:val="00D7256B"/>
    <w:rsid w:val="00D73C10"/>
    <w:rsid w:val="00D73CB6"/>
    <w:rsid w:val="00D73EAC"/>
    <w:rsid w:val="00D73FAD"/>
    <w:rsid w:val="00D74CF5"/>
    <w:rsid w:val="00D74F02"/>
    <w:rsid w:val="00D75913"/>
    <w:rsid w:val="00D7639B"/>
    <w:rsid w:val="00D76453"/>
    <w:rsid w:val="00D76663"/>
    <w:rsid w:val="00D769BF"/>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4159"/>
    <w:rsid w:val="00D94BA7"/>
    <w:rsid w:val="00D969CB"/>
    <w:rsid w:val="00D96E90"/>
    <w:rsid w:val="00D9763A"/>
    <w:rsid w:val="00D977B3"/>
    <w:rsid w:val="00D97C95"/>
    <w:rsid w:val="00DA07E7"/>
    <w:rsid w:val="00DA0BA8"/>
    <w:rsid w:val="00DA13EC"/>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1D4B"/>
    <w:rsid w:val="00DC2129"/>
    <w:rsid w:val="00DC235B"/>
    <w:rsid w:val="00DC2B30"/>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4699"/>
    <w:rsid w:val="00E24A25"/>
    <w:rsid w:val="00E24B4A"/>
    <w:rsid w:val="00E2503C"/>
    <w:rsid w:val="00E25A09"/>
    <w:rsid w:val="00E25E0A"/>
    <w:rsid w:val="00E2620F"/>
    <w:rsid w:val="00E263A3"/>
    <w:rsid w:val="00E2654B"/>
    <w:rsid w:val="00E266E1"/>
    <w:rsid w:val="00E26E29"/>
    <w:rsid w:val="00E27B41"/>
    <w:rsid w:val="00E31244"/>
    <w:rsid w:val="00E3274A"/>
    <w:rsid w:val="00E33150"/>
    <w:rsid w:val="00E334F9"/>
    <w:rsid w:val="00E33DED"/>
    <w:rsid w:val="00E34C4F"/>
    <w:rsid w:val="00E34E65"/>
    <w:rsid w:val="00E34F50"/>
    <w:rsid w:val="00E35D6E"/>
    <w:rsid w:val="00E35DCC"/>
    <w:rsid w:val="00E3675A"/>
    <w:rsid w:val="00E367FD"/>
    <w:rsid w:val="00E36827"/>
    <w:rsid w:val="00E36FF0"/>
    <w:rsid w:val="00E3791B"/>
    <w:rsid w:val="00E37BE0"/>
    <w:rsid w:val="00E4071B"/>
    <w:rsid w:val="00E409B7"/>
    <w:rsid w:val="00E415A3"/>
    <w:rsid w:val="00E41707"/>
    <w:rsid w:val="00E4181F"/>
    <w:rsid w:val="00E420F6"/>
    <w:rsid w:val="00E4262A"/>
    <w:rsid w:val="00E42924"/>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8E9"/>
    <w:rsid w:val="00E54BA3"/>
    <w:rsid w:val="00E54E13"/>
    <w:rsid w:val="00E55169"/>
    <w:rsid w:val="00E56161"/>
    <w:rsid w:val="00E56468"/>
    <w:rsid w:val="00E56917"/>
    <w:rsid w:val="00E56D49"/>
    <w:rsid w:val="00E57D62"/>
    <w:rsid w:val="00E6155D"/>
    <w:rsid w:val="00E61B27"/>
    <w:rsid w:val="00E61FB9"/>
    <w:rsid w:val="00E62575"/>
    <w:rsid w:val="00E63038"/>
    <w:rsid w:val="00E63B3E"/>
    <w:rsid w:val="00E64C8F"/>
    <w:rsid w:val="00E65663"/>
    <w:rsid w:val="00E664C6"/>
    <w:rsid w:val="00E66DA3"/>
    <w:rsid w:val="00E66E41"/>
    <w:rsid w:val="00E66F83"/>
    <w:rsid w:val="00E70553"/>
    <w:rsid w:val="00E711DF"/>
    <w:rsid w:val="00E71A00"/>
    <w:rsid w:val="00E7257C"/>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E0"/>
    <w:rsid w:val="00E80B6F"/>
    <w:rsid w:val="00E81285"/>
    <w:rsid w:val="00E81958"/>
    <w:rsid w:val="00E81DD8"/>
    <w:rsid w:val="00E82418"/>
    <w:rsid w:val="00E82C31"/>
    <w:rsid w:val="00E82CB1"/>
    <w:rsid w:val="00E8311C"/>
    <w:rsid w:val="00E83544"/>
    <w:rsid w:val="00E83B1D"/>
    <w:rsid w:val="00E84D12"/>
    <w:rsid w:val="00E85416"/>
    <w:rsid w:val="00E85959"/>
    <w:rsid w:val="00E859EF"/>
    <w:rsid w:val="00E86460"/>
    <w:rsid w:val="00E87332"/>
    <w:rsid w:val="00E901FE"/>
    <w:rsid w:val="00E91928"/>
    <w:rsid w:val="00E91BAB"/>
    <w:rsid w:val="00E92344"/>
    <w:rsid w:val="00E92368"/>
    <w:rsid w:val="00E92BA7"/>
    <w:rsid w:val="00E92FCA"/>
    <w:rsid w:val="00E94379"/>
    <w:rsid w:val="00E94E6D"/>
    <w:rsid w:val="00E9663E"/>
    <w:rsid w:val="00E96DF1"/>
    <w:rsid w:val="00E972FC"/>
    <w:rsid w:val="00E97572"/>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797"/>
    <w:rsid w:val="00EC7FF1"/>
    <w:rsid w:val="00ED0404"/>
    <w:rsid w:val="00ED0F8C"/>
    <w:rsid w:val="00ED21E2"/>
    <w:rsid w:val="00ED24C5"/>
    <w:rsid w:val="00ED3223"/>
    <w:rsid w:val="00ED3710"/>
    <w:rsid w:val="00ED4307"/>
    <w:rsid w:val="00ED466E"/>
    <w:rsid w:val="00ED47B1"/>
    <w:rsid w:val="00ED581E"/>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9B4"/>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F4F"/>
    <w:rsid w:val="00F0453F"/>
    <w:rsid w:val="00F0493A"/>
    <w:rsid w:val="00F05756"/>
    <w:rsid w:val="00F05FA8"/>
    <w:rsid w:val="00F0600B"/>
    <w:rsid w:val="00F06124"/>
    <w:rsid w:val="00F10342"/>
    <w:rsid w:val="00F11713"/>
    <w:rsid w:val="00F11F5D"/>
    <w:rsid w:val="00F11FB9"/>
    <w:rsid w:val="00F12FD2"/>
    <w:rsid w:val="00F13244"/>
    <w:rsid w:val="00F149DC"/>
    <w:rsid w:val="00F152C4"/>
    <w:rsid w:val="00F15EF5"/>
    <w:rsid w:val="00F1631C"/>
    <w:rsid w:val="00F17919"/>
    <w:rsid w:val="00F17DF2"/>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63A"/>
    <w:rsid w:val="00F6379B"/>
    <w:rsid w:val="00F63866"/>
    <w:rsid w:val="00F6556E"/>
    <w:rsid w:val="00F67610"/>
    <w:rsid w:val="00F67FF7"/>
    <w:rsid w:val="00F71393"/>
    <w:rsid w:val="00F715F6"/>
    <w:rsid w:val="00F72220"/>
    <w:rsid w:val="00F743EB"/>
    <w:rsid w:val="00F749D0"/>
    <w:rsid w:val="00F7528A"/>
    <w:rsid w:val="00F7692D"/>
    <w:rsid w:val="00F805A6"/>
    <w:rsid w:val="00F81216"/>
    <w:rsid w:val="00F82147"/>
    <w:rsid w:val="00F82162"/>
    <w:rsid w:val="00F82255"/>
    <w:rsid w:val="00F82855"/>
    <w:rsid w:val="00F82E4D"/>
    <w:rsid w:val="00F8438D"/>
    <w:rsid w:val="00F85029"/>
    <w:rsid w:val="00F85AFD"/>
    <w:rsid w:val="00F85DA3"/>
    <w:rsid w:val="00F8638F"/>
    <w:rsid w:val="00F863AB"/>
    <w:rsid w:val="00F867E6"/>
    <w:rsid w:val="00F86A0F"/>
    <w:rsid w:val="00F90037"/>
    <w:rsid w:val="00F9067F"/>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D0193"/>
    <w:rsid w:val="00FD0749"/>
    <w:rsid w:val="00FD1060"/>
    <w:rsid w:val="00FD10DC"/>
    <w:rsid w:val="00FD1EC8"/>
    <w:rsid w:val="00FD2373"/>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C67"/>
    <w:rsid w:val="00FF0244"/>
    <w:rsid w:val="00FF040E"/>
    <w:rsid w:val="00FF0582"/>
    <w:rsid w:val="00FF08CD"/>
    <w:rsid w:val="00FF142F"/>
    <w:rsid w:val="00FF1F5A"/>
    <w:rsid w:val="00FF2DF2"/>
    <w:rsid w:val="00FF3544"/>
    <w:rsid w:val="00FF363E"/>
    <w:rsid w:val="00FF4277"/>
    <w:rsid w:val="00FF444A"/>
    <w:rsid w:val="00FF458C"/>
    <w:rsid w:val="00FF4850"/>
    <w:rsid w:val="00FF553F"/>
    <w:rsid w:val="00FF63B5"/>
    <w:rsid w:val="00FF6459"/>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3.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image" Target="media/image7.emf"/><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jpe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header" Target="header4.xml"/><Relationship Id="rId4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96E9E-FC39-A841-AC85-A9192326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4382</TotalTime>
  <Pages>60</Pages>
  <Words>9859</Words>
  <Characters>56197</Characters>
  <Application>Microsoft Macintosh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65925</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cp:lastModifiedBy>
  <cp:revision>907</cp:revision>
  <cp:lastPrinted>2015-03-06T09:41:00Z</cp:lastPrinted>
  <dcterms:created xsi:type="dcterms:W3CDTF">2014-10-13T22:35:00Z</dcterms:created>
  <dcterms:modified xsi:type="dcterms:W3CDTF">2015-06-16T02:55:00Z</dcterms:modified>
  <cp:version>V 1.0</cp:version>
</cp:coreProperties>
</file>