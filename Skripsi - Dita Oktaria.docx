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83FC6" w14:textId="243E3EBD" w:rsidR="00884808" w:rsidRPr="006D1C8F" w:rsidRDefault="00884808" w:rsidP="00884808">
      <w:pPr>
        <w:pStyle w:val="Heading1"/>
        <w:rPr>
          <w:w w:val="115"/>
        </w:rPr>
      </w:pPr>
      <w:bookmarkStart w:id="0" w:name="_Toc278012287"/>
      <w:bookmarkStart w:id="1" w:name="_Toc278103870"/>
      <w:bookmarkStart w:id="2" w:name="_Toc278111452"/>
      <w:bookmarkStart w:id="3" w:name="_Toc283905425"/>
      <w:bookmarkStart w:id="4" w:name="_Toc378650886"/>
      <w:r w:rsidRPr="006D1C8F">
        <w:rPr>
          <w:spacing w:val="2"/>
          <w:w w:val="110"/>
        </w:rPr>
        <w:t>Le</w:t>
      </w:r>
      <w:r w:rsidRPr="006D1C8F">
        <w:rPr>
          <w:spacing w:val="3"/>
          <w:w w:val="110"/>
        </w:rPr>
        <w:t>m</w:t>
      </w:r>
      <w:r w:rsidRPr="006D1C8F">
        <w:rPr>
          <w:spacing w:val="2"/>
          <w:w w:val="110"/>
        </w:rPr>
        <w:t>ba</w:t>
      </w:r>
      <w:r w:rsidRPr="006D1C8F">
        <w:rPr>
          <w:w w:val="110"/>
        </w:rPr>
        <w:t>r</w:t>
      </w:r>
      <w:r w:rsidRPr="006D1C8F">
        <w:rPr>
          <w:spacing w:val="3"/>
          <w:w w:val="110"/>
        </w:rPr>
        <w:t xml:space="preserve"> </w:t>
      </w:r>
      <w:r w:rsidRPr="006D1C8F">
        <w:rPr>
          <w:spacing w:val="2"/>
          <w:w w:val="110"/>
        </w:rPr>
        <w:t>Ke</w:t>
      </w:r>
      <w:r w:rsidRPr="006D1C8F">
        <w:rPr>
          <w:spacing w:val="3"/>
          <w:w w:val="110"/>
        </w:rPr>
        <w:t>m</w:t>
      </w:r>
      <w:r w:rsidRPr="006D1C8F">
        <w:rPr>
          <w:spacing w:val="2"/>
          <w:w w:val="110"/>
        </w:rPr>
        <w:t>a</w:t>
      </w:r>
      <w:r w:rsidRPr="006D1C8F">
        <w:rPr>
          <w:spacing w:val="1"/>
          <w:w w:val="110"/>
        </w:rPr>
        <w:t>j</w:t>
      </w:r>
      <w:r w:rsidRPr="006D1C8F">
        <w:rPr>
          <w:spacing w:val="2"/>
          <w:w w:val="110"/>
        </w:rPr>
        <w:t>ua</w:t>
      </w:r>
      <w:r w:rsidRPr="006D1C8F">
        <w:rPr>
          <w:w w:val="110"/>
        </w:rPr>
        <w:t>n</w:t>
      </w:r>
      <w:r w:rsidRPr="006D1C8F">
        <w:rPr>
          <w:spacing w:val="11"/>
          <w:w w:val="110"/>
        </w:rPr>
        <w:t xml:space="preserve"> </w:t>
      </w:r>
      <w:r w:rsidRPr="006D1C8F">
        <w:rPr>
          <w:spacing w:val="2"/>
          <w:w w:val="101"/>
        </w:rPr>
        <w:t>S</w:t>
      </w:r>
      <w:r w:rsidRPr="006D1C8F">
        <w:rPr>
          <w:spacing w:val="2"/>
          <w:w w:val="110"/>
        </w:rPr>
        <w:t>k</w:t>
      </w:r>
      <w:r w:rsidRPr="006D1C8F">
        <w:rPr>
          <w:spacing w:val="1"/>
          <w:w w:val="118"/>
        </w:rPr>
        <w:t>r</w:t>
      </w:r>
      <w:r w:rsidRPr="006D1C8F">
        <w:rPr>
          <w:spacing w:val="1"/>
          <w:w w:val="115"/>
        </w:rPr>
        <w:t>i</w:t>
      </w:r>
      <w:r w:rsidRPr="006D1C8F">
        <w:rPr>
          <w:spacing w:val="2"/>
          <w:w w:val="110"/>
        </w:rPr>
        <w:t>p</w:t>
      </w:r>
      <w:r w:rsidRPr="006D1C8F">
        <w:rPr>
          <w:spacing w:val="1"/>
          <w:w w:val="106"/>
        </w:rPr>
        <w:t>s</w:t>
      </w:r>
      <w:r w:rsidRPr="006D1C8F">
        <w:rPr>
          <w:w w:val="115"/>
        </w:rPr>
        <w:t>i</w:t>
      </w:r>
      <w:bookmarkEnd w:id="0"/>
      <w:bookmarkEnd w:id="1"/>
      <w:bookmarkEnd w:id="2"/>
      <w:bookmarkEnd w:id="3"/>
    </w:p>
    <w:p w14:paraId="36536399" w14:textId="77777777" w:rsidR="00884808" w:rsidRPr="00BD2FA2" w:rsidRDefault="00884808" w:rsidP="00884808">
      <w:pPr>
        <w:ind w:firstLine="0"/>
        <w:rPr>
          <w:szCs w:val="24"/>
        </w:rPr>
      </w:pPr>
    </w:p>
    <w:p w14:paraId="3820C82A" w14:textId="77777777" w:rsidR="009A030B" w:rsidRPr="00BD2FA2" w:rsidRDefault="009A030B" w:rsidP="009A030B">
      <w:pPr>
        <w:spacing w:before="6" w:line="120" w:lineRule="exact"/>
        <w:rPr>
          <w:szCs w:val="24"/>
        </w:rPr>
      </w:pPr>
    </w:p>
    <w:p w14:paraId="5CABB618" w14:textId="77777777" w:rsidR="009A030B" w:rsidRPr="00BD2FA2" w:rsidRDefault="009A030B" w:rsidP="009A030B">
      <w:pPr>
        <w:spacing w:line="200" w:lineRule="exact"/>
        <w:rPr>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954"/>
        <w:gridCol w:w="4435"/>
        <w:gridCol w:w="3192"/>
      </w:tblGrid>
      <w:tr w:rsidR="009A030B" w:rsidRPr="00BD2FA2" w14:paraId="26516C24"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2759175" w14:textId="77777777" w:rsidR="009A030B" w:rsidRPr="00BD2FA2" w:rsidRDefault="009A030B" w:rsidP="009A030B">
            <w:pPr>
              <w:spacing w:line="240" w:lineRule="exact"/>
              <w:ind w:left="105" w:firstLine="58"/>
              <w:rPr>
                <w:szCs w:val="24"/>
              </w:rPr>
            </w:pPr>
            <w:r w:rsidRPr="00BD2FA2">
              <w:rPr>
                <w:w w:val="111"/>
                <w:szCs w:val="24"/>
              </w:rPr>
              <w:t>N</w:t>
            </w:r>
            <w:r w:rsidRPr="00BD2FA2">
              <w:rPr>
                <w:w w:val="110"/>
                <w:szCs w:val="24"/>
              </w:rPr>
              <w:t>ama</w:t>
            </w:r>
          </w:p>
        </w:tc>
        <w:tc>
          <w:tcPr>
            <w:tcW w:w="4435" w:type="dxa"/>
            <w:tcBorders>
              <w:top w:val="single" w:sz="5" w:space="0" w:color="000000"/>
              <w:left w:val="single" w:sz="5" w:space="0" w:color="000000"/>
              <w:bottom w:val="single" w:sz="5" w:space="0" w:color="000000"/>
              <w:right w:val="single" w:sz="5" w:space="0" w:color="000000"/>
            </w:tcBorders>
          </w:tcPr>
          <w:p w14:paraId="335A0E12" w14:textId="77777777" w:rsidR="009A030B" w:rsidRPr="00BD2FA2" w:rsidRDefault="009A030B" w:rsidP="009A030B">
            <w:pPr>
              <w:ind w:left="66" w:firstLine="33"/>
              <w:rPr>
                <w:szCs w:val="24"/>
              </w:rPr>
            </w:pPr>
            <w:r w:rsidRPr="00BD2FA2">
              <w:rPr>
                <w:szCs w:val="24"/>
              </w:rPr>
              <w:t>Dita Oktaria</w:t>
            </w:r>
          </w:p>
        </w:tc>
        <w:tc>
          <w:tcPr>
            <w:tcW w:w="3192" w:type="dxa"/>
            <w:vMerge w:val="restart"/>
            <w:tcBorders>
              <w:top w:val="single" w:sz="5" w:space="0" w:color="000000"/>
              <w:left w:val="single" w:sz="5" w:space="0" w:color="000000"/>
              <w:right w:val="single" w:sz="5" w:space="0" w:color="000000"/>
            </w:tcBorders>
          </w:tcPr>
          <w:p w14:paraId="20DA96D7" w14:textId="77777777" w:rsidR="009A030B" w:rsidRPr="00BD2FA2" w:rsidRDefault="009A030B" w:rsidP="00D97C95">
            <w:pPr>
              <w:spacing w:line="200" w:lineRule="exact"/>
              <w:rPr>
                <w:szCs w:val="24"/>
              </w:rPr>
            </w:pPr>
            <w:r w:rsidRPr="00BD2FA2">
              <w:rPr>
                <w:noProof/>
                <w:w w:val="108"/>
                <w:szCs w:val="24"/>
              </w:rPr>
              <w:drawing>
                <wp:anchor distT="0" distB="0" distL="114300" distR="114300" simplePos="0" relativeHeight="251646464" behindDoc="0" locked="0" layoutInCell="1" allowOverlap="1" wp14:anchorId="708F0798" wp14:editId="3A235019">
                  <wp:simplePos x="0" y="0"/>
                  <wp:positionH relativeFrom="column">
                    <wp:posOffset>430530</wp:posOffset>
                  </wp:positionH>
                  <wp:positionV relativeFrom="paragraph">
                    <wp:posOffset>26670</wp:posOffset>
                  </wp:positionV>
                  <wp:extent cx="1219200" cy="1828800"/>
                  <wp:effectExtent l="0" t="0" r="0" b="0"/>
                  <wp:wrapTight wrapText="bothSides">
                    <wp:wrapPolygon edited="0">
                      <wp:start x="0" y="0"/>
                      <wp:lineTo x="0" y="21375"/>
                      <wp:lineTo x="21263" y="21375"/>
                      <wp:lineTo x="21263" y="0"/>
                      <wp:lineTo x="0" y="0"/>
                    </wp:wrapPolygon>
                  </wp:wrapTight>
                  <wp:docPr id="12" name="Picture 12" descr="Server HD:Users:ditaoktaria:Downloads:0227f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wnloads:0227f0a.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219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988D3" w14:textId="77777777" w:rsidR="009A030B" w:rsidRPr="00BD2FA2" w:rsidRDefault="009A030B" w:rsidP="00D97C95">
            <w:pPr>
              <w:spacing w:line="200" w:lineRule="exact"/>
              <w:rPr>
                <w:szCs w:val="24"/>
              </w:rPr>
            </w:pPr>
          </w:p>
          <w:p w14:paraId="4062F4DF" w14:textId="77777777" w:rsidR="009A030B" w:rsidRPr="00BD2FA2" w:rsidRDefault="009A030B" w:rsidP="00D97C95">
            <w:pPr>
              <w:spacing w:line="200" w:lineRule="exact"/>
              <w:rPr>
                <w:szCs w:val="24"/>
              </w:rPr>
            </w:pPr>
          </w:p>
          <w:p w14:paraId="2F58F058" w14:textId="77777777" w:rsidR="009A030B" w:rsidRPr="00BD2FA2" w:rsidRDefault="009A030B" w:rsidP="00D97C95">
            <w:pPr>
              <w:spacing w:before="9" w:line="280" w:lineRule="exact"/>
              <w:rPr>
                <w:szCs w:val="24"/>
              </w:rPr>
            </w:pPr>
          </w:p>
          <w:p w14:paraId="020937F0" w14:textId="77777777" w:rsidR="009A030B" w:rsidRPr="00BD2FA2" w:rsidRDefault="009A030B" w:rsidP="00D97C95">
            <w:pPr>
              <w:ind w:left="1306" w:right="1311"/>
              <w:jc w:val="center"/>
              <w:rPr>
                <w:szCs w:val="24"/>
              </w:rPr>
            </w:pPr>
          </w:p>
          <w:p w14:paraId="36B3AF1B" w14:textId="77777777" w:rsidR="009A030B" w:rsidRPr="00BD2FA2" w:rsidRDefault="009A030B" w:rsidP="00D97C95">
            <w:pPr>
              <w:spacing w:before="2"/>
              <w:ind w:left="974" w:right="978"/>
              <w:jc w:val="center"/>
              <w:rPr>
                <w:szCs w:val="24"/>
              </w:rPr>
            </w:pPr>
          </w:p>
        </w:tc>
      </w:tr>
      <w:tr w:rsidR="009A030B" w:rsidRPr="00BD2FA2" w14:paraId="49BA47D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1CAE5694" w14:textId="77777777" w:rsidR="009A030B" w:rsidRPr="00BD2FA2" w:rsidRDefault="009A030B" w:rsidP="009A030B">
            <w:pPr>
              <w:spacing w:line="240" w:lineRule="exact"/>
              <w:ind w:left="105" w:firstLine="58"/>
              <w:rPr>
                <w:szCs w:val="24"/>
              </w:rPr>
            </w:pPr>
            <w:r w:rsidRPr="00BD2FA2">
              <w:rPr>
                <w:w w:val="112"/>
                <w:szCs w:val="24"/>
              </w:rPr>
              <w:t>NI</w:t>
            </w:r>
            <w:r w:rsidRPr="00BD2FA2">
              <w:rPr>
                <w:w w:val="110"/>
                <w:szCs w:val="24"/>
              </w:rPr>
              <w:t>M</w:t>
            </w:r>
          </w:p>
        </w:tc>
        <w:tc>
          <w:tcPr>
            <w:tcW w:w="4435" w:type="dxa"/>
            <w:tcBorders>
              <w:top w:val="single" w:sz="5" w:space="0" w:color="000000"/>
              <w:left w:val="single" w:sz="5" w:space="0" w:color="000000"/>
              <w:bottom w:val="single" w:sz="5" w:space="0" w:color="000000"/>
              <w:right w:val="single" w:sz="5" w:space="0" w:color="000000"/>
            </w:tcBorders>
          </w:tcPr>
          <w:p w14:paraId="673C39C4" w14:textId="77777777" w:rsidR="009A030B" w:rsidRPr="00BD2FA2" w:rsidRDefault="009A030B" w:rsidP="009A030B">
            <w:pPr>
              <w:ind w:left="66" w:firstLine="33"/>
              <w:rPr>
                <w:szCs w:val="24"/>
              </w:rPr>
            </w:pPr>
            <w:r w:rsidRPr="00BD2FA2">
              <w:rPr>
                <w:szCs w:val="24"/>
              </w:rPr>
              <w:t>105090602111001</w:t>
            </w:r>
          </w:p>
        </w:tc>
        <w:tc>
          <w:tcPr>
            <w:tcW w:w="3192" w:type="dxa"/>
            <w:vMerge/>
            <w:tcBorders>
              <w:left w:val="single" w:sz="5" w:space="0" w:color="000000"/>
              <w:right w:val="single" w:sz="5" w:space="0" w:color="000000"/>
            </w:tcBorders>
          </w:tcPr>
          <w:p w14:paraId="0C80F16B" w14:textId="77777777" w:rsidR="009A030B" w:rsidRPr="00BD2FA2" w:rsidRDefault="009A030B" w:rsidP="00D97C95">
            <w:pPr>
              <w:rPr>
                <w:szCs w:val="24"/>
              </w:rPr>
            </w:pPr>
          </w:p>
        </w:tc>
      </w:tr>
      <w:tr w:rsidR="009A030B" w:rsidRPr="00BD2FA2" w14:paraId="6FFC2BFA" w14:textId="77777777" w:rsidTr="00D97C95">
        <w:trPr>
          <w:trHeight w:hRule="exact" w:val="298"/>
        </w:trPr>
        <w:tc>
          <w:tcPr>
            <w:tcW w:w="1954" w:type="dxa"/>
            <w:tcBorders>
              <w:top w:val="single" w:sz="5" w:space="0" w:color="000000"/>
              <w:left w:val="single" w:sz="5" w:space="0" w:color="000000"/>
              <w:bottom w:val="single" w:sz="5" w:space="0" w:color="000000"/>
              <w:right w:val="single" w:sz="5" w:space="0" w:color="000000"/>
            </w:tcBorders>
          </w:tcPr>
          <w:p w14:paraId="0A632F98" w14:textId="77777777" w:rsidR="009A030B" w:rsidRPr="00BD2FA2" w:rsidRDefault="009A030B" w:rsidP="009A030B">
            <w:pPr>
              <w:spacing w:line="240" w:lineRule="exact"/>
              <w:ind w:left="105" w:firstLine="58"/>
              <w:rPr>
                <w:szCs w:val="24"/>
              </w:rPr>
            </w:pPr>
            <w:r w:rsidRPr="00BD2FA2">
              <w:rPr>
                <w:szCs w:val="24"/>
              </w:rPr>
              <w:t>No.</w:t>
            </w:r>
            <w:r w:rsidRPr="00BD2FA2">
              <w:rPr>
                <w:spacing w:val="54"/>
                <w:szCs w:val="24"/>
              </w:rPr>
              <w:t xml:space="preserve"> </w:t>
            </w:r>
            <w:r w:rsidRPr="00BD2FA2">
              <w:rPr>
                <w:w w:val="111"/>
                <w:szCs w:val="24"/>
              </w:rPr>
              <w:t>HP</w:t>
            </w:r>
          </w:p>
        </w:tc>
        <w:tc>
          <w:tcPr>
            <w:tcW w:w="4435" w:type="dxa"/>
            <w:tcBorders>
              <w:top w:val="single" w:sz="5" w:space="0" w:color="000000"/>
              <w:left w:val="single" w:sz="5" w:space="0" w:color="000000"/>
              <w:bottom w:val="single" w:sz="5" w:space="0" w:color="000000"/>
              <w:right w:val="single" w:sz="5" w:space="0" w:color="000000"/>
            </w:tcBorders>
          </w:tcPr>
          <w:p w14:paraId="1A2592F1" w14:textId="77777777" w:rsidR="009A030B" w:rsidRPr="00BD2FA2" w:rsidRDefault="009A030B" w:rsidP="009A030B">
            <w:pPr>
              <w:ind w:left="66" w:firstLine="33"/>
              <w:rPr>
                <w:szCs w:val="24"/>
              </w:rPr>
            </w:pPr>
            <w:r w:rsidRPr="00BD2FA2">
              <w:rPr>
                <w:szCs w:val="24"/>
              </w:rPr>
              <w:t>082332290104</w:t>
            </w:r>
          </w:p>
        </w:tc>
        <w:tc>
          <w:tcPr>
            <w:tcW w:w="3192" w:type="dxa"/>
            <w:vMerge/>
            <w:tcBorders>
              <w:left w:val="single" w:sz="5" w:space="0" w:color="000000"/>
              <w:right w:val="single" w:sz="5" w:space="0" w:color="000000"/>
            </w:tcBorders>
          </w:tcPr>
          <w:p w14:paraId="2E82EE49" w14:textId="77777777" w:rsidR="009A030B" w:rsidRPr="00BD2FA2" w:rsidRDefault="009A030B" w:rsidP="00D97C95">
            <w:pPr>
              <w:rPr>
                <w:szCs w:val="24"/>
              </w:rPr>
            </w:pPr>
          </w:p>
        </w:tc>
      </w:tr>
      <w:tr w:rsidR="009A030B" w:rsidRPr="00BD2FA2" w14:paraId="3651DD3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382FFE45" w14:textId="77777777" w:rsidR="009A030B" w:rsidRPr="00BD2FA2" w:rsidRDefault="009A030B" w:rsidP="009A030B">
            <w:pPr>
              <w:spacing w:line="240" w:lineRule="exact"/>
              <w:ind w:left="105" w:firstLine="58"/>
              <w:rPr>
                <w:szCs w:val="24"/>
              </w:rPr>
            </w:pPr>
            <w:r w:rsidRPr="00BD2FA2">
              <w:rPr>
                <w:w w:val="109"/>
                <w:szCs w:val="24"/>
              </w:rPr>
              <w:t>Email</w:t>
            </w:r>
          </w:p>
        </w:tc>
        <w:tc>
          <w:tcPr>
            <w:tcW w:w="4435" w:type="dxa"/>
            <w:tcBorders>
              <w:top w:val="single" w:sz="5" w:space="0" w:color="000000"/>
              <w:left w:val="single" w:sz="5" w:space="0" w:color="000000"/>
              <w:bottom w:val="single" w:sz="5" w:space="0" w:color="000000"/>
              <w:right w:val="single" w:sz="5" w:space="0" w:color="000000"/>
            </w:tcBorders>
          </w:tcPr>
          <w:p w14:paraId="243A7F00" w14:textId="77777777" w:rsidR="009A030B" w:rsidRPr="00BD2FA2" w:rsidRDefault="009A030B" w:rsidP="009A030B">
            <w:pPr>
              <w:ind w:left="66" w:firstLine="33"/>
              <w:rPr>
                <w:szCs w:val="24"/>
              </w:rPr>
            </w:pPr>
            <w:r w:rsidRPr="00BD2FA2">
              <w:rPr>
                <w:szCs w:val="24"/>
              </w:rPr>
              <w:t>ditaoktaria@gmail.com</w:t>
            </w:r>
          </w:p>
        </w:tc>
        <w:tc>
          <w:tcPr>
            <w:tcW w:w="3192" w:type="dxa"/>
            <w:vMerge/>
            <w:tcBorders>
              <w:left w:val="single" w:sz="5" w:space="0" w:color="000000"/>
              <w:right w:val="single" w:sz="5" w:space="0" w:color="000000"/>
            </w:tcBorders>
          </w:tcPr>
          <w:p w14:paraId="7326E5FC" w14:textId="77777777" w:rsidR="009A030B" w:rsidRPr="00BD2FA2" w:rsidRDefault="009A030B" w:rsidP="00D97C95">
            <w:pPr>
              <w:rPr>
                <w:szCs w:val="24"/>
              </w:rPr>
            </w:pPr>
          </w:p>
        </w:tc>
      </w:tr>
      <w:tr w:rsidR="009A030B" w:rsidRPr="00BD2FA2" w14:paraId="4CBA85C9" w14:textId="77777777" w:rsidTr="009A030B">
        <w:trPr>
          <w:trHeight w:hRule="exact" w:val="898"/>
        </w:trPr>
        <w:tc>
          <w:tcPr>
            <w:tcW w:w="1954" w:type="dxa"/>
            <w:tcBorders>
              <w:top w:val="single" w:sz="5" w:space="0" w:color="000000"/>
              <w:left w:val="single" w:sz="5" w:space="0" w:color="000000"/>
              <w:bottom w:val="single" w:sz="5" w:space="0" w:color="000000"/>
              <w:right w:val="single" w:sz="5" w:space="0" w:color="000000"/>
            </w:tcBorders>
          </w:tcPr>
          <w:p w14:paraId="7DA0A41A" w14:textId="77777777" w:rsidR="009A030B" w:rsidRPr="00BD2FA2" w:rsidRDefault="009A030B" w:rsidP="009A030B">
            <w:pPr>
              <w:spacing w:line="240" w:lineRule="exact"/>
              <w:ind w:left="105" w:firstLine="58"/>
              <w:rPr>
                <w:szCs w:val="24"/>
              </w:rPr>
            </w:pPr>
            <w:r w:rsidRPr="00BD2FA2">
              <w:rPr>
                <w:w w:val="120"/>
                <w:szCs w:val="24"/>
              </w:rPr>
              <w:t>J</w:t>
            </w:r>
            <w:r w:rsidRPr="00BD2FA2">
              <w:rPr>
                <w:w w:val="110"/>
                <w:szCs w:val="24"/>
              </w:rPr>
              <w:t>u</w:t>
            </w:r>
            <w:r w:rsidRPr="00BD2FA2">
              <w:rPr>
                <w:w w:val="109"/>
                <w:szCs w:val="24"/>
              </w:rPr>
              <w:t>du</w:t>
            </w:r>
            <w:r w:rsidRPr="00BD2FA2">
              <w:rPr>
                <w:w w:val="108"/>
                <w:szCs w:val="24"/>
              </w:rPr>
              <w:t>l</w:t>
            </w:r>
          </w:p>
        </w:tc>
        <w:tc>
          <w:tcPr>
            <w:tcW w:w="4435" w:type="dxa"/>
            <w:tcBorders>
              <w:top w:val="single" w:sz="5" w:space="0" w:color="000000"/>
              <w:left w:val="single" w:sz="5" w:space="0" w:color="000000"/>
              <w:bottom w:val="single" w:sz="5" w:space="0" w:color="000000"/>
              <w:right w:val="single" w:sz="5" w:space="0" w:color="000000"/>
            </w:tcBorders>
          </w:tcPr>
          <w:p w14:paraId="16C475D4" w14:textId="2D85037B" w:rsidR="009A030B" w:rsidRPr="00BD2FA2" w:rsidRDefault="009A030B" w:rsidP="00CC2657">
            <w:pPr>
              <w:spacing w:line="240" w:lineRule="auto"/>
              <w:ind w:left="66" w:firstLine="33"/>
              <w:rPr>
                <w:szCs w:val="24"/>
              </w:rPr>
            </w:pPr>
            <w:r w:rsidRPr="00BD2FA2">
              <w:rPr>
                <w:szCs w:val="24"/>
              </w:rPr>
              <w:t xml:space="preserve">Pengembangan </w:t>
            </w:r>
            <w:r w:rsidRPr="006D1C8F">
              <w:rPr>
                <w:szCs w:val="24"/>
              </w:rPr>
              <w:t>Sistem</w:t>
            </w:r>
            <w:r w:rsidRPr="006D1C8F">
              <w:rPr>
                <w:i/>
                <w:szCs w:val="24"/>
              </w:rPr>
              <w:t xml:space="preserve"> Online Classroom Presentation</w:t>
            </w:r>
            <w:r w:rsidRPr="00BD2FA2">
              <w:rPr>
                <w:szCs w:val="24"/>
              </w:rPr>
              <w:t xml:space="preserve"> berbasi</w:t>
            </w:r>
            <w:ins w:id="5" w:author="ditaoktaria oktaria" w:date="2015-03-04T14:31:00Z">
              <w:r w:rsidR="001A363F">
                <w:rPr>
                  <w:szCs w:val="24"/>
                </w:rPr>
                <w:t>s</w:t>
              </w:r>
            </w:ins>
            <w:del w:id="6" w:author="ditaoktaria oktaria" w:date="2015-03-04T14:31:00Z">
              <w:r w:rsidRPr="00BD2FA2" w:rsidDel="001A363F">
                <w:rPr>
                  <w:szCs w:val="24"/>
                </w:rPr>
                <w:delText>d</w:delText>
              </w:r>
            </w:del>
            <w:r w:rsidRPr="00BD2FA2">
              <w:rPr>
                <w:szCs w:val="24"/>
              </w:rPr>
              <w:t xml:space="preserve"> Android dengan </w:t>
            </w:r>
            <w:r w:rsidR="00CC2657">
              <w:rPr>
                <w:szCs w:val="24"/>
              </w:rPr>
              <w:t>memanfaatkan</w:t>
            </w:r>
            <w:r w:rsidRPr="00BD2FA2">
              <w:rPr>
                <w:szCs w:val="24"/>
              </w:rPr>
              <w:t xml:space="preserve"> Android Set-top-box</w:t>
            </w:r>
          </w:p>
        </w:tc>
        <w:tc>
          <w:tcPr>
            <w:tcW w:w="3192" w:type="dxa"/>
            <w:vMerge/>
            <w:tcBorders>
              <w:left w:val="single" w:sz="5" w:space="0" w:color="000000"/>
              <w:right w:val="single" w:sz="5" w:space="0" w:color="000000"/>
            </w:tcBorders>
          </w:tcPr>
          <w:p w14:paraId="09E90D93" w14:textId="77777777" w:rsidR="009A030B" w:rsidRPr="00BD2FA2" w:rsidRDefault="009A030B" w:rsidP="00D97C95">
            <w:pPr>
              <w:rPr>
                <w:szCs w:val="24"/>
              </w:rPr>
            </w:pPr>
          </w:p>
        </w:tc>
      </w:tr>
      <w:tr w:rsidR="009A030B" w:rsidRPr="00BD2FA2" w14:paraId="7DF58193"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2AAB5181"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1</w:t>
            </w:r>
          </w:p>
        </w:tc>
        <w:tc>
          <w:tcPr>
            <w:tcW w:w="4435" w:type="dxa"/>
            <w:tcBorders>
              <w:top w:val="single" w:sz="5" w:space="0" w:color="000000"/>
              <w:left w:val="single" w:sz="5" w:space="0" w:color="000000"/>
              <w:bottom w:val="single" w:sz="5" w:space="0" w:color="000000"/>
              <w:right w:val="single" w:sz="5" w:space="0" w:color="000000"/>
            </w:tcBorders>
          </w:tcPr>
          <w:p w14:paraId="09628168" w14:textId="77777777" w:rsidR="009A030B" w:rsidRPr="00BD2FA2" w:rsidRDefault="009A030B" w:rsidP="009A030B">
            <w:pPr>
              <w:ind w:left="66" w:firstLine="33"/>
              <w:rPr>
                <w:szCs w:val="24"/>
              </w:rPr>
            </w:pPr>
            <w:r w:rsidRPr="00BD2FA2">
              <w:rPr>
                <w:szCs w:val="24"/>
              </w:rPr>
              <w:t>Herman Tolle, Dr. Eng, ST., MT.</w:t>
            </w:r>
          </w:p>
        </w:tc>
        <w:tc>
          <w:tcPr>
            <w:tcW w:w="3192" w:type="dxa"/>
            <w:vMerge/>
            <w:tcBorders>
              <w:left w:val="single" w:sz="5" w:space="0" w:color="000000"/>
              <w:right w:val="single" w:sz="5" w:space="0" w:color="000000"/>
            </w:tcBorders>
          </w:tcPr>
          <w:p w14:paraId="230B2775" w14:textId="77777777" w:rsidR="009A030B" w:rsidRPr="00BD2FA2" w:rsidRDefault="009A030B" w:rsidP="00D97C95">
            <w:pPr>
              <w:rPr>
                <w:szCs w:val="24"/>
              </w:rPr>
            </w:pPr>
          </w:p>
        </w:tc>
      </w:tr>
      <w:tr w:rsidR="009A030B" w:rsidRPr="00BD2FA2" w14:paraId="364D7080"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E78EEF2"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2</w:t>
            </w:r>
          </w:p>
        </w:tc>
        <w:tc>
          <w:tcPr>
            <w:tcW w:w="4435" w:type="dxa"/>
            <w:tcBorders>
              <w:top w:val="single" w:sz="5" w:space="0" w:color="000000"/>
              <w:left w:val="single" w:sz="5" w:space="0" w:color="000000"/>
              <w:bottom w:val="single" w:sz="5" w:space="0" w:color="000000"/>
              <w:right w:val="single" w:sz="5" w:space="0" w:color="000000"/>
            </w:tcBorders>
          </w:tcPr>
          <w:p w14:paraId="10738E36" w14:textId="77777777" w:rsidR="009A030B" w:rsidRPr="00BD2FA2" w:rsidRDefault="009A030B" w:rsidP="009A030B">
            <w:pPr>
              <w:ind w:left="66" w:firstLine="33"/>
              <w:rPr>
                <w:szCs w:val="24"/>
              </w:rPr>
            </w:pPr>
            <w:r w:rsidRPr="00BD2FA2">
              <w:rPr>
                <w:rFonts w:eastAsiaTheme="minorEastAsia"/>
                <w:szCs w:val="24"/>
              </w:rPr>
              <w:t>Aryo Pinandito, ST., M.MT.</w:t>
            </w:r>
          </w:p>
        </w:tc>
        <w:tc>
          <w:tcPr>
            <w:tcW w:w="3192" w:type="dxa"/>
            <w:vMerge/>
            <w:tcBorders>
              <w:left w:val="single" w:sz="5" w:space="0" w:color="000000"/>
              <w:right w:val="single" w:sz="5" w:space="0" w:color="000000"/>
            </w:tcBorders>
          </w:tcPr>
          <w:p w14:paraId="3C236E5B" w14:textId="77777777" w:rsidR="009A030B" w:rsidRPr="00BD2FA2" w:rsidRDefault="009A030B" w:rsidP="00D97C95">
            <w:pPr>
              <w:rPr>
                <w:szCs w:val="24"/>
              </w:rPr>
            </w:pPr>
          </w:p>
        </w:tc>
      </w:tr>
      <w:tr w:rsidR="009A030B" w:rsidRPr="00BD2FA2" w14:paraId="2A6EBAAA"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53E1B75D" w14:textId="77777777" w:rsidR="009A030B" w:rsidRPr="00BD2FA2" w:rsidRDefault="009A030B" w:rsidP="009A030B">
            <w:pPr>
              <w:spacing w:line="240" w:lineRule="exact"/>
              <w:ind w:left="105" w:firstLine="58"/>
              <w:rPr>
                <w:szCs w:val="24"/>
              </w:rPr>
            </w:pPr>
            <w:r w:rsidRPr="00BD2FA2">
              <w:rPr>
                <w:szCs w:val="24"/>
              </w:rPr>
              <w:t xml:space="preserve">Tanggal </w:t>
            </w:r>
            <w:r w:rsidRPr="00BD2FA2">
              <w:rPr>
                <w:spacing w:val="4"/>
                <w:szCs w:val="24"/>
              </w:rPr>
              <w:t xml:space="preserve"> </w:t>
            </w:r>
            <w:r w:rsidRPr="00BD2FA2">
              <w:rPr>
                <w:w w:val="110"/>
                <w:szCs w:val="24"/>
              </w:rPr>
              <w:t>Mu</w:t>
            </w:r>
            <w:r w:rsidRPr="00BD2FA2">
              <w:rPr>
                <w:w w:val="108"/>
                <w:szCs w:val="24"/>
              </w:rPr>
              <w:t>l</w:t>
            </w:r>
            <w:r w:rsidRPr="00BD2FA2">
              <w:rPr>
                <w:w w:val="112"/>
                <w:szCs w:val="24"/>
              </w:rPr>
              <w:t>ai</w:t>
            </w:r>
          </w:p>
        </w:tc>
        <w:tc>
          <w:tcPr>
            <w:tcW w:w="4435" w:type="dxa"/>
            <w:tcBorders>
              <w:top w:val="single" w:sz="5" w:space="0" w:color="000000"/>
              <w:left w:val="single" w:sz="5" w:space="0" w:color="000000"/>
              <w:bottom w:val="single" w:sz="5" w:space="0" w:color="000000"/>
              <w:right w:val="single" w:sz="5" w:space="0" w:color="000000"/>
            </w:tcBorders>
          </w:tcPr>
          <w:p w14:paraId="154454F6" w14:textId="0669D115" w:rsidR="009A030B" w:rsidRPr="00BD2FA2" w:rsidRDefault="009C3B08" w:rsidP="009A030B">
            <w:pPr>
              <w:spacing w:line="260" w:lineRule="exact"/>
              <w:ind w:left="66" w:firstLine="33"/>
              <w:rPr>
                <w:szCs w:val="24"/>
              </w:rPr>
            </w:pPr>
            <w:r>
              <w:rPr>
                <w:w w:val="90"/>
                <w:szCs w:val="24"/>
              </w:rPr>
              <w:t>29</w:t>
            </w:r>
            <w:r w:rsidR="009A030B" w:rsidRPr="00BD2FA2">
              <w:rPr>
                <w:w w:val="90"/>
                <w:szCs w:val="24"/>
              </w:rPr>
              <w:t xml:space="preserve"> September 2014</w:t>
            </w:r>
          </w:p>
        </w:tc>
        <w:tc>
          <w:tcPr>
            <w:tcW w:w="3192" w:type="dxa"/>
            <w:vMerge/>
            <w:tcBorders>
              <w:left w:val="single" w:sz="5" w:space="0" w:color="000000"/>
              <w:bottom w:val="single" w:sz="5" w:space="0" w:color="000000"/>
              <w:right w:val="single" w:sz="5" w:space="0" w:color="000000"/>
            </w:tcBorders>
          </w:tcPr>
          <w:p w14:paraId="797C239A" w14:textId="77777777" w:rsidR="009A030B" w:rsidRPr="00BD2FA2" w:rsidRDefault="009A030B" w:rsidP="00D97C95">
            <w:pPr>
              <w:rPr>
                <w:szCs w:val="24"/>
              </w:rPr>
            </w:pPr>
          </w:p>
        </w:tc>
      </w:tr>
    </w:tbl>
    <w:p w14:paraId="74FBDF00" w14:textId="77777777" w:rsidR="009A030B" w:rsidRPr="00BD2FA2" w:rsidRDefault="009A030B" w:rsidP="009A030B">
      <w:pPr>
        <w:spacing w:line="200" w:lineRule="exact"/>
        <w:rPr>
          <w:szCs w:val="24"/>
        </w:rPr>
      </w:pPr>
    </w:p>
    <w:p w14:paraId="7DA6FBA2" w14:textId="77777777" w:rsidR="009A030B" w:rsidRPr="00BD2FA2" w:rsidRDefault="009A030B" w:rsidP="009A030B">
      <w:pPr>
        <w:spacing w:line="200" w:lineRule="exact"/>
        <w:rPr>
          <w:szCs w:val="24"/>
        </w:rPr>
      </w:pPr>
    </w:p>
    <w:p w14:paraId="0A1060C7" w14:textId="77777777" w:rsidR="009A030B" w:rsidRPr="00BD2FA2" w:rsidRDefault="009A030B" w:rsidP="009A030B">
      <w:pPr>
        <w:spacing w:before="5" w:line="260" w:lineRule="exact"/>
        <w:rPr>
          <w:szCs w:val="24"/>
        </w:rPr>
      </w:pPr>
    </w:p>
    <w:tbl>
      <w:tblPr>
        <w:tblStyle w:val="TableGrid"/>
        <w:tblW w:w="9581" w:type="dxa"/>
        <w:tblLayout w:type="fixed"/>
        <w:tblLook w:val="01E0" w:firstRow="1" w:lastRow="1" w:firstColumn="1" w:lastColumn="1" w:noHBand="0" w:noVBand="0"/>
      </w:tblPr>
      <w:tblGrid>
        <w:gridCol w:w="1954"/>
        <w:gridCol w:w="1843"/>
        <w:gridCol w:w="5784"/>
      </w:tblGrid>
      <w:tr w:rsidR="009A030B" w:rsidRPr="00BD2FA2" w14:paraId="38E1B589" w14:textId="77777777" w:rsidTr="007755DB">
        <w:trPr>
          <w:trHeight w:hRule="exact" w:val="421"/>
        </w:trPr>
        <w:tc>
          <w:tcPr>
            <w:tcW w:w="1954" w:type="dxa"/>
          </w:tcPr>
          <w:p w14:paraId="315D6D90" w14:textId="77777777" w:rsidR="009A030B" w:rsidRPr="00BD2FA2" w:rsidRDefault="009A030B" w:rsidP="009A030B">
            <w:pPr>
              <w:spacing w:line="240" w:lineRule="exact"/>
              <w:ind w:left="105" w:firstLine="328"/>
              <w:rPr>
                <w:szCs w:val="24"/>
              </w:rPr>
            </w:pPr>
            <w:r w:rsidRPr="00BD2FA2">
              <w:rPr>
                <w:w w:val="110"/>
                <w:szCs w:val="24"/>
              </w:rPr>
              <w:t>T</w:t>
            </w:r>
            <w:r w:rsidRPr="00BD2FA2">
              <w:rPr>
                <w:w w:val="108"/>
                <w:szCs w:val="24"/>
              </w:rPr>
              <w:t>ang</w:t>
            </w:r>
            <w:r w:rsidRPr="00BD2FA2">
              <w:rPr>
                <w:w w:val="101"/>
                <w:szCs w:val="24"/>
              </w:rPr>
              <w:t>g</w:t>
            </w:r>
            <w:r w:rsidRPr="00BD2FA2">
              <w:rPr>
                <w:w w:val="111"/>
                <w:szCs w:val="24"/>
              </w:rPr>
              <w:t>al</w:t>
            </w:r>
          </w:p>
        </w:tc>
        <w:tc>
          <w:tcPr>
            <w:tcW w:w="1843" w:type="dxa"/>
          </w:tcPr>
          <w:p w14:paraId="6840FAC9" w14:textId="77777777" w:rsidR="009A030B" w:rsidRPr="00BD2FA2" w:rsidRDefault="009A030B" w:rsidP="009A030B">
            <w:pPr>
              <w:spacing w:line="240" w:lineRule="exact"/>
              <w:ind w:left="100" w:firstLine="179"/>
              <w:rPr>
                <w:szCs w:val="24"/>
              </w:rPr>
            </w:pPr>
            <w:r w:rsidRPr="00BD2FA2">
              <w:rPr>
                <w:w w:val="112"/>
                <w:szCs w:val="24"/>
              </w:rPr>
              <w:t>P</w:t>
            </w:r>
            <w:r w:rsidRPr="00BD2FA2">
              <w:rPr>
                <w:w w:val="105"/>
                <w:szCs w:val="24"/>
              </w:rPr>
              <w:t>e</w:t>
            </w:r>
            <w:r w:rsidRPr="00BD2FA2">
              <w:rPr>
                <w:w w:val="107"/>
                <w:szCs w:val="24"/>
              </w:rPr>
              <w:t>mbimbing</w:t>
            </w:r>
          </w:p>
        </w:tc>
        <w:tc>
          <w:tcPr>
            <w:tcW w:w="5784" w:type="dxa"/>
          </w:tcPr>
          <w:p w14:paraId="1FE1EA2E" w14:textId="77777777" w:rsidR="009A030B" w:rsidRPr="00BD2FA2" w:rsidRDefault="009A030B" w:rsidP="009A030B">
            <w:pPr>
              <w:spacing w:line="240" w:lineRule="exact"/>
              <w:ind w:left="1316" w:right="2121" w:firstLine="540"/>
              <w:jc w:val="center"/>
              <w:rPr>
                <w:szCs w:val="24"/>
              </w:rPr>
            </w:pPr>
            <w:r w:rsidRPr="00BD2FA2">
              <w:rPr>
                <w:w w:val="115"/>
                <w:szCs w:val="24"/>
              </w:rPr>
              <w:t>I</w:t>
            </w:r>
            <w:r w:rsidRPr="00BD2FA2">
              <w:rPr>
                <w:w w:val="104"/>
                <w:szCs w:val="24"/>
              </w:rPr>
              <w:t>s</w:t>
            </w:r>
            <w:r w:rsidRPr="00BD2FA2">
              <w:rPr>
                <w:w w:val="158"/>
                <w:szCs w:val="24"/>
              </w:rPr>
              <w:t>i/</w:t>
            </w:r>
            <w:r w:rsidRPr="00BD2FA2">
              <w:rPr>
                <w:w w:val="112"/>
                <w:szCs w:val="24"/>
              </w:rPr>
              <w:t>P</w:t>
            </w:r>
            <w:r w:rsidRPr="00BD2FA2">
              <w:rPr>
                <w:w w:val="105"/>
                <w:szCs w:val="24"/>
              </w:rPr>
              <w:t>e</w:t>
            </w:r>
            <w:r w:rsidRPr="00BD2FA2">
              <w:rPr>
                <w:w w:val="115"/>
                <w:szCs w:val="24"/>
              </w:rPr>
              <w:t>rb</w:t>
            </w:r>
            <w:r w:rsidRPr="00BD2FA2">
              <w:rPr>
                <w:w w:val="110"/>
                <w:szCs w:val="24"/>
              </w:rPr>
              <w:t>aikan</w:t>
            </w:r>
          </w:p>
        </w:tc>
      </w:tr>
      <w:tr w:rsidR="009A030B" w:rsidRPr="00BD2FA2" w14:paraId="26DF9192" w14:textId="77777777" w:rsidTr="007755DB">
        <w:trPr>
          <w:trHeight w:hRule="exact" w:val="367"/>
        </w:trPr>
        <w:tc>
          <w:tcPr>
            <w:tcW w:w="1954" w:type="dxa"/>
            <w:shd w:val="clear" w:color="auto" w:fill="auto"/>
          </w:tcPr>
          <w:p w14:paraId="45FE25E8" w14:textId="234035B2" w:rsidR="009A030B" w:rsidRPr="00BD2FA2" w:rsidRDefault="00813145" w:rsidP="009A030B">
            <w:pPr>
              <w:spacing w:line="260" w:lineRule="exact"/>
              <w:ind w:left="105" w:firstLine="238"/>
              <w:rPr>
                <w:szCs w:val="24"/>
              </w:rPr>
            </w:pPr>
            <w:ins w:id="7" w:author="ditaoktaria" w:date="2015-01-26T11:35:00Z">
              <w:r>
                <w:rPr>
                  <w:szCs w:val="24"/>
                </w:rPr>
                <w:t>20/11/2014</w:t>
              </w:r>
            </w:ins>
          </w:p>
        </w:tc>
        <w:tc>
          <w:tcPr>
            <w:tcW w:w="1843" w:type="dxa"/>
            <w:shd w:val="clear" w:color="auto" w:fill="auto"/>
          </w:tcPr>
          <w:p w14:paraId="420106A7" w14:textId="7158B704" w:rsidR="009A030B" w:rsidRPr="00BD2FA2" w:rsidRDefault="00813145" w:rsidP="009A030B">
            <w:pPr>
              <w:spacing w:line="260" w:lineRule="exact"/>
              <w:ind w:left="100" w:firstLine="269"/>
              <w:rPr>
                <w:szCs w:val="24"/>
              </w:rPr>
            </w:pPr>
            <w:ins w:id="8" w:author="ditaoktaria" w:date="2015-01-26T11:35:00Z">
              <w:r>
                <w:rPr>
                  <w:szCs w:val="24"/>
                </w:rPr>
                <w:t>2</w:t>
              </w:r>
            </w:ins>
            <w:r w:rsidR="009A030B" w:rsidRPr="00BD2FA2">
              <w:rPr>
                <w:szCs w:val="24"/>
              </w:rPr>
              <w:t xml:space="preserve"> (email)</w:t>
            </w:r>
          </w:p>
        </w:tc>
        <w:tc>
          <w:tcPr>
            <w:tcW w:w="5784" w:type="dxa"/>
            <w:shd w:val="clear" w:color="auto" w:fill="auto"/>
          </w:tcPr>
          <w:p w14:paraId="3C69188C" w14:textId="77777777" w:rsidR="009A030B" w:rsidRPr="00BD2FA2" w:rsidRDefault="009A030B" w:rsidP="009A030B">
            <w:pPr>
              <w:spacing w:line="260" w:lineRule="exact"/>
              <w:ind w:left="100" w:hanging="44"/>
              <w:rPr>
                <w:szCs w:val="24"/>
              </w:rPr>
            </w:pPr>
            <w:r w:rsidRPr="00BD2FA2">
              <w:rPr>
                <w:szCs w:val="24"/>
              </w:rPr>
              <w:t>Bab I, II, III</w:t>
            </w:r>
          </w:p>
        </w:tc>
      </w:tr>
      <w:tr w:rsidR="009A030B" w:rsidRPr="00BD2FA2" w14:paraId="3528E0D2" w14:textId="77777777" w:rsidTr="007755DB">
        <w:trPr>
          <w:trHeight w:hRule="exact" w:val="562"/>
        </w:trPr>
        <w:tc>
          <w:tcPr>
            <w:tcW w:w="1954" w:type="dxa"/>
            <w:shd w:val="clear" w:color="auto" w:fill="auto"/>
          </w:tcPr>
          <w:p w14:paraId="69E0584A" w14:textId="0D7F65C8" w:rsidR="009A030B" w:rsidRPr="00BD2FA2" w:rsidRDefault="007755DB" w:rsidP="00013405">
            <w:pPr>
              <w:spacing w:line="260" w:lineRule="exact"/>
              <w:ind w:left="105" w:firstLine="214"/>
              <w:rPr>
                <w:szCs w:val="24"/>
              </w:rPr>
            </w:pPr>
            <w:ins w:id="9" w:author="ditaoktaria" w:date="2015-01-26T14:58:00Z">
              <w:r>
                <w:rPr>
                  <w:szCs w:val="24"/>
                </w:rPr>
                <w:t>12/01/2015</w:t>
              </w:r>
            </w:ins>
          </w:p>
        </w:tc>
        <w:tc>
          <w:tcPr>
            <w:tcW w:w="1843" w:type="dxa"/>
            <w:shd w:val="clear" w:color="auto" w:fill="auto"/>
          </w:tcPr>
          <w:p w14:paraId="5EA80F4F" w14:textId="0E89BC55" w:rsidR="009A030B" w:rsidRPr="00BD2FA2" w:rsidRDefault="00013405" w:rsidP="00013405">
            <w:pPr>
              <w:spacing w:line="260" w:lineRule="exact"/>
              <w:ind w:left="100" w:firstLine="107"/>
              <w:rPr>
                <w:szCs w:val="24"/>
              </w:rPr>
            </w:pPr>
            <w:ins w:id="10" w:author="ditaoktaria" w:date="2015-01-26T11:35:00Z">
              <w:r>
                <w:rPr>
                  <w:szCs w:val="24"/>
                </w:rPr>
                <w:t>2</w:t>
              </w:r>
              <w:r w:rsidR="00813145">
                <w:rPr>
                  <w:szCs w:val="24"/>
                </w:rPr>
                <w:t xml:space="preserve"> (tatap muka)</w:t>
              </w:r>
            </w:ins>
          </w:p>
        </w:tc>
        <w:tc>
          <w:tcPr>
            <w:tcW w:w="5784" w:type="dxa"/>
            <w:shd w:val="clear" w:color="auto" w:fill="auto"/>
          </w:tcPr>
          <w:p w14:paraId="70603046" w14:textId="6B706D77" w:rsidR="009A030B" w:rsidRPr="00BD2FA2" w:rsidRDefault="007755DB" w:rsidP="00013405">
            <w:pPr>
              <w:spacing w:line="260" w:lineRule="exact"/>
              <w:ind w:left="100" w:hanging="35"/>
              <w:rPr>
                <w:szCs w:val="24"/>
              </w:rPr>
            </w:pPr>
            <w:ins w:id="11" w:author="ditaoktaria" w:date="2015-01-26T14:59:00Z">
              <w:r>
                <w:rPr>
                  <w:szCs w:val="24"/>
                </w:rPr>
                <w:t>Konsultasi Bab 1</w:t>
              </w:r>
            </w:ins>
          </w:p>
        </w:tc>
      </w:tr>
      <w:tr w:rsidR="00013405" w:rsidRPr="00BD2FA2" w14:paraId="542C56A3" w14:textId="77777777" w:rsidTr="007755DB">
        <w:trPr>
          <w:trHeight w:hRule="exact" w:val="562"/>
        </w:trPr>
        <w:tc>
          <w:tcPr>
            <w:tcW w:w="1954" w:type="dxa"/>
            <w:shd w:val="clear" w:color="auto" w:fill="auto"/>
          </w:tcPr>
          <w:p w14:paraId="31F64D6C" w14:textId="73720DFC" w:rsidR="00013405" w:rsidRDefault="00013405" w:rsidP="007755DB">
            <w:pPr>
              <w:spacing w:line="260" w:lineRule="exact"/>
              <w:ind w:left="105" w:firstLine="214"/>
              <w:rPr>
                <w:szCs w:val="24"/>
              </w:rPr>
            </w:pPr>
            <w:ins w:id="12" w:author="ditaoktaria" w:date="2015-01-26T15:11:00Z">
              <w:r>
                <w:rPr>
                  <w:szCs w:val="24"/>
                </w:rPr>
                <w:t>19/01/2015</w:t>
              </w:r>
            </w:ins>
          </w:p>
        </w:tc>
        <w:tc>
          <w:tcPr>
            <w:tcW w:w="1843" w:type="dxa"/>
            <w:shd w:val="clear" w:color="auto" w:fill="auto"/>
          </w:tcPr>
          <w:p w14:paraId="5104E407" w14:textId="550AB490" w:rsidR="00013405" w:rsidRDefault="00013405">
            <w:pPr>
              <w:spacing w:line="260" w:lineRule="exact"/>
              <w:ind w:left="100" w:firstLine="107"/>
              <w:rPr>
                <w:szCs w:val="24"/>
              </w:rPr>
            </w:pPr>
            <w:ins w:id="13" w:author="ditaoktaria" w:date="2015-01-26T15:11:00Z">
              <w:r>
                <w:rPr>
                  <w:szCs w:val="24"/>
                </w:rPr>
                <w:t>1 (tatap muka)</w:t>
              </w:r>
            </w:ins>
          </w:p>
        </w:tc>
        <w:tc>
          <w:tcPr>
            <w:tcW w:w="5784" w:type="dxa"/>
            <w:shd w:val="clear" w:color="auto" w:fill="auto"/>
          </w:tcPr>
          <w:p w14:paraId="43ACB86F" w14:textId="16BDCE2F" w:rsidR="00013405" w:rsidRDefault="00013405" w:rsidP="007755DB">
            <w:pPr>
              <w:spacing w:line="260" w:lineRule="exact"/>
              <w:ind w:left="100" w:hanging="35"/>
              <w:rPr>
                <w:szCs w:val="24"/>
              </w:rPr>
            </w:pPr>
            <w:ins w:id="14" w:author="ditaoktaria" w:date="2015-01-26T15:11:00Z">
              <w:r>
                <w:rPr>
                  <w:szCs w:val="24"/>
                </w:rPr>
                <w:t>Konsultasi Bab 1 dan Player PPT</w:t>
              </w:r>
            </w:ins>
          </w:p>
        </w:tc>
      </w:tr>
      <w:tr w:rsidR="00013405" w:rsidRPr="00BD2FA2" w14:paraId="6EDDA584" w14:textId="77777777" w:rsidTr="007755DB">
        <w:trPr>
          <w:trHeight w:hRule="exact" w:val="562"/>
        </w:trPr>
        <w:tc>
          <w:tcPr>
            <w:tcW w:w="1954" w:type="dxa"/>
            <w:shd w:val="clear" w:color="auto" w:fill="auto"/>
          </w:tcPr>
          <w:p w14:paraId="135DAE3E" w14:textId="339B5058" w:rsidR="00013405" w:rsidRDefault="001B2C5A" w:rsidP="007755DB">
            <w:pPr>
              <w:spacing w:line="260" w:lineRule="exact"/>
              <w:ind w:left="105" w:firstLine="214"/>
              <w:rPr>
                <w:szCs w:val="24"/>
              </w:rPr>
            </w:pPr>
            <w:ins w:id="15" w:author="ditaoktaria" w:date="2015-01-26T15:35:00Z">
              <w:r>
                <w:rPr>
                  <w:szCs w:val="24"/>
                </w:rPr>
                <w:t>26/01/2015</w:t>
              </w:r>
            </w:ins>
          </w:p>
        </w:tc>
        <w:tc>
          <w:tcPr>
            <w:tcW w:w="1843" w:type="dxa"/>
            <w:shd w:val="clear" w:color="auto" w:fill="auto"/>
          </w:tcPr>
          <w:p w14:paraId="0BF237AD" w14:textId="492BF717" w:rsidR="00013405" w:rsidRDefault="001B2C5A">
            <w:pPr>
              <w:spacing w:line="260" w:lineRule="exact"/>
              <w:ind w:left="100" w:firstLine="107"/>
              <w:rPr>
                <w:szCs w:val="24"/>
              </w:rPr>
            </w:pPr>
            <w:ins w:id="16" w:author="ditaoktaria" w:date="2015-01-26T15:35:00Z">
              <w:r>
                <w:rPr>
                  <w:szCs w:val="24"/>
                </w:rPr>
                <w:t>2</w:t>
              </w:r>
            </w:ins>
            <w:ins w:id="17" w:author="ditaoktaria" w:date="2015-01-26T15:36:00Z">
              <w:r>
                <w:rPr>
                  <w:szCs w:val="24"/>
                </w:rPr>
                <w:t xml:space="preserve"> (email)</w:t>
              </w:r>
            </w:ins>
          </w:p>
        </w:tc>
        <w:tc>
          <w:tcPr>
            <w:tcW w:w="5784" w:type="dxa"/>
            <w:shd w:val="clear" w:color="auto" w:fill="auto"/>
          </w:tcPr>
          <w:p w14:paraId="664E8F55" w14:textId="70857121" w:rsidR="00013405" w:rsidRDefault="00D9104B" w:rsidP="00F805A6">
            <w:pPr>
              <w:spacing w:line="260" w:lineRule="exact"/>
              <w:ind w:left="100" w:hanging="35"/>
              <w:rPr>
                <w:szCs w:val="24"/>
              </w:rPr>
            </w:pPr>
            <w:ins w:id="18" w:author="ditaoktaria" w:date="2015-01-26T15:36:00Z">
              <w:r>
                <w:rPr>
                  <w:szCs w:val="24"/>
                </w:rPr>
                <w:t>Konsultasi Bab 1-3 (Perbaikan</w:t>
              </w:r>
              <w:r w:rsidR="001B2C5A">
                <w:rPr>
                  <w:szCs w:val="24"/>
                </w:rPr>
                <w:t xml:space="preserve"> Bab 1)</w:t>
              </w:r>
            </w:ins>
          </w:p>
        </w:tc>
      </w:tr>
      <w:tr w:rsidR="00D96E90" w:rsidRPr="00BD2FA2" w14:paraId="2BDBAC8A" w14:textId="77777777" w:rsidTr="007755DB">
        <w:trPr>
          <w:trHeight w:hRule="exact" w:val="562"/>
        </w:trPr>
        <w:tc>
          <w:tcPr>
            <w:tcW w:w="1954" w:type="dxa"/>
            <w:shd w:val="clear" w:color="auto" w:fill="auto"/>
          </w:tcPr>
          <w:p w14:paraId="0AB0D9FE" w14:textId="30AC0B87" w:rsidR="00D96E90" w:rsidRDefault="00D96E90" w:rsidP="007755DB">
            <w:pPr>
              <w:spacing w:line="260" w:lineRule="exact"/>
              <w:ind w:left="105" w:firstLine="214"/>
              <w:rPr>
                <w:szCs w:val="24"/>
              </w:rPr>
            </w:pPr>
            <w:r>
              <w:rPr>
                <w:szCs w:val="24"/>
              </w:rPr>
              <w:t>29/03/2015</w:t>
            </w:r>
          </w:p>
        </w:tc>
        <w:tc>
          <w:tcPr>
            <w:tcW w:w="1843" w:type="dxa"/>
            <w:shd w:val="clear" w:color="auto" w:fill="auto"/>
          </w:tcPr>
          <w:p w14:paraId="3DA78BC9" w14:textId="5342FEC0" w:rsidR="00D96E90" w:rsidRDefault="00D96E90">
            <w:pPr>
              <w:spacing w:line="260" w:lineRule="exact"/>
              <w:ind w:left="100" w:firstLine="107"/>
              <w:rPr>
                <w:szCs w:val="24"/>
              </w:rPr>
            </w:pPr>
            <w:r>
              <w:rPr>
                <w:szCs w:val="24"/>
              </w:rPr>
              <w:t>1 (tatap muka)</w:t>
            </w:r>
          </w:p>
        </w:tc>
        <w:tc>
          <w:tcPr>
            <w:tcW w:w="5784" w:type="dxa"/>
            <w:shd w:val="clear" w:color="auto" w:fill="auto"/>
          </w:tcPr>
          <w:p w14:paraId="5FAA85CB" w14:textId="4C33FB3E" w:rsidR="00D96E90" w:rsidRDefault="00D96E90" w:rsidP="00F805A6">
            <w:pPr>
              <w:spacing w:line="260" w:lineRule="exact"/>
              <w:ind w:left="100" w:hanging="35"/>
              <w:rPr>
                <w:szCs w:val="24"/>
              </w:rPr>
            </w:pPr>
            <w:r>
              <w:rPr>
                <w:szCs w:val="24"/>
              </w:rPr>
              <w:t>Konsultasi Bab 4 (Perbaikan Bab 1)</w:t>
            </w:r>
          </w:p>
        </w:tc>
      </w:tr>
      <w:tr w:rsidR="00D96E90" w:rsidRPr="00BD2FA2" w14:paraId="4DD9C198" w14:textId="77777777" w:rsidTr="007755DB">
        <w:trPr>
          <w:trHeight w:hRule="exact" w:val="562"/>
        </w:trPr>
        <w:tc>
          <w:tcPr>
            <w:tcW w:w="1954" w:type="dxa"/>
            <w:shd w:val="clear" w:color="auto" w:fill="auto"/>
          </w:tcPr>
          <w:p w14:paraId="5A05AD14" w14:textId="550416CD" w:rsidR="00D96E90" w:rsidRDefault="00192C10">
            <w:pPr>
              <w:spacing w:line="260" w:lineRule="exact"/>
              <w:ind w:firstLine="0"/>
              <w:jc w:val="center"/>
              <w:rPr>
                <w:szCs w:val="24"/>
              </w:rPr>
              <w:pPrChange w:id="19" w:author="ditaoktaria" w:date="2015-08-04T13:51:00Z">
                <w:pPr>
                  <w:spacing w:line="260" w:lineRule="exact"/>
                  <w:ind w:firstLine="0"/>
                </w:pPr>
              </w:pPrChange>
            </w:pPr>
            <w:ins w:id="20" w:author="ditaoktaria" w:date="2015-08-04T13:51:00Z">
              <w:r>
                <w:rPr>
                  <w:szCs w:val="24"/>
                </w:rPr>
                <w:t>29/07/2015</w:t>
              </w:r>
            </w:ins>
          </w:p>
        </w:tc>
        <w:tc>
          <w:tcPr>
            <w:tcW w:w="1843" w:type="dxa"/>
            <w:shd w:val="clear" w:color="auto" w:fill="auto"/>
          </w:tcPr>
          <w:p w14:paraId="26CDB9F9" w14:textId="18EB8EBE" w:rsidR="00D96E90" w:rsidRDefault="00192C10">
            <w:pPr>
              <w:spacing w:line="260" w:lineRule="exact"/>
              <w:ind w:left="100" w:firstLine="107"/>
              <w:rPr>
                <w:szCs w:val="24"/>
              </w:rPr>
            </w:pPr>
            <w:ins w:id="21" w:author="ditaoktaria" w:date="2015-08-04T13:51:00Z">
              <w:r>
                <w:rPr>
                  <w:szCs w:val="24"/>
                </w:rPr>
                <w:t>1 (tatap muka)</w:t>
              </w:r>
            </w:ins>
          </w:p>
        </w:tc>
        <w:tc>
          <w:tcPr>
            <w:tcW w:w="5784" w:type="dxa"/>
            <w:shd w:val="clear" w:color="auto" w:fill="auto"/>
          </w:tcPr>
          <w:p w14:paraId="3D6459E7" w14:textId="1FCFC174" w:rsidR="00D96E90" w:rsidRDefault="00192C10" w:rsidP="00F805A6">
            <w:pPr>
              <w:spacing w:line="260" w:lineRule="exact"/>
              <w:ind w:left="100" w:hanging="35"/>
              <w:rPr>
                <w:szCs w:val="24"/>
              </w:rPr>
            </w:pPr>
            <w:ins w:id="22" w:author="ditaoktaria" w:date="2015-08-04T13:51:00Z">
              <w:r>
                <w:rPr>
                  <w:szCs w:val="24"/>
                </w:rPr>
                <w:t>Konsultasi Bab 4</w:t>
              </w:r>
            </w:ins>
          </w:p>
        </w:tc>
      </w:tr>
    </w:tbl>
    <w:p w14:paraId="7C45A7A3" w14:textId="77777777" w:rsidR="00884808" w:rsidRPr="00BD2FA2" w:rsidRDefault="00884808" w:rsidP="009A030B">
      <w:pPr>
        <w:rPr>
          <w:szCs w:val="24"/>
        </w:rPr>
      </w:pPr>
    </w:p>
    <w:p w14:paraId="173CFFC5" w14:textId="77777777" w:rsidR="00884808" w:rsidRPr="00BD2FA2" w:rsidRDefault="00884808" w:rsidP="00884808">
      <w:pPr>
        <w:rPr>
          <w:szCs w:val="24"/>
        </w:rPr>
      </w:pPr>
    </w:p>
    <w:p w14:paraId="1A2CDD3E" w14:textId="77777777" w:rsidR="00884808" w:rsidRPr="00BD2FA2" w:rsidRDefault="00884808" w:rsidP="00884808">
      <w:pPr>
        <w:rPr>
          <w:szCs w:val="24"/>
        </w:rPr>
      </w:pPr>
    </w:p>
    <w:p w14:paraId="46306199" w14:textId="77777777" w:rsidR="00884808" w:rsidRPr="00BD2FA2" w:rsidRDefault="00884808" w:rsidP="00884808">
      <w:pPr>
        <w:rPr>
          <w:szCs w:val="24"/>
        </w:rPr>
      </w:pPr>
    </w:p>
    <w:p w14:paraId="491D0EC3" w14:textId="77777777" w:rsidR="00884808" w:rsidRPr="00BD2FA2" w:rsidRDefault="00884808" w:rsidP="00884808">
      <w:pPr>
        <w:rPr>
          <w:szCs w:val="24"/>
        </w:rPr>
      </w:pPr>
    </w:p>
    <w:p w14:paraId="7ACC230E" w14:textId="77777777" w:rsidR="00884808" w:rsidRPr="00BD2FA2" w:rsidRDefault="00884808" w:rsidP="00884808">
      <w:pPr>
        <w:rPr>
          <w:szCs w:val="24"/>
        </w:rPr>
        <w:sectPr w:rsidR="00884808" w:rsidRPr="00BD2FA2" w:rsidSect="009A030B">
          <w:headerReference w:type="default" r:id="rId10"/>
          <w:footerReference w:type="default" r:id="rId11"/>
          <w:footerReference w:type="first" r:id="rId12"/>
          <w:pgSz w:w="11909" w:h="16834" w:code="9"/>
          <w:pgMar w:top="1985" w:right="1699" w:bottom="1699" w:left="1530" w:header="720" w:footer="720" w:gutter="0"/>
          <w:pgNumType w:fmt="lowerRoman" w:start="1"/>
          <w:cols w:space="720"/>
          <w:titlePg/>
          <w:docGrid w:linePitch="360"/>
        </w:sectPr>
      </w:pPr>
    </w:p>
    <w:p w14:paraId="0469D696" w14:textId="59EE7A86" w:rsidR="00D33CD9" w:rsidRPr="00EC4DF9" w:rsidRDefault="00531C5A" w:rsidP="00D33CD9">
      <w:pPr>
        <w:pStyle w:val="Title"/>
        <w:rPr>
          <w:szCs w:val="28"/>
        </w:rPr>
      </w:pPr>
      <w:r w:rsidRPr="00EC4DF9">
        <w:rPr>
          <w:szCs w:val="28"/>
        </w:rPr>
        <w:lastRenderedPageBreak/>
        <w:t xml:space="preserve">PENGEMBANGAN SISTEM </w:t>
      </w:r>
      <w:r w:rsidRPr="00EC4DF9">
        <w:rPr>
          <w:i/>
          <w:szCs w:val="28"/>
        </w:rPr>
        <w:t>ONLINE CLASSROOM PRESENTATION</w:t>
      </w:r>
      <w:r w:rsidRPr="00EC4DF9">
        <w:rPr>
          <w:szCs w:val="28"/>
        </w:rPr>
        <w:t xml:space="preserve"> BERBASIS ANDROID DENGAN MEMANFAATKAN ANDROID SET-TOP-BOX</w:t>
      </w:r>
      <w:r w:rsidR="00D33CD9" w:rsidRPr="00EC4DF9">
        <w:rPr>
          <w:szCs w:val="28"/>
        </w:rPr>
        <w:t xml:space="preserve"> </w:t>
      </w:r>
    </w:p>
    <w:p w14:paraId="6B59EDC4" w14:textId="77777777" w:rsidR="00D33CD9" w:rsidRPr="00EC4DF9" w:rsidRDefault="00D33CD9" w:rsidP="00D33CD9">
      <w:pPr>
        <w:rPr>
          <w:b/>
          <w:sz w:val="28"/>
          <w:szCs w:val="28"/>
        </w:rPr>
      </w:pPr>
    </w:p>
    <w:p w14:paraId="740357A9" w14:textId="77777777" w:rsidR="00D33CD9" w:rsidRPr="00EC4DF9" w:rsidRDefault="00D33CD9" w:rsidP="00D33CD9">
      <w:pPr>
        <w:ind w:firstLine="0"/>
        <w:jc w:val="center"/>
        <w:rPr>
          <w:b/>
          <w:sz w:val="28"/>
          <w:szCs w:val="28"/>
        </w:rPr>
      </w:pPr>
      <w:r w:rsidRPr="00EC4DF9">
        <w:rPr>
          <w:b/>
          <w:sz w:val="28"/>
          <w:szCs w:val="28"/>
        </w:rPr>
        <w:t>SKRIPSI</w:t>
      </w:r>
    </w:p>
    <w:p w14:paraId="3F46D81E" w14:textId="77777777" w:rsidR="00D33CD9" w:rsidRPr="00BD2FA2" w:rsidRDefault="00D33CD9" w:rsidP="00D33CD9">
      <w:pPr>
        <w:ind w:firstLine="0"/>
        <w:jc w:val="center"/>
        <w:rPr>
          <w:szCs w:val="24"/>
        </w:rPr>
      </w:pPr>
    </w:p>
    <w:p w14:paraId="1BDDDC21" w14:textId="77777777" w:rsidR="00D33CD9" w:rsidRPr="00BD2FA2" w:rsidRDefault="00D33CD9" w:rsidP="00D33CD9">
      <w:pPr>
        <w:ind w:firstLine="0"/>
        <w:jc w:val="center"/>
        <w:rPr>
          <w:szCs w:val="24"/>
        </w:rPr>
      </w:pPr>
      <w:r w:rsidRPr="00BD2FA2">
        <w:rPr>
          <w:noProof/>
          <w:szCs w:val="24"/>
        </w:rPr>
        <w:drawing>
          <wp:inline distT="0" distB="0" distL="0" distR="0" wp14:anchorId="77C4AEEA" wp14:editId="4F772D0F">
            <wp:extent cx="2286000" cy="2286000"/>
            <wp:effectExtent l="0" t="0" r="0" b="0"/>
            <wp:docPr id="6" name="Picture 6"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b ptiik"/>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86000" cy="2286000"/>
                    </a:xfrm>
                    <a:prstGeom prst="rect">
                      <a:avLst/>
                    </a:prstGeom>
                    <a:noFill/>
                    <a:ln>
                      <a:noFill/>
                    </a:ln>
                  </pic:spPr>
                </pic:pic>
              </a:graphicData>
            </a:graphic>
          </wp:inline>
        </w:drawing>
      </w:r>
    </w:p>
    <w:p w14:paraId="2952A0AD" w14:textId="77777777" w:rsidR="00D33CD9" w:rsidRPr="00BD2FA2" w:rsidRDefault="00D33CD9" w:rsidP="00D33CD9">
      <w:pPr>
        <w:jc w:val="center"/>
        <w:rPr>
          <w:szCs w:val="24"/>
        </w:rPr>
      </w:pPr>
    </w:p>
    <w:p w14:paraId="61EAD9A6" w14:textId="77777777" w:rsidR="00D33CD9" w:rsidRPr="00BD2FA2" w:rsidRDefault="00D33CD9" w:rsidP="00D33CD9">
      <w:pPr>
        <w:jc w:val="center"/>
        <w:rPr>
          <w:szCs w:val="24"/>
        </w:rPr>
      </w:pPr>
    </w:p>
    <w:p w14:paraId="09AC961E" w14:textId="77777777" w:rsidR="00D33CD9" w:rsidRPr="00BD2FA2" w:rsidRDefault="00D33CD9" w:rsidP="00D33CD9">
      <w:pPr>
        <w:ind w:firstLine="0"/>
        <w:jc w:val="center"/>
        <w:rPr>
          <w:szCs w:val="24"/>
          <w:lang w:val="fi-FI"/>
        </w:rPr>
      </w:pPr>
      <w:r w:rsidRPr="00BD2FA2">
        <w:rPr>
          <w:szCs w:val="24"/>
          <w:lang w:val="fi-FI"/>
        </w:rPr>
        <w:t>Disusun Oleh :</w:t>
      </w:r>
    </w:p>
    <w:p w14:paraId="3D07A416" w14:textId="0C912652" w:rsidR="00D33CD9" w:rsidRPr="00EC4DF9" w:rsidRDefault="00531C5A" w:rsidP="00D33CD9">
      <w:pPr>
        <w:ind w:firstLine="0"/>
        <w:jc w:val="center"/>
        <w:rPr>
          <w:b/>
          <w:szCs w:val="24"/>
        </w:rPr>
      </w:pPr>
      <w:r w:rsidRPr="00EC4DF9">
        <w:rPr>
          <w:b/>
          <w:szCs w:val="24"/>
        </w:rPr>
        <w:t>DITA OKTARIA</w:t>
      </w:r>
    </w:p>
    <w:p w14:paraId="692EB9C1" w14:textId="26DBD335" w:rsidR="00D33CD9" w:rsidRPr="00EC4DF9" w:rsidRDefault="00D33CD9" w:rsidP="00D33CD9">
      <w:pPr>
        <w:ind w:firstLine="0"/>
        <w:jc w:val="center"/>
        <w:rPr>
          <w:b/>
          <w:szCs w:val="24"/>
        </w:rPr>
      </w:pPr>
      <w:r w:rsidRPr="00EC4DF9">
        <w:rPr>
          <w:b/>
          <w:szCs w:val="24"/>
        </w:rPr>
        <w:t xml:space="preserve">NIM. </w:t>
      </w:r>
      <w:r w:rsidR="00531C5A" w:rsidRPr="00EC4DF9">
        <w:rPr>
          <w:b/>
          <w:szCs w:val="24"/>
          <w:lang w:val="fi-FI"/>
        </w:rPr>
        <w:t>105090602111001</w:t>
      </w:r>
    </w:p>
    <w:p w14:paraId="4099122E" w14:textId="77777777" w:rsidR="00D33CD9" w:rsidRPr="00EC4DF9" w:rsidRDefault="00D33CD9" w:rsidP="00D33CD9">
      <w:pPr>
        <w:jc w:val="center"/>
        <w:rPr>
          <w:b/>
          <w:szCs w:val="24"/>
        </w:rPr>
      </w:pPr>
    </w:p>
    <w:p w14:paraId="4B5B4C39" w14:textId="77777777" w:rsidR="00D33CD9" w:rsidRPr="00EC4DF9" w:rsidRDefault="00D33CD9" w:rsidP="00D33CD9">
      <w:pPr>
        <w:jc w:val="center"/>
        <w:rPr>
          <w:b/>
          <w:szCs w:val="24"/>
        </w:rPr>
      </w:pPr>
    </w:p>
    <w:p w14:paraId="0887F490" w14:textId="77777777" w:rsidR="00D33CD9" w:rsidRPr="00EC4DF9" w:rsidRDefault="00D33CD9" w:rsidP="00D33CD9">
      <w:pPr>
        <w:jc w:val="center"/>
        <w:rPr>
          <w:b/>
          <w:szCs w:val="24"/>
        </w:rPr>
      </w:pPr>
    </w:p>
    <w:p w14:paraId="62BDE139" w14:textId="77777777" w:rsidR="00D33CD9" w:rsidRPr="00EC4DF9" w:rsidRDefault="00D33CD9" w:rsidP="00D33CD9">
      <w:pPr>
        <w:ind w:firstLine="0"/>
        <w:jc w:val="center"/>
        <w:rPr>
          <w:b/>
          <w:szCs w:val="24"/>
        </w:rPr>
      </w:pPr>
      <w:r w:rsidRPr="00EC4DF9">
        <w:rPr>
          <w:b/>
          <w:szCs w:val="24"/>
        </w:rPr>
        <w:t>KEMENTERIAN PENDIDIKAN DAN KEBUDAYAAN</w:t>
      </w:r>
    </w:p>
    <w:p w14:paraId="2976284B" w14:textId="77777777" w:rsidR="00D33CD9" w:rsidRPr="00EC4DF9" w:rsidRDefault="00D33CD9" w:rsidP="00D33CD9">
      <w:pPr>
        <w:ind w:firstLine="0"/>
        <w:jc w:val="center"/>
        <w:rPr>
          <w:b/>
          <w:szCs w:val="24"/>
        </w:rPr>
      </w:pPr>
      <w:r w:rsidRPr="00EC4DF9">
        <w:rPr>
          <w:b/>
          <w:szCs w:val="24"/>
        </w:rPr>
        <w:t>UNIVERSITAS BRAWIJAYA</w:t>
      </w:r>
    </w:p>
    <w:p w14:paraId="34F47DE5" w14:textId="77777777" w:rsidR="00D33CD9" w:rsidRPr="00EC4DF9" w:rsidRDefault="00D33CD9" w:rsidP="00D33CD9">
      <w:pPr>
        <w:ind w:firstLine="0"/>
        <w:jc w:val="center"/>
        <w:rPr>
          <w:b/>
          <w:szCs w:val="24"/>
        </w:rPr>
      </w:pPr>
      <w:r w:rsidRPr="00EC4DF9">
        <w:rPr>
          <w:b/>
          <w:szCs w:val="24"/>
        </w:rPr>
        <w:t>PROGRAM TEKNOLOGI INFORMASI DAN ILMU KOMPUTER</w:t>
      </w:r>
    </w:p>
    <w:p w14:paraId="228E79F5" w14:textId="77777777" w:rsidR="00D33CD9" w:rsidRPr="00EC4DF9" w:rsidRDefault="00D33CD9" w:rsidP="00D33CD9">
      <w:pPr>
        <w:ind w:firstLine="0"/>
        <w:jc w:val="center"/>
        <w:rPr>
          <w:b/>
          <w:szCs w:val="24"/>
        </w:rPr>
      </w:pPr>
      <w:r w:rsidRPr="00EC4DF9">
        <w:rPr>
          <w:b/>
          <w:szCs w:val="24"/>
        </w:rPr>
        <w:t>PROGRAM STUDI INFORMATIKA/ILMU KOMPUTER</w:t>
      </w:r>
    </w:p>
    <w:p w14:paraId="4EE97595" w14:textId="77777777" w:rsidR="00D33CD9" w:rsidRPr="00EC4DF9" w:rsidRDefault="00D33CD9" w:rsidP="00D33CD9">
      <w:pPr>
        <w:ind w:firstLine="0"/>
        <w:jc w:val="center"/>
        <w:rPr>
          <w:b/>
          <w:szCs w:val="24"/>
        </w:rPr>
      </w:pPr>
      <w:r w:rsidRPr="00EC4DF9">
        <w:rPr>
          <w:b/>
          <w:szCs w:val="24"/>
        </w:rPr>
        <w:t>MALANG</w:t>
      </w:r>
    </w:p>
    <w:p w14:paraId="6D50BD34" w14:textId="77777777" w:rsidR="00E03F01" w:rsidRPr="00BD2FA2" w:rsidRDefault="00D33CD9" w:rsidP="00D33CD9">
      <w:pPr>
        <w:ind w:firstLine="0"/>
        <w:jc w:val="center"/>
        <w:rPr>
          <w:szCs w:val="24"/>
        </w:rPr>
        <w:sectPr w:rsidR="00E03F01" w:rsidRPr="00BD2FA2" w:rsidSect="0006192E">
          <w:pgSz w:w="11909" w:h="16834" w:code="9"/>
          <w:pgMar w:top="1985" w:right="1699" w:bottom="1699" w:left="2268" w:header="720" w:footer="720" w:gutter="0"/>
          <w:pgNumType w:fmt="lowerRoman" w:start="1"/>
          <w:cols w:space="720"/>
          <w:titlePg/>
          <w:docGrid w:linePitch="360"/>
        </w:sectPr>
      </w:pPr>
      <w:r w:rsidRPr="00EC4DF9">
        <w:rPr>
          <w:b/>
          <w:szCs w:val="24"/>
        </w:rPr>
        <w:t>2014</w:t>
      </w:r>
    </w:p>
    <w:p w14:paraId="4D775931" w14:textId="77777777" w:rsidR="00E03F01" w:rsidRPr="00EC4DF9" w:rsidRDefault="00E03F01" w:rsidP="00E03F01">
      <w:pPr>
        <w:ind w:firstLine="0"/>
        <w:jc w:val="center"/>
        <w:rPr>
          <w:b/>
          <w:sz w:val="28"/>
          <w:szCs w:val="28"/>
        </w:rPr>
      </w:pPr>
      <w:r w:rsidRPr="00EC4DF9">
        <w:rPr>
          <w:b/>
          <w:sz w:val="28"/>
          <w:szCs w:val="28"/>
        </w:rPr>
        <w:lastRenderedPageBreak/>
        <w:t>LEMBAR PERSETUJUAN</w:t>
      </w:r>
    </w:p>
    <w:p w14:paraId="76A59CD1" w14:textId="77777777" w:rsidR="00E03F01" w:rsidRPr="00EC4DF9" w:rsidRDefault="00E03F01" w:rsidP="00E03F01">
      <w:pPr>
        <w:ind w:firstLine="0"/>
        <w:jc w:val="center"/>
        <w:rPr>
          <w:b/>
          <w:sz w:val="28"/>
          <w:szCs w:val="28"/>
        </w:rPr>
      </w:pPr>
    </w:p>
    <w:p w14:paraId="28E6EFBD" w14:textId="77777777" w:rsidR="00317A71" w:rsidRPr="00EC4DF9" w:rsidRDefault="00317A71" w:rsidP="00317A71">
      <w:pPr>
        <w:pStyle w:val="Title"/>
        <w:rPr>
          <w:szCs w:val="28"/>
        </w:rPr>
      </w:pPr>
      <w:r w:rsidRPr="00EC4DF9">
        <w:rPr>
          <w:szCs w:val="28"/>
        </w:rPr>
        <w:t xml:space="preserve">PENGEMBANGAN SISTEM </w:t>
      </w:r>
      <w:r w:rsidRPr="00EC4DF9">
        <w:rPr>
          <w:i/>
          <w:szCs w:val="28"/>
        </w:rPr>
        <w:t>ONLINE CLASSROOM PRESENTATION</w:t>
      </w:r>
      <w:r w:rsidRPr="00EC4DF9">
        <w:rPr>
          <w:szCs w:val="28"/>
        </w:rPr>
        <w:t xml:space="preserve"> BERBASIS ANDROID DENGAN MEMANFAATKAN ANDROID SET-TOP-BOX </w:t>
      </w:r>
    </w:p>
    <w:p w14:paraId="5BF8C76D" w14:textId="77777777" w:rsidR="00E03F01" w:rsidRPr="00EC4DF9" w:rsidRDefault="00E03F01" w:rsidP="00E03F01">
      <w:pPr>
        <w:ind w:firstLine="0"/>
        <w:jc w:val="center"/>
        <w:rPr>
          <w:b/>
          <w:sz w:val="28"/>
          <w:szCs w:val="28"/>
        </w:rPr>
      </w:pPr>
    </w:p>
    <w:p w14:paraId="72077890" w14:textId="77777777" w:rsidR="00E03F01" w:rsidRPr="00EC4DF9" w:rsidRDefault="00E03F01" w:rsidP="00E03F01">
      <w:pPr>
        <w:ind w:firstLine="0"/>
        <w:jc w:val="center"/>
        <w:rPr>
          <w:b/>
          <w:sz w:val="28"/>
          <w:szCs w:val="28"/>
        </w:rPr>
      </w:pPr>
      <w:r w:rsidRPr="00EC4DF9">
        <w:rPr>
          <w:b/>
          <w:sz w:val="28"/>
          <w:szCs w:val="28"/>
        </w:rPr>
        <w:t>SKRIPSI</w:t>
      </w:r>
    </w:p>
    <w:p w14:paraId="23A90F98" w14:textId="77777777" w:rsidR="00E03F01" w:rsidRPr="00BD2FA2" w:rsidRDefault="00E03F01" w:rsidP="00E03F01">
      <w:pPr>
        <w:ind w:firstLine="0"/>
        <w:jc w:val="center"/>
        <w:rPr>
          <w:szCs w:val="24"/>
        </w:rPr>
      </w:pPr>
    </w:p>
    <w:p w14:paraId="27C8079F" w14:textId="77777777" w:rsidR="00E03F01" w:rsidRPr="00BD2FA2" w:rsidRDefault="00E03F01" w:rsidP="00E03F01">
      <w:pPr>
        <w:ind w:firstLine="0"/>
        <w:jc w:val="center"/>
        <w:rPr>
          <w:szCs w:val="24"/>
        </w:rPr>
      </w:pPr>
      <w:r w:rsidRPr="00BD2FA2">
        <w:rPr>
          <w:szCs w:val="24"/>
        </w:rPr>
        <w:t>LABORATORIUM</w:t>
      </w:r>
    </w:p>
    <w:p w14:paraId="3FD92A97" w14:textId="77777777" w:rsidR="00E03F01" w:rsidRPr="00BD2FA2" w:rsidRDefault="00E03F01" w:rsidP="00E03F01">
      <w:pPr>
        <w:ind w:firstLine="0"/>
        <w:jc w:val="center"/>
        <w:rPr>
          <w:szCs w:val="24"/>
        </w:rPr>
      </w:pPr>
      <w:r w:rsidRPr="00BD2FA2">
        <w:rPr>
          <w:szCs w:val="24"/>
        </w:rPr>
        <w:t>PEMROGRAMAN APLIKASI PERANGKAT BERGERAK</w:t>
      </w:r>
    </w:p>
    <w:p w14:paraId="0943B5CE" w14:textId="77777777" w:rsidR="00E03F01" w:rsidRPr="00BD2FA2" w:rsidRDefault="00E03F01" w:rsidP="00E03F01">
      <w:pPr>
        <w:ind w:firstLine="0"/>
        <w:jc w:val="center"/>
        <w:rPr>
          <w:szCs w:val="24"/>
        </w:rPr>
      </w:pPr>
    </w:p>
    <w:p w14:paraId="05A2563D" w14:textId="77777777" w:rsidR="00E03F01" w:rsidRPr="00BD2FA2" w:rsidRDefault="00E03F01" w:rsidP="00E03F01">
      <w:pPr>
        <w:ind w:firstLine="0"/>
        <w:jc w:val="center"/>
        <w:rPr>
          <w:szCs w:val="24"/>
        </w:rPr>
      </w:pPr>
      <w:r w:rsidRPr="00BD2FA2">
        <w:rPr>
          <w:szCs w:val="24"/>
        </w:rPr>
        <w:t>Untuk memenuhi sebagian persyaratan mencapai gelar Sarjana Komputer</w:t>
      </w:r>
    </w:p>
    <w:p w14:paraId="3FD310B1" w14:textId="77777777" w:rsidR="00E03F01" w:rsidRPr="00BD2FA2" w:rsidRDefault="00E03F01" w:rsidP="00E03F01">
      <w:pPr>
        <w:ind w:firstLine="0"/>
        <w:jc w:val="center"/>
        <w:rPr>
          <w:szCs w:val="24"/>
        </w:rPr>
      </w:pPr>
      <w:r w:rsidRPr="00BD2FA2">
        <w:rPr>
          <w:noProof/>
          <w:szCs w:val="24"/>
        </w:rPr>
        <w:drawing>
          <wp:inline distT="0" distB="0" distL="0" distR="0" wp14:anchorId="2A088193" wp14:editId="235FB82D">
            <wp:extent cx="1828800" cy="1828800"/>
            <wp:effectExtent l="0" t="0" r="0" b="0"/>
            <wp:docPr id="10" name="Picture 10"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b ptiik"/>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828800" cy="1828800"/>
                    </a:xfrm>
                    <a:prstGeom prst="rect">
                      <a:avLst/>
                    </a:prstGeom>
                    <a:noFill/>
                    <a:ln>
                      <a:noFill/>
                    </a:ln>
                  </pic:spPr>
                </pic:pic>
              </a:graphicData>
            </a:graphic>
          </wp:inline>
        </w:drawing>
      </w:r>
    </w:p>
    <w:p w14:paraId="1F34286D" w14:textId="77777777" w:rsidR="00E03F01" w:rsidRPr="00BD2FA2" w:rsidRDefault="00E03F01" w:rsidP="00E03F01">
      <w:pPr>
        <w:ind w:firstLine="0"/>
        <w:jc w:val="center"/>
        <w:rPr>
          <w:szCs w:val="24"/>
        </w:rPr>
      </w:pPr>
      <w:r w:rsidRPr="00BD2FA2">
        <w:rPr>
          <w:szCs w:val="24"/>
        </w:rPr>
        <w:t>Disusun Oleh:</w:t>
      </w:r>
    </w:p>
    <w:p w14:paraId="2EFF9412" w14:textId="7E80479B" w:rsidR="00E03F01" w:rsidRPr="00BD2FA2" w:rsidRDefault="00317A71" w:rsidP="00E03F01">
      <w:pPr>
        <w:ind w:firstLine="0"/>
        <w:jc w:val="center"/>
        <w:rPr>
          <w:szCs w:val="24"/>
        </w:rPr>
      </w:pPr>
      <w:r w:rsidRPr="00BD2FA2">
        <w:rPr>
          <w:szCs w:val="24"/>
        </w:rPr>
        <w:t>DITA OKTARIA</w:t>
      </w:r>
    </w:p>
    <w:p w14:paraId="1DE05267" w14:textId="570B4FB7" w:rsidR="00E03F01" w:rsidRPr="00BD2FA2" w:rsidRDefault="00E03F01" w:rsidP="00E03F01">
      <w:pPr>
        <w:ind w:firstLine="0"/>
        <w:jc w:val="center"/>
        <w:rPr>
          <w:szCs w:val="24"/>
        </w:rPr>
      </w:pPr>
      <w:r w:rsidRPr="00BD2FA2">
        <w:rPr>
          <w:szCs w:val="24"/>
        </w:rPr>
        <w:t xml:space="preserve">NIM. </w:t>
      </w:r>
      <w:r w:rsidRPr="00BD2FA2">
        <w:rPr>
          <w:szCs w:val="24"/>
          <w:lang w:val="fi-FI"/>
        </w:rPr>
        <w:t>1050</w:t>
      </w:r>
      <w:r w:rsidR="00317A71" w:rsidRPr="00BD2FA2">
        <w:rPr>
          <w:szCs w:val="24"/>
          <w:lang w:val="fi-FI"/>
        </w:rPr>
        <w:t>90602111001</w:t>
      </w:r>
    </w:p>
    <w:p w14:paraId="41C6076B" w14:textId="77777777" w:rsidR="00E03F01" w:rsidRPr="00BD2FA2" w:rsidRDefault="00E03F01" w:rsidP="00E03F01">
      <w:pPr>
        <w:ind w:firstLine="0"/>
        <w:jc w:val="center"/>
        <w:rPr>
          <w:szCs w:val="24"/>
        </w:rPr>
      </w:pPr>
    </w:p>
    <w:p w14:paraId="65177114" w14:textId="77777777" w:rsidR="00E03F01" w:rsidRPr="00BD2FA2" w:rsidRDefault="00E03F01" w:rsidP="00E03F01">
      <w:pPr>
        <w:ind w:firstLine="0"/>
        <w:jc w:val="center"/>
        <w:rPr>
          <w:szCs w:val="24"/>
        </w:rPr>
      </w:pPr>
      <w:r w:rsidRPr="00BD2FA2">
        <w:rPr>
          <w:szCs w:val="24"/>
        </w:rPr>
        <w:t>Skripsi ini telah disetujui oleh dosen pembimbing pada tanggal …</w:t>
      </w:r>
    </w:p>
    <w:p w14:paraId="4F5A0AF8" w14:textId="77777777" w:rsidR="00E03F01" w:rsidRPr="00BD2FA2" w:rsidRDefault="00E03F01" w:rsidP="00E03F01">
      <w:pPr>
        <w:ind w:firstLine="0"/>
        <w:jc w:val="center"/>
        <w:rPr>
          <w:szCs w:val="24"/>
        </w:rPr>
      </w:pPr>
    </w:p>
    <w:tbl>
      <w:tblPr>
        <w:tblW w:w="8095" w:type="dxa"/>
        <w:jc w:val="center"/>
        <w:tblLook w:val="04A0" w:firstRow="1" w:lastRow="0" w:firstColumn="1" w:lastColumn="0" w:noHBand="0" w:noVBand="1"/>
      </w:tblPr>
      <w:tblGrid>
        <w:gridCol w:w="4049"/>
        <w:gridCol w:w="4046"/>
      </w:tblGrid>
      <w:tr w:rsidR="00E03F01" w:rsidRPr="00BD2FA2" w14:paraId="3FC4AE59" w14:textId="77777777" w:rsidTr="00884808">
        <w:trPr>
          <w:jc w:val="center"/>
        </w:trPr>
        <w:tc>
          <w:tcPr>
            <w:tcW w:w="4049" w:type="dxa"/>
          </w:tcPr>
          <w:p w14:paraId="4C63ABDA" w14:textId="77777777" w:rsidR="00E03F01" w:rsidRPr="00EC4DF9" w:rsidRDefault="00E03F01" w:rsidP="00884808">
            <w:pPr>
              <w:ind w:firstLine="0"/>
              <w:jc w:val="center"/>
              <w:rPr>
                <w:b/>
                <w:szCs w:val="24"/>
              </w:rPr>
            </w:pPr>
            <w:r w:rsidRPr="00EC4DF9">
              <w:rPr>
                <w:b/>
                <w:szCs w:val="24"/>
              </w:rPr>
              <w:t>Dosen Pembimbing I</w:t>
            </w:r>
          </w:p>
          <w:p w14:paraId="26C4A948" w14:textId="77777777" w:rsidR="00E03F01" w:rsidRPr="00EC4DF9" w:rsidRDefault="00E03F01" w:rsidP="00884808">
            <w:pPr>
              <w:ind w:firstLine="0"/>
              <w:jc w:val="center"/>
              <w:rPr>
                <w:b/>
                <w:szCs w:val="24"/>
                <w:u w:val="single"/>
              </w:rPr>
            </w:pPr>
          </w:p>
          <w:p w14:paraId="619EF5E3" w14:textId="77777777" w:rsidR="00E03F01" w:rsidRPr="00EC4DF9" w:rsidRDefault="00E03F01" w:rsidP="00884808">
            <w:pPr>
              <w:ind w:firstLine="0"/>
              <w:jc w:val="center"/>
              <w:rPr>
                <w:b/>
                <w:szCs w:val="24"/>
                <w:u w:val="single"/>
              </w:rPr>
            </w:pPr>
          </w:p>
          <w:p w14:paraId="2A4BF14A" w14:textId="4F921BB0" w:rsidR="00E03F01" w:rsidRPr="00EC4DF9" w:rsidRDefault="00317A71" w:rsidP="00884808">
            <w:pPr>
              <w:ind w:firstLine="0"/>
              <w:jc w:val="center"/>
              <w:rPr>
                <w:b/>
                <w:szCs w:val="24"/>
                <w:u w:val="single"/>
              </w:rPr>
            </w:pPr>
            <w:r w:rsidRPr="00EC4DF9">
              <w:rPr>
                <w:b/>
                <w:bCs/>
                <w:szCs w:val="24"/>
                <w:u w:val="single"/>
              </w:rPr>
              <w:t xml:space="preserve">Herman Tolle, Dr. Eng, ST, </w:t>
            </w:r>
            <w:r w:rsidR="00E03F01" w:rsidRPr="00EC4DF9">
              <w:rPr>
                <w:b/>
                <w:bCs/>
                <w:szCs w:val="24"/>
                <w:u w:val="single"/>
              </w:rPr>
              <w:t>MT</w:t>
            </w:r>
          </w:p>
          <w:p w14:paraId="3E7465F8" w14:textId="3547F3B4" w:rsidR="00E03F01" w:rsidRPr="00BD2FA2" w:rsidRDefault="00D07A6F" w:rsidP="00D07A6F">
            <w:pPr>
              <w:ind w:firstLine="0"/>
              <w:jc w:val="center"/>
              <w:rPr>
                <w:szCs w:val="24"/>
              </w:rPr>
            </w:pPr>
            <w:r w:rsidRPr="00EC4DF9">
              <w:rPr>
                <w:b/>
                <w:szCs w:val="24"/>
                <w:lang w:val="id-ID"/>
              </w:rPr>
              <w:t>NIP</w:t>
            </w:r>
            <w:r w:rsidR="00E03F01" w:rsidRPr="00EC4DF9">
              <w:rPr>
                <w:b/>
                <w:szCs w:val="24"/>
              </w:rPr>
              <w:t xml:space="preserve">. </w:t>
            </w:r>
            <w:r w:rsidRPr="00EC4DF9">
              <w:rPr>
                <w:b/>
                <w:szCs w:val="24"/>
              </w:rPr>
              <w:t>19740823 200012 1 001</w:t>
            </w:r>
          </w:p>
        </w:tc>
        <w:tc>
          <w:tcPr>
            <w:tcW w:w="4046" w:type="dxa"/>
          </w:tcPr>
          <w:p w14:paraId="1278BCE1" w14:textId="77777777" w:rsidR="00E03F01" w:rsidRPr="00EC4DF9" w:rsidRDefault="00E03F01" w:rsidP="00884808">
            <w:pPr>
              <w:ind w:firstLine="0"/>
              <w:jc w:val="center"/>
              <w:rPr>
                <w:b/>
                <w:szCs w:val="24"/>
              </w:rPr>
            </w:pPr>
            <w:r w:rsidRPr="00EC4DF9">
              <w:rPr>
                <w:b/>
                <w:szCs w:val="24"/>
              </w:rPr>
              <w:t>Dosen Pembimbing II</w:t>
            </w:r>
          </w:p>
          <w:p w14:paraId="3CF2B8CA" w14:textId="77777777" w:rsidR="00E03F01" w:rsidRPr="00EC4DF9" w:rsidRDefault="00E03F01" w:rsidP="00884808">
            <w:pPr>
              <w:ind w:firstLine="0"/>
              <w:jc w:val="center"/>
              <w:rPr>
                <w:b/>
                <w:szCs w:val="24"/>
                <w:u w:val="single"/>
              </w:rPr>
            </w:pPr>
          </w:p>
          <w:p w14:paraId="46A7E7F0" w14:textId="77777777" w:rsidR="00E03F01" w:rsidRPr="00EC4DF9" w:rsidRDefault="00E03F01" w:rsidP="00884808">
            <w:pPr>
              <w:ind w:firstLine="0"/>
              <w:jc w:val="center"/>
              <w:rPr>
                <w:b/>
                <w:szCs w:val="24"/>
                <w:u w:val="single"/>
              </w:rPr>
            </w:pPr>
          </w:p>
          <w:p w14:paraId="3279B1C3" w14:textId="46460A59" w:rsidR="00E03F01" w:rsidRPr="00EC4DF9" w:rsidRDefault="00317A71" w:rsidP="00884808">
            <w:pPr>
              <w:ind w:firstLine="0"/>
              <w:jc w:val="center"/>
              <w:rPr>
                <w:b/>
                <w:szCs w:val="24"/>
                <w:u w:val="single"/>
              </w:rPr>
            </w:pPr>
            <w:r w:rsidRPr="00EC4DF9">
              <w:rPr>
                <w:b/>
                <w:bCs/>
                <w:szCs w:val="24"/>
                <w:u w:val="single"/>
              </w:rPr>
              <w:t>Aryo Pinandito, ST</w:t>
            </w:r>
            <w:r w:rsidR="00E03F01" w:rsidRPr="00EC4DF9">
              <w:rPr>
                <w:b/>
                <w:bCs/>
                <w:szCs w:val="24"/>
                <w:u w:val="single"/>
              </w:rPr>
              <w:t xml:space="preserve">, </w:t>
            </w:r>
            <w:r w:rsidRPr="00EC4DF9">
              <w:rPr>
                <w:b/>
                <w:bCs/>
                <w:szCs w:val="24"/>
                <w:u w:val="single"/>
              </w:rPr>
              <w:t>M.MT</w:t>
            </w:r>
          </w:p>
          <w:p w14:paraId="01A55BF0" w14:textId="234E14E6" w:rsidR="00E03F01" w:rsidRPr="00BD2FA2" w:rsidRDefault="00D07A6F" w:rsidP="00884808">
            <w:pPr>
              <w:ind w:firstLine="0"/>
              <w:jc w:val="center"/>
              <w:rPr>
                <w:szCs w:val="24"/>
              </w:rPr>
            </w:pPr>
            <w:r w:rsidRPr="00EC4DF9">
              <w:rPr>
                <w:b/>
                <w:szCs w:val="24"/>
                <w:lang w:val="id-ID"/>
              </w:rPr>
              <w:t>NIK</w:t>
            </w:r>
            <w:r w:rsidR="00E03F01" w:rsidRPr="00EC4DF9">
              <w:rPr>
                <w:b/>
                <w:szCs w:val="24"/>
              </w:rPr>
              <w:t xml:space="preserve">. </w:t>
            </w:r>
            <w:r w:rsidRPr="00EC4DF9">
              <w:rPr>
                <w:b/>
                <w:szCs w:val="24"/>
              </w:rPr>
              <w:t>83051916110374</w:t>
            </w:r>
          </w:p>
        </w:tc>
      </w:tr>
    </w:tbl>
    <w:p w14:paraId="776173F5" w14:textId="77777777" w:rsidR="00FC2AD2" w:rsidRPr="00BD2FA2" w:rsidRDefault="00FC2AD2" w:rsidP="00D33CD9">
      <w:pPr>
        <w:ind w:firstLine="0"/>
        <w:jc w:val="center"/>
        <w:rPr>
          <w:szCs w:val="24"/>
        </w:rPr>
        <w:sectPr w:rsidR="00FC2AD2" w:rsidRPr="00BD2FA2" w:rsidSect="0006192E">
          <w:pgSz w:w="11909" w:h="16834" w:code="9"/>
          <w:pgMar w:top="1985" w:right="1699" w:bottom="1699" w:left="2268" w:header="720" w:footer="720" w:gutter="0"/>
          <w:pgNumType w:fmt="lowerRoman" w:start="1"/>
          <w:cols w:space="720"/>
          <w:titlePg/>
          <w:docGrid w:linePitch="360"/>
        </w:sectPr>
      </w:pPr>
    </w:p>
    <w:p w14:paraId="70AA6B52" w14:textId="693AAA78" w:rsidR="00EA735D" w:rsidRPr="00EC4DF9" w:rsidRDefault="00EA735D" w:rsidP="00EA735D">
      <w:pPr>
        <w:pStyle w:val="Heading1"/>
      </w:pPr>
      <w:bookmarkStart w:id="23" w:name="_Toc398891073"/>
      <w:bookmarkStart w:id="24" w:name="_Toc399346332"/>
      <w:bookmarkStart w:id="25" w:name="_Toc402881504"/>
      <w:bookmarkStart w:id="26" w:name="_Toc283905426"/>
      <w:bookmarkStart w:id="27" w:name="_Toc402881505"/>
      <w:r w:rsidRPr="00EC4DF9">
        <w:lastRenderedPageBreak/>
        <w:t>KATA PENGANTAR</w:t>
      </w:r>
      <w:bookmarkEnd w:id="23"/>
      <w:bookmarkEnd w:id="24"/>
      <w:bookmarkEnd w:id="25"/>
      <w:bookmarkEnd w:id="26"/>
    </w:p>
    <w:p w14:paraId="54E42997" w14:textId="77777777" w:rsidR="00EA735D" w:rsidRPr="00BD2FA2" w:rsidRDefault="00EA735D" w:rsidP="00EA735D">
      <w:pPr>
        <w:rPr>
          <w:szCs w:val="24"/>
        </w:rPr>
      </w:pPr>
    </w:p>
    <w:p w14:paraId="501C68FC" w14:textId="4DA4C0FE" w:rsidR="00EA735D" w:rsidRPr="00BD2FA2" w:rsidRDefault="00EA735D" w:rsidP="00EA735D">
      <w:pPr>
        <w:ind w:firstLine="709"/>
        <w:rPr>
          <w:szCs w:val="24"/>
        </w:rPr>
      </w:pPr>
      <w:r w:rsidRPr="00BD2FA2">
        <w:rPr>
          <w:szCs w:val="24"/>
        </w:rPr>
        <w:t>Puji dan syukur Penulis panjatkan kehadirat Allah SWT, karena hanya dengan rahmat dan bimbingannya Penulis dapat menyelesaikan tugas akhir dengan judul “</w:t>
      </w:r>
      <w:r w:rsidR="00BB18CF" w:rsidRPr="00BB18CF">
        <w:rPr>
          <w:szCs w:val="24"/>
        </w:rPr>
        <w:t xml:space="preserve">Pengembangan Sistem </w:t>
      </w:r>
      <w:r w:rsidR="00BB18CF" w:rsidRPr="00D84CBD">
        <w:rPr>
          <w:i/>
          <w:szCs w:val="24"/>
        </w:rPr>
        <w:t>Online Classroom Presentation</w:t>
      </w:r>
      <w:r w:rsidR="00BB18CF" w:rsidRPr="00BB18CF">
        <w:rPr>
          <w:szCs w:val="24"/>
        </w:rPr>
        <w:t xml:space="preserve"> Berbasis Android Dengan Memanfaatkan Android Set-Top-Box</w:t>
      </w:r>
      <w:r w:rsidRPr="00BD2FA2">
        <w:rPr>
          <w:szCs w:val="24"/>
        </w:rPr>
        <w:t>” dengan baik. Tanpa rahmat dan bimbingan dari Tuhan Yang Maha Esa, maka niscaya Penulis tidak akan dapat menyelesaikan tugas akhir ini dengan baik dan tepat waktu.</w:t>
      </w:r>
    </w:p>
    <w:p w14:paraId="6CF4714C" w14:textId="77777777" w:rsidR="00EA735D" w:rsidRPr="00BD2FA2" w:rsidRDefault="00EA735D" w:rsidP="00EA735D">
      <w:pPr>
        <w:ind w:firstLine="709"/>
        <w:rPr>
          <w:szCs w:val="24"/>
        </w:rPr>
      </w:pPr>
      <w:r w:rsidRPr="00BD2FA2">
        <w:rPr>
          <w:szCs w:val="24"/>
        </w:rPr>
        <w:t>Penulisan dan penyusunan laporan skripsi ini dapat terlaksana dengan baik karena adanya bantuan secara langsung maupun tidak langsung dari pihak tertentu diantaranya:</w:t>
      </w:r>
    </w:p>
    <w:p w14:paraId="2650C43A"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 xml:space="preserve">Bapak </w:t>
      </w:r>
      <w:r w:rsidRPr="00BD2FA2">
        <w:rPr>
          <w:szCs w:val="24"/>
        </w:rPr>
        <w:t xml:space="preserve">Herman Tolle, Dr. Eng, ST., MT. selaku dosen pembimbing I </w:t>
      </w:r>
      <w:r w:rsidRPr="00BD2FA2">
        <w:rPr>
          <w:rFonts w:eastAsiaTheme="minorEastAsia"/>
          <w:szCs w:val="24"/>
        </w:rPr>
        <w:t>yang telah banyak memberikan ide, pemikiran, bimbingan, ilmu, dan saran dalam penyusunan tugas akhir ini</w:t>
      </w:r>
    </w:p>
    <w:p w14:paraId="435A1D83" w14:textId="715EBC37" w:rsidR="00810910" w:rsidRPr="00BD2FA2" w:rsidRDefault="00C821E4" w:rsidP="005E3598">
      <w:pPr>
        <w:numPr>
          <w:ilvl w:val="0"/>
          <w:numId w:val="3"/>
        </w:numPr>
        <w:textAlignment w:val="baseline"/>
        <w:rPr>
          <w:rFonts w:eastAsiaTheme="minorEastAsia"/>
          <w:szCs w:val="24"/>
        </w:rPr>
      </w:pPr>
      <w:r>
        <w:rPr>
          <w:rFonts w:eastAsiaTheme="minorEastAsia"/>
          <w:szCs w:val="24"/>
        </w:rPr>
        <w:t xml:space="preserve">Bapak </w:t>
      </w:r>
      <w:r w:rsidR="00810910" w:rsidRPr="00BD2FA2">
        <w:rPr>
          <w:rFonts w:eastAsiaTheme="minorEastAsia"/>
          <w:szCs w:val="24"/>
        </w:rPr>
        <w:t>Aryo Pinandito, ST., M.MT. selaku dosen pembimbing II yang juga telah banyak memberikan ide, pemikiran, bimbingan, ilmu, dan saran dalam penyusunan tugas akhir ini.</w:t>
      </w:r>
    </w:p>
    <w:p w14:paraId="720247EF"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Kedua orang tua Penulis, Drs. Sumardin dan Dra. Nurhasni yang telah memberi motivasi, kasih sayang serta dukungan moril dan materil kepada Penulis. Kakak Suceputra Sigunsa, Cengristitama, Ripsidasiona yang telah memberikan semangat dari awal sampai akhir pengerjaan tugas akhir ini. Adek Azka, Zahran, Raisa dan Amara yang secara tidak langsung telah menjadi motivasi bagi penulis agar tugas akhir ini dapat terselesaikan dengan baik. Serta Akhmad Syaiful Yamang yang telah memberi semangat, saran serta dukungan moril dan materil kepada penulis dalam pengerjaan tugas akhir ini.</w:t>
      </w:r>
    </w:p>
    <w:p w14:paraId="69A38C6B"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Bu Dian Eka Ratnawati, S.Si, M.Kom selaku dosen pembimbing akademik yang telah memberikan bimbingan, ilmu, dan saran selama Penulis menuntut ilmu.</w:t>
      </w:r>
    </w:p>
    <w:p w14:paraId="2F446188" w14:textId="424ED796"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Semua teman-teman di PTIIK, terima kasih atas segala bantuannya selama menjadi mahasiswa.</w:t>
      </w:r>
    </w:p>
    <w:p w14:paraId="70E871AE" w14:textId="77777777" w:rsidR="00810910" w:rsidRPr="00BD2FA2" w:rsidRDefault="00810910" w:rsidP="00810910">
      <w:pPr>
        <w:textAlignment w:val="baseline"/>
        <w:rPr>
          <w:rFonts w:eastAsiaTheme="minorEastAsia"/>
          <w:szCs w:val="24"/>
        </w:rPr>
        <w:sectPr w:rsidR="00810910" w:rsidRPr="00BD2FA2" w:rsidSect="00844DA7">
          <w:footerReference w:type="default" r:id="rId15"/>
          <w:footerReference w:type="first" r:id="rId16"/>
          <w:pgSz w:w="11909" w:h="16834" w:code="9"/>
          <w:pgMar w:top="1985" w:right="1699" w:bottom="1699" w:left="2268" w:header="720" w:footer="720" w:gutter="0"/>
          <w:pgNumType w:fmt="lowerRoman" w:start="1"/>
          <w:cols w:space="720"/>
          <w:titlePg/>
          <w:docGrid w:linePitch="360"/>
        </w:sectPr>
      </w:pPr>
    </w:p>
    <w:p w14:paraId="53DC3152" w14:textId="415D0442" w:rsidR="00810910" w:rsidRPr="00BD2FA2" w:rsidRDefault="00810910" w:rsidP="005E3598">
      <w:pPr>
        <w:pStyle w:val="ListParagraph"/>
        <w:numPr>
          <w:ilvl w:val="0"/>
          <w:numId w:val="4"/>
        </w:numPr>
        <w:spacing w:after="160"/>
        <w:rPr>
          <w:szCs w:val="24"/>
        </w:rPr>
      </w:pPr>
      <w:r w:rsidRPr="00BD2FA2">
        <w:rPr>
          <w:szCs w:val="24"/>
        </w:rPr>
        <w:lastRenderedPageBreak/>
        <w:t xml:space="preserve">Seluruh rekan kerja dan </w:t>
      </w:r>
      <w:r w:rsidRPr="00BD2FA2">
        <w:rPr>
          <w:szCs w:val="24"/>
          <w:lang w:val="id-ID"/>
        </w:rPr>
        <w:t>supervisor</w:t>
      </w:r>
      <w:r w:rsidRPr="00BD2FA2">
        <w:rPr>
          <w:szCs w:val="24"/>
        </w:rPr>
        <w:t xml:space="preserve"> Unit TIK UB, terima kasih untuk segala pengalaman dan pelajaran selama bergabung di Unit TIK UB.</w:t>
      </w:r>
    </w:p>
    <w:p w14:paraId="01A3AED8"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teman-teman di PTIIK, terima kasih atas segala bantuannya selama menjadi mahasiswa.</w:t>
      </w:r>
    </w:p>
    <w:p w14:paraId="7F77483E"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Teman-teman ilmu komputer 2010 terutama Anjar Dwi, Farah Bahtera, Fayruz Al-baity, Shinta Ayu, Meitasari yang telah memberikan dukungan moril dan menjadi teman belajar mulai dari awal perkuliahan hingga akhir.</w:t>
      </w:r>
    </w:p>
    <w:p w14:paraId="6D65C114" w14:textId="7CA4F32D"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pihak yang tidak dapat penulis sebutkan satu per satu yang terlibat baik secara langsung maupun tidak langsung demi terselesaikannya tugas akhir ini.</w:t>
      </w:r>
    </w:p>
    <w:p w14:paraId="79D2EA8D" w14:textId="77777777" w:rsidR="00EA735D" w:rsidRPr="00BD2FA2" w:rsidRDefault="00EA735D" w:rsidP="00EA735D">
      <w:pPr>
        <w:ind w:firstLine="709"/>
        <w:rPr>
          <w:szCs w:val="24"/>
        </w:rPr>
      </w:pPr>
      <w:r w:rsidRPr="00BD2FA2">
        <w:rPr>
          <w:szCs w:val="24"/>
          <w:lang w:val="id-ID"/>
        </w:rPr>
        <w:t xml:space="preserve">Semoga jasa dan amal baik mendapatkan balasan dari Allah SWT. </w:t>
      </w:r>
      <w:r w:rsidRPr="00BD2FA2">
        <w:rPr>
          <w:szCs w:val="24"/>
        </w:rPr>
        <w:t>D</w:t>
      </w:r>
      <w:r w:rsidRPr="00BD2FA2">
        <w:rPr>
          <w:szCs w:val="24"/>
          <w:lang w:val="id-ID"/>
        </w:rPr>
        <w:t>engan segala kerendahan hati, penulis menyadari sepenuhnya bahwa skripsi ini masih</w:t>
      </w:r>
      <w:r w:rsidRPr="00BD2FA2">
        <w:rPr>
          <w:szCs w:val="24"/>
        </w:rPr>
        <w:t xml:space="preserve"> jauh dari</w:t>
      </w:r>
      <w:r w:rsidRPr="00BD2FA2">
        <w:rPr>
          <w:szCs w:val="24"/>
          <w:lang w:val="id-ID"/>
        </w:rPr>
        <w:t xml:space="preserve"> sempurna</w:t>
      </w:r>
      <w:r w:rsidRPr="00BD2FA2">
        <w:rPr>
          <w:szCs w:val="24"/>
        </w:rPr>
        <w:t xml:space="preserve"> karena keterbatasan materi dan pengetahuan yang dimiliki penulis. Akhirnya semoga skripsi ini dapat bermanfaat dan berguna bagi pembaca terutama mahasiswa PTIIK Universitas Brawijaya.</w:t>
      </w:r>
    </w:p>
    <w:p w14:paraId="2B7D1E08"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p>
    <w:p w14:paraId="79F5E7A7" w14:textId="77777777" w:rsidR="00EA735D" w:rsidRPr="00BD2FA2" w:rsidRDefault="00EA735D" w:rsidP="00EA735D">
      <w:pPr>
        <w:jc w:val="right"/>
        <w:rPr>
          <w:szCs w:val="24"/>
        </w:rPr>
      </w:pPr>
      <w:r w:rsidRPr="00BD2FA2">
        <w:rPr>
          <w:szCs w:val="24"/>
        </w:rPr>
        <w:t xml:space="preserve">Malang, </w:t>
      </w:r>
      <w:r w:rsidR="00727B2F" w:rsidRPr="00BD2FA2">
        <w:rPr>
          <w:szCs w:val="24"/>
        </w:rPr>
        <w:t>November</w:t>
      </w:r>
      <w:r w:rsidRPr="00BD2FA2">
        <w:rPr>
          <w:szCs w:val="24"/>
        </w:rPr>
        <w:t xml:space="preserve"> 2014</w:t>
      </w:r>
    </w:p>
    <w:p w14:paraId="69C4EE32"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r w:rsidRPr="00BD2FA2">
        <w:rPr>
          <w:szCs w:val="24"/>
        </w:rPr>
        <w:tab/>
      </w:r>
    </w:p>
    <w:p w14:paraId="42F2F02C" w14:textId="77777777" w:rsidR="00EA735D" w:rsidRPr="00BD2FA2" w:rsidRDefault="00EA735D" w:rsidP="00EA735D">
      <w:pPr>
        <w:rPr>
          <w:szCs w:val="24"/>
        </w:rPr>
      </w:pPr>
    </w:p>
    <w:p w14:paraId="7CF4930F" w14:textId="77777777" w:rsidR="00EA735D" w:rsidRPr="00BD2FA2" w:rsidRDefault="00EA735D" w:rsidP="00EA735D">
      <w:pPr>
        <w:ind w:right="847"/>
        <w:jc w:val="right"/>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t>Penulis</w:t>
      </w:r>
    </w:p>
    <w:p w14:paraId="4DBAA6CD" w14:textId="77777777" w:rsidR="00EA735D" w:rsidRPr="00BD2FA2" w:rsidRDefault="00EA735D" w:rsidP="00EA735D">
      <w:pPr>
        <w:ind w:firstLine="0"/>
        <w:rPr>
          <w:szCs w:val="24"/>
          <w:lang w:val="sv-SE"/>
        </w:rPr>
      </w:pPr>
    </w:p>
    <w:p w14:paraId="0C9DE629" w14:textId="77777777" w:rsidR="00EA735D" w:rsidRPr="00BD2FA2" w:rsidRDefault="00EA735D" w:rsidP="00EA735D">
      <w:pPr>
        <w:rPr>
          <w:szCs w:val="24"/>
          <w:lang w:val="sv-SE"/>
        </w:rPr>
      </w:pPr>
    </w:p>
    <w:p w14:paraId="209364A6" w14:textId="77777777" w:rsidR="00EA735D" w:rsidRPr="00BD2FA2" w:rsidRDefault="00EA735D" w:rsidP="00EA735D">
      <w:pPr>
        <w:rPr>
          <w:szCs w:val="24"/>
          <w:lang w:val="sv-SE"/>
        </w:rPr>
      </w:pPr>
    </w:p>
    <w:p w14:paraId="5188FF28" w14:textId="77777777" w:rsidR="00EA735D" w:rsidRPr="00BD2FA2" w:rsidRDefault="00EA735D" w:rsidP="00EA735D">
      <w:pPr>
        <w:rPr>
          <w:szCs w:val="24"/>
          <w:lang w:val="sv-SE"/>
        </w:rPr>
      </w:pPr>
    </w:p>
    <w:p w14:paraId="0FB18CFB" w14:textId="77777777" w:rsidR="00EA735D" w:rsidRPr="00BD2FA2" w:rsidRDefault="00EA735D" w:rsidP="00EA735D">
      <w:pPr>
        <w:rPr>
          <w:szCs w:val="24"/>
          <w:lang w:val="sv-SE"/>
        </w:rPr>
      </w:pPr>
    </w:p>
    <w:p w14:paraId="297A3ECB" w14:textId="77777777" w:rsidR="00EA735D" w:rsidRPr="00BD2FA2" w:rsidRDefault="00EA735D" w:rsidP="00EA735D">
      <w:pPr>
        <w:rPr>
          <w:szCs w:val="24"/>
          <w:lang w:val="sv-SE"/>
        </w:rPr>
      </w:pPr>
    </w:p>
    <w:p w14:paraId="51C7C1C5" w14:textId="77777777" w:rsidR="00EA735D" w:rsidRPr="00BD2FA2" w:rsidRDefault="00EA735D" w:rsidP="00EA735D">
      <w:pPr>
        <w:rPr>
          <w:szCs w:val="24"/>
          <w:lang w:val="sv-SE"/>
        </w:rPr>
      </w:pPr>
    </w:p>
    <w:p w14:paraId="77617C1A" w14:textId="77777777" w:rsidR="00EA735D" w:rsidRPr="00BD2FA2" w:rsidRDefault="00EA735D" w:rsidP="00EA735D">
      <w:pPr>
        <w:rPr>
          <w:szCs w:val="24"/>
          <w:lang w:val="sv-SE"/>
        </w:rPr>
      </w:pPr>
    </w:p>
    <w:p w14:paraId="71E2F3F8" w14:textId="77777777" w:rsidR="00EA735D" w:rsidRPr="00BD2FA2" w:rsidRDefault="00EA735D" w:rsidP="00EA735D">
      <w:pPr>
        <w:rPr>
          <w:szCs w:val="24"/>
          <w:lang w:val="sv-SE"/>
        </w:rPr>
      </w:pPr>
    </w:p>
    <w:p w14:paraId="2AB65B1E" w14:textId="77777777" w:rsidR="00EA735D" w:rsidRPr="00BD2FA2" w:rsidRDefault="00EA735D" w:rsidP="00EA735D">
      <w:pPr>
        <w:rPr>
          <w:szCs w:val="24"/>
          <w:lang w:val="sv-SE"/>
        </w:rPr>
      </w:pPr>
    </w:p>
    <w:p w14:paraId="30D268A3" w14:textId="77777777" w:rsidR="00EA735D" w:rsidRPr="00BD2FA2" w:rsidRDefault="00EA735D" w:rsidP="00EA735D">
      <w:pPr>
        <w:tabs>
          <w:tab w:val="center" w:pos="4331"/>
        </w:tabs>
        <w:rPr>
          <w:szCs w:val="24"/>
          <w:lang w:val="sv-SE"/>
        </w:rPr>
        <w:sectPr w:rsidR="00EA735D" w:rsidRPr="00BD2FA2" w:rsidSect="00EA735D">
          <w:pgSz w:w="11909" w:h="16834" w:code="9"/>
          <w:pgMar w:top="1985" w:right="1699" w:bottom="1699" w:left="2268" w:header="720" w:footer="720" w:gutter="0"/>
          <w:pgNumType w:fmt="lowerRoman" w:start="2"/>
          <w:cols w:space="720"/>
          <w:titlePg/>
          <w:docGrid w:linePitch="360"/>
        </w:sectPr>
      </w:pPr>
      <w:r w:rsidRPr="00BD2FA2">
        <w:rPr>
          <w:szCs w:val="24"/>
          <w:lang w:val="sv-SE"/>
        </w:rPr>
        <w:tab/>
      </w:r>
    </w:p>
    <w:p w14:paraId="73FD1E3F" w14:textId="77777777" w:rsidR="002129AE" w:rsidRPr="006D1C8F" w:rsidRDefault="002129AE" w:rsidP="006D1C8F">
      <w:pPr>
        <w:pStyle w:val="Heading1"/>
      </w:pPr>
      <w:bookmarkStart w:id="28" w:name="_Toc283905427"/>
      <w:bookmarkStart w:id="29" w:name="_Toc390432658"/>
      <w:bookmarkStart w:id="30" w:name="_Toc398891075"/>
      <w:bookmarkStart w:id="31" w:name="_Toc399346334"/>
      <w:bookmarkStart w:id="32" w:name="_Toc402881506"/>
      <w:bookmarkEnd w:id="27"/>
      <w:r w:rsidRPr="006D1C8F">
        <w:lastRenderedPageBreak/>
        <w:t>DAFTAR ISI</w:t>
      </w:r>
      <w:bookmarkEnd w:id="28"/>
    </w:p>
    <w:sdt>
      <w:sdtPr>
        <w:rPr>
          <w:rFonts w:ascii="Times New Roman" w:hAnsi="Times New Roman"/>
          <w:b w:val="0"/>
          <w:szCs w:val="22"/>
        </w:rPr>
        <w:id w:val="1208674731"/>
        <w:docPartObj>
          <w:docPartGallery w:val="Table of Contents"/>
          <w:docPartUnique/>
        </w:docPartObj>
      </w:sdtPr>
      <w:sdtEndPr>
        <w:rPr>
          <w:bCs/>
          <w:noProof/>
        </w:rPr>
      </w:sdtEndPr>
      <w:sdtContent>
        <w:p w14:paraId="1CEAFAC3" w14:textId="77777777" w:rsidR="00F202F7" w:rsidRPr="00A16A65" w:rsidRDefault="00257AE5">
          <w:pPr>
            <w:pStyle w:val="TOC1"/>
            <w:tabs>
              <w:tab w:val="right" w:leader="dot" w:pos="7932"/>
            </w:tabs>
            <w:rPr>
              <w:rFonts w:ascii="Times New Roman" w:eastAsiaTheme="minorEastAsia" w:hAnsi="Times New Roman"/>
              <w:b w:val="0"/>
              <w:noProof/>
              <w:lang w:eastAsia="ja-JP"/>
              <w:rPrChange w:id="33" w:author="ditaoktaria" w:date="2015-04-01T10:40:00Z">
                <w:rPr>
                  <w:rFonts w:eastAsiaTheme="minorEastAsia" w:cstheme="minorBidi"/>
                  <w:b w:val="0"/>
                  <w:noProof/>
                  <w:lang w:eastAsia="ja-JP"/>
                </w:rPr>
              </w:rPrChange>
            </w:rPr>
          </w:pPr>
          <w:del w:id="34" w:author="ditaoktaria" w:date="2015-01-26T14:02:00Z">
            <w:r w:rsidRPr="00A16A65" w:rsidDel="0004091E">
              <w:rPr>
                <w:rFonts w:ascii="Times New Roman" w:hAnsi="Times New Roman"/>
                <w:b w:val="0"/>
                <w:rPrChange w:id="35" w:author="ditaoktaria" w:date="2015-04-01T10:40:00Z">
                  <w:rPr/>
                </w:rPrChange>
              </w:rPr>
              <w:tab/>
            </w:r>
          </w:del>
          <w:r w:rsidRPr="00B375CE">
            <w:rPr>
              <w:rFonts w:ascii="Times New Roman" w:hAnsi="Times New Roman"/>
              <w:b w:val="0"/>
              <w:rPrChange w:id="36" w:author="ditaoktaria" w:date="2015-04-01T10:40:00Z">
                <w:rPr>
                  <w:rFonts w:ascii="Times New Roman" w:hAnsi="Times New Roman"/>
                  <w:b w:val="0"/>
                  <w:bCs/>
                  <w:noProof/>
                </w:rPr>
              </w:rPrChange>
            </w:rPr>
            <w:fldChar w:fldCharType="begin"/>
          </w:r>
          <w:r w:rsidRPr="00A16A65">
            <w:rPr>
              <w:rFonts w:ascii="Times New Roman" w:hAnsi="Times New Roman"/>
              <w:b w:val="0"/>
              <w:rPrChange w:id="37" w:author="ditaoktaria" w:date="2015-04-01T10:40:00Z">
                <w:rPr>
                  <w:rFonts w:ascii="Times New Roman" w:hAnsi="Times New Roman"/>
                </w:rPr>
              </w:rPrChange>
            </w:rPr>
            <w:instrText xml:space="preserve"> TOC \o "1-3" \h \z \u </w:instrText>
          </w:r>
          <w:r w:rsidRPr="00B375CE">
            <w:rPr>
              <w:rFonts w:ascii="Times New Roman" w:hAnsi="Times New Roman"/>
              <w:b w:val="0"/>
              <w:rPrChange w:id="38" w:author="ditaoktaria" w:date="2015-04-01T10:40:00Z">
                <w:rPr>
                  <w:rFonts w:ascii="Times New Roman" w:hAnsi="Times New Roman"/>
                  <w:b w:val="0"/>
                  <w:bCs/>
                  <w:noProof/>
                </w:rPr>
              </w:rPrChange>
            </w:rPr>
            <w:fldChar w:fldCharType="separate"/>
          </w:r>
          <w:r w:rsidR="00F202F7" w:rsidRPr="00A16A65">
            <w:rPr>
              <w:rFonts w:ascii="Times New Roman" w:hAnsi="Times New Roman"/>
              <w:b w:val="0"/>
              <w:noProof/>
              <w:spacing w:val="2"/>
              <w:w w:val="110"/>
              <w:rPrChange w:id="39" w:author="ditaoktaria" w:date="2015-04-01T10:40:00Z">
                <w:rPr>
                  <w:noProof/>
                  <w:spacing w:val="2"/>
                  <w:w w:val="110"/>
                </w:rPr>
              </w:rPrChange>
            </w:rPr>
            <w:t>Le</w:t>
          </w:r>
          <w:r w:rsidR="00F202F7" w:rsidRPr="00A16A65">
            <w:rPr>
              <w:rFonts w:ascii="Times New Roman" w:hAnsi="Times New Roman"/>
              <w:b w:val="0"/>
              <w:noProof/>
              <w:spacing w:val="3"/>
              <w:w w:val="110"/>
              <w:rPrChange w:id="40" w:author="ditaoktaria" w:date="2015-04-01T10:40:00Z">
                <w:rPr>
                  <w:noProof/>
                  <w:spacing w:val="3"/>
                  <w:w w:val="110"/>
                </w:rPr>
              </w:rPrChange>
            </w:rPr>
            <w:t>m</w:t>
          </w:r>
          <w:r w:rsidR="00F202F7" w:rsidRPr="00A16A65">
            <w:rPr>
              <w:rFonts w:ascii="Times New Roman" w:hAnsi="Times New Roman"/>
              <w:b w:val="0"/>
              <w:noProof/>
              <w:spacing w:val="2"/>
              <w:w w:val="110"/>
              <w:rPrChange w:id="41" w:author="ditaoktaria" w:date="2015-04-01T10:40:00Z">
                <w:rPr>
                  <w:noProof/>
                  <w:spacing w:val="2"/>
                  <w:w w:val="110"/>
                </w:rPr>
              </w:rPrChange>
            </w:rPr>
            <w:t>ba</w:t>
          </w:r>
          <w:r w:rsidR="00F202F7" w:rsidRPr="00A16A65">
            <w:rPr>
              <w:rFonts w:ascii="Times New Roman" w:hAnsi="Times New Roman"/>
              <w:b w:val="0"/>
              <w:noProof/>
              <w:w w:val="110"/>
              <w:rPrChange w:id="42" w:author="ditaoktaria" w:date="2015-04-01T10:40:00Z">
                <w:rPr>
                  <w:noProof/>
                  <w:w w:val="110"/>
                </w:rPr>
              </w:rPrChange>
            </w:rPr>
            <w:t>r</w:t>
          </w:r>
          <w:r w:rsidR="00F202F7" w:rsidRPr="00A16A65">
            <w:rPr>
              <w:rFonts w:ascii="Times New Roman" w:hAnsi="Times New Roman"/>
              <w:b w:val="0"/>
              <w:noProof/>
              <w:spacing w:val="3"/>
              <w:w w:val="110"/>
              <w:rPrChange w:id="43" w:author="ditaoktaria" w:date="2015-04-01T10:40:00Z">
                <w:rPr>
                  <w:noProof/>
                  <w:spacing w:val="3"/>
                  <w:w w:val="110"/>
                </w:rPr>
              </w:rPrChange>
            </w:rPr>
            <w:t xml:space="preserve"> </w:t>
          </w:r>
          <w:r w:rsidR="00F202F7" w:rsidRPr="00A16A65">
            <w:rPr>
              <w:rFonts w:ascii="Times New Roman" w:hAnsi="Times New Roman"/>
              <w:b w:val="0"/>
              <w:noProof/>
              <w:spacing w:val="2"/>
              <w:w w:val="110"/>
              <w:rPrChange w:id="44" w:author="ditaoktaria" w:date="2015-04-01T10:40:00Z">
                <w:rPr>
                  <w:noProof/>
                  <w:spacing w:val="2"/>
                  <w:w w:val="110"/>
                </w:rPr>
              </w:rPrChange>
            </w:rPr>
            <w:t>Ke</w:t>
          </w:r>
          <w:r w:rsidR="00F202F7" w:rsidRPr="00A16A65">
            <w:rPr>
              <w:rFonts w:ascii="Times New Roman" w:hAnsi="Times New Roman"/>
              <w:b w:val="0"/>
              <w:noProof/>
              <w:spacing w:val="3"/>
              <w:w w:val="110"/>
              <w:rPrChange w:id="45" w:author="ditaoktaria" w:date="2015-04-01T10:40:00Z">
                <w:rPr>
                  <w:noProof/>
                  <w:spacing w:val="3"/>
                  <w:w w:val="110"/>
                </w:rPr>
              </w:rPrChange>
            </w:rPr>
            <w:t>m</w:t>
          </w:r>
          <w:r w:rsidR="00F202F7" w:rsidRPr="00A16A65">
            <w:rPr>
              <w:rFonts w:ascii="Times New Roman" w:hAnsi="Times New Roman"/>
              <w:b w:val="0"/>
              <w:noProof/>
              <w:spacing w:val="2"/>
              <w:w w:val="110"/>
              <w:rPrChange w:id="46" w:author="ditaoktaria" w:date="2015-04-01T10:40:00Z">
                <w:rPr>
                  <w:noProof/>
                  <w:spacing w:val="2"/>
                  <w:w w:val="110"/>
                </w:rPr>
              </w:rPrChange>
            </w:rPr>
            <w:t>a</w:t>
          </w:r>
          <w:r w:rsidR="00F202F7" w:rsidRPr="00A16A65">
            <w:rPr>
              <w:rFonts w:ascii="Times New Roman" w:hAnsi="Times New Roman"/>
              <w:b w:val="0"/>
              <w:noProof/>
              <w:spacing w:val="1"/>
              <w:w w:val="110"/>
              <w:rPrChange w:id="47" w:author="ditaoktaria" w:date="2015-04-01T10:40:00Z">
                <w:rPr>
                  <w:noProof/>
                  <w:spacing w:val="1"/>
                  <w:w w:val="110"/>
                </w:rPr>
              </w:rPrChange>
            </w:rPr>
            <w:t>j</w:t>
          </w:r>
          <w:r w:rsidR="00F202F7" w:rsidRPr="00A16A65">
            <w:rPr>
              <w:rFonts w:ascii="Times New Roman" w:hAnsi="Times New Roman"/>
              <w:b w:val="0"/>
              <w:noProof/>
              <w:spacing w:val="2"/>
              <w:w w:val="110"/>
              <w:rPrChange w:id="48" w:author="ditaoktaria" w:date="2015-04-01T10:40:00Z">
                <w:rPr>
                  <w:noProof/>
                  <w:spacing w:val="2"/>
                  <w:w w:val="110"/>
                </w:rPr>
              </w:rPrChange>
            </w:rPr>
            <w:t>ua</w:t>
          </w:r>
          <w:r w:rsidR="00F202F7" w:rsidRPr="00A16A65">
            <w:rPr>
              <w:rFonts w:ascii="Times New Roman" w:hAnsi="Times New Roman"/>
              <w:b w:val="0"/>
              <w:noProof/>
              <w:w w:val="110"/>
              <w:rPrChange w:id="49" w:author="ditaoktaria" w:date="2015-04-01T10:40:00Z">
                <w:rPr>
                  <w:noProof/>
                  <w:w w:val="110"/>
                </w:rPr>
              </w:rPrChange>
            </w:rPr>
            <w:t>n</w:t>
          </w:r>
          <w:r w:rsidR="00F202F7" w:rsidRPr="00A16A65">
            <w:rPr>
              <w:rFonts w:ascii="Times New Roman" w:hAnsi="Times New Roman"/>
              <w:b w:val="0"/>
              <w:noProof/>
              <w:spacing w:val="11"/>
              <w:w w:val="110"/>
              <w:rPrChange w:id="50" w:author="ditaoktaria" w:date="2015-04-01T10:40:00Z">
                <w:rPr>
                  <w:noProof/>
                  <w:spacing w:val="11"/>
                  <w:w w:val="110"/>
                </w:rPr>
              </w:rPrChange>
            </w:rPr>
            <w:t xml:space="preserve"> </w:t>
          </w:r>
          <w:r w:rsidR="00F202F7" w:rsidRPr="00A16A65">
            <w:rPr>
              <w:rFonts w:ascii="Times New Roman" w:hAnsi="Times New Roman"/>
              <w:b w:val="0"/>
              <w:noProof/>
              <w:spacing w:val="2"/>
              <w:w w:val="101"/>
              <w:rPrChange w:id="51" w:author="ditaoktaria" w:date="2015-04-01T10:40:00Z">
                <w:rPr>
                  <w:noProof/>
                  <w:spacing w:val="2"/>
                  <w:w w:val="101"/>
                </w:rPr>
              </w:rPrChange>
            </w:rPr>
            <w:t>S</w:t>
          </w:r>
          <w:r w:rsidR="00F202F7" w:rsidRPr="00A16A65">
            <w:rPr>
              <w:rFonts w:ascii="Times New Roman" w:hAnsi="Times New Roman"/>
              <w:b w:val="0"/>
              <w:noProof/>
              <w:spacing w:val="2"/>
              <w:w w:val="110"/>
              <w:rPrChange w:id="52" w:author="ditaoktaria" w:date="2015-04-01T10:40:00Z">
                <w:rPr>
                  <w:noProof/>
                  <w:spacing w:val="2"/>
                  <w:w w:val="110"/>
                </w:rPr>
              </w:rPrChange>
            </w:rPr>
            <w:t>k</w:t>
          </w:r>
          <w:r w:rsidR="00F202F7" w:rsidRPr="00A16A65">
            <w:rPr>
              <w:rFonts w:ascii="Times New Roman" w:hAnsi="Times New Roman"/>
              <w:b w:val="0"/>
              <w:noProof/>
              <w:spacing w:val="1"/>
              <w:w w:val="118"/>
              <w:rPrChange w:id="53" w:author="ditaoktaria" w:date="2015-04-01T10:40:00Z">
                <w:rPr>
                  <w:noProof/>
                  <w:spacing w:val="1"/>
                  <w:w w:val="118"/>
                </w:rPr>
              </w:rPrChange>
            </w:rPr>
            <w:t>r</w:t>
          </w:r>
          <w:r w:rsidR="00F202F7" w:rsidRPr="00A16A65">
            <w:rPr>
              <w:rFonts w:ascii="Times New Roman" w:hAnsi="Times New Roman"/>
              <w:b w:val="0"/>
              <w:noProof/>
              <w:spacing w:val="1"/>
              <w:w w:val="115"/>
              <w:rPrChange w:id="54" w:author="ditaoktaria" w:date="2015-04-01T10:40:00Z">
                <w:rPr>
                  <w:noProof/>
                  <w:spacing w:val="1"/>
                  <w:w w:val="115"/>
                </w:rPr>
              </w:rPrChange>
            </w:rPr>
            <w:t>i</w:t>
          </w:r>
          <w:r w:rsidR="00F202F7" w:rsidRPr="00A16A65">
            <w:rPr>
              <w:rFonts w:ascii="Times New Roman" w:hAnsi="Times New Roman"/>
              <w:b w:val="0"/>
              <w:noProof/>
              <w:spacing w:val="2"/>
              <w:w w:val="110"/>
              <w:rPrChange w:id="55" w:author="ditaoktaria" w:date="2015-04-01T10:40:00Z">
                <w:rPr>
                  <w:noProof/>
                  <w:spacing w:val="2"/>
                  <w:w w:val="110"/>
                </w:rPr>
              </w:rPrChange>
            </w:rPr>
            <w:t>p</w:t>
          </w:r>
          <w:r w:rsidR="00F202F7" w:rsidRPr="00A16A65">
            <w:rPr>
              <w:rFonts w:ascii="Times New Roman" w:hAnsi="Times New Roman"/>
              <w:b w:val="0"/>
              <w:noProof/>
              <w:spacing w:val="1"/>
              <w:w w:val="106"/>
              <w:rPrChange w:id="56" w:author="ditaoktaria" w:date="2015-04-01T10:40:00Z">
                <w:rPr>
                  <w:noProof/>
                  <w:spacing w:val="1"/>
                  <w:w w:val="106"/>
                </w:rPr>
              </w:rPrChange>
            </w:rPr>
            <w:t>s</w:t>
          </w:r>
          <w:r w:rsidR="00F202F7" w:rsidRPr="00A16A65">
            <w:rPr>
              <w:rFonts w:ascii="Times New Roman" w:hAnsi="Times New Roman"/>
              <w:b w:val="0"/>
              <w:noProof/>
              <w:w w:val="115"/>
              <w:rPrChange w:id="57" w:author="ditaoktaria" w:date="2015-04-01T10:40:00Z">
                <w:rPr>
                  <w:noProof/>
                  <w:w w:val="115"/>
                </w:rPr>
              </w:rPrChange>
            </w:rPr>
            <w:t>i</w:t>
          </w:r>
          <w:r w:rsidR="00F202F7" w:rsidRPr="00A16A65">
            <w:rPr>
              <w:rFonts w:ascii="Times New Roman" w:hAnsi="Times New Roman"/>
              <w:b w:val="0"/>
              <w:noProof/>
              <w:rPrChange w:id="58" w:author="ditaoktaria" w:date="2015-04-01T10:40:00Z">
                <w:rPr>
                  <w:noProof/>
                </w:rPr>
              </w:rPrChange>
            </w:rPr>
            <w:tab/>
          </w:r>
          <w:r w:rsidR="00F202F7" w:rsidRPr="00A16A65">
            <w:rPr>
              <w:rFonts w:ascii="Times New Roman" w:hAnsi="Times New Roman"/>
              <w:b w:val="0"/>
              <w:noProof/>
              <w:rPrChange w:id="59" w:author="ditaoktaria" w:date="2015-04-01T10:40:00Z">
                <w:rPr>
                  <w:noProof/>
                </w:rPr>
              </w:rPrChange>
            </w:rPr>
            <w:fldChar w:fldCharType="begin"/>
          </w:r>
          <w:r w:rsidR="00F202F7" w:rsidRPr="00A16A65">
            <w:rPr>
              <w:rFonts w:ascii="Times New Roman" w:hAnsi="Times New Roman"/>
              <w:b w:val="0"/>
              <w:noProof/>
              <w:rPrChange w:id="60" w:author="ditaoktaria" w:date="2015-04-01T10:40:00Z">
                <w:rPr>
                  <w:noProof/>
                </w:rPr>
              </w:rPrChange>
            </w:rPr>
            <w:instrText xml:space="preserve"> PAGEREF _Toc283905425 \h </w:instrText>
          </w:r>
          <w:r w:rsidR="00F202F7" w:rsidRPr="00A16A65">
            <w:rPr>
              <w:rFonts w:ascii="Times New Roman" w:hAnsi="Times New Roman"/>
              <w:b w:val="0"/>
              <w:noProof/>
              <w:rPrChange w:id="61" w:author="ditaoktaria" w:date="2015-04-01T10:40:00Z">
                <w:rPr>
                  <w:rFonts w:ascii="Times New Roman" w:hAnsi="Times New Roman"/>
                  <w:b w:val="0"/>
                  <w:noProof/>
                </w:rPr>
              </w:rPrChange>
            </w:rPr>
          </w:r>
          <w:r w:rsidR="00F202F7" w:rsidRPr="00A16A65">
            <w:rPr>
              <w:rFonts w:ascii="Times New Roman" w:hAnsi="Times New Roman"/>
              <w:b w:val="0"/>
              <w:noProof/>
              <w:rPrChange w:id="62" w:author="ditaoktaria" w:date="2015-04-01T10:40:00Z">
                <w:rPr>
                  <w:noProof/>
                </w:rPr>
              </w:rPrChange>
            </w:rPr>
            <w:fldChar w:fldCharType="separate"/>
          </w:r>
          <w:ins w:id="63" w:author="ditaoktaria" w:date="2015-07-29T10:19:00Z">
            <w:r w:rsidR="006819DC">
              <w:rPr>
                <w:rFonts w:ascii="Times New Roman" w:hAnsi="Times New Roman"/>
                <w:b w:val="0"/>
                <w:noProof/>
              </w:rPr>
              <w:t>i</w:t>
            </w:r>
          </w:ins>
          <w:ins w:id="64" w:author="ditaoktaria oktaria" w:date="2015-03-06T16:41:00Z">
            <w:del w:id="65" w:author="ditaoktaria" w:date="2015-07-29T10:12:00Z">
              <w:r w:rsidR="00C17CFD" w:rsidRPr="00A16A65" w:rsidDel="006819DC">
                <w:rPr>
                  <w:rFonts w:ascii="Times New Roman" w:hAnsi="Times New Roman"/>
                  <w:b w:val="0"/>
                  <w:noProof/>
                  <w:rPrChange w:id="66" w:author="ditaoktaria" w:date="2015-04-01T10:40:00Z">
                    <w:rPr>
                      <w:noProof/>
                    </w:rPr>
                  </w:rPrChange>
                </w:rPr>
                <w:delText>i</w:delText>
              </w:r>
            </w:del>
          </w:ins>
          <w:r w:rsidR="00F202F7" w:rsidRPr="00A16A65">
            <w:rPr>
              <w:rFonts w:ascii="Times New Roman" w:hAnsi="Times New Roman"/>
              <w:b w:val="0"/>
              <w:noProof/>
              <w:rPrChange w:id="67" w:author="ditaoktaria" w:date="2015-04-01T10:40:00Z">
                <w:rPr>
                  <w:noProof/>
                </w:rPr>
              </w:rPrChange>
            </w:rPr>
            <w:fldChar w:fldCharType="end"/>
          </w:r>
        </w:p>
        <w:p w14:paraId="7DA2D4F1" w14:textId="77777777" w:rsidR="00F202F7" w:rsidRPr="00A16A65" w:rsidRDefault="00F202F7">
          <w:pPr>
            <w:pStyle w:val="TOC1"/>
            <w:tabs>
              <w:tab w:val="right" w:leader="dot" w:pos="7932"/>
            </w:tabs>
            <w:rPr>
              <w:rFonts w:ascii="Times New Roman" w:eastAsiaTheme="minorEastAsia" w:hAnsi="Times New Roman"/>
              <w:b w:val="0"/>
              <w:noProof/>
              <w:lang w:eastAsia="ja-JP"/>
              <w:rPrChange w:id="68" w:author="ditaoktaria" w:date="2015-04-01T10:40:00Z">
                <w:rPr>
                  <w:rFonts w:eastAsiaTheme="minorEastAsia" w:cstheme="minorBidi"/>
                  <w:b w:val="0"/>
                  <w:noProof/>
                  <w:lang w:eastAsia="ja-JP"/>
                </w:rPr>
              </w:rPrChange>
            </w:rPr>
          </w:pPr>
          <w:r w:rsidRPr="00A16A65">
            <w:rPr>
              <w:rFonts w:ascii="Times New Roman" w:hAnsi="Times New Roman"/>
              <w:b w:val="0"/>
              <w:noProof/>
              <w:rPrChange w:id="69" w:author="ditaoktaria" w:date="2015-04-01T10:40:00Z">
                <w:rPr>
                  <w:noProof/>
                </w:rPr>
              </w:rPrChange>
            </w:rPr>
            <w:t>KATA PENGANTAR</w:t>
          </w:r>
          <w:r w:rsidRPr="00A16A65">
            <w:rPr>
              <w:rFonts w:ascii="Times New Roman" w:hAnsi="Times New Roman"/>
              <w:b w:val="0"/>
              <w:noProof/>
              <w:rPrChange w:id="70" w:author="ditaoktaria" w:date="2015-04-01T10:40:00Z">
                <w:rPr>
                  <w:noProof/>
                </w:rPr>
              </w:rPrChange>
            </w:rPr>
            <w:tab/>
          </w:r>
          <w:r w:rsidRPr="00A16A65">
            <w:rPr>
              <w:rFonts w:ascii="Times New Roman" w:hAnsi="Times New Roman"/>
              <w:b w:val="0"/>
              <w:noProof/>
              <w:rPrChange w:id="71" w:author="ditaoktaria" w:date="2015-04-01T10:40:00Z">
                <w:rPr>
                  <w:noProof/>
                </w:rPr>
              </w:rPrChange>
            </w:rPr>
            <w:fldChar w:fldCharType="begin"/>
          </w:r>
          <w:r w:rsidRPr="00A16A65">
            <w:rPr>
              <w:rFonts w:ascii="Times New Roman" w:hAnsi="Times New Roman"/>
              <w:b w:val="0"/>
              <w:noProof/>
              <w:rPrChange w:id="72" w:author="ditaoktaria" w:date="2015-04-01T10:40:00Z">
                <w:rPr>
                  <w:noProof/>
                </w:rPr>
              </w:rPrChange>
            </w:rPr>
            <w:instrText xml:space="preserve"> PAGEREF _Toc283905426 \h </w:instrText>
          </w:r>
          <w:r w:rsidRPr="00A16A65">
            <w:rPr>
              <w:rFonts w:ascii="Times New Roman" w:hAnsi="Times New Roman"/>
              <w:b w:val="0"/>
              <w:noProof/>
              <w:rPrChange w:id="73" w:author="ditaoktaria" w:date="2015-04-01T10:40:00Z">
                <w:rPr>
                  <w:rFonts w:ascii="Times New Roman" w:hAnsi="Times New Roman"/>
                  <w:b w:val="0"/>
                  <w:noProof/>
                </w:rPr>
              </w:rPrChange>
            </w:rPr>
          </w:r>
          <w:r w:rsidRPr="00A16A65">
            <w:rPr>
              <w:rFonts w:ascii="Times New Roman" w:hAnsi="Times New Roman"/>
              <w:b w:val="0"/>
              <w:noProof/>
              <w:rPrChange w:id="74" w:author="ditaoktaria" w:date="2015-04-01T10:40:00Z">
                <w:rPr>
                  <w:noProof/>
                </w:rPr>
              </w:rPrChange>
            </w:rPr>
            <w:fldChar w:fldCharType="separate"/>
          </w:r>
          <w:ins w:id="75" w:author="ditaoktaria" w:date="2015-07-29T10:19:00Z">
            <w:r w:rsidR="006819DC">
              <w:rPr>
                <w:rFonts w:ascii="Times New Roman" w:hAnsi="Times New Roman"/>
                <w:b w:val="0"/>
                <w:noProof/>
              </w:rPr>
              <w:t>i</w:t>
            </w:r>
          </w:ins>
          <w:ins w:id="76" w:author="ditaoktaria oktaria" w:date="2015-03-06T16:41:00Z">
            <w:del w:id="77" w:author="ditaoktaria" w:date="2015-07-29T10:12:00Z">
              <w:r w:rsidR="00C17CFD" w:rsidRPr="00A16A65" w:rsidDel="006819DC">
                <w:rPr>
                  <w:rFonts w:ascii="Times New Roman" w:hAnsi="Times New Roman"/>
                  <w:b w:val="0"/>
                  <w:noProof/>
                  <w:rPrChange w:id="78" w:author="ditaoktaria" w:date="2015-04-01T10:40:00Z">
                    <w:rPr>
                      <w:noProof/>
                    </w:rPr>
                  </w:rPrChange>
                </w:rPr>
                <w:delText>i</w:delText>
              </w:r>
            </w:del>
          </w:ins>
          <w:r w:rsidRPr="00A16A65">
            <w:rPr>
              <w:rFonts w:ascii="Times New Roman" w:hAnsi="Times New Roman"/>
              <w:b w:val="0"/>
              <w:noProof/>
              <w:rPrChange w:id="79" w:author="ditaoktaria" w:date="2015-04-01T10:40:00Z">
                <w:rPr>
                  <w:noProof/>
                </w:rPr>
              </w:rPrChange>
            </w:rPr>
            <w:fldChar w:fldCharType="end"/>
          </w:r>
        </w:p>
        <w:p w14:paraId="6AD0140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80" w:author="ditaoktaria" w:date="2015-04-01T10:40:00Z">
                <w:rPr>
                  <w:rFonts w:eastAsiaTheme="minorEastAsia" w:cstheme="minorBidi"/>
                  <w:b w:val="0"/>
                  <w:noProof/>
                  <w:lang w:eastAsia="ja-JP"/>
                </w:rPr>
              </w:rPrChange>
            </w:rPr>
          </w:pPr>
          <w:r w:rsidRPr="00A16A65">
            <w:rPr>
              <w:rFonts w:ascii="Times New Roman" w:hAnsi="Times New Roman"/>
              <w:b w:val="0"/>
              <w:noProof/>
              <w:rPrChange w:id="81" w:author="ditaoktaria" w:date="2015-04-01T10:40:00Z">
                <w:rPr>
                  <w:noProof/>
                </w:rPr>
              </w:rPrChange>
            </w:rPr>
            <w:t>DAFTAR ISI</w:t>
          </w:r>
          <w:r w:rsidRPr="00A16A65">
            <w:rPr>
              <w:rFonts w:ascii="Times New Roman" w:hAnsi="Times New Roman"/>
              <w:b w:val="0"/>
              <w:noProof/>
              <w:rPrChange w:id="82" w:author="ditaoktaria" w:date="2015-04-01T10:40:00Z">
                <w:rPr>
                  <w:noProof/>
                </w:rPr>
              </w:rPrChange>
            </w:rPr>
            <w:tab/>
          </w:r>
          <w:r w:rsidRPr="00A16A65">
            <w:rPr>
              <w:rFonts w:ascii="Times New Roman" w:hAnsi="Times New Roman"/>
              <w:b w:val="0"/>
              <w:noProof/>
              <w:rPrChange w:id="83" w:author="ditaoktaria" w:date="2015-04-01T10:40:00Z">
                <w:rPr>
                  <w:noProof/>
                </w:rPr>
              </w:rPrChange>
            </w:rPr>
            <w:fldChar w:fldCharType="begin"/>
          </w:r>
          <w:r w:rsidRPr="00A16A65">
            <w:rPr>
              <w:rFonts w:ascii="Times New Roman" w:hAnsi="Times New Roman"/>
              <w:b w:val="0"/>
              <w:noProof/>
              <w:rPrChange w:id="84" w:author="ditaoktaria" w:date="2015-04-01T10:40:00Z">
                <w:rPr>
                  <w:noProof/>
                </w:rPr>
              </w:rPrChange>
            </w:rPr>
            <w:instrText xml:space="preserve"> PAGEREF _Toc283905427 \h </w:instrText>
          </w:r>
          <w:r w:rsidRPr="00A16A65">
            <w:rPr>
              <w:rFonts w:ascii="Times New Roman" w:hAnsi="Times New Roman"/>
              <w:b w:val="0"/>
              <w:noProof/>
              <w:rPrChange w:id="85" w:author="ditaoktaria" w:date="2015-04-01T10:40:00Z">
                <w:rPr>
                  <w:rFonts w:ascii="Times New Roman" w:hAnsi="Times New Roman"/>
                  <w:b w:val="0"/>
                  <w:noProof/>
                </w:rPr>
              </w:rPrChange>
            </w:rPr>
          </w:r>
          <w:r w:rsidRPr="00A16A65">
            <w:rPr>
              <w:rFonts w:ascii="Times New Roman" w:hAnsi="Times New Roman"/>
              <w:b w:val="0"/>
              <w:noProof/>
              <w:rPrChange w:id="86" w:author="ditaoktaria" w:date="2015-04-01T10:40:00Z">
                <w:rPr>
                  <w:noProof/>
                </w:rPr>
              </w:rPrChange>
            </w:rPr>
            <w:fldChar w:fldCharType="separate"/>
          </w:r>
          <w:ins w:id="87" w:author="ditaoktaria" w:date="2015-07-29T10:19:00Z">
            <w:r w:rsidR="006819DC">
              <w:rPr>
                <w:rFonts w:ascii="Times New Roman" w:hAnsi="Times New Roman"/>
                <w:b w:val="0"/>
                <w:noProof/>
              </w:rPr>
              <w:t>iii</w:t>
            </w:r>
          </w:ins>
          <w:ins w:id="88" w:author="ditaoktaria oktaria" w:date="2015-03-06T16:41:00Z">
            <w:del w:id="89" w:author="ditaoktaria" w:date="2015-07-29T10:12:00Z">
              <w:r w:rsidR="00C17CFD" w:rsidRPr="00A16A65" w:rsidDel="006819DC">
                <w:rPr>
                  <w:rFonts w:ascii="Times New Roman" w:hAnsi="Times New Roman"/>
                  <w:b w:val="0"/>
                  <w:noProof/>
                  <w:rPrChange w:id="90" w:author="ditaoktaria" w:date="2015-04-01T10:40:00Z">
                    <w:rPr>
                      <w:noProof/>
                    </w:rPr>
                  </w:rPrChange>
                </w:rPr>
                <w:delText>iii</w:delText>
              </w:r>
            </w:del>
          </w:ins>
          <w:r w:rsidRPr="00A16A65">
            <w:rPr>
              <w:rFonts w:ascii="Times New Roman" w:hAnsi="Times New Roman"/>
              <w:b w:val="0"/>
              <w:noProof/>
              <w:rPrChange w:id="91" w:author="ditaoktaria" w:date="2015-04-01T10:40:00Z">
                <w:rPr>
                  <w:noProof/>
                </w:rPr>
              </w:rPrChange>
            </w:rPr>
            <w:fldChar w:fldCharType="end"/>
          </w:r>
        </w:p>
        <w:p w14:paraId="4B9DB274" w14:textId="77777777" w:rsidR="00F202F7" w:rsidRPr="00A16A65" w:rsidRDefault="00F202F7">
          <w:pPr>
            <w:pStyle w:val="TOC1"/>
            <w:tabs>
              <w:tab w:val="right" w:leader="dot" w:pos="7932"/>
            </w:tabs>
            <w:rPr>
              <w:rFonts w:ascii="Times New Roman" w:eastAsiaTheme="minorEastAsia" w:hAnsi="Times New Roman"/>
              <w:b w:val="0"/>
              <w:noProof/>
              <w:lang w:eastAsia="ja-JP"/>
              <w:rPrChange w:id="92" w:author="ditaoktaria" w:date="2015-04-01T10:40:00Z">
                <w:rPr>
                  <w:rFonts w:eastAsiaTheme="minorEastAsia" w:cstheme="minorBidi"/>
                  <w:b w:val="0"/>
                  <w:noProof/>
                  <w:lang w:eastAsia="ja-JP"/>
                </w:rPr>
              </w:rPrChange>
            </w:rPr>
          </w:pPr>
          <w:r w:rsidRPr="00A16A65">
            <w:rPr>
              <w:rFonts w:ascii="Times New Roman" w:hAnsi="Times New Roman"/>
              <w:b w:val="0"/>
              <w:noProof/>
              <w:rPrChange w:id="93" w:author="ditaoktaria" w:date="2015-04-01T10:40:00Z">
                <w:rPr>
                  <w:noProof/>
                </w:rPr>
              </w:rPrChange>
            </w:rPr>
            <w:t>DAFTAR GAMBAR</w:t>
          </w:r>
          <w:r w:rsidRPr="00A16A65">
            <w:rPr>
              <w:rFonts w:ascii="Times New Roman" w:hAnsi="Times New Roman"/>
              <w:b w:val="0"/>
              <w:noProof/>
              <w:rPrChange w:id="94" w:author="ditaoktaria" w:date="2015-04-01T10:40:00Z">
                <w:rPr>
                  <w:noProof/>
                </w:rPr>
              </w:rPrChange>
            </w:rPr>
            <w:tab/>
          </w:r>
          <w:r w:rsidRPr="00A16A65">
            <w:rPr>
              <w:rFonts w:ascii="Times New Roman" w:hAnsi="Times New Roman"/>
              <w:b w:val="0"/>
              <w:noProof/>
              <w:rPrChange w:id="95" w:author="ditaoktaria" w:date="2015-04-01T10:40:00Z">
                <w:rPr>
                  <w:noProof/>
                </w:rPr>
              </w:rPrChange>
            </w:rPr>
            <w:fldChar w:fldCharType="begin"/>
          </w:r>
          <w:r w:rsidRPr="00A16A65">
            <w:rPr>
              <w:rFonts w:ascii="Times New Roman" w:hAnsi="Times New Roman"/>
              <w:b w:val="0"/>
              <w:noProof/>
              <w:rPrChange w:id="96" w:author="ditaoktaria" w:date="2015-04-01T10:40:00Z">
                <w:rPr>
                  <w:noProof/>
                </w:rPr>
              </w:rPrChange>
            </w:rPr>
            <w:instrText xml:space="preserve"> PAGEREF _Toc283905428 \h </w:instrText>
          </w:r>
          <w:r w:rsidRPr="00A16A65">
            <w:rPr>
              <w:rFonts w:ascii="Times New Roman" w:hAnsi="Times New Roman"/>
              <w:b w:val="0"/>
              <w:noProof/>
              <w:rPrChange w:id="97" w:author="ditaoktaria" w:date="2015-04-01T10:40:00Z">
                <w:rPr>
                  <w:rFonts w:ascii="Times New Roman" w:hAnsi="Times New Roman"/>
                  <w:b w:val="0"/>
                  <w:noProof/>
                </w:rPr>
              </w:rPrChange>
            </w:rPr>
          </w:r>
          <w:r w:rsidRPr="00A16A65">
            <w:rPr>
              <w:rFonts w:ascii="Times New Roman" w:hAnsi="Times New Roman"/>
              <w:b w:val="0"/>
              <w:noProof/>
              <w:rPrChange w:id="98" w:author="ditaoktaria" w:date="2015-04-01T10:40:00Z">
                <w:rPr>
                  <w:noProof/>
                </w:rPr>
              </w:rPrChange>
            </w:rPr>
            <w:fldChar w:fldCharType="separate"/>
          </w:r>
          <w:ins w:id="99" w:author="ditaoktaria" w:date="2015-07-29T10:19:00Z">
            <w:r w:rsidR="006819DC">
              <w:rPr>
                <w:rFonts w:ascii="Times New Roman" w:hAnsi="Times New Roman"/>
                <w:b w:val="0"/>
                <w:noProof/>
              </w:rPr>
              <w:t>iv</w:t>
            </w:r>
          </w:ins>
          <w:ins w:id="100" w:author="ditaoktaria oktaria" w:date="2015-03-06T16:41:00Z">
            <w:del w:id="101" w:author="ditaoktaria" w:date="2015-07-29T10:12:00Z">
              <w:r w:rsidR="00C17CFD" w:rsidRPr="00A16A65" w:rsidDel="006819DC">
                <w:rPr>
                  <w:rFonts w:ascii="Times New Roman" w:hAnsi="Times New Roman"/>
                  <w:b w:val="0"/>
                  <w:noProof/>
                  <w:rPrChange w:id="102" w:author="ditaoktaria" w:date="2015-04-01T10:40:00Z">
                    <w:rPr>
                      <w:noProof/>
                    </w:rPr>
                  </w:rPrChange>
                </w:rPr>
                <w:delText>iv</w:delText>
              </w:r>
            </w:del>
          </w:ins>
          <w:r w:rsidRPr="00A16A65">
            <w:rPr>
              <w:rFonts w:ascii="Times New Roman" w:hAnsi="Times New Roman"/>
              <w:b w:val="0"/>
              <w:noProof/>
              <w:rPrChange w:id="103" w:author="ditaoktaria" w:date="2015-04-01T10:40:00Z">
                <w:rPr>
                  <w:noProof/>
                </w:rPr>
              </w:rPrChange>
            </w:rPr>
            <w:fldChar w:fldCharType="end"/>
          </w:r>
        </w:p>
        <w:p w14:paraId="7BD3D87D"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04" w:author="ditaoktaria" w:date="2015-04-01T10:40:00Z">
                <w:rPr>
                  <w:rFonts w:eastAsiaTheme="minorEastAsia" w:cstheme="minorBidi"/>
                  <w:b w:val="0"/>
                  <w:noProof/>
                  <w:lang w:eastAsia="ja-JP"/>
                </w:rPr>
              </w:rPrChange>
            </w:rPr>
          </w:pPr>
          <w:r w:rsidRPr="00A16A65">
            <w:rPr>
              <w:rFonts w:ascii="Times New Roman" w:hAnsi="Times New Roman"/>
              <w:b w:val="0"/>
              <w:noProof/>
              <w:rPrChange w:id="105" w:author="ditaoktaria" w:date="2015-04-01T10:40:00Z">
                <w:rPr>
                  <w:noProof/>
                </w:rPr>
              </w:rPrChange>
            </w:rPr>
            <w:t>BAB I</w:t>
          </w:r>
          <w:r w:rsidRPr="00A16A65">
            <w:rPr>
              <w:rFonts w:ascii="Times New Roman" w:hAnsi="Times New Roman"/>
              <w:b w:val="0"/>
              <w:noProof/>
              <w:rPrChange w:id="106" w:author="ditaoktaria" w:date="2015-04-01T10:40:00Z">
                <w:rPr>
                  <w:noProof/>
                </w:rPr>
              </w:rPrChange>
            </w:rPr>
            <w:tab/>
          </w:r>
          <w:r w:rsidRPr="00A16A65">
            <w:rPr>
              <w:rFonts w:ascii="Times New Roman" w:hAnsi="Times New Roman"/>
              <w:b w:val="0"/>
              <w:noProof/>
              <w:rPrChange w:id="107" w:author="ditaoktaria" w:date="2015-04-01T10:40:00Z">
                <w:rPr>
                  <w:noProof/>
                </w:rPr>
              </w:rPrChange>
            </w:rPr>
            <w:fldChar w:fldCharType="begin"/>
          </w:r>
          <w:r w:rsidRPr="00A16A65">
            <w:rPr>
              <w:rFonts w:ascii="Times New Roman" w:hAnsi="Times New Roman"/>
              <w:b w:val="0"/>
              <w:noProof/>
              <w:rPrChange w:id="108" w:author="ditaoktaria" w:date="2015-04-01T10:40:00Z">
                <w:rPr>
                  <w:noProof/>
                </w:rPr>
              </w:rPrChange>
            </w:rPr>
            <w:instrText xml:space="preserve"> PAGEREF _Toc283905429 \h </w:instrText>
          </w:r>
          <w:r w:rsidRPr="00A16A65">
            <w:rPr>
              <w:rFonts w:ascii="Times New Roman" w:hAnsi="Times New Roman"/>
              <w:b w:val="0"/>
              <w:noProof/>
              <w:rPrChange w:id="109" w:author="ditaoktaria" w:date="2015-04-01T10:40:00Z">
                <w:rPr>
                  <w:rFonts w:ascii="Times New Roman" w:hAnsi="Times New Roman"/>
                  <w:b w:val="0"/>
                  <w:noProof/>
                </w:rPr>
              </w:rPrChange>
            </w:rPr>
          </w:r>
          <w:r w:rsidRPr="00A16A65">
            <w:rPr>
              <w:rFonts w:ascii="Times New Roman" w:hAnsi="Times New Roman"/>
              <w:b w:val="0"/>
              <w:noProof/>
              <w:rPrChange w:id="110" w:author="ditaoktaria" w:date="2015-04-01T10:40:00Z">
                <w:rPr>
                  <w:noProof/>
                </w:rPr>
              </w:rPrChange>
            </w:rPr>
            <w:fldChar w:fldCharType="separate"/>
          </w:r>
          <w:ins w:id="111" w:author="ditaoktaria" w:date="2015-07-29T10:19:00Z">
            <w:r w:rsidR="006819DC">
              <w:rPr>
                <w:rFonts w:ascii="Times New Roman" w:hAnsi="Times New Roman"/>
                <w:b w:val="0"/>
                <w:noProof/>
              </w:rPr>
              <w:t>1</w:t>
            </w:r>
          </w:ins>
          <w:ins w:id="112" w:author="ditaoktaria oktaria" w:date="2015-03-06T16:41:00Z">
            <w:del w:id="113" w:author="ditaoktaria" w:date="2015-07-29T10:12:00Z">
              <w:r w:rsidR="00C17CFD" w:rsidRPr="00A16A65" w:rsidDel="006819DC">
                <w:rPr>
                  <w:rFonts w:ascii="Times New Roman" w:hAnsi="Times New Roman"/>
                  <w:b w:val="0"/>
                  <w:noProof/>
                  <w:rPrChange w:id="114" w:author="ditaoktaria" w:date="2015-04-01T10:40:00Z">
                    <w:rPr>
                      <w:noProof/>
                    </w:rPr>
                  </w:rPrChange>
                </w:rPr>
                <w:delText>1</w:delText>
              </w:r>
            </w:del>
          </w:ins>
          <w:r w:rsidRPr="00A16A65">
            <w:rPr>
              <w:rFonts w:ascii="Times New Roman" w:hAnsi="Times New Roman"/>
              <w:b w:val="0"/>
              <w:noProof/>
              <w:rPrChange w:id="115" w:author="ditaoktaria" w:date="2015-04-01T10:40:00Z">
                <w:rPr>
                  <w:noProof/>
                </w:rPr>
              </w:rPrChange>
            </w:rPr>
            <w:fldChar w:fldCharType="end"/>
          </w:r>
        </w:p>
        <w:p w14:paraId="09253723"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16" w:author="ditaoktaria" w:date="2015-04-01T10:40:00Z">
                <w:rPr>
                  <w:rFonts w:eastAsiaTheme="minorEastAsia" w:cstheme="minorBidi"/>
                  <w:b w:val="0"/>
                  <w:noProof/>
                  <w:lang w:eastAsia="ja-JP"/>
                </w:rPr>
              </w:rPrChange>
            </w:rPr>
          </w:pPr>
          <w:r w:rsidRPr="00A16A65">
            <w:rPr>
              <w:rFonts w:ascii="Times New Roman" w:hAnsi="Times New Roman"/>
              <w:b w:val="0"/>
              <w:noProof/>
              <w:rPrChange w:id="117" w:author="ditaoktaria" w:date="2015-04-01T10:40:00Z">
                <w:rPr>
                  <w:noProof/>
                </w:rPr>
              </w:rPrChange>
            </w:rPr>
            <w:t>PENDAHULUAN</w:t>
          </w:r>
          <w:r w:rsidRPr="00A16A65">
            <w:rPr>
              <w:rFonts w:ascii="Times New Roman" w:hAnsi="Times New Roman"/>
              <w:b w:val="0"/>
              <w:noProof/>
              <w:rPrChange w:id="118" w:author="ditaoktaria" w:date="2015-04-01T10:40:00Z">
                <w:rPr>
                  <w:noProof/>
                </w:rPr>
              </w:rPrChange>
            </w:rPr>
            <w:tab/>
          </w:r>
          <w:r w:rsidRPr="00A16A65">
            <w:rPr>
              <w:rFonts w:ascii="Times New Roman" w:hAnsi="Times New Roman"/>
              <w:b w:val="0"/>
              <w:noProof/>
              <w:rPrChange w:id="119" w:author="ditaoktaria" w:date="2015-04-01T10:40:00Z">
                <w:rPr>
                  <w:noProof/>
                </w:rPr>
              </w:rPrChange>
            </w:rPr>
            <w:fldChar w:fldCharType="begin"/>
          </w:r>
          <w:r w:rsidRPr="00A16A65">
            <w:rPr>
              <w:rFonts w:ascii="Times New Roman" w:hAnsi="Times New Roman"/>
              <w:b w:val="0"/>
              <w:noProof/>
              <w:rPrChange w:id="120" w:author="ditaoktaria" w:date="2015-04-01T10:40:00Z">
                <w:rPr>
                  <w:noProof/>
                </w:rPr>
              </w:rPrChange>
            </w:rPr>
            <w:instrText xml:space="preserve"> PAGEREF _Toc283905430 \h </w:instrText>
          </w:r>
          <w:r w:rsidRPr="00A16A65">
            <w:rPr>
              <w:rFonts w:ascii="Times New Roman" w:hAnsi="Times New Roman"/>
              <w:b w:val="0"/>
              <w:noProof/>
              <w:rPrChange w:id="121" w:author="ditaoktaria" w:date="2015-04-01T10:40:00Z">
                <w:rPr>
                  <w:rFonts w:ascii="Times New Roman" w:hAnsi="Times New Roman"/>
                  <w:b w:val="0"/>
                  <w:noProof/>
                </w:rPr>
              </w:rPrChange>
            </w:rPr>
          </w:r>
          <w:r w:rsidRPr="00A16A65">
            <w:rPr>
              <w:rFonts w:ascii="Times New Roman" w:hAnsi="Times New Roman"/>
              <w:b w:val="0"/>
              <w:noProof/>
              <w:rPrChange w:id="122" w:author="ditaoktaria" w:date="2015-04-01T10:40:00Z">
                <w:rPr>
                  <w:noProof/>
                </w:rPr>
              </w:rPrChange>
            </w:rPr>
            <w:fldChar w:fldCharType="separate"/>
          </w:r>
          <w:ins w:id="123" w:author="ditaoktaria" w:date="2015-07-29T10:19:00Z">
            <w:r w:rsidR="006819DC">
              <w:rPr>
                <w:rFonts w:ascii="Times New Roman" w:hAnsi="Times New Roman"/>
                <w:b w:val="0"/>
                <w:noProof/>
              </w:rPr>
              <w:t>1</w:t>
            </w:r>
          </w:ins>
          <w:ins w:id="124" w:author="ditaoktaria oktaria" w:date="2015-03-06T16:41:00Z">
            <w:del w:id="125" w:author="ditaoktaria" w:date="2015-07-29T10:12:00Z">
              <w:r w:rsidR="00C17CFD" w:rsidRPr="00A16A65" w:rsidDel="006819DC">
                <w:rPr>
                  <w:rFonts w:ascii="Times New Roman" w:hAnsi="Times New Roman"/>
                  <w:b w:val="0"/>
                  <w:noProof/>
                  <w:rPrChange w:id="126" w:author="ditaoktaria" w:date="2015-04-01T10:40:00Z">
                    <w:rPr>
                      <w:noProof/>
                    </w:rPr>
                  </w:rPrChange>
                </w:rPr>
                <w:delText>1</w:delText>
              </w:r>
            </w:del>
          </w:ins>
          <w:r w:rsidRPr="00A16A65">
            <w:rPr>
              <w:rFonts w:ascii="Times New Roman" w:hAnsi="Times New Roman"/>
              <w:b w:val="0"/>
              <w:noProof/>
              <w:rPrChange w:id="127" w:author="ditaoktaria" w:date="2015-04-01T10:40:00Z">
                <w:rPr>
                  <w:noProof/>
                </w:rPr>
              </w:rPrChange>
            </w:rPr>
            <w:fldChar w:fldCharType="end"/>
          </w:r>
        </w:p>
        <w:p w14:paraId="73C0F9C7"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2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29" w:author="ditaoktaria" w:date="2015-04-01T10:40:00Z">
                <w:rPr>
                  <w:noProof/>
                </w:rPr>
              </w:rPrChange>
            </w:rPr>
            <w:t>1.1</w:t>
          </w:r>
          <w:r w:rsidRPr="00A16A65">
            <w:rPr>
              <w:rFonts w:ascii="Times New Roman" w:eastAsiaTheme="minorEastAsia" w:hAnsi="Times New Roman"/>
              <w:b w:val="0"/>
              <w:noProof/>
              <w:sz w:val="24"/>
              <w:szCs w:val="24"/>
              <w:lang w:eastAsia="ja-JP"/>
              <w:rPrChange w:id="13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31" w:author="ditaoktaria" w:date="2015-04-01T10:40:00Z">
                <w:rPr>
                  <w:noProof/>
                </w:rPr>
              </w:rPrChange>
            </w:rPr>
            <w:t>Latar Belakang</w:t>
          </w:r>
          <w:r w:rsidRPr="00A16A65">
            <w:rPr>
              <w:rFonts w:ascii="Times New Roman" w:hAnsi="Times New Roman"/>
              <w:b w:val="0"/>
              <w:noProof/>
              <w:sz w:val="24"/>
              <w:szCs w:val="24"/>
              <w:rPrChange w:id="132" w:author="ditaoktaria" w:date="2015-04-01T10:40:00Z">
                <w:rPr>
                  <w:noProof/>
                </w:rPr>
              </w:rPrChange>
            </w:rPr>
            <w:tab/>
          </w:r>
          <w:r w:rsidRPr="00A16A65">
            <w:rPr>
              <w:rFonts w:ascii="Times New Roman" w:hAnsi="Times New Roman"/>
              <w:b w:val="0"/>
              <w:noProof/>
              <w:sz w:val="24"/>
              <w:szCs w:val="24"/>
              <w:rPrChange w:id="133" w:author="ditaoktaria" w:date="2015-04-01T10:40:00Z">
                <w:rPr>
                  <w:noProof/>
                </w:rPr>
              </w:rPrChange>
            </w:rPr>
            <w:fldChar w:fldCharType="begin"/>
          </w:r>
          <w:r w:rsidRPr="00A16A65">
            <w:rPr>
              <w:rFonts w:ascii="Times New Roman" w:hAnsi="Times New Roman"/>
              <w:b w:val="0"/>
              <w:noProof/>
              <w:sz w:val="24"/>
              <w:szCs w:val="24"/>
              <w:rPrChange w:id="134" w:author="ditaoktaria" w:date="2015-04-01T10:40:00Z">
                <w:rPr>
                  <w:noProof/>
                </w:rPr>
              </w:rPrChange>
            </w:rPr>
            <w:instrText xml:space="preserve"> PAGEREF _Toc283905431 \h </w:instrText>
          </w:r>
          <w:r w:rsidRPr="00A16A65">
            <w:rPr>
              <w:rFonts w:ascii="Times New Roman" w:hAnsi="Times New Roman"/>
              <w:b w:val="0"/>
              <w:noProof/>
              <w:sz w:val="24"/>
              <w:szCs w:val="24"/>
              <w:rPrChange w:id="13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36" w:author="ditaoktaria" w:date="2015-04-01T10:40:00Z">
                <w:rPr>
                  <w:noProof/>
                </w:rPr>
              </w:rPrChange>
            </w:rPr>
            <w:fldChar w:fldCharType="separate"/>
          </w:r>
          <w:ins w:id="137" w:author="ditaoktaria" w:date="2015-07-29T10:19:00Z">
            <w:r w:rsidR="006819DC">
              <w:rPr>
                <w:rFonts w:ascii="Times New Roman" w:hAnsi="Times New Roman"/>
                <w:b w:val="0"/>
                <w:noProof/>
                <w:sz w:val="24"/>
                <w:szCs w:val="24"/>
              </w:rPr>
              <w:t>1</w:t>
            </w:r>
          </w:ins>
          <w:ins w:id="138" w:author="ditaoktaria oktaria" w:date="2015-03-06T16:41:00Z">
            <w:del w:id="139" w:author="ditaoktaria" w:date="2015-07-29T10:12:00Z">
              <w:r w:rsidR="00C17CFD" w:rsidRPr="00A16A65" w:rsidDel="006819DC">
                <w:rPr>
                  <w:rFonts w:ascii="Times New Roman" w:hAnsi="Times New Roman"/>
                  <w:b w:val="0"/>
                  <w:noProof/>
                  <w:sz w:val="24"/>
                  <w:szCs w:val="24"/>
                  <w:rPrChange w:id="140" w:author="ditaoktaria" w:date="2015-04-01T10:40:00Z">
                    <w:rPr>
                      <w:noProof/>
                    </w:rPr>
                  </w:rPrChange>
                </w:rPr>
                <w:delText>1</w:delText>
              </w:r>
            </w:del>
          </w:ins>
          <w:r w:rsidRPr="00A16A65">
            <w:rPr>
              <w:rFonts w:ascii="Times New Roman" w:hAnsi="Times New Roman"/>
              <w:b w:val="0"/>
              <w:noProof/>
              <w:sz w:val="24"/>
              <w:szCs w:val="24"/>
              <w:rPrChange w:id="141" w:author="ditaoktaria" w:date="2015-04-01T10:40:00Z">
                <w:rPr>
                  <w:noProof/>
                </w:rPr>
              </w:rPrChange>
            </w:rPr>
            <w:fldChar w:fldCharType="end"/>
          </w:r>
        </w:p>
        <w:p w14:paraId="4D3B2CBF"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4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43" w:author="ditaoktaria" w:date="2015-04-01T10:40:00Z">
                <w:rPr>
                  <w:noProof/>
                </w:rPr>
              </w:rPrChange>
            </w:rPr>
            <w:t>1.2</w:t>
          </w:r>
          <w:r w:rsidRPr="00A16A65">
            <w:rPr>
              <w:rFonts w:ascii="Times New Roman" w:eastAsiaTheme="minorEastAsia" w:hAnsi="Times New Roman"/>
              <w:b w:val="0"/>
              <w:noProof/>
              <w:sz w:val="24"/>
              <w:szCs w:val="24"/>
              <w:lang w:eastAsia="ja-JP"/>
              <w:rPrChange w:id="14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45" w:author="ditaoktaria" w:date="2015-04-01T10:40:00Z">
                <w:rPr>
                  <w:noProof/>
                </w:rPr>
              </w:rPrChange>
            </w:rPr>
            <w:t>Rumusan Masalah</w:t>
          </w:r>
          <w:r w:rsidRPr="00A16A65">
            <w:rPr>
              <w:rFonts w:ascii="Times New Roman" w:hAnsi="Times New Roman"/>
              <w:b w:val="0"/>
              <w:noProof/>
              <w:sz w:val="24"/>
              <w:szCs w:val="24"/>
              <w:rPrChange w:id="146" w:author="ditaoktaria" w:date="2015-04-01T10:40:00Z">
                <w:rPr>
                  <w:noProof/>
                </w:rPr>
              </w:rPrChange>
            </w:rPr>
            <w:tab/>
          </w:r>
          <w:r w:rsidRPr="00A16A65">
            <w:rPr>
              <w:rFonts w:ascii="Times New Roman" w:hAnsi="Times New Roman"/>
              <w:b w:val="0"/>
              <w:noProof/>
              <w:sz w:val="24"/>
              <w:szCs w:val="24"/>
              <w:rPrChange w:id="147" w:author="ditaoktaria" w:date="2015-04-01T10:40:00Z">
                <w:rPr>
                  <w:noProof/>
                </w:rPr>
              </w:rPrChange>
            </w:rPr>
            <w:fldChar w:fldCharType="begin"/>
          </w:r>
          <w:r w:rsidRPr="00A16A65">
            <w:rPr>
              <w:rFonts w:ascii="Times New Roman" w:hAnsi="Times New Roman"/>
              <w:b w:val="0"/>
              <w:noProof/>
              <w:sz w:val="24"/>
              <w:szCs w:val="24"/>
              <w:rPrChange w:id="148" w:author="ditaoktaria" w:date="2015-04-01T10:40:00Z">
                <w:rPr>
                  <w:noProof/>
                </w:rPr>
              </w:rPrChange>
            </w:rPr>
            <w:instrText xml:space="preserve"> PAGEREF _Toc283905432 \h </w:instrText>
          </w:r>
          <w:r w:rsidRPr="00A16A65">
            <w:rPr>
              <w:rFonts w:ascii="Times New Roman" w:hAnsi="Times New Roman"/>
              <w:b w:val="0"/>
              <w:noProof/>
              <w:sz w:val="24"/>
              <w:szCs w:val="24"/>
              <w:rPrChange w:id="14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50" w:author="ditaoktaria" w:date="2015-04-01T10:40:00Z">
                <w:rPr>
                  <w:noProof/>
                </w:rPr>
              </w:rPrChange>
            </w:rPr>
            <w:fldChar w:fldCharType="separate"/>
          </w:r>
          <w:ins w:id="151" w:author="ditaoktaria" w:date="2015-07-29T10:19:00Z">
            <w:r w:rsidR="006819DC">
              <w:rPr>
                <w:rFonts w:ascii="Times New Roman" w:hAnsi="Times New Roman"/>
                <w:b w:val="0"/>
                <w:noProof/>
                <w:sz w:val="24"/>
                <w:szCs w:val="24"/>
              </w:rPr>
              <w:t>2</w:t>
            </w:r>
          </w:ins>
          <w:ins w:id="152" w:author="ditaoktaria oktaria" w:date="2015-03-06T16:41:00Z">
            <w:del w:id="153" w:author="ditaoktaria" w:date="2015-07-29T10:12:00Z">
              <w:r w:rsidR="00C17CFD" w:rsidRPr="00A16A65" w:rsidDel="006819DC">
                <w:rPr>
                  <w:rFonts w:ascii="Times New Roman" w:hAnsi="Times New Roman"/>
                  <w:b w:val="0"/>
                  <w:noProof/>
                  <w:sz w:val="24"/>
                  <w:szCs w:val="24"/>
                  <w:rPrChange w:id="154" w:author="ditaoktaria" w:date="2015-04-01T10:40:00Z">
                    <w:rPr>
                      <w:noProof/>
                    </w:rPr>
                  </w:rPrChange>
                </w:rPr>
                <w:delText>2</w:delText>
              </w:r>
            </w:del>
          </w:ins>
          <w:r w:rsidRPr="00A16A65">
            <w:rPr>
              <w:rFonts w:ascii="Times New Roman" w:hAnsi="Times New Roman"/>
              <w:b w:val="0"/>
              <w:noProof/>
              <w:sz w:val="24"/>
              <w:szCs w:val="24"/>
              <w:rPrChange w:id="155" w:author="ditaoktaria" w:date="2015-04-01T10:40:00Z">
                <w:rPr>
                  <w:noProof/>
                </w:rPr>
              </w:rPrChange>
            </w:rPr>
            <w:fldChar w:fldCharType="end"/>
          </w:r>
        </w:p>
        <w:p w14:paraId="7230732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5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57" w:author="ditaoktaria" w:date="2015-04-01T10:40:00Z">
                <w:rPr>
                  <w:noProof/>
                </w:rPr>
              </w:rPrChange>
            </w:rPr>
            <w:t>1.3</w:t>
          </w:r>
          <w:r w:rsidRPr="00A16A65">
            <w:rPr>
              <w:rFonts w:ascii="Times New Roman" w:eastAsiaTheme="minorEastAsia" w:hAnsi="Times New Roman"/>
              <w:b w:val="0"/>
              <w:noProof/>
              <w:sz w:val="24"/>
              <w:szCs w:val="24"/>
              <w:lang w:eastAsia="ja-JP"/>
              <w:rPrChange w:id="15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59" w:author="ditaoktaria" w:date="2015-04-01T10:40:00Z">
                <w:rPr>
                  <w:noProof/>
                </w:rPr>
              </w:rPrChange>
            </w:rPr>
            <w:t>Batasan Masalah</w:t>
          </w:r>
          <w:r w:rsidRPr="00A16A65">
            <w:rPr>
              <w:rFonts w:ascii="Times New Roman" w:hAnsi="Times New Roman"/>
              <w:b w:val="0"/>
              <w:noProof/>
              <w:sz w:val="24"/>
              <w:szCs w:val="24"/>
              <w:rPrChange w:id="160" w:author="ditaoktaria" w:date="2015-04-01T10:40:00Z">
                <w:rPr>
                  <w:noProof/>
                </w:rPr>
              </w:rPrChange>
            </w:rPr>
            <w:tab/>
          </w:r>
          <w:r w:rsidRPr="00A16A65">
            <w:rPr>
              <w:rFonts w:ascii="Times New Roman" w:hAnsi="Times New Roman"/>
              <w:b w:val="0"/>
              <w:noProof/>
              <w:sz w:val="24"/>
              <w:szCs w:val="24"/>
              <w:rPrChange w:id="161" w:author="ditaoktaria" w:date="2015-04-01T10:40:00Z">
                <w:rPr>
                  <w:noProof/>
                </w:rPr>
              </w:rPrChange>
            </w:rPr>
            <w:fldChar w:fldCharType="begin"/>
          </w:r>
          <w:r w:rsidRPr="00A16A65">
            <w:rPr>
              <w:rFonts w:ascii="Times New Roman" w:hAnsi="Times New Roman"/>
              <w:b w:val="0"/>
              <w:noProof/>
              <w:sz w:val="24"/>
              <w:szCs w:val="24"/>
              <w:rPrChange w:id="162" w:author="ditaoktaria" w:date="2015-04-01T10:40:00Z">
                <w:rPr>
                  <w:noProof/>
                </w:rPr>
              </w:rPrChange>
            </w:rPr>
            <w:instrText xml:space="preserve"> PAGEREF _Toc283905433 \h </w:instrText>
          </w:r>
          <w:r w:rsidRPr="00A16A65">
            <w:rPr>
              <w:rFonts w:ascii="Times New Roman" w:hAnsi="Times New Roman"/>
              <w:b w:val="0"/>
              <w:noProof/>
              <w:sz w:val="24"/>
              <w:szCs w:val="24"/>
              <w:rPrChange w:id="16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64" w:author="ditaoktaria" w:date="2015-04-01T10:40:00Z">
                <w:rPr>
                  <w:noProof/>
                </w:rPr>
              </w:rPrChange>
            </w:rPr>
            <w:fldChar w:fldCharType="separate"/>
          </w:r>
          <w:ins w:id="165" w:author="ditaoktaria" w:date="2015-07-29T10:19:00Z">
            <w:r w:rsidR="006819DC">
              <w:rPr>
                <w:rFonts w:ascii="Times New Roman" w:hAnsi="Times New Roman"/>
                <w:b w:val="0"/>
                <w:noProof/>
                <w:sz w:val="24"/>
                <w:szCs w:val="24"/>
              </w:rPr>
              <w:t>2</w:t>
            </w:r>
          </w:ins>
          <w:ins w:id="166" w:author="ditaoktaria oktaria" w:date="2015-03-06T16:41:00Z">
            <w:del w:id="167" w:author="ditaoktaria" w:date="2015-07-29T10:12:00Z">
              <w:r w:rsidR="00C17CFD" w:rsidRPr="00A16A65" w:rsidDel="006819DC">
                <w:rPr>
                  <w:rFonts w:ascii="Times New Roman" w:hAnsi="Times New Roman"/>
                  <w:b w:val="0"/>
                  <w:noProof/>
                  <w:sz w:val="24"/>
                  <w:szCs w:val="24"/>
                  <w:rPrChange w:id="168" w:author="ditaoktaria" w:date="2015-04-01T10:40:00Z">
                    <w:rPr>
                      <w:noProof/>
                    </w:rPr>
                  </w:rPrChange>
                </w:rPr>
                <w:delText>3</w:delText>
              </w:r>
            </w:del>
          </w:ins>
          <w:r w:rsidRPr="00A16A65">
            <w:rPr>
              <w:rFonts w:ascii="Times New Roman" w:hAnsi="Times New Roman"/>
              <w:b w:val="0"/>
              <w:noProof/>
              <w:sz w:val="24"/>
              <w:szCs w:val="24"/>
              <w:rPrChange w:id="169" w:author="ditaoktaria" w:date="2015-04-01T10:40:00Z">
                <w:rPr>
                  <w:noProof/>
                </w:rPr>
              </w:rPrChange>
            </w:rPr>
            <w:fldChar w:fldCharType="end"/>
          </w:r>
        </w:p>
        <w:p w14:paraId="47BD875D"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7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71" w:author="ditaoktaria" w:date="2015-04-01T10:40:00Z">
                <w:rPr>
                  <w:noProof/>
                </w:rPr>
              </w:rPrChange>
            </w:rPr>
            <w:t>1.4</w:t>
          </w:r>
          <w:r w:rsidRPr="00A16A65">
            <w:rPr>
              <w:rFonts w:ascii="Times New Roman" w:eastAsiaTheme="minorEastAsia" w:hAnsi="Times New Roman"/>
              <w:b w:val="0"/>
              <w:noProof/>
              <w:sz w:val="24"/>
              <w:szCs w:val="24"/>
              <w:lang w:eastAsia="ja-JP"/>
              <w:rPrChange w:id="17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73" w:author="ditaoktaria" w:date="2015-04-01T10:40:00Z">
                <w:rPr>
                  <w:noProof/>
                </w:rPr>
              </w:rPrChange>
            </w:rPr>
            <w:t>Tujuan</w:t>
          </w:r>
          <w:r w:rsidRPr="00A16A65">
            <w:rPr>
              <w:rFonts w:ascii="Times New Roman" w:hAnsi="Times New Roman"/>
              <w:b w:val="0"/>
              <w:noProof/>
              <w:sz w:val="24"/>
              <w:szCs w:val="24"/>
              <w:rPrChange w:id="174" w:author="ditaoktaria" w:date="2015-04-01T10:40:00Z">
                <w:rPr>
                  <w:noProof/>
                </w:rPr>
              </w:rPrChange>
            </w:rPr>
            <w:tab/>
          </w:r>
          <w:r w:rsidRPr="00A16A65">
            <w:rPr>
              <w:rFonts w:ascii="Times New Roman" w:hAnsi="Times New Roman"/>
              <w:b w:val="0"/>
              <w:noProof/>
              <w:sz w:val="24"/>
              <w:szCs w:val="24"/>
              <w:rPrChange w:id="175" w:author="ditaoktaria" w:date="2015-04-01T10:40:00Z">
                <w:rPr>
                  <w:noProof/>
                </w:rPr>
              </w:rPrChange>
            </w:rPr>
            <w:fldChar w:fldCharType="begin"/>
          </w:r>
          <w:r w:rsidRPr="00A16A65">
            <w:rPr>
              <w:rFonts w:ascii="Times New Roman" w:hAnsi="Times New Roman"/>
              <w:b w:val="0"/>
              <w:noProof/>
              <w:sz w:val="24"/>
              <w:szCs w:val="24"/>
              <w:rPrChange w:id="176" w:author="ditaoktaria" w:date="2015-04-01T10:40:00Z">
                <w:rPr>
                  <w:noProof/>
                </w:rPr>
              </w:rPrChange>
            </w:rPr>
            <w:instrText xml:space="preserve"> PAGEREF _Toc283905434 \h </w:instrText>
          </w:r>
          <w:r w:rsidRPr="00A16A65">
            <w:rPr>
              <w:rFonts w:ascii="Times New Roman" w:hAnsi="Times New Roman"/>
              <w:b w:val="0"/>
              <w:noProof/>
              <w:sz w:val="24"/>
              <w:szCs w:val="24"/>
              <w:rPrChange w:id="17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78" w:author="ditaoktaria" w:date="2015-04-01T10:40:00Z">
                <w:rPr>
                  <w:noProof/>
                </w:rPr>
              </w:rPrChange>
            </w:rPr>
            <w:fldChar w:fldCharType="separate"/>
          </w:r>
          <w:ins w:id="179" w:author="ditaoktaria" w:date="2015-07-29T10:19:00Z">
            <w:r w:rsidR="006819DC">
              <w:rPr>
                <w:rFonts w:ascii="Times New Roman" w:hAnsi="Times New Roman"/>
                <w:b w:val="0"/>
                <w:noProof/>
                <w:sz w:val="24"/>
                <w:szCs w:val="24"/>
              </w:rPr>
              <w:t>3</w:t>
            </w:r>
          </w:ins>
          <w:ins w:id="180" w:author="ditaoktaria oktaria" w:date="2015-03-06T16:41:00Z">
            <w:del w:id="181" w:author="ditaoktaria" w:date="2015-07-29T10:12:00Z">
              <w:r w:rsidR="00C17CFD" w:rsidRPr="00A16A65" w:rsidDel="006819DC">
                <w:rPr>
                  <w:rFonts w:ascii="Times New Roman" w:hAnsi="Times New Roman"/>
                  <w:b w:val="0"/>
                  <w:noProof/>
                  <w:sz w:val="24"/>
                  <w:szCs w:val="24"/>
                  <w:rPrChange w:id="182" w:author="ditaoktaria" w:date="2015-04-01T10:40:00Z">
                    <w:rPr>
                      <w:noProof/>
                    </w:rPr>
                  </w:rPrChange>
                </w:rPr>
                <w:delText>3</w:delText>
              </w:r>
            </w:del>
          </w:ins>
          <w:r w:rsidRPr="00A16A65">
            <w:rPr>
              <w:rFonts w:ascii="Times New Roman" w:hAnsi="Times New Roman"/>
              <w:b w:val="0"/>
              <w:noProof/>
              <w:sz w:val="24"/>
              <w:szCs w:val="24"/>
              <w:rPrChange w:id="183" w:author="ditaoktaria" w:date="2015-04-01T10:40:00Z">
                <w:rPr>
                  <w:noProof/>
                </w:rPr>
              </w:rPrChange>
            </w:rPr>
            <w:fldChar w:fldCharType="end"/>
          </w:r>
        </w:p>
        <w:p w14:paraId="4CFED4A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8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85" w:author="ditaoktaria" w:date="2015-04-01T10:40:00Z">
                <w:rPr>
                  <w:noProof/>
                </w:rPr>
              </w:rPrChange>
            </w:rPr>
            <w:t>1.5</w:t>
          </w:r>
          <w:r w:rsidRPr="00A16A65">
            <w:rPr>
              <w:rFonts w:ascii="Times New Roman" w:eastAsiaTheme="minorEastAsia" w:hAnsi="Times New Roman"/>
              <w:b w:val="0"/>
              <w:noProof/>
              <w:sz w:val="24"/>
              <w:szCs w:val="24"/>
              <w:lang w:eastAsia="ja-JP"/>
              <w:rPrChange w:id="18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87" w:author="ditaoktaria" w:date="2015-04-01T10:40:00Z">
                <w:rPr>
                  <w:noProof/>
                </w:rPr>
              </w:rPrChange>
            </w:rPr>
            <w:t>Manfaat</w:t>
          </w:r>
          <w:r w:rsidRPr="00A16A65">
            <w:rPr>
              <w:rFonts w:ascii="Times New Roman" w:hAnsi="Times New Roman"/>
              <w:b w:val="0"/>
              <w:noProof/>
              <w:sz w:val="24"/>
              <w:szCs w:val="24"/>
              <w:rPrChange w:id="188" w:author="ditaoktaria" w:date="2015-04-01T10:40:00Z">
                <w:rPr>
                  <w:noProof/>
                </w:rPr>
              </w:rPrChange>
            </w:rPr>
            <w:tab/>
          </w:r>
          <w:r w:rsidRPr="00A16A65">
            <w:rPr>
              <w:rFonts w:ascii="Times New Roman" w:hAnsi="Times New Roman"/>
              <w:b w:val="0"/>
              <w:noProof/>
              <w:sz w:val="24"/>
              <w:szCs w:val="24"/>
              <w:rPrChange w:id="189" w:author="ditaoktaria" w:date="2015-04-01T10:40:00Z">
                <w:rPr>
                  <w:noProof/>
                </w:rPr>
              </w:rPrChange>
            </w:rPr>
            <w:fldChar w:fldCharType="begin"/>
          </w:r>
          <w:r w:rsidRPr="00A16A65">
            <w:rPr>
              <w:rFonts w:ascii="Times New Roman" w:hAnsi="Times New Roman"/>
              <w:b w:val="0"/>
              <w:noProof/>
              <w:sz w:val="24"/>
              <w:szCs w:val="24"/>
              <w:rPrChange w:id="190" w:author="ditaoktaria" w:date="2015-04-01T10:40:00Z">
                <w:rPr>
                  <w:noProof/>
                </w:rPr>
              </w:rPrChange>
            </w:rPr>
            <w:instrText xml:space="preserve"> PAGEREF _Toc283905435 \h </w:instrText>
          </w:r>
          <w:r w:rsidRPr="00A16A65">
            <w:rPr>
              <w:rFonts w:ascii="Times New Roman" w:hAnsi="Times New Roman"/>
              <w:b w:val="0"/>
              <w:noProof/>
              <w:sz w:val="24"/>
              <w:szCs w:val="24"/>
              <w:rPrChange w:id="19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92" w:author="ditaoktaria" w:date="2015-04-01T10:40:00Z">
                <w:rPr>
                  <w:noProof/>
                </w:rPr>
              </w:rPrChange>
            </w:rPr>
            <w:fldChar w:fldCharType="separate"/>
          </w:r>
          <w:ins w:id="193" w:author="ditaoktaria" w:date="2015-07-29T10:19:00Z">
            <w:r w:rsidR="006819DC">
              <w:rPr>
                <w:rFonts w:ascii="Times New Roman" w:hAnsi="Times New Roman"/>
                <w:b w:val="0"/>
                <w:noProof/>
                <w:sz w:val="24"/>
                <w:szCs w:val="24"/>
              </w:rPr>
              <w:t>3</w:t>
            </w:r>
          </w:ins>
          <w:ins w:id="194" w:author="ditaoktaria oktaria" w:date="2015-03-06T16:41:00Z">
            <w:del w:id="195" w:author="ditaoktaria" w:date="2015-07-29T10:12:00Z">
              <w:r w:rsidR="00C17CFD" w:rsidRPr="00A16A65" w:rsidDel="006819DC">
                <w:rPr>
                  <w:rFonts w:ascii="Times New Roman" w:hAnsi="Times New Roman"/>
                  <w:b w:val="0"/>
                  <w:noProof/>
                  <w:sz w:val="24"/>
                  <w:szCs w:val="24"/>
                  <w:rPrChange w:id="196" w:author="ditaoktaria" w:date="2015-04-01T10:40:00Z">
                    <w:rPr>
                      <w:noProof/>
                    </w:rPr>
                  </w:rPrChange>
                </w:rPr>
                <w:delText>3</w:delText>
              </w:r>
            </w:del>
          </w:ins>
          <w:r w:rsidRPr="00A16A65">
            <w:rPr>
              <w:rFonts w:ascii="Times New Roman" w:hAnsi="Times New Roman"/>
              <w:b w:val="0"/>
              <w:noProof/>
              <w:sz w:val="24"/>
              <w:szCs w:val="24"/>
              <w:rPrChange w:id="197" w:author="ditaoktaria" w:date="2015-04-01T10:40:00Z">
                <w:rPr>
                  <w:noProof/>
                </w:rPr>
              </w:rPrChange>
            </w:rPr>
            <w:fldChar w:fldCharType="end"/>
          </w:r>
        </w:p>
        <w:p w14:paraId="672FCFCB"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9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99" w:author="ditaoktaria" w:date="2015-04-01T10:40:00Z">
                <w:rPr>
                  <w:noProof/>
                </w:rPr>
              </w:rPrChange>
            </w:rPr>
            <w:t>1.6</w:t>
          </w:r>
          <w:r w:rsidRPr="00A16A65">
            <w:rPr>
              <w:rFonts w:ascii="Times New Roman" w:eastAsiaTheme="minorEastAsia" w:hAnsi="Times New Roman"/>
              <w:b w:val="0"/>
              <w:noProof/>
              <w:sz w:val="24"/>
              <w:szCs w:val="24"/>
              <w:lang w:eastAsia="ja-JP"/>
              <w:rPrChange w:id="20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01" w:author="ditaoktaria" w:date="2015-04-01T10:40:00Z">
                <w:rPr>
                  <w:noProof/>
                </w:rPr>
              </w:rPrChange>
            </w:rPr>
            <w:t>Sistematika Penulisan</w:t>
          </w:r>
          <w:r w:rsidRPr="00A16A65">
            <w:rPr>
              <w:rFonts w:ascii="Times New Roman" w:hAnsi="Times New Roman"/>
              <w:b w:val="0"/>
              <w:noProof/>
              <w:sz w:val="24"/>
              <w:szCs w:val="24"/>
              <w:rPrChange w:id="202" w:author="ditaoktaria" w:date="2015-04-01T10:40:00Z">
                <w:rPr>
                  <w:noProof/>
                </w:rPr>
              </w:rPrChange>
            </w:rPr>
            <w:tab/>
          </w:r>
          <w:r w:rsidRPr="00A16A65">
            <w:rPr>
              <w:rFonts w:ascii="Times New Roman" w:hAnsi="Times New Roman"/>
              <w:b w:val="0"/>
              <w:noProof/>
              <w:sz w:val="24"/>
              <w:szCs w:val="24"/>
              <w:rPrChange w:id="203" w:author="ditaoktaria" w:date="2015-04-01T10:40:00Z">
                <w:rPr>
                  <w:noProof/>
                </w:rPr>
              </w:rPrChange>
            </w:rPr>
            <w:fldChar w:fldCharType="begin"/>
          </w:r>
          <w:r w:rsidRPr="00A16A65">
            <w:rPr>
              <w:rFonts w:ascii="Times New Roman" w:hAnsi="Times New Roman"/>
              <w:b w:val="0"/>
              <w:noProof/>
              <w:sz w:val="24"/>
              <w:szCs w:val="24"/>
              <w:rPrChange w:id="204" w:author="ditaoktaria" w:date="2015-04-01T10:40:00Z">
                <w:rPr>
                  <w:noProof/>
                </w:rPr>
              </w:rPrChange>
            </w:rPr>
            <w:instrText xml:space="preserve"> PAGEREF _Toc283905436 \h </w:instrText>
          </w:r>
          <w:r w:rsidRPr="00A16A65">
            <w:rPr>
              <w:rFonts w:ascii="Times New Roman" w:hAnsi="Times New Roman"/>
              <w:b w:val="0"/>
              <w:noProof/>
              <w:sz w:val="24"/>
              <w:szCs w:val="24"/>
              <w:rPrChange w:id="20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06" w:author="ditaoktaria" w:date="2015-04-01T10:40:00Z">
                <w:rPr>
                  <w:noProof/>
                </w:rPr>
              </w:rPrChange>
            </w:rPr>
            <w:fldChar w:fldCharType="separate"/>
          </w:r>
          <w:ins w:id="207" w:author="ditaoktaria" w:date="2015-07-29T10:19:00Z">
            <w:r w:rsidR="006819DC">
              <w:rPr>
                <w:rFonts w:ascii="Times New Roman" w:hAnsi="Times New Roman"/>
                <w:b w:val="0"/>
                <w:noProof/>
                <w:sz w:val="24"/>
                <w:szCs w:val="24"/>
              </w:rPr>
              <w:t>3</w:t>
            </w:r>
          </w:ins>
          <w:ins w:id="208" w:author="ditaoktaria oktaria" w:date="2015-03-06T16:41:00Z">
            <w:del w:id="209" w:author="ditaoktaria" w:date="2015-07-29T10:12:00Z">
              <w:r w:rsidR="00C17CFD" w:rsidRPr="00A16A65" w:rsidDel="006819DC">
                <w:rPr>
                  <w:rFonts w:ascii="Times New Roman" w:hAnsi="Times New Roman"/>
                  <w:b w:val="0"/>
                  <w:noProof/>
                  <w:sz w:val="24"/>
                  <w:szCs w:val="24"/>
                  <w:rPrChange w:id="210" w:author="ditaoktaria" w:date="2015-04-01T10:40:00Z">
                    <w:rPr>
                      <w:noProof/>
                    </w:rPr>
                  </w:rPrChange>
                </w:rPr>
                <w:delText>3</w:delText>
              </w:r>
            </w:del>
          </w:ins>
          <w:r w:rsidRPr="00A16A65">
            <w:rPr>
              <w:rFonts w:ascii="Times New Roman" w:hAnsi="Times New Roman"/>
              <w:b w:val="0"/>
              <w:noProof/>
              <w:sz w:val="24"/>
              <w:szCs w:val="24"/>
              <w:rPrChange w:id="211" w:author="ditaoktaria" w:date="2015-04-01T10:40:00Z">
                <w:rPr>
                  <w:noProof/>
                </w:rPr>
              </w:rPrChange>
            </w:rPr>
            <w:fldChar w:fldCharType="end"/>
          </w:r>
        </w:p>
        <w:p w14:paraId="30439E80"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12" w:author="ditaoktaria" w:date="2015-04-01T10:40:00Z">
                <w:rPr>
                  <w:rFonts w:eastAsiaTheme="minorEastAsia" w:cstheme="minorBidi"/>
                  <w:b w:val="0"/>
                  <w:noProof/>
                  <w:lang w:eastAsia="ja-JP"/>
                </w:rPr>
              </w:rPrChange>
            </w:rPr>
          </w:pPr>
          <w:r w:rsidRPr="00A16A65">
            <w:rPr>
              <w:rFonts w:ascii="Times New Roman" w:hAnsi="Times New Roman"/>
              <w:b w:val="0"/>
              <w:noProof/>
              <w:rPrChange w:id="213" w:author="ditaoktaria" w:date="2015-04-01T10:40:00Z">
                <w:rPr>
                  <w:noProof/>
                </w:rPr>
              </w:rPrChange>
            </w:rPr>
            <w:t>BAB II</w:t>
          </w:r>
          <w:r w:rsidRPr="00A16A65">
            <w:rPr>
              <w:rFonts w:ascii="Times New Roman" w:hAnsi="Times New Roman"/>
              <w:b w:val="0"/>
              <w:noProof/>
              <w:rPrChange w:id="214" w:author="ditaoktaria" w:date="2015-04-01T10:40:00Z">
                <w:rPr>
                  <w:noProof/>
                </w:rPr>
              </w:rPrChange>
            </w:rPr>
            <w:tab/>
          </w:r>
          <w:r w:rsidRPr="00A16A65">
            <w:rPr>
              <w:rFonts w:ascii="Times New Roman" w:hAnsi="Times New Roman"/>
              <w:b w:val="0"/>
              <w:noProof/>
              <w:rPrChange w:id="215" w:author="ditaoktaria" w:date="2015-04-01T10:40:00Z">
                <w:rPr>
                  <w:noProof/>
                </w:rPr>
              </w:rPrChange>
            </w:rPr>
            <w:fldChar w:fldCharType="begin"/>
          </w:r>
          <w:r w:rsidRPr="00A16A65">
            <w:rPr>
              <w:rFonts w:ascii="Times New Roman" w:hAnsi="Times New Roman"/>
              <w:b w:val="0"/>
              <w:noProof/>
              <w:rPrChange w:id="216" w:author="ditaoktaria" w:date="2015-04-01T10:40:00Z">
                <w:rPr>
                  <w:noProof/>
                </w:rPr>
              </w:rPrChange>
            </w:rPr>
            <w:instrText xml:space="preserve"> PAGEREF _Toc283905437 \h </w:instrText>
          </w:r>
          <w:r w:rsidRPr="00A16A65">
            <w:rPr>
              <w:rFonts w:ascii="Times New Roman" w:hAnsi="Times New Roman"/>
              <w:b w:val="0"/>
              <w:noProof/>
              <w:rPrChange w:id="217" w:author="ditaoktaria" w:date="2015-04-01T10:40:00Z">
                <w:rPr>
                  <w:rFonts w:ascii="Times New Roman" w:hAnsi="Times New Roman"/>
                  <w:b w:val="0"/>
                  <w:noProof/>
                </w:rPr>
              </w:rPrChange>
            </w:rPr>
          </w:r>
          <w:r w:rsidRPr="00A16A65">
            <w:rPr>
              <w:rFonts w:ascii="Times New Roman" w:hAnsi="Times New Roman"/>
              <w:b w:val="0"/>
              <w:noProof/>
              <w:rPrChange w:id="218" w:author="ditaoktaria" w:date="2015-04-01T10:40:00Z">
                <w:rPr>
                  <w:noProof/>
                </w:rPr>
              </w:rPrChange>
            </w:rPr>
            <w:fldChar w:fldCharType="separate"/>
          </w:r>
          <w:ins w:id="219" w:author="ditaoktaria" w:date="2015-07-29T10:19:00Z">
            <w:r w:rsidR="006819DC">
              <w:rPr>
                <w:rFonts w:ascii="Times New Roman" w:hAnsi="Times New Roman"/>
                <w:b w:val="0"/>
                <w:noProof/>
              </w:rPr>
              <w:t>5</w:t>
            </w:r>
          </w:ins>
          <w:ins w:id="220" w:author="ditaoktaria oktaria" w:date="2015-03-06T16:41:00Z">
            <w:del w:id="221" w:author="ditaoktaria" w:date="2015-07-29T10:12:00Z">
              <w:r w:rsidR="00C17CFD" w:rsidRPr="00A16A65" w:rsidDel="006819DC">
                <w:rPr>
                  <w:rFonts w:ascii="Times New Roman" w:hAnsi="Times New Roman"/>
                  <w:b w:val="0"/>
                  <w:noProof/>
                  <w:rPrChange w:id="222" w:author="ditaoktaria" w:date="2015-04-01T10:40:00Z">
                    <w:rPr>
                      <w:noProof/>
                    </w:rPr>
                  </w:rPrChange>
                </w:rPr>
                <w:delText>5</w:delText>
              </w:r>
            </w:del>
          </w:ins>
          <w:r w:rsidRPr="00A16A65">
            <w:rPr>
              <w:rFonts w:ascii="Times New Roman" w:hAnsi="Times New Roman"/>
              <w:b w:val="0"/>
              <w:noProof/>
              <w:rPrChange w:id="223" w:author="ditaoktaria" w:date="2015-04-01T10:40:00Z">
                <w:rPr>
                  <w:noProof/>
                </w:rPr>
              </w:rPrChange>
            </w:rPr>
            <w:fldChar w:fldCharType="end"/>
          </w:r>
        </w:p>
        <w:p w14:paraId="2D2462B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24" w:author="ditaoktaria" w:date="2015-04-01T10:40:00Z">
                <w:rPr>
                  <w:rFonts w:eastAsiaTheme="minorEastAsia" w:cstheme="minorBidi"/>
                  <w:b w:val="0"/>
                  <w:noProof/>
                  <w:lang w:eastAsia="ja-JP"/>
                </w:rPr>
              </w:rPrChange>
            </w:rPr>
          </w:pPr>
          <w:r w:rsidRPr="00A16A65">
            <w:rPr>
              <w:rFonts w:ascii="Times New Roman" w:hAnsi="Times New Roman"/>
              <w:b w:val="0"/>
              <w:noProof/>
              <w:rPrChange w:id="225" w:author="ditaoktaria" w:date="2015-04-01T10:40:00Z">
                <w:rPr>
                  <w:noProof/>
                </w:rPr>
              </w:rPrChange>
            </w:rPr>
            <w:t>KAJIAN PUSTAKA DAN DASAR TEORI</w:t>
          </w:r>
          <w:r w:rsidRPr="00A16A65">
            <w:rPr>
              <w:rFonts w:ascii="Times New Roman" w:hAnsi="Times New Roman"/>
              <w:b w:val="0"/>
              <w:noProof/>
              <w:rPrChange w:id="226" w:author="ditaoktaria" w:date="2015-04-01T10:40:00Z">
                <w:rPr>
                  <w:noProof/>
                </w:rPr>
              </w:rPrChange>
            </w:rPr>
            <w:tab/>
          </w:r>
          <w:r w:rsidRPr="00A16A65">
            <w:rPr>
              <w:rFonts w:ascii="Times New Roman" w:hAnsi="Times New Roman"/>
              <w:b w:val="0"/>
              <w:noProof/>
              <w:rPrChange w:id="227" w:author="ditaoktaria" w:date="2015-04-01T10:40:00Z">
                <w:rPr>
                  <w:noProof/>
                </w:rPr>
              </w:rPrChange>
            </w:rPr>
            <w:fldChar w:fldCharType="begin"/>
          </w:r>
          <w:r w:rsidRPr="00A16A65">
            <w:rPr>
              <w:rFonts w:ascii="Times New Roman" w:hAnsi="Times New Roman"/>
              <w:b w:val="0"/>
              <w:noProof/>
              <w:rPrChange w:id="228" w:author="ditaoktaria" w:date="2015-04-01T10:40:00Z">
                <w:rPr>
                  <w:noProof/>
                </w:rPr>
              </w:rPrChange>
            </w:rPr>
            <w:instrText xml:space="preserve"> PAGEREF _Toc283905438 \h </w:instrText>
          </w:r>
          <w:r w:rsidRPr="00A16A65">
            <w:rPr>
              <w:rFonts w:ascii="Times New Roman" w:hAnsi="Times New Roman"/>
              <w:b w:val="0"/>
              <w:noProof/>
              <w:rPrChange w:id="229" w:author="ditaoktaria" w:date="2015-04-01T10:40:00Z">
                <w:rPr>
                  <w:rFonts w:ascii="Times New Roman" w:hAnsi="Times New Roman"/>
                  <w:b w:val="0"/>
                  <w:noProof/>
                </w:rPr>
              </w:rPrChange>
            </w:rPr>
          </w:r>
          <w:r w:rsidRPr="00A16A65">
            <w:rPr>
              <w:rFonts w:ascii="Times New Roman" w:hAnsi="Times New Roman"/>
              <w:b w:val="0"/>
              <w:noProof/>
              <w:rPrChange w:id="230" w:author="ditaoktaria" w:date="2015-04-01T10:40:00Z">
                <w:rPr>
                  <w:noProof/>
                </w:rPr>
              </w:rPrChange>
            </w:rPr>
            <w:fldChar w:fldCharType="separate"/>
          </w:r>
          <w:ins w:id="231" w:author="ditaoktaria" w:date="2015-07-29T10:19:00Z">
            <w:r w:rsidR="006819DC">
              <w:rPr>
                <w:rFonts w:ascii="Times New Roman" w:hAnsi="Times New Roman"/>
                <w:b w:val="0"/>
                <w:noProof/>
              </w:rPr>
              <w:t>5</w:t>
            </w:r>
          </w:ins>
          <w:ins w:id="232" w:author="ditaoktaria oktaria" w:date="2015-03-06T16:41:00Z">
            <w:del w:id="233" w:author="ditaoktaria" w:date="2015-07-29T10:12:00Z">
              <w:r w:rsidR="00C17CFD" w:rsidRPr="00A16A65" w:rsidDel="006819DC">
                <w:rPr>
                  <w:rFonts w:ascii="Times New Roman" w:hAnsi="Times New Roman"/>
                  <w:b w:val="0"/>
                  <w:noProof/>
                  <w:rPrChange w:id="234" w:author="ditaoktaria" w:date="2015-04-01T10:40:00Z">
                    <w:rPr>
                      <w:noProof/>
                    </w:rPr>
                  </w:rPrChange>
                </w:rPr>
                <w:delText>5</w:delText>
              </w:r>
            </w:del>
          </w:ins>
          <w:r w:rsidRPr="00A16A65">
            <w:rPr>
              <w:rFonts w:ascii="Times New Roman" w:hAnsi="Times New Roman"/>
              <w:b w:val="0"/>
              <w:noProof/>
              <w:rPrChange w:id="235" w:author="ditaoktaria" w:date="2015-04-01T10:40:00Z">
                <w:rPr>
                  <w:noProof/>
                </w:rPr>
              </w:rPrChange>
            </w:rPr>
            <w:fldChar w:fldCharType="end"/>
          </w:r>
        </w:p>
        <w:p w14:paraId="67EC4552"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3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37" w:author="ditaoktaria" w:date="2015-04-01T10:40:00Z">
                <w:rPr>
                  <w:noProof/>
                </w:rPr>
              </w:rPrChange>
            </w:rPr>
            <w:t xml:space="preserve">2.1 </w:t>
          </w:r>
          <w:r w:rsidRPr="00A16A65">
            <w:rPr>
              <w:rFonts w:ascii="Times New Roman" w:eastAsiaTheme="minorEastAsia" w:hAnsi="Times New Roman"/>
              <w:b w:val="0"/>
              <w:noProof/>
              <w:sz w:val="24"/>
              <w:szCs w:val="24"/>
              <w:lang w:eastAsia="ja-JP"/>
              <w:rPrChange w:id="23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39" w:author="ditaoktaria" w:date="2015-04-01T10:40:00Z">
                <w:rPr>
                  <w:noProof/>
                </w:rPr>
              </w:rPrChange>
            </w:rPr>
            <w:t>Android Set-top-box</w:t>
          </w:r>
          <w:r w:rsidRPr="00A16A65">
            <w:rPr>
              <w:rFonts w:ascii="Times New Roman" w:hAnsi="Times New Roman"/>
              <w:b w:val="0"/>
              <w:noProof/>
              <w:sz w:val="24"/>
              <w:szCs w:val="24"/>
              <w:rPrChange w:id="240" w:author="ditaoktaria" w:date="2015-04-01T10:40:00Z">
                <w:rPr>
                  <w:noProof/>
                </w:rPr>
              </w:rPrChange>
            </w:rPr>
            <w:tab/>
          </w:r>
          <w:r w:rsidRPr="00A16A65">
            <w:rPr>
              <w:rFonts w:ascii="Times New Roman" w:hAnsi="Times New Roman"/>
              <w:b w:val="0"/>
              <w:noProof/>
              <w:sz w:val="24"/>
              <w:szCs w:val="24"/>
              <w:rPrChange w:id="241" w:author="ditaoktaria" w:date="2015-04-01T10:40:00Z">
                <w:rPr>
                  <w:noProof/>
                </w:rPr>
              </w:rPrChange>
            </w:rPr>
            <w:fldChar w:fldCharType="begin"/>
          </w:r>
          <w:r w:rsidRPr="00A16A65">
            <w:rPr>
              <w:rFonts w:ascii="Times New Roman" w:hAnsi="Times New Roman"/>
              <w:b w:val="0"/>
              <w:noProof/>
              <w:sz w:val="24"/>
              <w:szCs w:val="24"/>
              <w:rPrChange w:id="242" w:author="ditaoktaria" w:date="2015-04-01T10:40:00Z">
                <w:rPr>
                  <w:noProof/>
                </w:rPr>
              </w:rPrChange>
            </w:rPr>
            <w:instrText xml:space="preserve"> PAGEREF _Toc283905439 \h </w:instrText>
          </w:r>
          <w:r w:rsidRPr="00A16A65">
            <w:rPr>
              <w:rFonts w:ascii="Times New Roman" w:hAnsi="Times New Roman"/>
              <w:b w:val="0"/>
              <w:noProof/>
              <w:sz w:val="24"/>
              <w:szCs w:val="24"/>
              <w:rPrChange w:id="24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44" w:author="ditaoktaria" w:date="2015-04-01T10:40:00Z">
                <w:rPr>
                  <w:noProof/>
                </w:rPr>
              </w:rPrChange>
            </w:rPr>
            <w:fldChar w:fldCharType="separate"/>
          </w:r>
          <w:ins w:id="245" w:author="ditaoktaria" w:date="2015-07-29T10:19:00Z">
            <w:r w:rsidR="006819DC">
              <w:rPr>
                <w:rFonts w:ascii="Times New Roman" w:hAnsi="Times New Roman"/>
                <w:b w:val="0"/>
                <w:noProof/>
                <w:sz w:val="24"/>
                <w:szCs w:val="24"/>
              </w:rPr>
              <w:t>5</w:t>
            </w:r>
          </w:ins>
          <w:ins w:id="246" w:author="ditaoktaria oktaria" w:date="2015-03-06T16:41:00Z">
            <w:del w:id="247" w:author="ditaoktaria" w:date="2015-07-29T10:12:00Z">
              <w:r w:rsidR="00C17CFD" w:rsidRPr="00A16A65" w:rsidDel="006819DC">
                <w:rPr>
                  <w:rFonts w:ascii="Times New Roman" w:hAnsi="Times New Roman"/>
                  <w:b w:val="0"/>
                  <w:noProof/>
                  <w:sz w:val="24"/>
                  <w:szCs w:val="24"/>
                  <w:rPrChange w:id="248" w:author="ditaoktaria" w:date="2015-04-01T10:40:00Z">
                    <w:rPr>
                      <w:noProof/>
                    </w:rPr>
                  </w:rPrChange>
                </w:rPr>
                <w:delText>5</w:delText>
              </w:r>
            </w:del>
          </w:ins>
          <w:r w:rsidRPr="00A16A65">
            <w:rPr>
              <w:rFonts w:ascii="Times New Roman" w:hAnsi="Times New Roman"/>
              <w:b w:val="0"/>
              <w:noProof/>
              <w:sz w:val="24"/>
              <w:szCs w:val="24"/>
              <w:rPrChange w:id="249" w:author="ditaoktaria" w:date="2015-04-01T10:40:00Z">
                <w:rPr>
                  <w:noProof/>
                </w:rPr>
              </w:rPrChange>
            </w:rPr>
            <w:fldChar w:fldCharType="end"/>
          </w:r>
        </w:p>
        <w:p w14:paraId="6E2C4D21"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5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51" w:author="ditaoktaria" w:date="2015-04-01T10:40:00Z">
                <w:rPr>
                  <w:noProof/>
                </w:rPr>
              </w:rPrChange>
            </w:rPr>
            <w:t xml:space="preserve">2.2 </w:t>
          </w:r>
          <w:r w:rsidRPr="00A16A65">
            <w:rPr>
              <w:rFonts w:ascii="Times New Roman" w:eastAsiaTheme="minorEastAsia" w:hAnsi="Times New Roman"/>
              <w:b w:val="0"/>
              <w:noProof/>
              <w:sz w:val="24"/>
              <w:szCs w:val="24"/>
              <w:lang w:eastAsia="ja-JP"/>
              <w:rPrChange w:id="25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53" w:author="ditaoktaria" w:date="2015-04-01T10:40:00Z">
                <w:rPr>
                  <w:noProof/>
                </w:rPr>
              </w:rPrChange>
            </w:rPr>
            <w:t>XML</w:t>
          </w:r>
          <w:r w:rsidRPr="00A16A65">
            <w:rPr>
              <w:rFonts w:ascii="Times New Roman" w:hAnsi="Times New Roman"/>
              <w:b w:val="0"/>
              <w:noProof/>
              <w:sz w:val="24"/>
              <w:szCs w:val="24"/>
              <w:rPrChange w:id="254" w:author="ditaoktaria" w:date="2015-04-01T10:40:00Z">
                <w:rPr>
                  <w:noProof/>
                </w:rPr>
              </w:rPrChange>
            </w:rPr>
            <w:tab/>
          </w:r>
          <w:r w:rsidRPr="00A16A65">
            <w:rPr>
              <w:rFonts w:ascii="Times New Roman" w:hAnsi="Times New Roman"/>
              <w:b w:val="0"/>
              <w:noProof/>
              <w:sz w:val="24"/>
              <w:szCs w:val="24"/>
              <w:rPrChange w:id="255" w:author="ditaoktaria" w:date="2015-04-01T10:40:00Z">
                <w:rPr>
                  <w:noProof/>
                </w:rPr>
              </w:rPrChange>
            </w:rPr>
            <w:fldChar w:fldCharType="begin"/>
          </w:r>
          <w:r w:rsidRPr="00A16A65">
            <w:rPr>
              <w:rFonts w:ascii="Times New Roman" w:hAnsi="Times New Roman"/>
              <w:b w:val="0"/>
              <w:noProof/>
              <w:sz w:val="24"/>
              <w:szCs w:val="24"/>
              <w:rPrChange w:id="256" w:author="ditaoktaria" w:date="2015-04-01T10:40:00Z">
                <w:rPr>
                  <w:noProof/>
                </w:rPr>
              </w:rPrChange>
            </w:rPr>
            <w:instrText xml:space="preserve"> PAGEREF _Toc283905440 \h </w:instrText>
          </w:r>
          <w:r w:rsidRPr="00A16A65">
            <w:rPr>
              <w:rFonts w:ascii="Times New Roman" w:hAnsi="Times New Roman"/>
              <w:b w:val="0"/>
              <w:noProof/>
              <w:sz w:val="24"/>
              <w:szCs w:val="24"/>
              <w:rPrChange w:id="25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58" w:author="ditaoktaria" w:date="2015-04-01T10:40:00Z">
                <w:rPr>
                  <w:noProof/>
                </w:rPr>
              </w:rPrChange>
            </w:rPr>
            <w:fldChar w:fldCharType="separate"/>
          </w:r>
          <w:ins w:id="259" w:author="ditaoktaria" w:date="2015-07-29T10:19:00Z">
            <w:r w:rsidR="006819DC">
              <w:rPr>
                <w:rFonts w:ascii="Times New Roman" w:hAnsi="Times New Roman"/>
                <w:noProof/>
                <w:sz w:val="24"/>
                <w:szCs w:val="24"/>
              </w:rPr>
              <w:t>Error! Bookmark not defined.</w:t>
            </w:r>
          </w:ins>
          <w:ins w:id="260" w:author="ditaoktaria oktaria" w:date="2015-03-06T16:41:00Z">
            <w:del w:id="261" w:author="ditaoktaria" w:date="2015-07-29T10:12:00Z">
              <w:r w:rsidR="00C17CFD" w:rsidRPr="00A16A65" w:rsidDel="006819DC">
                <w:rPr>
                  <w:rFonts w:ascii="Times New Roman" w:hAnsi="Times New Roman"/>
                  <w:b w:val="0"/>
                  <w:noProof/>
                  <w:sz w:val="24"/>
                  <w:szCs w:val="24"/>
                  <w:rPrChange w:id="262" w:author="ditaoktaria" w:date="2015-04-01T10:40:00Z">
                    <w:rPr>
                      <w:noProof/>
                    </w:rPr>
                  </w:rPrChange>
                </w:rPr>
                <w:delText>6</w:delText>
              </w:r>
            </w:del>
          </w:ins>
          <w:r w:rsidRPr="00A16A65">
            <w:rPr>
              <w:rFonts w:ascii="Times New Roman" w:hAnsi="Times New Roman"/>
              <w:b w:val="0"/>
              <w:noProof/>
              <w:sz w:val="24"/>
              <w:szCs w:val="24"/>
              <w:rPrChange w:id="263" w:author="ditaoktaria" w:date="2015-04-01T10:40:00Z">
                <w:rPr>
                  <w:noProof/>
                </w:rPr>
              </w:rPrChange>
            </w:rPr>
            <w:fldChar w:fldCharType="end"/>
          </w:r>
        </w:p>
        <w:p w14:paraId="3497CBDF"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64" w:author="ditaoktaria" w:date="2015-04-01T10:40:00Z">
                <w:rPr>
                  <w:rFonts w:eastAsiaTheme="minorEastAsia" w:cstheme="minorBidi"/>
                  <w:b w:val="0"/>
                  <w:noProof/>
                  <w:lang w:eastAsia="ja-JP"/>
                </w:rPr>
              </w:rPrChange>
            </w:rPr>
          </w:pPr>
          <w:r w:rsidRPr="00A16A65">
            <w:rPr>
              <w:rFonts w:ascii="Times New Roman" w:hAnsi="Times New Roman"/>
              <w:b w:val="0"/>
              <w:noProof/>
              <w:rPrChange w:id="265" w:author="ditaoktaria" w:date="2015-04-01T10:40:00Z">
                <w:rPr>
                  <w:noProof/>
                </w:rPr>
              </w:rPrChange>
            </w:rPr>
            <w:t>BAB III</w:t>
          </w:r>
          <w:r w:rsidRPr="00A16A65">
            <w:rPr>
              <w:rFonts w:ascii="Times New Roman" w:hAnsi="Times New Roman"/>
              <w:b w:val="0"/>
              <w:noProof/>
              <w:rPrChange w:id="266" w:author="ditaoktaria" w:date="2015-04-01T10:40:00Z">
                <w:rPr>
                  <w:noProof/>
                </w:rPr>
              </w:rPrChange>
            </w:rPr>
            <w:tab/>
          </w:r>
          <w:r w:rsidRPr="00A16A65">
            <w:rPr>
              <w:rFonts w:ascii="Times New Roman" w:hAnsi="Times New Roman"/>
              <w:b w:val="0"/>
              <w:noProof/>
              <w:rPrChange w:id="267" w:author="ditaoktaria" w:date="2015-04-01T10:40:00Z">
                <w:rPr>
                  <w:noProof/>
                </w:rPr>
              </w:rPrChange>
            </w:rPr>
            <w:fldChar w:fldCharType="begin"/>
          </w:r>
          <w:r w:rsidRPr="00A16A65">
            <w:rPr>
              <w:rFonts w:ascii="Times New Roman" w:hAnsi="Times New Roman"/>
              <w:b w:val="0"/>
              <w:noProof/>
              <w:rPrChange w:id="268" w:author="ditaoktaria" w:date="2015-04-01T10:40:00Z">
                <w:rPr>
                  <w:noProof/>
                </w:rPr>
              </w:rPrChange>
            </w:rPr>
            <w:instrText xml:space="preserve"> PAGEREF _Toc283905441 \h </w:instrText>
          </w:r>
          <w:r w:rsidRPr="00A16A65">
            <w:rPr>
              <w:rFonts w:ascii="Times New Roman" w:hAnsi="Times New Roman"/>
              <w:b w:val="0"/>
              <w:noProof/>
              <w:rPrChange w:id="269" w:author="ditaoktaria" w:date="2015-04-01T10:40:00Z">
                <w:rPr>
                  <w:rFonts w:ascii="Times New Roman" w:hAnsi="Times New Roman"/>
                  <w:b w:val="0"/>
                  <w:noProof/>
                </w:rPr>
              </w:rPrChange>
            </w:rPr>
          </w:r>
          <w:r w:rsidRPr="00A16A65">
            <w:rPr>
              <w:rFonts w:ascii="Times New Roman" w:hAnsi="Times New Roman"/>
              <w:b w:val="0"/>
              <w:noProof/>
              <w:rPrChange w:id="270" w:author="ditaoktaria" w:date="2015-04-01T10:40:00Z">
                <w:rPr>
                  <w:noProof/>
                </w:rPr>
              </w:rPrChange>
            </w:rPr>
            <w:fldChar w:fldCharType="separate"/>
          </w:r>
          <w:ins w:id="271" w:author="ditaoktaria" w:date="2015-07-29T10:19:00Z">
            <w:r w:rsidR="006819DC">
              <w:rPr>
                <w:rFonts w:ascii="Times New Roman" w:hAnsi="Times New Roman"/>
                <w:b w:val="0"/>
                <w:noProof/>
              </w:rPr>
              <w:t>13</w:t>
            </w:r>
          </w:ins>
          <w:ins w:id="272" w:author="ditaoktaria oktaria" w:date="2015-03-06T16:41:00Z">
            <w:del w:id="273" w:author="ditaoktaria" w:date="2015-07-29T10:12:00Z">
              <w:r w:rsidR="00C17CFD" w:rsidRPr="00A16A65" w:rsidDel="006819DC">
                <w:rPr>
                  <w:rFonts w:ascii="Times New Roman" w:hAnsi="Times New Roman"/>
                  <w:b w:val="0"/>
                  <w:noProof/>
                  <w:rPrChange w:id="274" w:author="ditaoktaria" w:date="2015-04-01T10:40:00Z">
                    <w:rPr>
                      <w:noProof/>
                    </w:rPr>
                  </w:rPrChange>
                </w:rPr>
                <w:delText>7</w:delText>
              </w:r>
            </w:del>
          </w:ins>
          <w:r w:rsidRPr="00A16A65">
            <w:rPr>
              <w:rFonts w:ascii="Times New Roman" w:hAnsi="Times New Roman"/>
              <w:b w:val="0"/>
              <w:noProof/>
              <w:rPrChange w:id="275" w:author="ditaoktaria" w:date="2015-04-01T10:40:00Z">
                <w:rPr>
                  <w:noProof/>
                </w:rPr>
              </w:rPrChange>
            </w:rPr>
            <w:fldChar w:fldCharType="end"/>
          </w:r>
        </w:p>
        <w:p w14:paraId="3E74FE9B"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76" w:author="ditaoktaria" w:date="2015-04-01T10:40:00Z">
                <w:rPr>
                  <w:rFonts w:eastAsiaTheme="minorEastAsia" w:cstheme="minorBidi"/>
                  <w:b w:val="0"/>
                  <w:noProof/>
                  <w:lang w:eastAsia="ja-JP"/>
                </w:rPr>
              </w:rPrChange>
            </w:rPr>
          </w:pPr>
          <w:r w:rsidRPr="00A16A65">
            <w:rPr>
              <w:rFonts w:ascii="Times New Roman" w:hAnsi="Times New Roman"/>
              <w:b w:val="0"/>
              <w:noProof/>
              <w:rPrChange w:id="277" w:author="ditaoktaria" w:date="2015-04-01T10:40:00Z">
                <w:rPr>
                  <w:noProof/>
                </w:rPr>
              </w:rPrChange>
            </w:rPr>
            <w:t>METODOLOGI PENELITIAN</w:t>
          </w:r>
          <w:r w:rsidRPr="00A16A65">
            <w:rPr>
              <w:rFonts w:ascii="Times New Roman" w:hAnsi="Times New Roman"/>
              <w:b w:val="0"/>
              <w:noProof/>
              <w:rPrChange w:id="278" w:author="ditaoktaria" w:date="2015-04-01T10:40:00Z">
                <w:rPr>
                  <w:noProof/>
                </w:rPr>
              </w:rPrChange>
            </w:rPr>
            <w:tab/>
          </w:r>
          <w:r w:rsidRPr="00A16A65">
            <w:rPr>
              <w:rFonts w:ascii="Times New Roman" w:hAnsi="Times New Roman"/>
              <w:b w:val="0"/>
              <w:noProof/>
              <w:rPrChange w:id="279" w:author="ditaoktaria" w:date="2015-04-01T10:40:00Z">
                <w:rPr>
                  <w:noProof/>
                </w:rPr>
              </w:rPrChange>
            </w:rPr>
            <w:fldChar w:fldCharType="begin"/>
          </w:r>
          <w:r w:rsidRPr="00A16A65">
            <w:rPr>
              <w:rFonts w:ascii="Times New Roman" w:hAnsi="Times New Roman"/>
              <w:b w:val="0"/>
              <w:noProof/>
              <w:rPrChange w:id="280" w:author="ditaoktaria" w:date="2015-04-01T10:40:00Z">
                <w:rPr>
                  <w:noProof/>
                </w:rPr>
              </w:rPrChange>
            </w:rPr>
            <w:instrText xml:space="preserve"> PAGEREF _Toc283905442 \h </w:instrText>
          </w:r>
          <w:r w:rsidRPr="00A16A65">
            <w:rPr>
              <w:rFonts w:ascii="Times New Roman" w:hAnsi="Times New Roman"/>
              <w:b w:val="0"/>
              <w:noProof/>
              <w:rPrChange w:id="281" w:author="ditaoktaria" w:date="2015-04-01T10:40:00Z">
                <w:rPr>
                  <w:rFonts w:ascii="Times New Roman" w:hAnsi="Times New Roman"/>
                  <w:b w:val="0"/>
                  <w:noProof/>
                </w:rPr>
              </w:rPrChange>
            </w:rPr>
          </w:r>
          <w:r w:rsidRPr="00A16A65">
            <w:rPr>
              <w:rFonts w:ascii="Times New Roman" w:hAnsi="Times New Roman"/>
              <w:b w:val="0"/>
              <w:noProof/>
              <w:rPrChange w:id="282" w:author="ditaoktaria" w:date="2015-04-01T10:40:00Z">
                <w:rPr>
                  <w:noProof/>
                </w:rPr>
              </w:rPrChange>
            </w:rPr>
            <w:fldChar w:fldCharType="separate"/>
          </w:r>
          <w:ins w:id="283" w:author="ditaoktaria" w:date="2015-07-29T10:19:00Z">
            <w:r w:rsidR="006819DC">
              <w:rPr>
                <w:rFonts w:ascii="Times New Roman" w:hAnsi="Times New Roman"/>
                <w:b w:val="0"/>
                <w:noProof/>
              </w:rPr>
              <w:t>13</w:t>
            </w:r>
          </w:ins>
          <w:ins w:id="284" w:author="ditaoktaria oktaria" w:date="2015-03-06T16:41:00Z">
            <w:del w:id="285" w:author="ditaoktaria" w:date="2015-07-29T10:12:00Z">
              <w:r w:rsidR="00C17CFD" w:rsidRPr="00A16A65" w:rsidDel="006819DC">
                <w:rPr>
                  <w:rFonts w:ascii="Times New Roman" w:hAnsi="Times New Roman"/>
                  <w:b w:val="0"/>
                  <w:noProof/>
                  <w:rPrChange w:id="286" w:author="ditaoktaria" w:date="2015-04-01T10:40:00Z">
                    <w:rPr>
                      <w:noProof/>
                    </w:rPr>
                  </w:rPrChange>
                </w:rPr>
                <w:delText>7</w:delText>
              </w:r>
            </w:del>
          </w:ins>
          <w:r w:rsidRPr="00A16A65">
            <w:rPr>
              <w:rFonts w:ascii="Times New Roman" w:hAnsi="Times New Roman"/>
              <w:b w:val="0"/>
              <w:noProof/>
              <w:rPrChange w:id="287" w:author="ditaoktaria" w:date="2015-04-01T10:40:00Z">
                <w:rPr>
                  <w:noProof/>
                </w:rPr>
              </w:rPrChange>
            </w:rPr>
            <w:fldChar w:fldCharType="end"/>
          </w:r>
        </w:p>
        <w:p w14:paraId="29585CEC"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8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89" w:author="ditaoktaria" w:date="2015-04-01T10:40:00Z">
                <w:rPr>
                  <w:noProof/>
                </w:rPr>
              </w:rPrChange>
            </w:rPr>
            <w:t>3.1</w:t>
          </w:r>
          <w:r w:rsidRPr="00A16A65">
            <w:rPr>
              <w:rFonts w:ascii="Times New Roman" w:eastAsiaTheme="minorEastAsia" w:hAnsi="Times New Roman"/>
              <w:b w:val="0"/>
              <w:noProof/>
              <w:sz w:val="24"/>
              <w:szCs w:val="24"/>
              <w:lang w:eastAsia="ja-JP"/>
              <w:rPrChange w:id="29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91" w:author="ditaoktaria" w:date="2015-04-01T10:40:00Z">
                <w:rPr>
                  <w:noProof/>
                </w:rPr>
              </w:rPrChange>
            </w:rPr>
            <w:t>Studi Literatur</w:t>
          </w:r>
          <w:r w:rsidRPr="00A16A65">
            <w:rPr>
              <w:rFonts w:ascii="Times New Roman" w:hAnsi="Times New Roman"/>
              <w:b w:val="0"/>
              <w:noProof/>
              <w:sz w:val="24"/>
              <w:szCs w:val="24"/>
              <w:rPrChange w:id="292" w:author="ditaoktaria" w:date="2015-04-01T10:40:00Z">
                <w:rPr>
                  <w:noProof/>
                </w:rPr>
              </w:rPrChange>
            </w:rPr>
            <w:tab/>
          </w:r>
          <w:r w:rsidRPr="00A16A65">
            <w:rPr>
              <w:rFonts w:ascii="Times New Roman" w:hAnsi="Times New Roman"/>
              <w:b w:val="0"/>
              <w:noProof/>
              <w:sz w:val="24"/>
              <w:szCs w:val="24"/>
              <w:rPrChange w:id="293" w:author="ditaoktaria" w:date="2015-04-01T10:40:00Z">
                <w:rPr>
                  <w:noProof/>
                </w:rPr>
              </w:rPrChange>
            </w:rPr>
            <w:fldChar w:fldCharType="begin"/>
          </w:r>
          <w:r w:rsidRPr="00A16A65">
            <w:rPr>
              <w:rFonts w:ascii="Times New Roman" w:hAnsi="Times New Roman"/>
              <w:b w:val="0"/>
              <w:noProof/>
              <w:sz w:val="24"/>
              <w:szCs w:val="24"/>
              <w:rPrChange w:id="294" w:author="ditaoktaria" w:date="2015-04-01T10:40:00Z">
                <w:rPr>
                  <w:noProof/>
                </w:rPr>
              </w:rPrChange>
            </w:rPr>
            <w:instrText xml:space="preserve"> PAGEREF _Toc283905443 \h </w:instrText>
          </w:r>
          <w:r w:rsidRPr="00A16A65">
            <w:rPr>
              <w:rFonts w:ascii="Times New Roman" w:hAnsi="Times New Roman"/>
              <w:b w:val="0"/>
              <w:noProof/>
              <w:sz w:val="24"/>
              <w:szCs w:val="24"/>
              <w:rPrChange w:id="29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96" w:author="ditaoktaria" w:date="2015-04-01T10:40:00Z">
                <w:rPr>
                  <w:noProof/>
                </w:rPr>
              </w:rPrChange>
            </w:rPr>
            <w:fldChar w:fldCharType="separate"/>
          </w:r>
          <w:ins w:id="297" w:author="ditaoktaria" w:date="2015-07-29T10:19:00Z">
            <w:r w:rsidR="006819DC">
              <w:rPr>
                <w:rFonts w:ascii="Times New Roman" w:hAnsi="Times New Roman"/>
                <w:b w:val="0"/>
                <w:noProof/>
                <w:sz w:val="24"/>
                <w:szCs w:val="24"/>
              </w:rPr>
              <w:t>14</w:t>
            </w:r>
          </w:ins>
          <w:ins w:id="298" w:author="ditaoktaria oktaria" w:date="2015-03-06T16:41:00Z">
            <w:del w:id="299" w:author="ditaoktaria" w:date="2015-07-29T10:12:00Z">
              <w:r w:rsidR="00C17CFD" w:rsidRPr="00A16A65" w:rsidDel="006819DC">
                <w:rPr>
                  <w:rFonts w:ascii="Times New Roman" w:hAnsi="Times New Roman"/>
                  <w:b w:val="0"/>
                  <w:noProof/>
                  <w:sz w:val="24"/>
                  <w:szCs w:val="24"/>
                  <w:rPrChange w:id="300" w:author="ditaoktaria" w:date="2015-04-01T10:40:00Z">
                    <w:rPr>
                      <w:noProof/>
                    </w:rPr>
                  </w:rPrChange>
                </w:rPr>
                <w:delText>8</w:delText>
              </w:r>
            </w:del>
          </w:ins>
          <w:r w:rsidRPr="00A16A65">
            <w:rPr>
              <w:rFonts w:ascii="Times New Roman" w:hAnsi="Times New Roman"/>
              <w:b w:val="0"/>
              <w:noProof/>
              <w:sz w:val="24"/>
              <w:szCs w:val="24"/>
              <w:rPrChange w:id="301" w:author="ditaoktaria" w:date="2015-04-01T10:40:00Z">
                <w:rPr>
                  <w:noProof/>
                </w:rPr>
              </w:rPrChange>
            </w:rPr>
            <w:fldChar w:fldCharType="end"/>
          </w:r>
        </w:p>
        <w:p w14:paraId="3DF190B1"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0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03" w:author="ditaoktaria" w:date="2015-04-01T10:40:00Z">
                <w:rPr>
                  <w:noProof/>
                </w:rPr>
              </w:rPrChange>
            </w:rPr>
            <w:t>3.2</w:t>
          </w:r>
          <w:r w:rsidRPr="00A16A65">
            <w:rPr>
              <w:rFonts w:ascii="Times New Roman" w:eastAsiaTheme="minorEastAsia" w:hAnsi="Times New Roman"/>
              <w:b w:val="0"/>
              <w:noProof/>
              <w:sz w:val="24"/>
              <w:szCs w:val="24"/>
              <w:lang w:eastAsia="ja-JP"/>
              <w:rPrChange w:id="30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05" w:author="ditaoktaria" w:date="2015-04-01T10:40:00Z">
                <w:rPr>
                  <w:noProof/>
                </w:rPr>
              </w:rPrChange>
            </w:rPr>
            <w:t>Analisis Kebutuhan</w:t>
          </w:r>
          <w:r w:rsidRPr="00A16A65">
            <w:rPr>
              <w:rFonts w:ascii="Times New Roman" w:hAnsi="Times New Roman"/>
              <w:b w:val="0"/>
              <w:noProof/>
              <w:sz w:val="24"/>
              <w:szCs w:val="24"/>
              <w:rPrChange w:id="306" w:author="ditaoktaria" w:date="2015-04-01T10:40:00Z">
                <w:rPr>
                  <w:noProof/>
                </w:rPr>
              </w:rPrChange>
            </w:rPr>
            <w:tab/>
          </w:r>
          <w:r w:rsidRPr="00A16A65">
            <w:rPr>
              <w:rFonts w:ascii="Times New Roman" w:hAnsi="Times New Roman"/>
              <w:b w:val="0"/>
              <w:noProof/>
              <w:sz w:val="24"/>
              <w:szCs w:val="24"/>
              <w:rPrChange w:id="307" w:author="ditaoktaria" w:date="2015-04-01T10:40:00Z">
                <w:rPr>
                  <w:noProof/>
                </w:rPr>
              </w:rPrChange>
            </w:rPr>
            <w:fldChar w:fldCharType="begin"/>
          </w:r>
          <w:r w:rsidRPr="00A16A65">
            <w:rPr>
              <w:rFonts w:ascii="Times New Roman" w:hAnsi="Times New Roman"/>
              <w:b w:val="0"/>
              <w:noProof/>
              <w:sz w:val="24"/>
              <w:szCs w:val="24"/>
              <w:rPrChange w:id="308" w:author="ditaoktaria" w:date="2015-04-01T10:40:00Z">
                <w:rPr>
                  <w:noProof/>
                </w:rPr>
              </w:rPrChange>
            </w:rPr>
            <w:instrText xml:space="preserve"> PAGEREF _Toc283905444 \h </w:instrText>
          </w:r>
          <w:r w:rsidRPr="00A16A65">
            <w:rPr>
              <w:rFonts w:ascii="Times New Roman" w:hAnsi="Times New Roman"/>
              <w:b w:val="0"/>
              <w:noProof/>
              <w:sz w:val="24"/>
              <w:szCs w:val="24"/>
              <w:rPrChange w:id="30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10" w:author="ditaoktaria" w:date="2015-04-01T10:40:00Z">
                <w:rPr>
                  <w:noProof/>
                </w:rPr>
              </w:rPrChange>
            </w:rPr>
            <w:fldChar w:fldCharType="separate"/>
          </w:r>
          <w:ins w:id="311" w:author="ditaoktaria" w:date="2015-07-29T10:19:00Z">
            <w:r w:rsidR="006819DC">
              <w:rPr>
                <w:rFonts w:ascii="Times New Roman" w:hAnsi="Times New Roman"/>
                <w:b w:val="0"/>
                <w:noProof/>
                <w:sz w:val="24"/>
                <w:szCs w:val="24"/>
              </w:rPr>
              <w:t>14</w:t>
            </w:r>
          </w:ins>
          <w:ins w:id="312" w:author="ditaoktaria oktaria" w:date="2015-03-06T16:41:00Z">
            <w:del w:id="313" w:author="ditaoktaria" w:date="2015-07-29T10:12:00Z">
              <w:r w:rsidR="00C17CFD" w:rsidRPr="00A16A65" w:rsidDel="006819DC">
                <w:rPr>
                  <w:rFonts w:ascii="Times New Roman" w:hAnsi="Times New Roman"/>
                  <w:b w:val="0"/>
                  <w:noProof/>
                  <w:sz w:val="24"/>
                  <w:szCs w:val="24"/>
                  <w:rPrChange w:id="314" w:author="ditaoktaria" w:date="2015-04-01T10:40:00Z">
                    <w:rPr>
                      <w:noProof/>
                    </w:rPr>
                  </w:rPrChange>
                </w:rPr>
                <w:delText>8</w:delText>
              </w:r>
            </w:del>
          </w:ins>
          <w:r w:rsidRPr="00A16A65">
            <w:rPr>
              <w:rFonts w:ascii="Times New Roman" w:hAnsi="Times New Roman"/>
              <w:b w:val="0"/>
              <w:noProof/>
              <w:sz w:val="24"/>
              <w:szCs w:val="24"/>
              <w:rPrChange w:id="315" w:author="ditaoktaria" w:date="2015-04-01T10:40:00Z">
                <w:rPr>
                  <w:noProof/>
                </w:rPr>
              </w:rPrChange>
            </w:rPr>
            <w:fldChar w:fldCharType="end"/>
          </w:r>
        </w:p>
        <w:p w14:paraId="7748B0A9"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1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17" w:author="ditaoktaria" w:date="2015-04-01T10:40:00Z">
                <w:rPr>
                  <w:noProof/>
                </w:rPr>
              </w:rPrChange>
            </w:rPr>
            <w:t>3.3</w:t>
          </w:r>
          <w:r w:rsidRPr="00A16A65">
            <w:rPr>
              <w:rFonts w:ascii="Times New Roman" w:eastAsiaTheme="minorEastAsia" w:hAnsi="Times New Roman"/>
              <w:b w:val="0"/>
              <w:noProof/>
              <w:sz w:val="24"/>
              <w:szCs w:val="24"/>
              <w:lang w:eastAsia="ja-JP"/>
              <w:rPrChange w:id="31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19" w:author="ditaoktaria" w:date="2015-04-01T10:40:00Z">
                <w:rPr>
                  <w:noProof/>
                </w:rPr>
              </w:rPrChange>
            </w:rPr>
            <w:t>Perancangan</w:t>
          </w:r>
          <w:r w:rsidRPr="00A16A65">
            <w:rPr>
              <w:rFonts w:ascii="Times New Roman" w:hAnsi="Times New Roman"/>
              <w:b w:val="0"/>
              <w:noProof/>
              <w:sz w:val="24"/>
              <w:szCs w:val="24"/>
              <w:rPrChange w:id="320" w:author="ditaoktaria" w:date="2015-04-01T10:40:00Z">
                <w:rPr>
                  <w:noProof/>
                </w:rPr>
              </w:rPrChange>
            </w:rPr>
            <w:tab/>
          </w:r>
          <w:r w:rsidRPr="00A16A65">
            <w:rPr>
              <w:rFonts w:ascii="Times New Roman" w:hAnsi="Times New Roman"/>
              <w:b w:val="0"/>
              <w:noProof/>
              <w:sz w:val="24"/>
              <w:szCs w:val="24"/>
              <w:rPrChange w:id="321" w:author="ditaoktaria" w:date="2015-04-01T10:40:00Z">
                <w:rPr>
                  <w:noProof/>
                </w:rPr>
              </w:rPrChange>
            </w:rPr>
            <w:fldChar w:fldCharType="begin"/>
          </w:r>
          <w:r w:rsidRPr="00A16A65">
            <w:rPr>
              <w:rFonts w:ascii="Times New Roman" w:hAnsi="Times New Roman"/>
              <w:b w:val="0"/>
              <w:noProof/>
              <w:sz w:val="24"/>
              <w:szCs w:val="24"/>
              <w:rPrChange w:id="322" w:author="ditaoktaria" w:date="2015-04-01T10:40:00Z">
                <w:rPr>
                  <w:noProof/>
                </w:rPr>
              </w:rPrChange>
            </w:rPr>
            <w:instrText xml:space="preserve"> PAGEREF _Toc283905445 \h </w:instrText>
          </w:r>
          <w:r w:rsidRPr="00A16A65">
            <w:rPr>
              <w:rFonts w:ascii="Times New Roman" w:hAnsi="Times New Roman"/>
              <w:b w:val="0"/>
              <w:noProof/>
              <w:sz w:val="24"/>
              <w:szCs w:val="24"/>
              <w:rPrChange w:id="32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24" w:author="ditaoktaria" w:date="2015-04-01T10:40:00Z">
                <w:rPr>
                  <w:noProof/>
                </w:rPr>
              </w:rPrChange>
            </w:rPr>
            <w:fldChar w:fldCharType="separate"/>
          </w:r>
          <w:ins w:id="325" w:author="ditaoktaria" w:date="2015-07-29T10:19:00Z">
            <w:r w:rsidR="006819DC">
              <w:rPr>
                <w:rFonts w:ascii="Times New Roman" w:hAnsi="Times New Roman"/>
                <w:b w:val="0"/>
                <w:noProof/>
                <w:sz w:val="24"/>
                <w:szCs w:val="24"/>
              </w:rPr>
              <w:t>14</w:t>
            </w:r>
          </w:ins>
          <w:ins w:id="326" w:author="ditaoktaria oktaria" w:date="2015-03-06T16:41:00Z">
            <w:del w:id="327" w:author="ditaoktaria" w:date="2015-07-29T10:12:00Z">
              <w:r w:rsidR="00C17CFD" w:rsidRPr="00A16A65" w:rsidDel="006819DC">
                <w:rPr>
                  <w:rFonts w:ascii="Times New Roman" w:hAnsi="Times New Roman"/>
                  <w:b w:val="0"/>
                  <w:noProof/>
                  <w:sz w:val="24"/>
                  <w:szCs w:val="24"/>
                  <w:rPrChange w:id="328" w:author="ditaoktaria" w:date="2015-04-01T10:40:00Z">
                    <w:rPr>
                      <w:noProof/>
                    </w:rPr>
                  </w:rPrChange>
                </w:rPr>
                <w:delText>8</w:delText>
              </w:r>
            </w:del>
          </w:ins>
          <w:r w:rsidRPr="00A16A65">
            <w:rPr>
              <w:rFonts w:ascii="Times New Roman" w:hAnsi="Times New Roman"/>
              <w:b w:val="0"/>
              <w:noProof/>
              <w:sz w:val="24"/>
              <w:szCs w:val="24"/>
              <w:rPrChange w:id="329" w:author="ditaoktaria" w:date="2015-04-01T10:40:00Z">
                <w:rPr>
                  <w:noProof/>
                </w:rPr>
              </w:rPrChange>
            </w:rPr>
            <w:fldChar w:fldCharType="end"/>
          </w:r>
        </w:p>
        <w:p w14:paraId="3AAE45D8"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3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31" w:author="ditaoktaria" w:date="2015-04-01T10:40:00Z">
                <w:rPr>
                  <w:noProof/>
                </w:rPr>
              </w:rPrChange>
            </w:rPr>
            <w:t>3.4</w:t>
          </w:r>
          <w:r w:rsidRPr="00A16A65">
            <w:rPr>
              <w:rFonts w:ascii="Times New Roman" w:eastAsiaTheme="minorEastAsia" w:hAnsi="Times New Roman"/>
              <w:b w:val="0"/>
              <w:noProof/>
              <w:sz w:val="24"/>
              <w:szCs w:val="24"/>
              <w:lang w:eastAsia="ja-JP"/>
              <w:rPrChange w:id="33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33" w:author="ditaoktaria" w:date="2015-04-01T10:40:00Z">
                <w:rPr>
                  <w:noProof/>
                </w:rPr>
              </w:rPrChange>
            </w:rPr>
            <w:t>Implementasi</w:t>
          </w:r>
          <w:r w:rsidRPr="00A16A65">
            <w:rPr>
              <w:rFonts w:ascii="Times New Roman" w:hAnsi="Times New Roman"/>
              <w:b w:val="0"/>
              <w:noProof/>
              <w:sz w:val="24"/>
              <w:szCs w:val="24"/>
              <w:rPrChange w:id="334" w:author="ditaoktaria" w:date="2015-04-01T10:40:00Z">
                <w:rPr>
                  <w:noProof/>
                </w:rPr>
              </w:rPrChange>
            </w:rPr>
            <w:tab/>
          </w:r>
          <w:r w:rsidRPr="00A16A65">
            <w:rPr>
              <w:rFonts w:ascii="Times New Roman" w:hAnsi="Times New Roman"/>
              <w:b w:val="0"/>
              <w:noProof/>
              <w:sz w:val="24"/>
              <w:szCs w:val="24"/>
              <w:rPrChange w:id="335" w:author="ditaoktaria" w:date="2015-04-01T10:40:00Z">
                <w:rPr>
                  <w:noProof/>
                </w:rPr>
              </w:rPrChange>
            </w:rPr>
            <w:fldChar w:fldCharType="begin"/>
          </w:r>
          <w:r w:rsidRPr="00A16A65">
            <w:rPr>
              <w:rFonts w:ascii="Times New Roman" w:hAnsi="Times New Roman"/>
              <w:b w:val="0"/>
              <w:noProof/>
              <w:sz w:val="24"/>
              <w:szCs w:val="24"/>
              <w:rPrChange w:id="336" w:author="ditaoktaria" w:date="2015-04-01T10:40:00Z">
                <w:rPr>
                  <w:noProof/>
                </w:rPr>
              </w:rPrChange>
            </w:rPr>
            <w:instrText xml:space="preserve"> PAGEREF _Toc283905446 \h </w:instrText>
          </w:r>
          <w:r w:rsidRPr="00A16A65">
            <w:rPr>
              <w:rFonts w:ascii="Times New Roman" w:hAnsi="Times New Roman"/>
              <w:b w:val="0"/>
              <w:noProof/>
              <w:sz w:val="24"/>
              <w:szCs w:val="24"/>
              <w:rPrChange w:id="33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38" w:author="ditaoktaria" w:date="2015-04-01T10:40:00Z">
                <w:rPr>
                  <w:noProof/>
                </w:rPr>
              </w:rPrChange>
            </w:rPr>
            <w:fldChar w:fldCharType="separate"/>
          </w:r>
          <w:ins w:id="339" w:author="ditaoktaria" w:date="2015-07-29T10:19:00Z">
            <w:r w:rsidR="006819DC">
              <w:rPr>
                <w:rFonts w:ascii="Times New Roman" w:hAnsi="Times New Roman"/>
                <w:b w:val="0"/>
                <w:noProof/>
                <w:sz w:val="24"/>
                <w:szCs w:val="24"/>
              </w:rPr>
              <w:t>15</w:t>
            </w:r>
          </w:ins>
          <w:ins w:id="340" w:author="ditaoktaria oktaria" w:date="2015-03-06T16:41:00Z">
            <w:del w:id="341" w:author="ditaoktaria" w:date="2015-07-29T10:12:00Z">
              <w:r w:rsidR="00C17CFD" w:rsidRPr="00A16A65" w:rsidDel="006819DC">
                <w:rPr>
                  <w:rFonts w:ascii="Times New Roman" w:hAnsi="Times New Roman"/>
                  <w:b w:val="0"/>
                  <w:noProof/>
                  <w:sz w:val="24"/>
                  <w:szCs w:val="24"/>
                  <w:rPrChange w:id="342" w:author="ditaoktaria" w:date="2015-04-01T10:40:00Z">
                    <w:rPr>
                      <w:noProof/>
                    </w:rPr>
                  </w:rPrChange>
                </w:rPr>
                <w:delText>9</w:delText>
              </w:r>
            </w:del>
          </w:ins>
          <w:r w:rsidRPr="00A16A65">
            <w:rPr>
              <w:rFonts w:ascii="Times New Roman" w:hAnsi="Times New Roman"/>
              <w:b w:val="0"/>
              <w:noProof/>
              <w:sz w:val="24"/>
              <w:szCs w:val="24"/>
              <w:rPrChange w:id="343" w:author="ditaoktaria" w:date="2015-04-01T10:40:00Z">
                <w:rPr>
                  <w:noProof/>
                </w:rPr>
              </w:rPrChange>
            </w:rPr>
            <w:fldChar w:fldCharType="end"/>
          </w:r>
        </w:p>
        <w:p w14:paraId="4ABA5273"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4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45" w:author="ditaoktaria" w:date="2015-04-01T10:40:00Z">
                <w:rPr>
                  <w:noProof/>
                </w:rPr>
              </w:rPrChange>
            </w:rPr>
            <w:t>3.5</w:t>
          </w:r>
          <w:r w:rsidRPr="00A16A65">
            <w:rPr>
              <w:rFonts w:ascii="Times New Roman" w:eastAsiaTheme="minorEastAsia" w:hAnsi="Times New Roman"/>
              <w:b w:val="0"/>
              <w:noProof/>
              <w:sz w:val="24"/>
              <w:szCs w:val="24"/>
              <w:lang w:eastAsia="ja-JP"/>
              <w:rPrChange w:id="34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47" w:author="ditaoktaria" w:date="2015-04-01T10:40:00Z">
                <w:rPr>
                  <w:noProof/>
                </w:rPr>
              </w:rPrChange>
            </w:rPr>
            <w:t>Pengujian dan Analisis</w:t>
          </w:r>
          <w:r w:rsidRPr="00A16A65">
            <w:rPr>
              <w:rFonts w:ascii="Times New Roman" w:hAnsi="Times New Roman"/>
              <w:b w:val="0"/>
              <w:noProof/>
              <w:sz w:val="24"/>
              <w:szCs w:val="24"/>
              <w:rPrChange w:id="348" w:author="ditaoktaria" w:date="2015-04-01T10:40:00Z">
                <w:rPr>
                  <w:noProof/>
                </w:rPr>
              </w:rPrChange>
            </w:rPr>
            <w:tab/>
          </w:r>
          <w:r w:rsidRPr="00A16A65">
            <w:rPr>
              <w:rFonts w:ascii="Times New Roman" w:hAnsi="Times New Roman"/>
              <w:b w:val="0"/>
              <w:noProof/>
              <w:sz w:val="24"/>
              <w:szCs w:val="24"/>
              <w:rPrChange w:id="349" w:author="ditaoktaria" w:date="2015-04-01T10:40:00Z">
                <w:rPr>
                  <w:noProof/>
                </w:rPr>
              </w:rPrChange>
            </w:rPr>
            <w:fldChar w:fldCharType="begin"/>
          </w:r>
          <w:r w:rsidRPr="00A16A65">
            <w:rPr>
              <w:rFonts w:ascii="Times New Roman" w:hAnsi="Times New Roman"/>
              <w:b w:val="0"/>
              <w:noProof/>
              <w:sz w:val="24"/>
              <w:szCs w:val="24"/>
              <w:rPrChange w:id="350" w:author="ditaoktaria" w:date="2015-04-01T10:40:00Z">
                <w:rPr>
                  <w:noProof/>
                </w:rPr>
              </w:rPrChange>
            </w:rPr>
            <w:instrText xml:space="preserve"> PAGEREF _Toc283905447 \h </w:instrText>
          </w:r>
          <w:r w:rsidRPr="00A16A65">
            <w:rPr>
              <w:rFonts w:ascii="Times New Roman" w:hAnsi="Times New Roman"/>
              <w:b w:val="0"/>
              <w:noProof/>
              <w:sz w:val="24"/>
              <w:szCs w:val="24"/>
              <w:rPrChange w:id="35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52" w:author="ditaoktaria" w:date="2015-04-01T10:40:00Z">
                <w:rPr>
                  <w:noProof/>
                </w:rPr>
              </w:rPrChange>
            </w:rPr>
            <w:fldChar w:fldCharType="separate"/>
          </w:r>
          <w:ins w:id="353" w:author="ditaoktaria" w:date="2015-07-29T10:19:00Z">
            <w:r w:rsidR="006819DC">
              <w:rPr>
                <w:rFonts w:ascii="Times New Roman" w:hAnsi="Times New Roman"/>
                <w:b w:val="0"/>
                <w:noProof/>
                <w:sz w:val="24"/>
                <w:szCs w:val="24"/>
              </w:rPr>
              <w:t>15</w:t>
            </w:r>
          </w:ins>
          <w:ins w:id="354" w:author="ditaoktaria oktaria" w:date="2015-03-06T16:41:00Z">
            <w:del w:id="355" w:author="ditaoktaria" w:date="2015-07-29T10:12:00Z">
              <w:r w:rsidR="00C17CFD" w:rsidRPr="00A16A65" w:rsidDel="006819DC">
                <w:rPr>
                  <w:rFonts w:ascii="Times New Roman" w:hAnsi="Times New Roman"/>
                  <w:b w:val="0"/>
                  <w:noProof/>
                  <w:sz w:val="24"/>
                  <w:szCs w:val="24"/>
                  <w:rPrChange w:id="356" w:author="ditaoktaria" w:date="2015-04-01T10:40:00Z">
                    <w:rPr>
                      <w:noProof/>
                    </w:rPr>
                  </w:rPrChange>
                </w:rPr>
                <w:delText>9</w:delText>
              </w:r>
            </w:del>
          </w:ins>
          <w:r w:rsidRPr="00A16A65">
            <w:rPr>
              <w:rFonts w:ascii="Times New Roman" w:hAnsi="Times New Roman"/>
              <w:b w:val="0"/>
              <w:noProof/>
              <w:sz w:val="24"/>
              <w:szCs w:val="24"/>
              <w:rPrChange w:id="357" w:author="ditaoktaria" w:date="2015-04-01T10:40:00Z">
                <w:rPr>
                  <w:noProof/>
                </w:rPr>
              </w:rPrChange>
            </w:rPr>
            <w:fldChar w:fldCharType="end"/>
          </w:r>
        </w:p>
        <w:p w14:paraId="68F9DD97" w14:textId="73D0641C"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5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59" w:author="ditaoktaria" w:date="2015-04-01T10:40:00Z">
                <w:rPr>
                  <w:noProof/>
                </w:rPr>
              </w:rPrChange>
            </w:rPr>
            <w:t>3.6</w:t>
          </w:r>
          <w:r w:rsidRPr="00A16A65">
            <w:rPr>
              <w:rFonts w:ascii="Times New Roman" w:eastAsiaTheme="minorEastAsia" w:hAnsi="Times New Roman"/>
              <w:b w:val="0"/>
              <w:noProof/>
              <w:sz w:val="24"/>
              <w:szCs w:val="24"/>
              <w:lang w:eastAsia="ja-JP"/>
              <w:rPrChange w:id="36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61" w:author="ditaoktaria" w:date="2015-04-01T10:40:00Z">
                <w:rPr>
                  <w:noProof/>
                </w:rPr>
              </w:rPrChange>
            </w:rPr>
            <w:t>Pengambilan Kesimpulan dan Saran</w:t>
          </w:r>
          <w:r w:rsidRPr="00A16A65">
            <w:rPr>
              <w:rFonts w:ascii="Times New Roman" w:hAnsi="Times New Roman"/>
              <w:b w:val="0"/>
              <w:noProof/>
              <w:sz w:val="24"/>
              <w:szCs w:val="24"/>
              <w:rPrChange w:id="362" w:author="ditaoktaria" w:date="2015-04-01T10:40:00Z">
                <w:rPr>
                  <w:noProof/>
                </w:rPr>
              </w:rPrChange>
            </w:rPr>
            <w:tab/>
          </w:r>
          <w:r w:rsidRPr="00A16A65">
            <w:rPr>
              <w:rFonts w:ascii="Times New Roman" w:hAnsi="Times New Roman"/>
              <w:b w:val="0"/>
              <w:noProof/>
              <w:sz w:val="24"/>
              <w:szCs w:val="24"/>
              <w:rPrChange w:id="363" w:author="ditaoktaria" w:date="2015-04-01T10:40:00Z">
                <w:rPr>
                  <w:noProof/>
                </w:rPr>
              </w:rPrChange>
            </w:rPr>
            <w:fldChar w:fldCharType="begin"/>
          </w:r>
          <w:r w:rsidRPr="00A16A65">
            <w:rPr>
              <w:rFonts w:ascii="Times New Roman" w:hAnsi="Times New Roman"/>
              <w:b w:val="0"/>
              <w:noProof/>
              <w:sz w:val="24"/>
              <w:szCs w:val="24"/>
              <w:rPrChange w:id="364" w:author="ditaoktaria" w:date="2015-04-01T10:40:00Z">
                <w:rPr>
                  <w:noProof/>
                </w:rPr>
              </w:rPrChange>
            </w:rPr>
            <w:instrText xml:space="preserve"> PAGEREF _Toc283905448 \h </w:instrText>
          </w:r>
          <w:r w:rsidRPr="00A16A65">
            <w:rPr>
              <w:rFonts w:ascii="Times New Roman" w:hAnsi="Times New Roman"/>
              <w:b w:val="0"/>
              <w:noProof/>
              <w:sz w:val="24"/>
              <w:szCs w:val="24"/>
              <w:rPrChange w:id="36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66" w:author="ditaoktaria" w:date="2015-04-01T10:40:00Z">
                <w:rPr>
                  <w:noProof/>
                </w:rPr>
              </w:rPrChange>
            </w:rPr>
            <w:fldChar w:fldCharType="separate"/>
          </w:r>
          <w:ins w:id="367" w:author="ditaoktaria" w:date="2015-07-29T10:19:00Z">
            <w:r w:rsidR="006819DC">
              <w:rPr>
                <w:rFonts w:ascii="Times New Roman" w:hAnsi="Times New Roman"/>
                <w:b w:val="0"/>
                <w:noProof/>
                <w:sz w:val="24"/>
                <w:szCs w:val="24"/>
              </w:rPr>
              <w:t>16</w:t>
            </w:r>
          </w:ins>
          <w:ins w:id="368" w:author="ditaoktaria oktaria" w:date="2015-03-06T16:41:00Z">
            <w:del w:id="369" w:author="ditaoktaria" w:date="2015-07-29T10:12:00Z">
              <w:r w:rsidR="00C17CFD" w:rsidRPr="00A16A65" w:rsidDel="006819DC">
                <w:rPr>
                  <w:rFonts w:ascii="Times New Roman" w:hAnsi="Times New Roman"/>
                  <w:b w:val="0"/>
                  <w:noProof/>
                  <w:sz w:val="24"/>
                  <w:szCs w:val="24"/>
                  <w:rPrChange w:id="370" w:author="ditaoktaria" w:date="2015-04-01T10:40:00Z">
                    <w:rPr>
                      <w:noProof/>
                    </w:rPr>
                  </w:rPrChange>
                </w:rPr>
                <w:delText>10</w:delText>
              </w:r>
            </w:del>
          </w:ins>
          <w:r w:rsidRPr="00A16A65">
            <w:rPr>
              <w:rFonts w:ascii="Times New Roman" w:hAnsi="Times New Roman"/>
              <w:b w:val="0"/>
              <w:noProof/>
              <w:sz w:val="24"/>
              <w:szCs w:val="24"/>
              <w:rPrChange w:id="371" w:author="ditaoktaria" w:date="2015-04-01T10:40:00Z">
                <w:rPr>
                  <w:noProof/>
                </w:rPr>
              </w:rPrChange>
            </w:rPr>
            <w:fldChar w:fldCharType="end"/>
          </w:r>
        </w:p>
        <w:p w14:paraId="54B6E590" w14:textId="44DA7BED" w:rsidR="00F202F7" w:rsidRPr="00A16A65" w:rsidRDefault="00F202F7">
          <w:pPr>
            <w:pStyle w:val="TOC1"/>
            <w:tabs>
              <w:tab w:val="right" w:leader="dot" w:pos="7932"/>
            </w:tabs>
            <w:rPr>
              <w:rFonts w:ascii="Times New Roman" w:eastAsiaTheme="minorEastAsia" w:hAnsi="Times New Roman"/>
              <w:b w:val="0"/>
              <w:noProof/>
              <w:lang w:eastAsia="ja-JP"/>
              <w:rPrChange w:id="372" w:author="ditaoktaria" w:date="2015-04-01T10:40:00Z">
                <w:rPr>
                  <w:rFonts w:eastAsiaTheme="minorEastAsia" w:cstheme="minorBidi"/>
                  <w:b w:val="0"/>
                  <w:noProof/>
                  <w:lang w:eastAsia="ja-JP"/>
                </w:rPr>
              </w:rPrChange>
            </w:rPr>
          </w:pPr>
          <w:r w:rsidRPr="00A16A65">
            <w:rPr>
              <w:rFonts w:ascii="Times New Roman" w:hAnsi="Times New Roman"/>
              <w:b w:val="0"/>
              <w:noProof/>
              <w:rPrChange w:id="373" w:author="ditaoktaria" w:date="2015-04-01T10:40:00Z">
                <w:rPr>
                  <w:noProof/>
                </w:rPr>
              </w:rPrChange>
            </w:rPr>
            <w:t>DAFTAR PUSTAKA</w:t>
          </w:r>
          <w:r w:rsidRPr="00A16A65">
            <w:rPr>
              <w:rFonts w:ascii="Times New Roman" w:hAnsi="Times New Roman"/>
              <w:b w:val="0"/>
              <w:noProof/>
              <w:rPrChange w:id="374" w:author="ditaoktaria" w:date="2015-04-01T10:40:00Z">
                <w:rPr>
                  <w:noProof/>
                </w:rPr>
              </w:rPrChange>
            </w:rPr>
            <w:tab/>
          </w:r>
          <w:r w:rsidRPr="00A16A65">
            <w:rPr>
              <w:rFonts w:ascii="Times New Roman" w:hAnsi="Times New Roman"/>
              <w:b w:val="0"/>
              <w:noProof/>
              <w:rPrChange w:id="375" w:author="ditaoktaria" w:date="2015-04-01T10:40:00Z">
                <w:rPr>
                  <w:noProof/>
                </w:rPr>
              </w:rPrChange>
            </w:rPr>
            <w:fldChar w:fldCharType="begin"/>
          </w:r>
          <w:r w:rsidRPr="00A16A65">
            <w:rPr>
              <w:rFonts w:ascii="Times New Roman" w:hAnsi="Times New Roman"/>
              <w:b w:val="0"/>
              <w:noProof/>
              <w:rPrChange w:id="376" w:author="ditaoktaria" w:date="2015-04-01T10:40:00Z">
                <w:rPr>
                  <w:noProof/>
                </w:rPr>
              </w:rPrChange>
            </w:rPr>
            <w:instrText xml:space="preserve"> PAGEREF _Toc283905449 \h </w:instrText>
          </w:r>
          <w:r w:rsidRPr="00A16A65">
            <w:rPr>
              <w:rFonts w:ascii="Times New Roman" w:hAnsi="Times New Roman"/>
              <w:b w:val="0"/>
              <w:noProof/>
              <w:rPrChange w:id="377" w:author="ditaoktaria" w:date="2015-04-01T10:40:00Z">
                <w:rPr>
                  <w:rFonts w:ascii="Times New Roman" w:hAnsi="Times New Roman"/>
                  <w:b w:val="0"/>
                  <w:noProof/>
                </w:rPr>
              </w:rPrChange>
            </w:rPr>
          </w:r>
          <w:r w:rsidRPr="00A16A65">
            <w:rPr>
              <w:rFonts w:ascii="Times New Roman" w:hAnsi="Times New Roman"/>
              <w:b w:val="0"/>
              <w:noProof/>
              <w:rPrChange w:id="378" w:author="ditaoktaria" w:date="2015-04-01T10:40:00Z">
                <w:rPr>
                  <w:noProof/>
                </w:rPr>
              </w:rPrChange>
            </w:rPr>
            <w:fldChar w:fldCharType="separate"/>
          </w:r>
          <w:ins w:id="379" w:author="ditaoktaria" w:date="2015-07-29T10:19:00Z">
            <w:r w:rsidR="006819DC">
              <w:rPr>
                <w:rFonts w:ascii="Times New Roman" w:hAnsi="Times New Roman"/>
                <w:b w:val="0"/>
                <w:noProof/>
              </w:rPr>
              <w:t>40</w:t>
            </w:r>
          </w:ins>
          <w:ins w:id="380" w:author="ditaoktaria oktaria" w:date="2015-03-06T16:41:00Z">
            <w:del w:id="381" w:author="ditaoktaria" w:date="2015-07-29T10:12:00Z">
              <w:r w:rsidR="00C17CFD" w:rsidRPr="00A16A65" w:rsidDel="006819DC">
                <w:rPr>
                  <w:rFonts w:ascii="Times New Roman" w:hAnsi="Times New Roman"/>
                  <w:b w:val="0"/>
                  <w:noProof/>
                  <w:rPrChange w:id="382" w:author="ditaoktaria" w:date="2015-04-01T10:40:00Z">
                    <w:rPr>
                      <w:noProof/>
                    </w:rPr>
                  </w:rPrChange>
                </w:rPr>
                <w:delText>28</w:delText>
              </w:r>
            </w:del>
          </w:ins>
          <w:r w:rsidRPr="00A16A65">
            <w:rPr>
              <w:rFonts w:ascii="Times New Roman" w:hAnsi="Times New Roman"/>
              <w:b w:val="0"/>
              <w:noProof/>
              <w:rPrChange w:id="383" w:author="ditaoktaria" w:date="2015-04-01T10:40:00Z">
                <w:rPr>
                  <w:noProof/>
                </w:rPr>
              </w:rPrChange>
            </w:rPr>
            <w:fldChar w:fldCharType="end"/>
          </w:r>
        </w:p>
        <w:p w14:paraId="1577A051" w14:textId="62903455" w:rsidR="009140F2" w:rsidRDefault="00257AE5" w:rsidP="005377E0">
          <w:pPr>
            <w:sectPr w:rsidR="009140F2" w:rsidSect="00EC4DF9">
              <w:pgSz w:w="11909" w:h="16834" w:code="9"/>
              <w:pgMar w:top="1985" w:right="1699" w:bottom="1699" w:left="2268" w:header="720" w:footer="720" w:gutter="0"/>
              <w:pgNumType w:fmt="lowerRoman"/>
              <w:cols w:space="720"/>
              <w:titlePg/>
              <w:docGrid w:linePitch="360"/>
            </w:sectPr>
          </w:pPr>
          <w:r w:rsidRPr="00B375CE">
            <w:rPr>
              <w:bCs/>
              <w:noProof/>
              <w:szCs w:val="24"/>
            </w:rPr>
            <w:fldChar w:fldCharType="end"/>
          </w:r>
        </w:p>
      </w:sdtContent>
    </w:sdt>
    <w:p w14:paraId="66937D0C" w14:textId="30F004A2" w:rsidR="00034AB5" w:rsidRPr="00034AB5" w:rsidRDefault="009140F2" w:rsidP="009611A2">
      <w:pPr>
        <w:pStyle w:val="Heading1"/>
        <w:rPr>
          <w:ins w:id="384" w:author="ditaoktaria" w:date="2015-04-01T10:48:00Z"/>
        </w:rPr>
      </w:pPr>
      <w:bookmarkStart w:id="385" w:name="_Toc283905428"/>
      <w:r>
        <w:lastRenderedPageBreak/>
        <w:t>DAFTAR GAMBAR</w:t>
      </w:r>
      <w:bookmarkEnd w:id="385"/>
    </w:p>
    <w:p w14:paraId="51940FCD" w14:textId="77777777" w:rsidR="001978D1" w:rsidRPr="001978D1" w:rsidRDefault="001978D1" w:rsidP="001978D1">
      <w:pPr>
        <w:ind w:firstLine="0"/>
      </w:pPr>
    </w:p>
    <w:p w14:paraId="3B167D63" w14:textId="77777777" w:rsidR="001978D1" w:rsidRDefault="009611A2">
      <w:pPr>
        <w:pStyle w:val="TableofFigures"/>
        <w:tabs>
          <w:tab w:val="right" w:leader="dot" w:pos="7932"/>
        </w:tabs>
        <w:spacing w:line="360" w:lineRule="auto"/>
        <w:rPr>
          <w:ins w:id="386" w:author="ditaoktaria" w:date="2015-07-01T14:45:00Z"/>
          <w:rFonts w:asciiTheme="minorHAnsi" w:eastAsiaTheme="minorEastAsia" w:hAnsiTheme="minorHAnsi" w:cstheme="minorBidi"/>
          <w:noProof/>
          <w:color w:val="auto"/>
          <w:lang w:val="en-US" w:eastAsia="ja-JP"/>
        </w:rPr>
        <w:pPrChange w:id="387" w:author="ditaoktaria" w:date="2015-07-01T14:46:00Z">
          <w:pPr>
            <w:pStyle w:val="TableofFigures"/>
            <w:tabs>
              <w:tab w:val="right" w:leader="dot" w:pos="7932"/>
            </w:tabs>
          </w:pPr>
        </w:pPrChange>
      </w:pPr>
      <w:r>
        <w:fldChar w:fldCharType="begin"/>
      </w:r>
      <w:r>
        <w:instrText xml:space="preserve"> TOC \c "Gambar 2." </w:instrText>
      </w:r>
      <w:r>
        <w:fldChar w:fldCharType="separate"/>
      </w:r>
      <w:ins w:id="388" w:author="ditaoktaria" w:date="2015-07-01T14:45:00Z">
        <w:r w:rsidR="001978D1">
          <w:rPr>
            <w:noProof/>
          </w:rPr>
          <w:t xml:space="preserve">Gambar 2. 2 </w:t>
        </w:r>
        <w:r w:rsidR="001978D1" w:rsidRPr="00AD0B7F">
          <w:rPr>
            <w:noProof/>
          </w:rPr>
          <w:t>Contoh Tampilan VideoView</w:t>
        </w:r>
        <w:r w:rsidR="001978D1">
          <w:rPr>
            <w:noProof/>
          </w:rPr>
          <w:tab/>
        </w:r>
        <w:r w:rsidR="001978D1">
          <w:rPr>
            <w:noProof/>
          </w:rPr>
          <w:fldChar w:fldCharType="begin"/>
        </w:r>
        <w:r w:rsidR="001978D1">
          <w:rPr>
            <w:noProof/>
          </w:rPr>
          <w:instrText xml:space="preserve"> PAGEREF _Toc297381282 \h </w:instrText>
        </w:r>
      </w:ins>
      <w:r w:rsidR="001978D1">
        <w:rPr>
          <w:noProof/>
        </w:rPr>
      </w:r>
      <w:r w:rsidR="001978D1">
        <w:rPr>
          <w:noProof/>
        </w:rPr>
        <w:fldChar w:fldCharType="separate"/>
      </w:r>
      <w:ins w:id="389" w:author="ditaoktaria" w:date="2015-07-29T10:19:00Z">
        <w:r w:rsidR="006819DC">
          <w:rPr>
            <w:noProof/>
          </w:rPr>
          <w:t>8</w:t>
        </w:r>
      </w:ins>
      <w:ins w:id="390" w:author="ditaoktaria" w:date="2015-07-01T14:45:00Z">
        <w:r w:rsidR="001978D1">
          <w:rPr>
            <w:noProof/>
          </w:rPr>
          <w:fldChar w:fldCharType="end"/>
        </w:r>
      </w:ins>
    </w:p>
    <w:p w14:paraId="68D511C2" w14:textId="77777777" w:rsidR="001978D1" w:rsidRDefault="001978D1">
      <w:pPr>
        <w:pStyle w:val="TableofFigures"/>
        <w:tabs>
          <w:tab w:val="right" w:leader="dot" w:pos="7932"/>
        </w:tabs>
        <w:spacing w:line="360" w:lineRule="auto"/>
        <w:rPr>
          <w:ins w:id="391" w:author="ditaoktaria" w:date="2015-07-01T14:45:00Z"/>
          <w:rFonts w:asciiTheme="minorHAnsi" w:eastAsiaTheme="minorEastAsia" w:hAnsiTheme="minorHAnsi" w:cstheme="minorBidi"/>
          <w:noProof/>
          <w:color w:val="auto"/>
          <w:lang w:val="en-US" w:eastAsia="ja-JP"/>
        </w:rPr>
        <w:pPrChange w:id="392" w:author="ditaoktaria" w:date="2015-07-01T14:46:00Z">
          <w:pPr>
            <w:pStyle w:val="TableofFigures"/>
            <w:tabs>
              <w:tab w:val="right" w:leader="dot" w:pos="7932"/>
            </w:tabs>
          </w:pPr>
        </w:pPrChange>
      </w:pPr>
      <w:ins w:id="393" w:author="ditaoktaria" w:date="2015-07-01T14:45:00Z">
        <w:r>
          <w:rPr>
            <w:noProof/>
          </w:rPr>
          <w:t xml:space="preserve">Gambar 2. 3 </w:t>
        </w:r>
        <w:r w:rsidRPr="00AD0B7F">
          <w:rPr>
            <w:noProof/>
          </w:rPr>
          <w:t>Contoh Tampilan PDF.js</w:t>
        </w:r>
        <w:r>
          <w:rPr>
            <w:noProof/>
          </w:rPr>
          <w:tab/>
        </w:r>
        <w:r>
          <w:rPr>
            <w:noProof/>
          </w:rPr>
          <w:fldChar w:fldCharType="begin"/>
        </w:r>
        <w:r>
          <w:rPr>
            <w:noProof/>
          </w:rPr>
          <w:instrText xml:space="preserve"> PAGEREF _Toc297381283 \h </w:instrText>
        </w:r>
      </w:ins>
      <w:r>
        <w:rPr>
          <w:noProof/>
        </w:rPr>
      </w:r>
      <w:r>
        <w:rPr>
          <w:noProof/>
        </w:rPr>
        <w:fldChar w:fldCharType="separate"/>
      </w:r>
      <w:ins w:id="394" w:author="ditaoktaria" w:date="2015-07-29T10:19:00Z">
        <w:r w:rsidR="006819DC">
          <w:rPr>
            <w:noProof/>
          </w:rPr>
          <w:t>9</w:t>
        </w:r>
      </w:ins>
      <w:ins w:id="395" w:author="ditaoktaria" w:date="2015-07-01T14:45:00Z">
        <w:r>
          <w:rPr>
            <w:noProof/>
          </w:rPr>
          <w:fldChar w:fldCharType="end"/>
        </w:r>
      </w:ins>
    </w:p>
    <w:p w14:paraId="511734AA" w14:textId="77777777" w:rsidR="001978D1" w:rsidRDefault="001978D1">
      <w:pPr>
        <w:pStyle w:val="TableofFigures"/>
        <w:tabs>
          <w:tab w:val="right" w:leader="dot" w:pos="7932"/>
        </w:tabs>
        <w:spacing w:line="360" w:lineRule="auto"/>
        <w:rPr>
          <w:ins w:id="396" w:author="ditaoktaria" w:date="2015-07-01T14:45:00Z"/>
          <w:rFonts w:asciiTheme="minorHAnsi" w:eastAsiaTheme="minorEastAsia" w:hAnsiTheme="minorHAnsi" w:cstheme="minorBidi"/>
          <w:noProof/>
          <w:color w:val="auto"/>
          <w:lang w:val="en-US" w:eastAsia="ja-JP"/>
        </w:rPr>
        <w:pPrChange w:id="397" w:author="ditaoktaria" w:date="2015-07-01T14:46:00Z">
          <w:pPr>
            <w:pStyle w:val="TableofFigures"/>
            <w:tabs>
              <w:tab w:val="right" w:leader="dot" w:pos="7932"/>
            </w:tabs>
          </w:pPr>
        </w:pPrChange>
      </w:pPr>
      <w:ins w:id="398" w:author="ditaoktaria" w:date="2015-07-01T14:45:00Z">
        <w:r>
          <w:rPr>
            <w:noProof/>
          </w:rPr>
          <w:t xml:space="preserve">Gambar 2. 4 </w:t>
        </w:r>
        <w:r w:rsidRPr="00AD0B7F">
          <w:rPr>
            <w:noProof/>
          </w:rPr>
          <w:t>Garis Besar Proses pada PDF.js</w:t>
        </w:r>
        <w:r>
          <w:rPr>
            <w:noProof/>
          </w:rPr>
          <w:tab/>
        </w:r>
        <w:r>
          <w:rPr>
            <w:noProof/>
          </w:rPr>
          <w:fldChar w:fldCharType="begin"/>
        </w:r>
        <w:r>
          <w:rPr>
            <w:noProof/>
          </w:rPr>
          <w:instrText xml:space="preserve"> PAGEREF _Toc297381284 \h </w:instrText>
        </w:r>
      </w:ins>
      <w:r>
        <w:rPr>
          <w:noProof/>
        </w:rPr>
      </w:r>
      <w:r>
        <w:rPr>
          <w:noProof/>
        </w:rPr>
        <w:fldChar w:fldCharType="separate"/>
      </w:r>
      <w:ins w:id="399" w:author="ditaoktaria" w:date="2015-07-29T10:19:00Z">
        <w:r w:rsidR="006819DC">
          <w:rPr>
            <w:noProof/>
          </w:rPr>
          <w:t>11</w:t>
        </w:r>
      </w:ins>
      <w:ins w:id="400" w:author="ditaoktaria" w:date="2015-07-01T14:45:00Z">
        <w:r>
          <w:rPr>
            <w:noProof/>
          </w:rPr>
          <w:fldChar w:fldCharType="end"/>
        </w:r>
      </w:ins>
    </w:p>
    <w:p w14:paraId="024C3AE6" w14:textId="77777777" w:rsidR="001978D1" w:rsidRDefault="001978D1">
      <w:pPr>
        <w:pStyle w:val="TableofFigures"/>
        <w:tabs>
          <w:tab w:val="right" w:leader="dot" w:pos="7932"/>
        </w:tabs>
        <w:spacing w:line="360" w:lineRule="auto"/>
        <w:rPr>
          <w:ins w:id="401" w:author="ditaoktaria" w:date="2015-07-01T14:45:00Z"/>
          <w:rFonts w:asciiTheme="minorHAnsi" w:eastAsiaTheme="minorEastAsia" w:hAnsiTheme="minorHAnsi" w:cstheme="minorBidi"/>
          <w:noProof/>
          <w:color w:val="auto"/>
          <w:lang w:val="en-US" w:eastAsia="ja-JP"/>
        </w:rPr>
        <w:pPrChange w:id="402" w:author="ditaoktaria" w:date="2015-07-01T14:46:00Z">
          <w:pPr>
            <w:pStyle w:val="TableofFigures"/>
            <w:tabs>
              <w:tab w:val="right" w:leader="dot" w:pos="7932"/>
            </w:tabs>
          </w:pPr>
        </w:pPrChange>
      </w:pPr>
      <w:ins w:id="403" w:author="ditaoktaria" w:date="2015-07-01T14:45:00Z">
        <w:r>
          <w:rPr>
            <w:noProof/>
          </w:rPr>
          <w:t xml:space="preserve">Gambar 2. 5 </w:t>
        </w:r>
        <w:r w:rsidRPr="00AD0B7F">
          <w:rPr>
            <w:noProof/>
          </w:rPr>
          <w:t>Proses</w:t>
        </w:r>
        <w:r>
          <w:rPr>
            <w:noProof/>
          </w:rPr>
          <w:t xml:space="preserve"> </w:t>
        </w:r>
        <w:r w:rsidRPr="00AD0B7F">
          <w:rPr>
            <w:i/>
            <w:noProof/>
          </w:rPr>
          <w:t>Partial Evaluator</w:t>
        </w:r>
        <w:r>
          <w:rPr>
            <w:noProof/>
          </w:rPr>
          <w:tab/>
        </w:r>
        <w:r>
          <w:rPr>
            <w:noProof/>
          </w:rPr>
          <w:fldChar w:fldCharType="begin"/>
        </w:r>
        <w:r>
          <w:rPr>
            <w:noProof/>
          </w:rPr>
          <w:instrText xml:space="preserve"> PAGEREF _Toc297381285 \h </w:instrText>
        </w:r>
      </w:ins>
      <w:r>
        <w:rPr>
          <w:noProof/>
        </w:rPr>
      </w:r>
      <w:r>
        <w:rPr>
          <w:noProof/>
        </w:rPr>
        <w:fldChar w:fldCharType="separate"/>
      </w:r>
      <w:ins w:id="404" w:author="ditaoktaria" w:date="2015-07-29T10:19:00Z">
        <w:r w:rsidR="006819DC">
          <w:rPr>
            <w:noProof/>
          </w:rPr>
          <w:t>11</w:t>
        </w:r>
      </w:ins>
      <w:ins w:id="405" w:author="ditaoktaria" w:date="2015-07-01T14:45:00Z">
        <w:r>
          <w:rPr>
            <w:noProof/>
          </w:rPr>
          <w:fldChar w:fldCharType="end"/>
        </w:r>
      </w:ins>
    </w:p>
    <w:p w14:paraId="64C5B613" w14:textId="77777777" w:rsidR="001978D1" w:rsidDel="001978D1" w:rsidRDefault="001978D1" w:rsidP="001978D1">
      <w:pPr>
        <w:pStyle w:val="TableofFigures"/>
        <w:tabs>
          <w:tab w:val="right" w:leader="dot" w:pos="7932"/>
        </w:tabs>
        <w:spacing w:line="360" w:lineRule="auto"/>
        <w:rPr>
          <w:del w:id="406" w:author="ditaoktaria" w:date="2015-07-01T14:45:00Z"/>
          <w:rFonts w:asciiTheme="minorHAnsi" w:eastAsiaTheme="minorEastAsia" w:hAnsiTheme="minorHAnsi" w:cstheme="minorBidi"/>
          <w:noProof/>
          <w:color w:val="auto"/>
          <w:lang w:val="en-US" w:eastAsia="ja-JP"/>
        </w:rPr>
      </w:pPr>
      <w:del w:id="407" w:author="ditaoktaria" w:date="2015-07-01T14:45:00Z">
        <w:r w:rsidDel="001978D1">
          <w:rPr>
            <w:noProof/>
          </w:rPr>
          <w:delText xml:space="preserve">Gambar 2. 2 </w:delText>
        </w:r>
        <w:r w:rsidRPr="00E600B6" w:rsidDel="001978D1">
          <w:rPr>
            <w:noProof/>
          </w:rPr>
          <w:delText>Contoh Tampilan VideoView</w:delText>
        </w:r>
        <w:r w:rsidDel="001978D1">
          <w:rPr>
            <w:noProof/>
          </w:rPr>
          <w:tab/>
          <w:delText>8</w:delText>
        </w:r>
      </w:del>
    </w:p>
    <w:p w14:paraId="0FE6F370" w14:textId="77777777" w:rsidR="001978D1" w:rsidDel="001978D1" w:rsidRDefault="001978D1" w:rsidP="001978D1">
      <w:pPr>
        <w:pStyle w:val="TableofFigures"/>
        <w:tabs>
          <w:tab w:val="right" w:leader="dot" w:pos="7932"/>
        </w:tabs>
        <w:spacing w:line="360" w:lineRule="auto"/>
        <w:rPr>
          <w:del w:id="408" w:author="ditaoktaria" w:date="2015-07-01T14:45:00Z"/>
          <w:rFonts w:asciiTheme="minorHAnsi" w:eastAsiaTheme="minorEastAsia" w:hAnsiTheme="minorHAnsi" w:cstheme="minorBidi"/>
          <w:noProof/>
          <w:color w:val="auto"/>
          <w:lang w:val="en-US" w:eastAsia="ja-JP"/>
        </w:rPr>
      </w:pPr>
      <w:del w:id="409" w:author="ditaoktaria" w:date="2015-07-01T14:45:00Z">
        <w:r w:rsidDel="001978D1">
          <w:rPr>
            <w:noProof/>
          </w:rPr>
          <w:delText xml:space="preserve">Gambar 2. 3 </w:delText>
        </w:r>
        <w:r w:rsidRPr="00E600B6" w:rsidDel="001978D1">
          <w:rPr>
            <w:noProof/>
          </w:rPr>
          <w:delText>Contoh Tampilan PDF.js</w:delText>
        </w:r>
        <w:r w:rsidDel="001978D1">
          <w:rPr>
            <w:noProof/>
          </w:rPr>
          <w:tab/>
          <w:delText>9</w:delText>
        </w:r>
      </w:del>
    </w:p>
    <w:p w14:paraId="2A15BED2" w14:textId="77777777" w:rsidR="001978D1" w:rsidDel="001978D1" w:rsidRDefault="001978D1" w:rsidP="001978D1">
      <w:pPr>
        <w:pStyle w:val="TableofFigures"/>
        <w:tabs>
          <w:tab w:val="right" w:leader="dot" w:pos="7932"/>
        </w:tabs>
        <w:spacing w:line="360" w:lineRule="auto"/>
        <w:rPr>
          <w:del w:id="410" w:author="ditaoktaria" w:date="2015-07-01T14:45:00Z"/>
          <w:rFonts w:asciiTheme="minorHAnsi" w:eastAsiaTheme="minorEastAsia" w:hAnsiTheme="minorHAnsi" w:cstheme="minorBidi"/>
          <w:noProof/>
          <w:color w:val="auto"/>
          <w:lang w:val="en-US" w:eastAsia="ja-JP"/>
        </w:rPr>
      </w:pPr>
      <w:del w:id="411" w:author="ditaoktaria" w:date="2015-07-01T14:45:00Z">
        <w:r w:rsidDel="001978D1">
          <w:rPr>
            <w:noProof/>
          </w:rPr>
          <w:delText xml:space="preserve">Gambar 2. 4 </w:delText>
        </w:r>
        <w:r w:rsidRPr="00E600B6" w:rsidDel="001978D1">
          <w:rPr>
            <w:noProof/>
          </w:rPr>
          <w:delText>Garis Besar Proses pada PDF.js</w:delText>
        </w:r>
        <w:r w:rsidDel="001978D1">
          <w:rPr>
            <w:noProof/>
          </w:rPr>
          <w:tab/>
          <w:delText>11</w:delText>
        </w:r>
      </w:del>
    </w:p>
    <w:p w14:paraId="1F463B6F" w14:textId="77777777" w:rsidR="001978D1" w:rsidDel="001978D1" w:rsidRDefault="001978D1" w:rsidP="001978D1">
      <w:pPr>
        <w:pStyle w:val="TableofFigures"/>
        <w:tabs>
          <w:tab w:val="right" w:leader="dot" w:pos="7932"/>
        </w:tabs>
        <w:spacing w:line="360" w:lineRule="auto"/>
        <w:rPr>
          <w:del w:id="412" w:author="ditaoktaria" w:date="2015-07-01T14:45:00Z"/>
          <w:rFonts w:asciiTheme="minorHAnsi" w:eastAsiaTheme="minorEastAsia" w:hAnsiTheme="minorHAnsi" w:cstheme="minorBidi"/>
          <w:noProof/>
          <w:color w:val="auto"/>
          <w:lang w:val="en-US" w:eastAsia="ja-JP"/>
        </w:rPr>
      </w:pPr>
      <w:del w:id="413" w:author="ditaoktaria" w:date="2015-07-01T14:45:00Z">
        <w:r w:rsidDel="001978D1">
          <w:rPr>
            <w:noProof/>
          </w:rPr>
          <w:delText xml:space="preserve">Gambar 2. 5 </w:delText>
        </w:r>
        <w:r w:rsidRPr="00E600B6" w:rsidDel="001978D1">
          <w:rPr>
            <w:noProof/>
          </w:rPr>
          <w:delText>Proses</w:delText>
        </w:r>
        <w:r w:rsidDel="001978D1">
          <w:rPr>
            <w:noProof/>
          </w:rPr>
          <w:delText xml:space="preserve"> </w:delText>
        </w:r>
        <w:r w:rsidRPr="00E600B6" w:rsidDel="001978D1">
          <w:rPr>
            <w:i/>
            <w:noProof/>
          </w:rPr>
          <w:delText>Partial Evaluator</w:delText>
        </w:r>
        <w:r w:rsidDel="001978D1">
          <w:rPr>
            <w:noProof/>
          </w:rPr>
          <w:tab/>
          <w:delText>11</w:delText>
        </w:r>
      </w:del>
    </w:p>
    <w:p w14:paraId="241936BA" w14:textId="77777777" w:rsidR="005E4C7C" w:rsidDel="001978D1" w:rsidRDefault="005E4C7C" w:rsidP="000D01FB">
      <w:pPr>
        <w:pStyle w:val="TableofFigures"/>
        <w:tabs>
          <w:tab w:val="right" w:leader="dot" w:pos="7932"/>
        </w:tabs>
        <w:spacing w:line="360" w:lineRule="auto"/>
        <w:rPr>
          <w:del w:id="414" w:author="ditaoktaria" w:date="2015-07-01T14:45:00Z"/>
          <w:rFonts w:asciiTheme="minorHAnsi" w:eastAsiaTheme="minorEastAsia" w:hAnsiTheme="minorHAnsi" w:cstheme="minorBidi"/>
          <w:noProof/>
          <w:color w:val="auto"/>
          <w:lang w:val="en-US" w:eastAsia="ja-JP"/>
        </w:rPr>
      </w:pPr>
      <w:del w:id="415" w:author="ditaoktaria" w:date="2015-07-01T14:45:00Z">
        <w:r w:rsidDel="001978D1">
          <w:rPr>
            <w:noProof/>
          </w:rPr>
          <w:delText xml:space="preserve">Gambar 2. 1 </w:delText>
        </w:r>
        <w:r w:rsidRPr="00B74514" w:rsidDel="001978D1">
          <w:rPr>
            <w:noProof/>
          </w:rPr>
          <w:delText>Perangkat Set-top-box</w:delText>
        </w:r>
        <w:r w:rsidDel="001978D1">
          <w:rPr>
            <w:noProof/>
          </w:rPr>
          <w:tab/>
          <w:delText>6</w:delText>
        </w:r>
      </w:del>
    </w:p>
    <w:p w14:paraId="76553696" w14:textId="77777777" w:rsidR="005E4C7C" w:rsidDel="001978D1" w:rsidRDefault="005E4C7C">
      <w:pPr>
        <w:pStyle w:val="TableofFigures"/>
        <w:tabs>
          <w:tab w:val="right" w:leader="dot" w:pos="7932"/>
        </w:tabs>
        <w:rPr>
          <w:del w:id="416" w:author="ditaoktaria" w:date="2015-07-01T14:45:00Z"/>
          <w:rFonts w:asciiTheme="minorHAnsi" w:eastAsiaTheme="minorEastAsia" w:hAnsiTheme="minorHAnsi" w:cstheme="minorBidi"/>
          <w:noProof/>
          <w:color w:val="auto"/>
          <w:lang w:val="en-US" w:eastAsia="ja-JP"/>
        </w:rPr>
      </w:pPr>
      <w:del w:id="417" w:author="ditaoktaria" w:date="2015-07-01T14:45:00Z">
        <w:r w:rsidDel="001978D1">
          <w:rPr>
            <w:noProof/>
          </w:rPr>
          <w:delText xml:space="preserve">Gambar 2. 2 </w:delText>
        </w:r>
        <w:r w:rsidRPr="00B74514" w:rsidDel="001978D1">
          <w:rPr>
            <w:noProof/>
          </w:rPr>
          <w:delText>Contoh tampilan ViewerJS</w:delText>
        </w:r>
        <w:r w:rsidDel="001978D1">
          <w:rPr>
            <w:noProof/>
          </w:rPr>
          <w:tab/>
          <w:delText>8</w:delText>
        </w:r>
      </w:del>
    </w:p>
    <w:p w14:paraId="6D87F887" w14:textId="77777777" w:rsidR="008E336F" w:rsidRDefault="009611A2">
      <w:pPr>
        <w:ind w:firstLine="0"/>
        <w:rPr>
          <w:noProof/>
        </w:rPr>
        <w:pPrChange w:id="418" w:author="ditaoktaria" w:date="2015-07-06T17:14:00Z">
          <w:pPr>
            <w:spacing w:line="240" w:lineRule="auto"/>
            <w:ind w:firstLine="0"/>
          </w:pPr>
        </w:pPrChange>
      </w:pPr>
      <w:r>
        <w:fldChar w:fldCharType="end"/>
      </w:r>
      <w:r>
        <w:fldChar w:fldCharType="begin"/>
      </w:r>
      <w:r>
        <w:instrText xml:space="preserve"> TOC \c "Gambar 3." </w:instrText>
      </w:r>
      <w:r>
        <w:fldChar w:fldCharType="separate"/>
      </w:r>
    </w:p>
    <w:p w14:paraId="1456434A" w14:textId="77777777" w:rsidR="008E336F" w:rsidRDefault="008E336F" w:rsidP="006819DC">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3. 1 </w:t>
      </w:r>
      <w:r w:rsidRPr="0083404E">
        <w:rPr>
          <w:noProof/>
        </w:rPr>
        <w:t>Diagram alir runtutan pengerjaan skripsi</w:t>
      </w:r>
      <w:r>
        <w:rPr>
          <w:noProof/>
        </w:rPr>
        <w:tab/>
      </w:r>
      <w:r>
        <w:rPr>
          <w:noProof/>
        </w:rPr>
        <w:fldChar w:fldCharType="begin"/>
      </w:r>
      <w:r>
        <w:rPr>
          <w:noProof/>
        </w:rPr>
        <w:instrText xml:space="preserve"> PAGEREF _Toc297818328 \h </w:instrText>
      </w:r>
      <w:r>
        <w:rPr>
          <w:noProof/>
        </w:rPr>
      </w:r>
      <w:r>
        <w:rPr>
          <w:noProof/>
        </w:rPr>
        <w:fldChar w:fldCharType="separate"/>
      </w:r>
      <w:r w:rsidR="006819DC">
        <w:rPr>
          <w:noProof/>
        </w:rPr>
        <w:t>13</w:t>
      </w:r>
      <w:r>
        <w:rPr>
          <w:noProof/>
        </w:rPr>
        <w:fldChar w:fldCharType="end"/>
      </w:r>
    </w:p>
    <w:p w14:paraId="7EBC8B31" w14:textId="77777777" w:rsidR="001F592B" w:rsidRDefault="009611A2">
      <w:pPr>
        <w:pStyle w:val="TableofFigures"/>
        <w:tabs>
          <w:tab w:val="right" w:leader="dot" w:pos="7932"/>
        </w:tabs>
        <w:spacing w:line="360" w:lineRule="auto"/>
        <w:rPr>
          <w:ins w:id="419" w:author="ditaoktaria" w:date="2015-07-06T17:14:00Z"/>
          <w:rFonts w:asciiTheme="minorHAnsi" w:eastAsiaTheme="minorEastAsia" w:hAnsiTheme="minorHAnsi" w:cstheme="minorBidi"/>
          <w:noProof/>
          <w:color w:val="auto"/>
          <w:lang w:val="en-US" w:eastAsia="ja-JP"/>
        </w:rPr>
        <w:pPrChange w:id="420" w:author="ditaoktaria" w:date="2015-07-06T17:14:00Z">
          <w:pPr>
            <w:pStyle w:val="TableofFigures"/>
            <w:tabs>
              <w:tab w:val="right" w:leader="dot" w:pos="7932"/>
            </w:tabs>
          </w:pPr>
        </w:pPrChange>
      </w:pPr>
      <w:r>
        <w:fldChar w:fldCharType="end"/>
      </w:r>
      <w:r w:rsidRPr="00F53B24">
        <w:t xml:space="preserve"> </w:t>
      </w:r>
      <w:r>
        <w:fldChar w:fldCharType="begin"/>
      </w:r>
      <w:r>
        <w:instrText xml:space="preserve"> TOC \c "Gambar 4." </w:instrText>
      </w:r>
      <w:r>
        <w:fldChar w:fldCharType="separate"/>
      </w:r>
      <w:ins w:id="421" w:author="ditaoktaria" w:date="2015-07-06T17:14:00Z">
        <w:r w:rsidR="001F592B">
          <w:rPr>
            <w:noProof/>
          </w:rPr>
          <w:t xml:space="preserve">Gambar 4. 1 </w:t>
        </w:r>
        <w:r w:rsidR="001F592B" w:rsidRPr="0092431C">
          <w:rPr>
            <w:noProof/>
          </w:rPr>
          <w:t>Diagram Pohon Analisis dan Perancangan</w:t>
        </w:r>
        <w:r w:rsidR="001F592B">
          <w:rPr>
            <w:noProof/>
          </w:rPr>
          <w:tab/>
        </w:r>
        <w:r w:rsidR="001F592B">
          <w:rPr>
            <w:noProof/>
          </w:rPr>
          <w:fldChar w:fldCharType="begin"/>
        </w:r>
        <w:r w:rsidR="001F592B">
          <w:rPr>
            <w:noProof/>
          </w:rPr>
          <w:instrText xml:space="preserve"> PAGEREF _Toc297822202 \h </w:instrText>
        </w:r>
      </w:ins>
      <w:r w:rsidR="001F592B">
        <w:rPr>
          <w:noProof/>
        </w:rPr>
      </w:r>
      <w:r w:rsidR="001F592B">
        <w:rPr>
          <w:noProof/>
        </w:rPr>
        <w:fldChar w:fldCharType="separate"/>
      </w:r>
      <w:ins w:id="422" w:author="ditaoktaria" w:date="2015-07-29T10:19:00Z">
        <w:r w:rsidR="006819DC">
          <w:rPr>
            <w:noProof/>
          </w:rPr>
          <w:t>17</w:t>
        </w:r>
      </w:ins>
      <w:ins w:id="423" w:author="ditaoktaria" w:date="2015-07-06T17:14:00Z">
        <w:r w:rsidR="001F592B">
          <w:rPr>
            <w:noProof/>
          </w:rPr>
          <w:fldChar w:fldCharType="end"/>
        </w:r>
      </w:ins>
    </w:p>
    <w:p w14:paraId="2234E22B" w14:textId="77777777" w:rsidR="001F592B" w:rsidRDefault="001F592B">
      <w:pPr>
        <w:pStyle w:val="TableofFigures"/>
        <w:tabs>
          <w:tab w:val="right" w:leader="dot" w:pos="7932"/>
        </w:tabs>
        <w:spacing w:line="360" w:lineRule="auto"/>
        <w:rPr>
          <w:ins w:id="424" w:author="ditaoktaria" w:date="2015-07-06T17:14:00Z"/>
          <w:rFonts w:asciiTheme="minorHAnsi" w:eastAsiaTheme="minorEastAsia" w:hAnsiTheme="minorHAnsi" w:cstheme="minorBidi"/>
          <w:noProof/>
          <w:color w:val="auto"/>
          <w:lang w:val="en-US" w:eastAsia="ja-JP"/>
        </w:rPr>
        <w:pPrChange w:id="425" w:author="ditaoktaria" w:date="2015-07-06T17:14:00Z">
          <w:pPr>
            <w:pStyle w:val="TableofFigures"/>
            <w:tabs>
              <w:tab w:val="right" w:leader="dot" w:pos="7932"/>
            </w:tabs>
          </w:pPr>
        </w:pPrChange>
      </w:pPr>
      <w:ins w:id="426" w:author="ditaoktaria" w:date="2015-07-06T17:14:00Z">
        <w:r>
          <w:rPr>
            <w:noProof/>
          </w:rPr>
          <w:t xml:space="preserve">Gambar 4. </w:t>
        </w:r>
        <w:r w:rsidRPr="0092431C">
          <w:rPr>
            <w:noProof/>
          </w:rPr>
          <w:t>2</w:t>
        </w:r>
        <w:r>
          <w:rPr>
            <w:noProof/>
          </w:rPr>
          <w:t xml:space="preserve"> </w:t>
        </w:r>
        <w:r w:rsidRPr="0092431C">
          <w:rPr>
            <w:noProof/>
          </w:rPr>
          <w:t xml:space="preserve">Diagram </w:t>
        </w:r>
        <w:r w:rsidRPr="0092431C">
          <w:rPr>
            <w:i/>
            <w:noProof/>
          </w:rPr>
          <w:t>Use Case</w:t>
        </w:r>
        <w:r>
          <w:rPr>
            <w:noProof/>
          </w:rPr>
          <w:tab/>
        </w:r>
        <w:r>
          <w:rPr>
            <w:noProof/>
          </w:rPr>
          <w:fldChar w:fldCharType="begin"/>
        </w:r>
        <w:r>
          <w:rPr>
            <w:noProof/>
          </w:rPr>
          <w:instrText xml:space="preserve"> PAGEREF _Toc297822203 \h </w:instrText>
        </w:r>
      </w:ins>
      <w:r>
        <w:rPr>
          <w:noProof/>
        </w:rPr>
      </w:r>
      <w:r>
        <w:rPr>
          <w:noProof/>
        </w:rPr>
        <w:fldChar w:fldCharType="separate"/>
      </w:r>
      <w:ins w:id="427" w:author="ditaoktaria" w:date="2015-07-29T10:19:00Z">
        <w:r w:rsidR="006819DC">
          <w:rPr>
            <w:noProof/>
          </w:rPr>
          <w:t>21</w:t>
        </w:r>
      </w:ins>
      <w:ins w:id="428" w:author="ditaoktaria" w:date="2015-07-06T17:14:00Z">
        <w:r>
          <w:rPr>
            <w:noProof/>
          </w:rPr>
          <w:fldChar w:fldCharType="end"/>
        </w:r>
      </w:ins>
    </w:p>
    <w:p w14:paraId="61D55FC4" w14:textId="77777777" w:rsidR="001F592B" w:rsidRDefault="001F592B">
      <w:pPr>
        <w:pStyle w:val="TableofFigures"/>
        <w:tabs>
          <w:tab w:val="right" w:leader="dot" w:pos="7932"/>
        </w:tabs>
        <w:spacing w:line="360" w:lineRule="auto"/>
        <w:rPr>
          <w:ins w:id="429" w:author="ditaoktaria" w:date="2015-07-06T17:14:00Z"/>
          <w:rFonts w:asciiTheme="minorHAnsi" w:eastAsiaTheme="minorEastAsia" w:hAnsiTheme="minorHAnsi" w:cstheme="minorBidi"/>
          <w:noProof/>
          <w:color w:val="auto"/>
          <w:lang w:val="en-US" w:eastAsia="ja-JP"/>
        </w:rPr>
        <w:pPrChange w:id="430" w:author="ditaoktaria" w:date="2015-07-06T17:14:00Z">
          <w:pPr>
            <w:pStyle w:val="TableofFigures"/>
            <w:tabs>
              <w:tab w:val="right" w:leader="dot" w:pos="7932"/>
            </w:tabs>
          </w:pPr>
        </w:pPrChange>
      </w:pPr>
      <w:ins w:id="431" w:author="ditaoktaria" w:date="2015-07-06T17:14:00Z">
        <w:r>
          <w:rPr>
            <w:noProof/>
          </w:rPr>
          <w:t xml:space="preserve">Gambar 4. 3 </w:t>
        </w:r>
        <w:r w:rsidRPr="0092431C">
          <w:rPr>
            <w:noProof/>
          </w:rPr>
          <w:t>Perancangan Umum Sistem</w:t>
        </w:r>
        <w:r>
          <w:rPr>
            <w:noProof/>
          </w:rPr>
          <w:tab/>
        </w:r>
        <w:r>
          <w:rPr>
            <w:noProof/>
          </w:rPr>
          <w:fldChar w:fldCharType="begin"/>
        </w:r>
        <w:r>
          <w:rPr>
            <w:noProof/>
          </w:rPr>
          <w:instrText xml:space="preserve"> PAGEREF _Toc297822204 \h </w:instrText>
        </w:r>
      </w:ins>
      <w:r>
        <w:rPr>
          <w:noProof/>
        </w:rPr>
      </w:r>
      <w:r>
        <w:rPr>
          <w:noProof/>
        </w:rPr>
        <w:fldChar w:fldCharType="separate"/>
      </w:r>
      <w:ins w:id="432" w:author="ditaoktaria" w:date="2015-07-29T10:19:00Z">
        <w:r w:rsidR="006819DC">
          <w:rPr>
            <w:noProof/>
          </w:rPr>
          <w:t>27</w:t>
        </w:r>
      </w:ins>
      <w:ins w:id="433" w:author="ditaoktaria" w:date="2015-07-06T17:14:00Z">
        <w:r>
          <w:rPr>
            <w:noProof/>
          </w:rPr>
          <w:fldChar w:fldCharType="end"/>
        </w:r>
      </w:ins>
    </w:p>
    <w:p w14:paraId="51C7BB5E" w14:textId="77777777" w:rsidR="001F592B" w:rsidRDefault="001F592B">
      <w:pPr>
        <w:pStyle w:val="TableofFigures"/>
        <w:tabs>
          <w:tab w:val="right" w:leader="dot" w:pos="7932"/>
        </w:tabs>
        <w:spacing w:line="360" w:lineRule="auto"/>
        <w:rPr>
          <w:ins w:id="434" w:author="ditaoktaria" w:date="2015-07-06T17:14:00Z"/>
          <w:rFonts w:asciiTheme="minorHAnsi" w:eastAsiaTheme="minorEastAsia" w:hAnsiTheme="minorHAnsi" w:cstheme="minorBidi"/>
          <w:noProof/>
          <w:color w:val="auto"/>
          <w:lang w:val="en-US" w:eastAsia="ja-JP"/>
        </w:rPr>
        <w:pPrChange w:id="435" w:author="ditaoktaria" w:date="2015-07-06T17:14:00Z">
          <w:pPr>
            <w:pStyle w:val="TableofFigures"/>
            <w:tabs>
              <w:tab w:val="right" w:leader="dot" w:pos="7932"/>
            </w:tabs>
          </w:pPr>
        </w:pPrChange>
      </w:pPr>
      <w:ins w:id="436" w:author="ditaoktaria" w:date="2015-07-06T17:14:00Z">
        <w:r>
          <w:rPr>
            <w:noProof/>
          </w:rPr>
          <w:t xml:space="preserve">Gambar 4. 4 </w:t>
        </w:r>
        <w:r w:rsidRPr="0092431C">
          <w:rPr>
            <w:noProof/>
          </w:rPr>
          <w:t>Perancangan Arsitektur Sistem</w:t>
        </w:r>
        <w:r>
          <w:rPr>
            <w:noProof/>
          </w:rPr>
          <w:tab/>
        </w:r>
        <w:r>
          <w:rPr>
            <w:noProof/>
          </w:rPr>
          <w:fldChar w:fldCharType="begin"/>
        </w:r>
        <w:r>
          <w:rPr>
            <w:noProof/>
          </w:rPr>
          <w:instrText xml:space="preserve"> PAGEREF _Toc297822205 \h </w:instrText>
        </w:r>
      </w:ins>
      <w:r>
        <w:rPr>
          <w:noProof/>
        </w:rPr>
      </w:r>
      <w:r>
        <w:rPr>
          <w:noProof/>
        </w:rPr>
        <w:fldChar w:fldCharType="separate"/>
      </w:r>
      <w:ins w:id="437" w:author="ditaoktaria" w:date="2015-07-29T10:19:00Z">
        <w:r w:rsidR="006819DC">
          <w:rPr>
            <w:noProof/>
          </w:rPr>
          <w:t>28</w:t>
        </w:r>
      </w:ins>
      <w:ins w:id="438" w:author="ditaoktaria" w:date="2015-07-06T17:14:00Z">
        <w:r>
          <w:rPr>
            <w:noProof/>
          </w:rPr>
          <w:fldChar w:fldCharType="end"/>
        </w:r>
      </w:ins>
    </w:p>
    <w:p w14:paraId="766BE4D4" w14:textId="77777777" w:rsidR="001F592B" w:rsidRDefault="001F592B">
      <w:pPr>
        <w:pStyle w:val="TableofFigures"/>
        <w:tabs>
          <w:tab w:val="right" w:leader="dot" w:pos="7932"/>
        </w:tabs>
        <w:spacing w:line="360" w:lineRule="auto"/>
        <w:rPr>
          <w:ins w:id="439" w:author="ditaoktaria" w:date="2015-07-06T17:14:00Z"/>
          <w:rFonts w:asciiTheme="minorHAnsi" w:eastAsiaTheme="minorEastAsia" w:hAnsiTheme="minorHAnsi" w:cstheme="minorBidi"/>
          <w:noProof/>
          <w:color w:val="auto"/>
          <w:lang w:val="en-US" w:eastAsia="ja-JP"/>
        </w:rPr>
        <w:pPrChange w:id="440" w:author="ditaoktaria" w:date="2015-07-06T17:14:00Z">
          <w:pPr>
            <w:pStyle w:val="TableofFigures"/>
            <w:tabs>
              <w:tab w:val="right" w:leader="dot" w:pos="7932"/>
            </w:tabs>
          </w:pPr>
        </w:pPrChange>
      </w:pPr>
      <w:ins w:id="441" w:author="ditaoktaria" w:date="2015-07-06T17:14:00Z">
        <w:r>
          <w:rPr>
            <w:noProof/>
          </w:rPr>
          <w:t xml:space="preserve">Gambar 4. 5 </w:t>
        </w:r>
        <w:r w:rsidRPr="0092431C">
          <w:rPr>
            <w:noProof/>
          </w:rPr>
          <w:t xml:space="preserve">Perancangan Komunikasi Data dengan </w:t>
        </w:r>
        <w:r w:rsidRPr="0092431C">
          <w:rPr>
            <w:i/>
            <w:noProof/>
          </w:rPr>
          <w:t>Web Service</w:t>
        </w:r>
        <w:r>
          <w:rPr>
            <w:noProof/>
          </w:rPr>
          <w:tab/>
        </w:r>
        <w:r>
          <w:rPr>
            <w:noProof/>
          </w:rPr>
          <w:fldChar w:fldCharType="begin"/>
        </w:r>
        <w:r>
          <w:rPr>
            <w:noProof/>
          </w:rPr>
          <w:instrText xml:space="preserve"> PAGEREF _Toc297822206 \h </w:instrText>
        </w:r>
      </w:ins>
      <w:r>
        <w:rPr>
          <w:noProof/>
        </w:rPr>
      </w:r>
      <w:r>
        <w:rPr>
          <w:noProof/>
        </w:rPr>
        <w:fldChar w:fldCharType="separate"/>
      </w:r>
      <w:ins w:id="442" w:author="ditaoktaria" w:date="2015-07-29T10:19:00Z">
        <w:r w:rsidR="006819DC">
          <w:rPr>
            <w:noProof/>
          </w:rPr>
          <w:t>30</w:t>
        </w:r>
      </w:ins>
      <w:ins w:id="443" w:author="ditaoktaria" w:date="2015-07-06T17:14:00Z">
        <w:r>
          <w:rPr>
            <w:noProof/>
          </w:rPr>
          <w:fldChar w:fldCharType="end"/>
        </w:r>
      </w:ins>
    </w:p>
    <w:p w14:paraId="2436977F" w14:textId="77777777" w:rsidR="001F592B" w:rsidRDefault="001F592B">
      <w:pPr>
        <w:pStyle w:val="TableofFigures"/>
        <w:tabs>
          <w:tab w:val="right" w:leader="dot" w:pos="7932"/>
        </w:tabs>
        <w:spacing w:line="360" w:lineRule="auto"/>
        <w:rPr>
          <w:ins w:id="444" w:author="ditaoktaria" w:date="2015-07-06T17:14:00Z"/>
          <w:rFonts w:asciiTheme="minorHAnsi" w:eastAsiaTheme="minorEastAsia" w:hAnsiTheme="minorHAnsi" w:cstheme="minorBidi"/>
          <w:noProof/>
          <w:color w:val="auto"/>
          <w:lang w:val="en-US" w:eastAsia="ja-JP"/>
        </w:rPr>
        <w:pPrChange w:id="445" w:author="ditaoktaria" w:date="2015-07-06T17:14:00Z">
          <w:pPr>
            <w:pStyle w:val="TableofFigures"/>
            <w:tabs>
              <w:tab w:val="right" w:leader="dot" w:pos="7932"/>
            </w:tabs>
          </w:pPr>
        </w:pPrChange>
      </w:pPr>
      <w:ins w:id="446" w:author="ditaoktaria" w:date="2015-07-06T17:14:00Z">
        <w:r>
          <w:rPr>
            <w:noProof/>
          </w:rPr>
          <w:t xml:space="preserve">Gambar 4. 6 </w:t>
        </w:r>
        <w:r w:rsidRPr="0092431C">
          <w:rPr>
            <w:noProof/>
          </w:rPr>
          <w:t>Perancangan Pemutar Materi Kuliah</w:t>
        </w:r>
        <w:r>
          <w:rPr>
            <w:noProof/>
          </w:rPr>
          <w:tab/>
        </w:r>
        <w:r>
          <w:rPr>
            <w:noProof/>
          </w:rPr>
          <w:fldChar w:fldCharType="begin"/>
        </w:r>
        <w:r>
          <w:rPr>
            <w:noProof/>
          </w:rPr>
          <w:instrText xml:space="preserve"> PAGEREF _Toc297822207 \h </w:instrText>
        </w:r>
      </w:ins>
      <w:r>
        <w:rPr>
          <w:noProof/>
        </w:rPr>
      </w:r>
      <w:r>
        <w:rPr>
          <w:noProof/>
        </w:rPr>
        <w:fldChar w:fldCharType="separate"/>
      </w:r>
      <w:ins w:id="447" w:author="ditaoktaria" w:date="2015-07-29T10:19:00Z">
        <w:r w:rsidR="006819DC">
          <w:rPr>
            <w:noProof/>
          </w:rPr>
          <w:t>31</w:t>
        </w:r>
      </w:ins>
      <w:ins w:id="448" w:author="ditaoktaria" w:date="2015-07-06T17:14:00Z">
        <w:r>
          <w:rPr>
            <w:noProof/>
          </w:rPr>
          <w:fldChar w:fldCharType="end"/>
        </w:r>
      </w:ins>
    </w:p>
    <w:p w14:paraId="5D5EADFD" w14:textId="77777777" w:rsidR="001F592B" w:rsidRDefault="001F592B">
      <w:pPr>
        <w:pStyle w:val="TableofFigures"/>
        <w:tabs>
          <w:tab w:val="right" w:leader="dot" w:pos="7932"/>
        </w:tabs>
        <w:spacing w:line="360" w:lineRule="auto"/>
        <w:rPr>
          <w:ins w:id="449" w:author="ditaoktaria" w:date="2015-07-06T17:14:00Z"/>
          <w:rFonts w:asciiTheme="minorHAnsi" w:eastAsiaTheme="minorEastAsia" w:hAnsiTheme="minorHAnsi" w:cstheme="minorBidi"/>
          <w:noProof/>
          <w:color w:val="auto"/>
          <w:lang w:val="en-US" w:eastAsia="ja-JP"/>
        </w:rPr>
        <w:pPrChange w:id="450" w:author="ditaoktaria" w:date="2015-07-06T17:14:00Z">
          <w:pPr>
            <w:pStyle w:val="TableofFigures"/>
            <w:tabs>
              <w:tab w:val="right" w:leader="dot" w:pos="7932"/>
            </w:tabs>
          </w:pPr>
        </w:pPrChange>
      </w:pPr>
      <w:ins w:id="451" w:author="ditaoktaria" w:date="2015-07-06T17:14:00Z">
        <w:r>
          <w:rPr>
            <w:noProof/>
          </w:rPr>
          <w:t>Gambar 4. 7</w:t>
        </w:r>
        <w:r w:rsidRPr="0092431C">
          <w:rPr>
            <w:noProof/>
          </w:rPr>
          <w:t xml:space="preserve"> </w:t>
        </w:r>
        <w:r w:rsidRPr="0092431C">
          <w:rPr>
            <w:i/>
            <w:noProof/>
          </w:rPr>
          <w:t>Entity Relational Diagram</w:t>
        </w:r>
        <w:r>
          <w:rPr>
            <w:noProof/>
          </w:rPr>
          <w:tab/>
        </w:r>
        <w:r>
          <w:rPr>
            <w:noProof/>
          </w:rPr>
          <w:fldChar w:fldCharType="begin"/>
        </w:r>
        <w:r>
          <w:rPr>
            <w:noProof/>
          </w:rPr>
          <w:instrText xml:space="preserve"> PAGEREF _Toc297822208 \h </w:instrText>
        </w:r>
      </w:ins>
      <w:r>
        <w:rPr>
          <w:noProof/>
        </w:rPr>
      </w:r>
      <w:r>
        <w:rPr>
          <w:noProof/>
        </w:rPr>
        <w:fldChar w:fldCharType="separate"/>
      </w:r>
      <w:ins w:id="452" w:author="ditaoktaria" w:date="2015-07-29T10:19:00Z">
        <w:r w:rsidR="006819DC">
          <w:rPr>
            <w:noProof/>
          </w:rPr>
          <w:t>32</w:t>
        </w:r>
      </w:ins>
      <w:ins w:id="453" w:author="ditaoktaria" w:date="2015-07-06T17:14:00Z">
        <w:r>
          <w:rPr>
            <w:noProof/>
          </w:rPr>
          <w:fldChar w:fldCharType="end"/>
        </w:r>
      </w:ins>
    </w:p>
    <w:p w14:paraId="1445AE5C" w14:textId="77777777" w:rsidR="001F592B" w:rsidRDefault="001F592B">
      <w:pPr>
        <w:pStyle w:val="TableofFigures"/>
        <w:tabs>
          <w:tab w:val="right" w:leader="dot" w:pos="7932"/>
        </w:tabs>
        <w:spacing w:line="360" w:lineRule="auto"/>
        <w:rPr>
          <w:ins w:id="454" w:author="ditaoktaria" w:date="2015-07-06T17:14:00Z"/>
          <w:rFonts w:asciiTheme="minorHAnsi" w:eastAsiaTheme="minorEastAsia" w:hAnsiTheme="minorHAnsi" w:cstheme="minorBidi"/>
          <w:noProof/>
          <w:color w:val="auto"/>
          <w:lang w:val="en-US" w:eastAsia="ja-JP"/>
        </w:rPr>
        <w:pPrChange w:id="455" w:author="ditaoktaria" w:date="2015-07-06T17:14:00Z">
          <w:pPr>
            <w:pStyle w:val="TableofFigures"/>
            <w:tabs>
              <w:tab w:val="right" w:leader="dot" w:pos="7932"/>
            </w:tabs>
          </w:pPr>
        </w:pPrChange>
      </w:pPr>
      <w:ins w:id="456" w:author="ditaoktaria" w:date="2015-07-06T17:14:00Z">
        <w:r>
          <w:rPr>
            <w:noProof/>
          </w:rPr>
          <w:t xml:space="preserve">Gambar 4. 8 </w:t>
        </w:r>
        <w:r w:rsidRPr="0092431C">
          <w:rPr>
            <w:i/>
            <w:noProof/>
          </w:rPr>
          <w:t xml:space="preserve">Activity Diagram </w:t>
        </w:r>
        <w:r w:rsidRPr="0092431C">
          <w:rPr>
            <w:noProof/>
          </w:rPr>
          <w:t>Kelola Akun</w:t>
        </w:r>
        <w:r>
          <w:rPr>
            <w:noProof/>
          </w:rPr>
          <w:tab/>
        </w:r>
        <w:r>
          <w:rPr>
            <w:noProof/>
          </w:rPr>
          <w:fldChar w:fldCharType="begin"/>
        </w:r>
        <w:r>
          <w:rPr>
            <w:noProof/>
          </w:rPr>
          <w:instrText xml:space="preserve"> PAGEREF _Toc297822209 \h </w:instrText>
        </w:r>
      </w:ins>
      <w:r>
        <w:rPr>
          <w:noProof/>
        </w:rPr>
      </w:r>
      <w:r>
        <w:rPr>
          <w:noProof/>
        </w:rPr>
        <w:fldChar w:fldCharType="separate"/>
      </w:r>
      <w:ins w:id="457" w:author="ditaoktaria" w:date="2015-07-29T10:19:00Z">
        <w:r w:rsidR="006819DC">
          <w:rPr>
            <w:noProof/>
          </w:rPr>
          <w:t>35</w:t>
        </w:r>
      </w:ins>
      <w:ins w:id="458" w:author="ditaoktaria" w:date="2015-07-06T17:14:00Z">
        <w:r>
          <w:rPr>
            <w:noProof/>
          </w:rPr>
          <w:fldChar w:fldCharType="end"/>
        </w:r>
      </w:ins>
    </w:p>
    <w:p w14:paraId="503EC508" w14:textId="77777777" w:rsidR="001F592B" w:rsidRDefault="001F592B">
      <w:pPr>
        <w:pStyle w:val="TableofFigures"/>
        <w:tabs>
          <w:tab w:val="right" w:leader="dot" w:pos="7932"/>
        </w:tabs>
        <w:spacing w:line="360" w:lineRule="auto"/>
        <w:rPr>
          <w:ins w:id="459" w:author="ditaoktaria" w:date="2015-07-06T17:14:00Z"/>
          <w:rFonts w:asciiTheme="minorHAnsi" w:eastAsiaTheme="minorEastAsia" w:hAnsiTheme="minorHAnsi" w:cstheme="minorBidi"/>
          <w:noProof/>
          <w:color w:val="auto"/>
          <w:lang w:val="en-US" w:eastAsia="ja-JP"/>
        </w:rPr>
        <w:pPrChange w:id="460" w:author="ditaoktaria" w:date="2015-07-06T17:14:00Z">
          <w:pPr>
            <w:pStyle w:val="TableofFigures"/>
            <w:tabs>
              <w:tab w:val="right" w:leader="dot" w:pos="7932"/>
            </w:tabs>
          </w:pPr>
        </w:pPrChange>
      </w:pPr>
      <w:ins w:id="461" w:author="ditaoktaria" w:date="2015-07-06T17:14:00Z">
        <w:r>
          <w:rPr>
            <w:noProof/>
          </w:rPr>
          <w:t xml:space="preserve">Gambar 4. 9 </w:t>
        </w:r>
        <w:r w:rsidRPr="0092431C">
          <w:rPr>
            <w:i/>
            <w:noProof/>
          </w:rPr>
          <w:t xml:space="preserve">Activity Diagram </w:t>
        </w:r>
        <w:r w:rsidRPr="0092431C">
          <w:rPr>
            <w:noProof/>
          </w:rPr>
          <w:t>Kelola Materi</w:t>
        </w:r>
        <w:r>
          <w:rPr>
            <w:noProof/>
          </w:rPr>
          <w:tab/>
        </w:r>
        <w:r>
          <w:rPr>
            <w:noProof/>
          </w:rPr>
          <w:fldChar w:fldCharType="begin"/>
        </w:r>
        <w:r>
          <w:rPr>
            <w:noProof/>
          </w:rPr>
          <w:instrText xml:space="preserve"> PAGEREF _Toc297822210 \h </w:instrText>
        </w:r>
      </w:ins>
      <w:r>
        <w:rPr>
          <w:noProof/>
        </w:rPr>
      </w:r>
      <w:r>
        <w:rPr>
          <w:noProof/>
        </w:rPr>
        <w:fldChar w:fldCharType="separate"/>
      </w:r>
      <w:ins w:id="462" w:author="ditaoktaria" w:date="2015-07-29T10:19:00Z">
        <w:r w:rsidR="006819DC">
          <w:rPr>
            <w:noProof/>
          </w:rPr>
          <w:t>36</w:t>
        </w:r>
      </w:ins>
      <w:ins w:id="463" w:author="ditaoktaria" w:date="2015-07-06T17:14:00Z">
        <w:r>
          <w:rPr>
            <w:noProof/>
          </w:rPr>
          <w:fldChar w:fldCharType="end"/>
        </w:r>
      </w:ins>
    </w:p>
    <w:p w14:paraId="131993EF" w14:textId="77777777" w:rsidR="001F592B" w:rsidRDefault="001F592B">
      <w:pPr>
        <w:pStyle w:val="TableofFigures"/>
        <w:tabs>
          <w:tab w:val="right" w:leader="dot" w:pos="7932"/>
        </w:tabs>
        <w:spacing w:line="360" w:lineRule="auto"/>
        <w:rPr>
          <w:ins w:id="464" w:author="ditaoktaria" w:date="2015-07-06T17:14:00Z"/>
          <w:rFonts w:asciiTheme="minorHAnsi" w:eastAsiaTheme="minorEastAsia" w:hAnsiTheme="minorHAnsi" w:cstheme="minorBidi"/>
          <w:noProof/>
          <w:color w:val="auto"/>
          <w:lang w:val="en-US" w:eastAsia="ja-JP"/>
        </w:rPr>
        <w:pPrChange w:id="465" w:author="ditaoktaria" w:date="2015-07-06T17:14:00Z">
          <w:pPr>
            <w:pStyle w:val="TableofFigures"/>
            <w:tabs>
              <w:tab w:val="right" w:leader="dot" w:pos="7932"/>
            </w:tabs>
          </w:pPr>
        </w:pPrChange>
      </w:pPr>
      <w:ins w:id="466" w:author="ditaoktaria" w:date="2015-07-06T17:14:00Z">
        <w:r>
          <w:rPr>
            <w:noProof/>
          </w:rPr>
          <w:t xml:space="preserve">Gambar 4. 11 </w:t>
        </w:r>
        <w:r w:rsidRPr="0092431C">
          <w:rPr>
            <w:i/>
            <w:noProof/>
          </w:rPr>
          <w:t xml:space="preserve">Site Map </w:t>
        </w:r>
        <w:r w:rsidRPr="0092431C">
          <w:rPr>
            <w:noProof/>
          </w:rPr>
          <w:t>Aplikasi</w:t>
        </w:r>
        <w:r>
          <w:rPr>
            <w:noProof/>
          </w:rPr>
          <w:tab/>
        </w:r>
        <w:r>
          <w:rPr>
            <w:noProof/>
          </w:rPr>
          <w:fldChar w:fldCharType="begin"/>
        </w:r>
        <w:r>
          <w:rPr>
            <w:noProof/>
          </w:rPr>
          <w:instrText xml:space="preserve"> PAGEREF _Toc297822211 \h </w:instrText>
        </w:r>
      </w:ins>
      <w:r>
        <w:rPr>
          <w:noProof/>
        </w:rPr>
      </w:r>
      <w:r>
        <w:rPr>
          <w:noProof/>
        </w:rPr>
        <w:fldChar w:fldCharType="separate"/>
      </w:r>
      <w:ins w:id="467" w:author="ditaoktaria" w:date="2015-07-29T10:19:00Z">
        <w:r w:rsidR="006819DC">
          <w:rPr>
            <w:noProof/>
          </w:rPr>
          <w:t>38</w:t>
        </w:r>
      </w:ins>
      <w:ins w:id="468" w:author="ditaoktaria" w:date="2015-07-06T17:14:00Z">
        <w:r>
          <w:rPr>
            <w:noProof/>
          </w:rPr>
          <w:fldChar w:fldCharType="end"/>
        </w:r>
      </w:ins>
    </w:p>
    <w:p w14:paraId="574CEB00" w14:textId="77777777" w:rsidR="001F592B" w:rsidRDefault="001F592B">
      <w:pPr>
        <w:pStyle w:val="TableofFigures"/>
        <w:tabs>
          <w:tab w:val="right" w:leader="dot" w:pos="7932"/>
        </w:tabs>
        <w:spacing w:line="360" w:lineRule="auto"/>
        <w:rPr>
          <w:ins w:id="469" w:author="ditaoktaria" w:date="2015-07-06T17:14:00Z"/>
          <w:rFonts w:asciiTheme="minorHAnsi" w:eastAsiaTheme="minorEastAsia" w:hAnsiTheme="minorHAnsi" w:cstheme="minorBidi"/>
          <w:noProof/>
          <w:color w:val="auto"/>
          <w:lang w:val="en-US" w:eastAsia="ja-JP"/>
        </w:rPr>
        <w:pPrChange w:id="470" w:author="ditaoktaria" w:date="2015-07-06T17:14:00Z">
          <w:pPr>
            <w:pStyle w:val="TableofFigures"/>
            <w:tabs>
              <w:tab w:val="right" w:leader="dot" w:pos="7932"/>
            </w:tabs>
          </w:pPr>
        </w:pPrChange>
      </w:pPr>
      <w:ins w:id="471" w:author="ditaoktaria" w:date="2015-07-06T17:14:00Z">
        <w:r w:rsidRPr="001F592B">
          <w:rPr>
            <w:noProof/>
            <w:rPrChange w:id="472" w:author="ditaoktaria" w:date="2015-07-06T17:14:00Z">
              <w:rPr>
                <w:b/>
                <w:noProof/>
              </w:rPr>
            </w:rPrChange>
          </w:rPr>
          <w:t>Gambar 4. 13</w:t>
        </w:r>
        <w:r>
          <w:rPr>
            <w:noProof/>
          </w:rPr>
          <w:t xml:space="preserve"> Antarmuka Halaman Material</w:t>
        </w:r>
        <w:r>
          <w:rPr>
            <w:noProof/>
          </w:rPr>
          <w:tab/>
        </w:r>
        <w:r>
          <w:rPr>
            <w:noProof/>
          </w:rPr>
          <w:fldChar w:fldCharType="begin"/>
        </w:r>
        <w:r>
          <w:rPr>
            <w:noProof/>
          </w:rPr>
          <w:instrText xml:space="preserve"> PAGEREF _Toc297822212 \h </w:instrText>
        </w:r>
      </w:ins>
      <w:r>
        <w:rPr>
          <w:noProof/>
        </w:rPr>
      </w:r>
      <w:r>
        <w:rPr>
          <w:noProof/>
        </w:rPr>
        <w:fldChar w:fldCharType="separate"/>
      </w:r>
      <w:ins w:id="473" w:author="ditaoktaria" w:date="2015-07-29T10:19:00Z">
        <w:r w:rsidR="006819DC">
          <w:rPr>
            <w:noProof/>
          </w:rPr>
          <w:t>38</w:t>
        </w:r>
      </w:ins>
      <w:ins w:id="474" w:author="ditaoktaria" w:date="2015-07-06T17:14:00Z">
        <w:r>
          <w:rPr>
            <w:noProof/>
          </w:rPr>
          <w:fldChar w:fldCharType="end"/>
        </w:r>
      </w:ins>
    </w:p>
    <w:p w14:paraId="3CE03B2A" w14:textId="77777777" w:rsidR="001F592B" w:rsidRDefault="001F592B">
      <w:pPr>
        <w:pStyle w:val="TableofFigures"/>
        <w:tabs>
          <w:tab w:val="right" w:leader="dot" w:pos="7932"/>
        </w:tabs>
        <w:spacing w:line="360" w:lineRule="auto"/>
        <w:rPr>
          <w:ins w:id="475" w:author="ditaoktaria" w:date="2015-07-06T17:14:00Z"/>
          <w:rFonts w:asciiTheme="minorHAnsi" w:eastAsiaTheme="minorEastAsia" w:hAnsiTheme="minorHAnsi" w:cstheme="minorBidi"/>
          <w:noProof/>
          <w:color w:val="auto"/>
          <w:lang w:val="en-US" w:eastAsia="ja-JP"/>
        </w:rPr>
        <w:pPrChange w:id="476" w:author="ditaoktaria" w:date="2015-07-06T17:14:00Z">
          <w:pPr>
            <w:pStyle w:val="TableofFigures"/>
            <w:tabs>
              <w:tab w:val="right" w:leader="dot" w:pos="7932"/>
            </w:tabs>
          </w:pPr>
        </w:pPrChange>
      </w:pPr>
      <w:ins w:id="477" w:author="ditaoktaria" w:date="2015-07-06T17:14:00Z">
        <w:r>
          <w:rPr>
            <w:noProof/>
          </w:rPr>
          <w:t xml:space="preserve">Gambar 4. 14 </w:t>
        </w:r>
        <w:r w:rsidRPr="0092431C">
          <w:rPr>
            <w:noProof/>
          </w:rPr>
          <w:t>Antarmuka Halaman Kelola Materi</w:t>
        </w:r>
        <w:r>
          <w:rPr>
            <w:noProof/>
          </w:rPr>
          <w:tab/>
        </w:r>
        <w:r>
          <w:rPr>
            <w:noProof/>
          </w:rPr>
          <w:fldChar w:fldCharType="begin"/>
        </w:r>
        <w:r>
          <w:rPr>
            <w:noProof/>
          </w:rPr>
          <w:instrText xml:space="preserve"> PAGEREF _Toc297822213 \h </w:instrText>
        </w:r>
      </w:ins>
      <w:r>
        <w:rPr>
          <w:noProof/>
        </w:rPr>
      </w:r>
      <w:r>
        <w:rPr>
          <w:noProof/>
        </w:rPr>
        <w:fldChar w:fldCharType="separate"/>
      </w:r>
      <w:ins w:id="478" w:author="ditaoktaria" w:date="2015-07-29T10:19:00Z">
        <w:r w:rsidR="006819DC">
          <w:rPr>
            <w:noProof/>
          </w:rPr>
          <w:t>39</w:t>
        </w:r>
      </w:ins>
      <w:ins w:id="479" w:author="ditaoktaria" w:date="2015-07-06T17:14:00Z">
        <w:r>
          <w:rPr>
            <w:noProof/>
          </w:rPr>
          <w:fldChar w:fldCharType="end"/>
        </w:r>
      </w:ins>
    </w:p>
    <w:p w14:paraId="014A7DC6" w14:textId="77777777" w:rsidR="001F592B" w:rsidRDefault="001F592B">
      <w:pPr>
        <w:pStyle w:val="TableofFigures"/>
        <w:tabs>
          <w:tab w:val="right" w:leader="dot" w:pos="7932"/>
        </w:tabs>
        <w:spacing w:line="360" w:lineRule="auto"/>
        <w:rPr>
          <w:ins w:id="480" w:author="ditaoktaria" w:date="2015-07-06T17:14:00Z"/>
          <w:rFonts w:asciiTheme="minorHAnsi" w:eastAsiaTheme="minorEastAsia" w:hAnsiTheme="minorHAnsi" w:cstheme="minorBidi"/>
          <w:noProof/>
          <w:color w:val="auto"/>
          <w:lang w:val="en-US" w:eastAsia="ja-JP"/>
        </w:rPr>
        <w:pPrChange w:id="481" w:author="ditaoktaria" w:date="2015-07-06T17:14:00Z">
          <w:pPr>
            <w:pStyle w:val="TableofFigures"/>
            <w:tabs>
              <w:tab w:val="right" w:leader="dot" w:pos="7932"/>
            </w:tabs>
          </w:pPr>
        </w:pPrChange>
      </w:pPr>
      <w:ins w:id="482" w:author="ditaoktaria" w:date="2015-07-06T17:14:00Z">
        <w:r>
          <w:rPr>
            <w:noProof/>
          </w:rPr>
          <w:t xml:space="preserve">Gambar 4. 15 </w:t>
        </w:r>
        <w:r w:rsidRPr="0092431C">
          <w:rPr>
            <w:noProof/>
          </w:rPr>
          <w:t>Antarmuka Halaman Kelola Akun</w:t>
        </w:r>
        <w:r>
          <w:rPr>
            <w:noProof/>
          </w:rPr>
          <w:tab/>
        </w:r>
        <w:r>
          <w:rPr>
            <w:noProof/>
          </w:rPr>
          <w:fldChar w:fldCharType="begin"/>
        </w:r>
        <w:r>
          <w:rPr>
            <w:noProof/>
          </w:rPr>
          <w:instrText xml:space="preserve"> PAGEREF _Toc297822214 \h </w:instrText>
        </w:r>
      </w:ins>
      <w:r>
        <w:rPr>
          <w:noProof/>
        </w:rPr>
      </w:r>
      <w:r>
        <w:rPr>
          <w:noProof/>
        </w:rPr>
        <w:fldChar w:fldCharType="separate"/>
      </w:r>
      <w:ins w:id="483" w:author="ditaoktaria" w:date="2015-07-29T10:19:00Z">
        <w:r w:rsidR="006819DC">
          <w:rPr>
            <w:noProof/>
          </w:rPr>
          <w:t>39</w:t>
        </w:r>
      </w:ins>
      <w:ins w:id="484" w:author="ditaoktaria" w:date="2015-07-06T17:14:00Z">
        <w:r>
          <w:rPr>
            <w:noProof/>
          </w:rPr>
          <w:fldChar w:fldCharType="end"/>
        </w:r>
      </w:ins>
    </w:p>
    <w:p w14:paraId="65801BEF" w14:textId="77777777" w:rsidR="001F592B" w:rsidDel="001F592B" w:rsidRDefault="001F592B">
      <w:pPr>
        <w:ind w:firstLine="0"/>
        <w:rPr>
          <w:del w:id="485" w:author="ditaoktaria" w:date="2015-07-06T17:14:00Z"/>
          <w:noProof/>
        </w:rPr>
        <w:pPrChange w:id="486" w:author="ditaoktaria" w:date="2015-07-06T17:14:00Z">
          <w:pPr>
            <w:spacing w:line="240" w:lineRule="auto"/>
            <w:ind w:firstLine="0"/>
          </w:pPr>
        </w:pPrChange>
      </w:pPr>
    </w:p>
    <w:p w14:paraId="7211C3D6" w14:textId="77777777" w:rsidR="00D40BC0" w:rsidDel="001F592B" w:rsidRDefault="00D40BC0">
      <w:pPr>
        <w:ind w:firstLine="0"/>
        <w:rPr>
          <w:del w:id="487" w:author="ditaoktaria" w:date="2015-07-06T17:14:00Z"/>
          <w:noProof/>
        </w:rPr>
        <w:pPrChange w:id="488" w:author="ditaoktaria" w:date="2015-07-06T17:14:00Z">
          <w:pPr>
            <w:spacing w:line="240" w:lineRule="auto"/>
            <w:ind w:firstLine="0"/>
          </w:pPr>
        </w:pPrChange>
      </w:pPr>
    </w:p>
    <w:p w14:paraId="2E92CD86" w14:textId="77777777" w:rsidR="00D40BC0" w:rsidDel="001F592B" w:rsidRDefault="00D40BC0">
      <w:pPr>
        <w:pStyle w:val="TableofFigures"/>
        <w:tabs>
          <w:tab w:val="right" w:leader="dot" w:pos="7932"/>
        </w:tabs>
        <w:spacing w:line="360" w:lineRule="auto"/>
        <w:rPr>
          <w:del w:id="489" w:author="ditaoktaria" w:date="2015-07-06T17:14:00Z"/>
          <w:rFonts w:asciiTheme="minorHAnsi" w:eastAsiaTheme="minorEastAsia" w:hAnsiTheme="minorHAnsi" w:cstheme="minorBidi"/>
          <w:noProof/>
          <w:color w:val="auto"/>
          <w:lang w:val="en-US" w:eastAsia="ja-JP"/>
        </w:rPr>
      </w:pPr>
      <w:del w:id="490" w:author="ditaoktaria" w:date="2015-07-06T17:14:00Z">
        <w:r w:rsidDel="001F592B">
          <w:rPr>
            <w:noProof/>
          </w:rPr>
          <w:delText xml:space="preserve">Gambar 4. 1 </w:delText>
        </w:r>
        <w:r w:rsidRPr="00290D27" w:rsidDel="001F592B">
          <w:rPr>
            <w:noProof/>
          </w:rPr>
          <w:delText>Diagram Pohon Analisis dan Perancangan</w:delText>
        </w:r>
        <w:r w:rsidDel="001F592B">
          <w:rPr>
            <w:noProof/>
          </w:rPr>
          <w:tab/>
          <w:delText>17</w:delText>
        </w:r>
      </w:del>
    </w:p>
    <w:p w14:paraId="50E34CFE" w14:textId="77777777" w:rsidR="00D40BC0" w:rsidDel="001F592B" w:rsidRDefault="00D40BC0">
      <w:pPr>
        <w:pStyle w:val="TableofFigures"/>
        <w:tabs>
          <w:tab w:val="right" w:leader="dot" w:pos="7932"/>
        </w:tabs>
        <w:spacing w:line="360" w:lineRule="auto"/>
        <w:rPr>
          <w:del w:id="491" w:author="ditaoktaria" w:date="2015-07-06T17:14:00Z"/>
          <w:rFonts w:asciiTheme="minorHAnsi" w:eastAsiaTheme="minorEastAsia" w:hAnsiTheme="minorHAnsi" w:cstheme="minorBidi"/>
          <w:noProof/>
          <w:color w:val="auto"/>
          <w:lang w:val="en-US" w:eastAsia="ja-JP"/>
        </w:rPr>
      </w:pPr>
      <w:del w:id="492" w:author="ditaoktaria" w:date="2015-07-06T17:14:00Z">
        <w:r w:rsidDel="001F592B">
          <w:rPr>
            <w:noProof/>
          </w:rPr>
          <w:delText xml:space="preserve">Gambar 4. </w:delText>
        </w:r>
        <w:r w:rsidRPr="00290D27" w:rsidDel="001F592B">
          <w:rPr>
            <w:noProof/>
          </w:rPr>
          <w:delText>2</w:delText>
        </w:r>
        <w:r w:rsidDel="001F592B">
          <w:rPr>
            <w:noProof/>
          </w:rPr>
          <w:delText xml:space="preserve"> </w:delText>
        </w:r>
        <w:r w:rsidRPr="00290D27" w:rsidDel="001F592B">
          <w:rPr>
            <w:noProof/>
          </w:rPr>
          <w:delText xml:space="preserve">Diagram </w:delText>
        </w:r>
        <w:r w:rsidRPr="00290D27" w:rsidDel="001F592B">
          <w:rPr>
            <w:i/>
            <w:noProof/>
          </w:rPr>
          <w:delText>Use Case</w:delText>
        </w:r>
        <w:r w:rsidDel="001F592B">
          <w:rPr>
            <w:noProof/>
          </w:rPr>
          <w:tab/>
          <w:delText>21</w:delText>
        </w:r>
      </w:del>
    </w:p>
    <w:p w14:paraId="3B0D98C5" w14:textId="77777777" w:rsidR="00D40BC0" w:rsidDel="001F592B" w:rsidRDefault="00D40BC0">
      <w:pPr>
        <w:pStyle w:val="TableofFigures"/>
        <w:tabs>
          <w:tab w:val="right" w:leader="dot" w:pos="7932"/>
        </w:tabs>
        <w:spacing w:line="360" w:lineRule="auto"/>
        <w:rPr>
          <w:del w:id="493" w:author="ditaoktaria" w:date="2015-07-06T17:14:00Z"/>
          <w:rFonts w:asciiTheme="minorHAnsi" w:eastAsiaTheme="minorEastAsia" w:hAnsiTheme="minorHAnsi" w:cstheme="minorBidi"/>
          <w:noProof/>
          <w:color w:val="auto"/>
          <w:lang w:val="en-US" w:eastAsia="ja-JP"/>
        </w:rPr>
      </w:pPr>
      <w:del w:id="494" w:author="ditaoktaria" w:date="2015-07-06T17:14:00Z">
        <w:r w:rsidDel="001F592B">
          <w:rPr>
            <w:noProof/>
          </w:rPr>
          <w:delText xml:space="preserve">Gambar 4. 3 </w:delText>
        </w:r>
        <w:r w:rsidRPr="00290D27" w:rsidDel="001F592B">
          <w:rPr>
            <w:noProof/>
          </w:rPr>
          <w:delText>Perancangan Umum Sistem</w:delText>
        </w:r>
        <w:r w:rsidDel="001F592B">
          <w:rPr>
            <w:noProof/>
          </w:rPr>
          <w:tab/>
          <w:delText>28</w:delText>
        </w:r>
      </w:del>
    </w:p>
    <w:p w14:paraId="13AA9802" w14:textId="77777777" w:rsidR="00D40BC0" w:rsidDel="001F592B" w:rsidRDefault="00D40BC0">
      <w:pPr>
        <w:pStyle w:val="TableofFigures"/>
        <w:tabs>
          <w:tab w:val="right" w:leader="dot" w:pos="7932"/>
        </w:tabs>
        <w:spacing w:line="360" w:lineRule="auto"/>
        <w:rPr>
          <w:del w:id="495" w:author="ditaoktaria" w:date="2015-07-06T17:14:00Z"/>
          <w:rFonts w:asciiTheme="minorHAnsi" w:eastAsiaTheme="minorEastAsia" w:hAnsiTheme="minorHAnsi" w:cstheme="minorBidi"/>
          <w:noProof/>
          <w:color w:val="auto"/>
          <w:lang w:val="en-US" w:eastAsia="ja-JP"/>
        </w:rPr>
      </w:pPr>
      <w:del w:id="496" w:author="ditaoktaria" w:date="2015-07-06T17:14:00Z">
        <w:r w:rsidDel="001F592B">
          <w:rPr>
            <w:noProof/>
          </w:rPr>
          <w:delText xml:space="preserve">Gambar 4. 4 </w:delText>
        </w:r>
        <w:r w:rsidRPr="00290D27" w:rsidDel="001F592B">
          <w:rPr>
            <w:noProof/>
          </w:rPr>
          <w:delText>Perancangan Arsitektur Sistem</w:delText>
        </w:r>
        <w:r w:rsidDel="001F592B">
          <w:rPr>
            <w:noProof/>
          </w:rPr>
          <w:tab/>
          <w:delText>29</w:delText>
        </w:r>
      </w:del>
    </w:p>
    <w:p w14:paraId="1296416C" w14:textId="77777777" w:rsidR="00D40BC0" w:rsidDel="001F592B" w:rsidRDefault="00D40BC0">
      <w:pPr>
        <w:pStyle w:val="TableofFigures"/>
        <w:tabs>
          <w:tab w:val="right" w:leader="dot" w:pos="7932"/>
        </w:tabs>
        <w:spacing w:line="360" w:lineRule="auto"/>
        <w:rPr>
          <w:del w:id="497" w:author="ditaoktaria" w:date="2015-07-06T17:14:00Z"/>
          <w:rFonts w:asciiTheme="minorHAnsi" w:eastAsiaTheme="minorEastAsia" w:hAnsiTheme="minorHAnsi" w:cstheme="minorBidi"/>
          <w:noProof/>
          <w:color w:val="auto"/>
          <w:lang w:val="en-US" w:eastAsia="ja-JP"/>
        </w:rPr>
      </w:pPr>
      <w:del w:id="498" w:author="ditaoktaria" w:date="2015-07-06T17:14:00Z">
        <w:r w:rsidDel="001F592B">
          <w:rPr>
            <w:noProof/>
          </w:rPr>
          <w:delText xml:space="preserve">Gambar 4. 5 </w:delText>
        </w:r>
        <w:r w:rsidRPr="00290D27" w:rsidDel="001F592B">
          <w:rPr>
            <w:noProof/>
          </w:rPr>
          <w:delText xml:space="preserve">Perancangan Komunikasi Data dengan </w:delText>
        </w:r>
        <w:r w:rsidRPr="00290D27" w:rsidDel="001F592B">
          <w:rPr>
            <w:i/>
            <w:noProof/>
          </w:rPr>
          <w:delText>Web Service</w:delText>
        </w:r>
        <w:r w:rsidDel="001F592B">
          <w:rPr>
            <w:noProof/>
          </w:rPr>
          <w:tab/>
          <w:delText>31</w:delText>
        </w:r>
      </w:del>
    </w:p>
    <w:p w14:paraId="295884A8" w14:textId="77777777" w:rsidR="00D40BC0" w:rsidDel="001F592B" w:rsidRDefault="00D40BC0">
      <w:pPr>
        <w:pStyle w:val="TableofFigures"/>
        <w:tabs>
          <w:tab w:val="right" w:leader="dot" w:pos="7932"/>
        </w:tabs>
        <w:spacing w:line="360" w:lineRule="auto"/>
        <w:rPr>
          <w:del w:id="499" w:author="ditaoktaria" w:date="2015-07-06T17:14:00Z"/>
          <w:rFonts w:asciiTheme="minorHAnsi" w:eastAsiaTheme="minorEastAsia" w:hAnsiTheme="minorHAnsi" w:cstheme="minorBidi"/>
          <w:noProof/>
          <w:color w:val="auto"/>
          <w:lang w:val="en-US" w:eastAsia="ja-JP"/>
        </w:rPr>
      </w:pPr>
      <w:del w:id="500" w:author="ditaoktaria" w:date="2015-07-06T17:14:00Z">
        <w:r w:rsidDel="001F592B">
          <w:rPr>
            <w:noProof/>
          </w:rPr>
          <w:delText xml:space="preserve">Gambar 4. 6 </w:delText>
        </w:r>
        <w:r w:rsidRPr="00290D27" w:rsidDel="001F592B">
          <w:rPr>
            <w:noProof/>
          </w:rPr>
          <w:delText>Perancangan Pemutar Materi Kuliah</w:delText>
        </w:r>
        <w:r w:rsidDel="001F592B">
          <w:rPr>
            <w:noProof/>
          </w:rPr>
          <w:tab/>
          <w:delText>32</w:delText>
        </w:r>
      </w:del>
    </w:p>
    <w:p w14:paraId="43E5F241" w14:textId="77777777" w:rsidR="00D40BC0" w:rsidDel="001F592B" w:rsidRDefault="00D40BC0">
      <w:pPr>
        <w:pStyle w:val="TableofFigures"/>
        <w:tabs>
          <w:tab w:val="right" w:leader="dot" w:pos="7932"/>
        </w:tabs>
        <w:spacing w:line="360" w:lineRule="auto"/>
        <w:rPr>
          <w:del w:id="501" w:author="ditaoktaria" w:date="2015-07-06T17:14:00Z"/>
          <w:rFonts w:asciiTheme="minorHAnsi" w:eastAsiaTheme="minorEastAsia" w:hAnsiTheme="minorHAnsi" w:cstheme="minorBidi"/>
          <w:noProof/>
          <w:color w:val="auto"/>
          <w:lang w:val="en-US" w:eastAsia="ja-JP"/>
        </w:rPr>
      </w:pPr>
      <w:del w:id="502" w:author="ditaoktaria" w:date="2015-07-06T17:14:00Z">
        <w:r w:rsidDel="001F592B">
          <w:rPr>
            <w:noProof/>
          </w:rPr>
          <w:delText>Gambar 4. 7</w:delText>
        </w:r>
        <w:r w:rsidRPr="00290D27" w:rsidDel="001F592B">
          <w:rPr>
            <w:noProof/>
          </w:rPr>
          <w:delText xml:space="preserve"> </w:delText>
        </w:r>
        <w:r w:rsidRPr="00290D27" w:rsidDel="001F592B">
          <w:rPr>
            <w:i/>
            <w:noProof/>
          </w:rPr>
          <w:delText>Entity Relational Diagram</w:delText>
        </w:r>
        <w:r w:rsidDel="001F592B">
          <w:rPr>
            <w:noProof/>
          </w:rPr>
          <w:tab/>
          <w:delText>33</w:delText>
        </w:r>
      </w:del>
    </w:p>
    <w:p w14:paraId="678B7D8E" w14:textId="77777777" w:rsidR="00D40BC0" w:rsidDel="001F592B" w:rsidRDefault="00D40BC0">
      <w:pPr>
        <w:pStyle w:val="TableofFigures"/>
        <w:tabs>
          <w:tab w:val="right" w:leader="dot" w:pos="7932"/>
        </w:tabs>
        <w:spacing w:line="360" w:lineRule="auto"/>
        <w:rPr>
          <w:del w:id="503" w:author="ditaoktaria" w:date="2015-07-06T17:14:00Z"/>
          <w:rFonts w:asciiTheme="minorHAnsi" w:eastAsiaTheme="minorEastAsia" w:hAnsiTheme="minorHAnsi" w:cstheme="minorBidi"/>
          <w:noProof/>
          <w:color w:val="auto"/>
          <w:lang w:val="en-US" w:eastAsia="ja-JP"/>
        </w:rPr>
      </w:pPr>
      <w:del w:id="504" w:author="ditaoktaria" w:date="2015-07-06T17:14:00Z">
        <w:r w:rsidDel="001F592B">
          <w:rPr>
            <w:noProof/>
          </w:rPr>
          <w:delText xml:space="preserve">Gambar 4. 8 </w:delText>
        </w:r>
        <w:r w:rsidRPr="00290D27" w:rsidDel="001F592B">
          <w:rPr>
            <w:i/>
            <w:noProof/>
          </w:rPr>
          <w:delText xml:space="preserve">Activity Diagram </w:delText>
        </w:r>
        <w:r w:rsidRPr="00290D27" w:rsidDel="001F592B">
          <w:rPr>
            <w:noProof/>
          </w:rPr>
          <w:delText>Kelola Akun</w:delText>
        </w:r>
        <w:r w:rsidDel="001F592B">
          <w:rPr>
            <w:noProof/>
          </w:rPr>
          <w:tab/>
          <w:delText>36</w:delText>
        </w:r>
      </w:del>
    </w:p>
    <w:p w14:paraId="6D5C9789" w14:textId="77777777" w:rsidR="00D40BC0" w:rsidDel="001F592B" w:rsidRDefault="00D40BC0">
      <w:pPr>
        <w:pStyle w:val="TableofFigures"/>
        <w:tabs>
          <w:tab w:val="right" w:leader="dot" w:pos="7932"/>
        </w:tabs>
        <w:spacing w:line="360" w:lineRule="auto"/>
        <w:rPr>
          <w:del w:id="505" w:author="ditaoktaria" w:date="2015-07-06T17:14:00Z"/>
          <w:rFonts w:asciiTheme="minorHAnsi" w:eastAsiaTheme="minorEastAsia" w:hAnsiTheme="minorHAnsi" w:cstheme="minorBidi"/>
          <w:noProof/>
          <w:color w:val="auto"/>
          <w:lang w:val="en-US" w:eastAsia="ja-JP"/>
        </w:rPr>
      </w:pPr>
      <w:del w:id="506" w:author="ditaoktaria" w:date="2015-07-06T17:14:00Z">
        <w:r w:rsidDel="001F592B">
          <w:rPr>
            <w:noProof/>
          </w:rPr>
          <w:delText xml:space="preserve">Gambar 4. 9 </w:delText>
        </w:r>
        <w:r w:rsidRPr="00290D27" w:rsidDel="001F592B">
          <w:rPr>
            <w:i/>
            <w:noProof/>
          </w:rPr>
          <w:delText xml:space="preserve">Activity Diagram </w:delText>
        </w:r>
        <w:r w:rsidRPr="00290D27" w:rsidDel="001F592B">
          <w:rPr>
            <w:noProof/>
          </w:rPr>
          <w:delText>Kelola Materi</w:delText>
        </w:r>
        <w:r w:rsidDel="001F592B">
          <w:rPr>
            <w:noProof/>
          </w:rPr>
          <w:tab/>
          <w:delText>39</w:delText>
        </w:r>
      </w:del>
    </w:p>
    <w:p w14:paraId="142E52A4" w14:textId="77777777" w:rsidR="00D40BC0" w:rsidDel="001F592B" w:rsidRDefault="00D40BC0">
      <w:pPr>
        <w:pStyle w:val="TableofFigures"/>
        <w:tabs>
          <w:tab w:val="right" w:leader="dot" w:pos="7932"/>
        </w:tabs>
        <w:spacing w:line="360" w:lineRule="auto"/>
        <w:rPr>
          <w:del w:id="507" w:author="ditaoktaria" w:date="2015-07-06T17:14:00Z"/>
          <w:rFonts w:asciiTheme="minorHAnsi" w:eastAsiaTheme="minorEastAsia" w:hAnsiTheme="minorHAnsi" w:cstheme="minorBidi"/>
          <w:noProof/>
          <w:color w:val="auto"/>
          <w:lang w:val="en-US" w:eastAsia="ja-JP"/>
        </w:rPr>
      </w:pPr>
      <w:del w:id="508" w:author="ditaoktaria" w:date="2015-07-06T17:14:00Z">
        <w:r w:rsidDel="001F592B">
          <w:rPr>
            <w:noProof/>
          </w:rPr>
          <w:delText xml:space="preserve">Gambar 4. 10 </w:delText>
        </w:r>
        <w:r w:rsidRPr="00290D27" w:rsidDel="001F592B">
          <w:rPr>
            <w:i/>
            <w:noProof/>
          </w:rPr>
          <w:delText xml:space="preserve">Activity Diagram </w:delText>
        </w:r>
        <w:r w:rsidRPr="00290D27" w:rsidDel="001F592B">
          <w:rPr>
            <w:noProof/>
          </w:rPr>
          <w:delText>Presentasi Materi</w:delText>
        </w:r>
        <w:r w:rsidDel="001F592B">
          <w:rPr>
            <w:noProof/>
          </w:rPr>
          <w:tab/>
          <w:delText>39</w:delText>
        </w:r>
      </w:del>
    </w:p>
    <w:p w14:paraId="50251865" w14:textId="77777777" w:rsidR="00D40BC0" w:rsidDel="001F592B" w:rsidRDefault="00D40BC0">
      <w:pPr>
        <w:pStyle w:val="TableofFigures"/>
        <w:tabs>
          <w:tab w:val="right" w:leader="dot" w:pos="7932"/>
        </w:tabs>
        <w:spacing w:line="360" w:lineRule="auto"/>
        <w:rPr>
          <w:del w:id="509" w:author="ditaoktaria" w:date="2015-07-06T17:14:00Z"/>
          <w:rFonts w:asciiTheme="minorHAnsi" w:eastAsiaTheme="minorEastAsia" w:hAnsiTheme="minorHAnsi" w:cstheme="minorBidi"/>
          <w:noProof/>
          <w:color w:val="auto"/>
          <w:lang w:val="en-US" w:eastAsia="ja-JP"/>
        </w:rPr>
      </w:pPr>
      <w:del w:id="510" w:author="ditaoktaria" w:date="2015-07-06T17:14:00Z">
        <w:r w:rsidDel="001F592B">
          <w:rPr>
            <w:noProof/>
          </w:rPr>
          <w:delText xml:space="preserve">Gambar 4. 12 </w:delText>
        </w:r>
        <w:r w:rsidRPr="00290D27" w:rsidDel="001F592B">
          <w:rPr>
            <w:noProof/>
          </w:rPr>
          <w:delText>Antarmuka Halaman Utama</w:delText>
        </w:r>
        <w:r w:rsidDel="001F592B">
          <w:rPr>
            <w:noProof/>
          </w:rPr>
          <w:tab/>
          <w:delText>41</w:delText>
        </w:r>
      </w:del>
    </w:p>
    <w:p w14:paraId="3A25CB16" w14:textId="77777777" w:rsidR="00D40BC0" w:rsidDel="001F592B" w:rsidRDefault="00D40BC0">
      <w:pPr>
        <w:pStyle w:val="TableofFigures"/>
        <w:tabs>
          <w:tab w:val="right" w:leader="dot" w:pos="7932"/>
        </w:tabs>
        <w:spacing w:line="360" w:lineRule="auto"/>
        <w:rPr>
          <w:del w:id="511" w:author="ditaoktaria" w:date="2015-07-06T17:14:00Z"/>
          <w:rFonts w:asciiTheme="minorHAnsi" w:eastAsiaTheme="minorEastAsia" w:hAnsiTheme="minorHAnsi" w:cstheme="minorBidi"/>
          <w:noProof/>
          <w:color w:val="auto"/>
          <w:lang w:val="en-US" w:eastAsia="ja-JP"/>
        </w:rPr>
      </w:pPr>
      <w:del w:id="512" w:author="ditaoktaria" w:date="2015-07-06T17:14:00Z">
        <w:r w:rsidDel="001F592B">
          <w:rPr>
            <w:noProof/>
          </w:rPr>
          <w:delText xml:space="preserve">Gambar 4. 14 </w:delText>
        </w:r>
        <w:r w:rsidRPr="00290D27" w:rsidDel="001F592B">
          <w:rPr>
            <w:noProof/>
          </w:rPr>
          <w:delText>Antarmuka Halaman Kelola Materi</w:delText>
        </w:r>
        <w:r w:rsidDel="001F592B">
          <w:rPr>
            <w:noProof/>
          </w:rPr>
          <w:tab/>
          <w:delText>42</w:delText>
        </w:r>
      </w:del>
    </w:p>
    <w:p w14:paraId="56ECD026" w14:textId="77777777" w:rsidR="00D40BC0" w:rsidDel="001F592B" w:rsidRDefault="00D40BC0">
      <w:pPr>
        <w:pStyle w:val="TableofFigures"/>
        <w:tabs>
          <w:tab w:val="right" w:leader="dot" w:pos="7932"/>
        </w:tabs>
        <w:spacing w:line="360" w:lineRule="auto"/>
        <w:rPr>
          <w:del w:id="513" w:author="ditaoktaria" w:date="2015-07-06T17:14:00Z"/>
          <w:rFonts w:asciiTheme="minorHAnsi" w:eastAsiaTheme="minorEastAsia" w:hAnsiTheme="minorHAnsi" w:cstheme="minorBidi"/>
          <w:noProof/>
          <w:color w:val="auto"/>
          <w:lang w:val="en-US" w:eastAsia="ja-JP"/>
        </w:rPr>
      </w:pPr>
      <w:del w:id="514" w:author="ditaoktaria" w:date="2015-07-06T17:14:00Z">
        <w:r w:rsidDel="001F592B">
          <w:rPr>
            <w:noProof/>
          </w:rPr>
          <w:delText xml:space="preserve">Gambar 4. 15 </w:delText>
        </w:r>
        <w:r w:rsidRPr="00290D27" w:rsidDel="001F592B">
          <w:rPr>
            <w:noProof/>
          </w:rPr>
          <w:delText>Antarmuka Halaman Kelola Akun</w:delText>
        </w:r>
        <w:r w:rsidDel="001F592B">
          <w:rPr>
            <w:noProof/>
          </w:rPr>
          <w:tab/>
          <w:delText>42</w:delText>
        </w:r>
      </w:del>
    </w:p>
    <w:p w14:paraId="576E627F" w14:textId="77777777" w:rsidR="00DE1EF1" w:rsidRDefault="009611A2">
      <w:pPr>
        <w:ind w:firstLine="0"/>
        <w:sectPr w:rsidR="00DE1EF1" w:rsidSect="00780DB3">
          <w:pgSz w:w="11909" w:h="16834" w:code="9"/>
          <w:pgMar w:top="1985" w:right="1699" w:bottom="1699" w:left="2268" w:header="720" w:footer="720" w:gutter="0"/>
          <w:pgNumType w:fmt="lowerRoman"/>
          <w:cols w:space="720"/>
          <w:titlePg/>
          <w:docGrid w:linePitch="360"/>
        </w:sectPr>
        <w:pPrChange w:id="515" w:author="ditaoktaria" w:date="2015-07-06T17:14:00Z">
          <w:pPr>
            <w:spacing w:line="240" w:lineRule="auto"/>
            <w:ind w:firstLine="0"/>
          </w:pPr>
        </w:pPrChange>
      </w:pPr>
      <w:r>
        <w:fldChar w:fldCharType="end"/>
      </w:r>
    </w:p>
    <w:p w14:paraId="338335A0" w14:textId="655238AF" w:rsidR="00F53B24" w:rsidRDefault="00883686" w:rsidP="00DE1EF1">
      <w:pPr>
        <w:pStyle w:val="Heading1"/>
      </w:pPr>
      <w:r>
        <w:lastRenderedPageBreak/>
        <w:t>DAFTAR TABEL</w:t>
      </w:r>
    </w:p>
    <w:p w14:paraId="6BA6492D" w14:textId="77777777" w:rsidR="00883686" w:rsidRPr="00883686" w:rsidRDefault="00883686" w:rsidP="00883686"/>
    <w:p w14:paraId="2D85D7FE" w14:textId="77777777" w:rsidR="001978D1" w:rsidRDefault="00DE1EF1">
      <w:pPr>
        <w:pStyle w:val="TableofFigures"/>
        <w:tabs>
          <w:tab w:val="right" w:leader="dot" w:pos="7932"/>
        </w:tabs>
        <w:spacing w:line="360" w:lineRule="auto"/>
        <w:rPr>
          <w:ins w:id="516" w:author="ditaoktaria" w:date="2015-07-01T14:44:00Z"/>
          <w:rFonts w:asciiTheme="minorHAnsi" w:eastAsiaTheme="minorEastAsia" w:hAnsiTheme="minorHAnsi" w:cstheme="minorBidi"/>
          <w:noProof/>
          <w:color w:val="auto"/>
          <w:lang w:val="en-US" w:eastAsia="ja-JP"/>
        </w:rPr>
        <w:pPrChange w:id="517" w:author="ditaoktaria" w:date="2015-07-01T14:44:00Z">
          <w:pPr>
            <w:pStyle w:val="TableofFigures"/>
            <w:tabs>
              <w:tab w:val="right" w:leader="dot" w:pos="7932"/>
            </w:tabs>
          </w:pPr>
        </w:pPrChange>
      </w:pPr>
      <w:r>
        <w:fldChar w:fldCharType="begin"/>
      </w:r>
      <w:r>
        <w:instrText xml:space="preserve"> TOC \c "Tabel 2." </w:instrText>
      </w:r>
      <w:r>
        <w:fldChar w:fldCharType="separate"/>
      </w:r>
      <w:ins w:id="518" w:author="ditaoktaria" w:date="2015-07-01T14:44:00Z">
        <w:r w:rsidR="001978D1">
          <w:rPr>
            <w:noProof/>
          </w:rPr>
          <w:t xml:space="preserve">Tabel 2. 1 </w:t>
        </w:r>
        <w:r w:rsidR="001978D1" w:rsidRPr="0030074F">
          <w:rPr>
            <w:noProof/>
          </w:rPr>
          <w:t>Pemetaan Entitas JSON dan Java</w:t>
        </w:r>
        <w:r w:rsidR="001978D1">
          <w:rPr>
            <w:noProof/>
          </w:rPr>
          <w:tab/>
        </w:r>
        <w:r w:rsidR="001978D1">
          <w:rPr>
            <w:noProof/>
          </w:rPr>
          <w:fldChar w:fldCharType="begin"/>
        </w:r>
        <w:r w:rsidR="001978D1">
          <w:rPr>
            <w:noProof/>
          </w:rPr>
          <w:instrText xml:space="preserve"> PAGEREF _Toc297381203 \h </w:instrText>
        </w:r>
      </w:ins>
      <w:r w:rsidR="001978D1">
        <w:rPr>
          <w:noProof/>
        </w:rPr>
      </w:r>
      <w:r w:rsidR="001978D1">
        <w:rPr>
          <w:noProof/>
        </w:rPr>
        <w:fldChar w:fldCharType="separate"/>
      </w:r>
      <w:ins w:id="519" w:author="ditaoktaria" w:date="2015-07-29T10:19:00Z">
        <w:r w:rsidR="006819DC">
          <w:rPr>
            <w:noProof/>
          </w:rPr>
          <w:t>7</w:t>
        </w:r>
      </w:ins>
      <w:ins w:id="520" w:author="ditaoktaria" w:date="2015-07-01T14:44:00Z">
        <w:r w:rsidR="001978D1">
          <w:rPr>
            <w:noProof/>
          </w:rPr>
          <w:fldChar w:fldCharType="end"/>
        </w:r>
      </w:ins>
    </w:p>
    <w:p w14:paraId="02BBEB44" w14:textId="77777777" w:rsidR="001978D1" w:rsidRDefault="001978D1">
      <w:pPr>
        <w:pStyle w:val="TableofFigures"/>
        <w:tabs>
          <w:tab w:val="right" w:leader="dot" w:pos="7932"/>
        </w:tabs>
        <w:rPr>
          <w:ins w:id="521" w:author="ditaoktaria" w:date="2015-07-01T14:44:00Z"/>
          <w:rFonts w:asciiTheme="minorHAnsi" w:eastAsiaTheme="minorEastAsia" w:hAnsiTheme="minorHAnsi" w:cstheme="minorBidi"/>
          <w:noProof/>
          <w:color w:val="auto"/>
          <w:lang w:val="en-US" w:eastAsia="ja-JP"/>
        </w:rPr>
      </w:pPr>
      <w:ins w:id="522" w:author="ditaoktaria" w:date="2015-07-01T14:44:00Z">
        <w:r>
          <w:rPr>
            <w:noProof/>
          </w:rPr>
          <w:t xml:space="preserve">Tabel 2. 2 </w:t>
        </w:r>
        <w:r w:rsidRPr="0030074F">
          <w:rPr>
            <w:noProof/>
          </w:rPr>
          <w:t xml:space="preserve">Isi dari PDF </w:t>
        </w:r>
        <w:r w:rsidRPr="0030074F">
          <w:rPr>
            <w:i/>
            <w:noProof/>
          </w:rPr>
          <w:t>Page Stream</w:t>
        </w:r>
        <w:r>
          <w:rPr>
            <w:noProof/>
          </w:rPr>
          <w:tab/>
        </w:r>
        <w:r>
          <w:rPr>
            <w:noProof/>
          </w:rPr>
          <w:fldChar w:fldCharType="begin"/>
        </w:r>
        <w:r>
          <w:rPr>
            <w:noProof/>
          </w:rPr>
          <w:instrText xml:space="preserve"> PAGEREF _Toc297381204 \h </w:instrText>
        </w:r>
      </w:ins>
      <w:r>
        <w:rPr>
          <w:noProof/>
        </w:rPr>
      </w:r>
      <w:r>
        <w:rPr>
          <w:noProof/>
        </w:rPr>
        <w:fldChar w:fldCharType="separate"/>
      </w:r>
      <w:ins w:id="523" w:author="ditaoktaria" w:date="2015-07-29T10:19:00Z">
        <w:r w:rsidR="006819DC">
          <w:rPr>
            <w:noProof/>
          </w:rPr>
          <w:t>9</w:t>
        </w:r>
      </w:ins>
      <w:ins w:id="524" w:author="ditaoktaria" w:date="2015-07-01T14:44:00Z">
        <w:r>
          <w:rPr>
            <w:noProof/>
          </w:rPr>
          <w:fldChar w:fldCharType="end"/>
        </w:r>
      </w:ins>
    </w:p>
    <w:p w14:paraId="33B7048F" w14:textId="77777777" w:rsidR="00586687" w:rsidDel="001978D1" w:rsidRDefault="00586687">
      <w:pPr>
        <w:pStyle w:val="TableofFigures"/>
        <w:tabs>
          <w:tab w:val="right" w:leader="dot" w:pos="7932"/>
        </w:tabs>
        <w:rPr>
          <w:del w:id="525" w:author="ditaoktaria" w:date="2015-07-01T14:44:00Z"/>
          <w:rFonts w:asciiTheme="minorHAnsi" w:eastAsiaTheme="minorEastAsia" w:hAnsiTheme="minorHAnsi" w:cstheme="minorBidi"/>
          <w:noProof/>
          <w:color w:val="auto"/>
          <w:lang w:val="en-US" w:eastAsia="ja-JP"/>
        </w:rPr>
      </w:pPr>
      <w:del w:id="526" w:author="ditaoktaria" w:date="2015-07-01T14:44:00Z">
        <w:r w:rsidDel="001978D1">
          <w:rPr>
            <w:noProof/>
          </w:rPr>
          <w:delText xml:space="preserve">Tabel 2. 1 </w:delText>
        </w:r>
        <w:r w:rsidRPr="009949DC" w:rsidDel="001978D1">
          <w:rPr>
            <w:noProof/>
          </w:rPr>
          <w:delText>Pemetaan Entitas JSON dan Java</w:delText>
        </w:r>
        <w:r w:rsidDel="001978D1">
          <w:rPr>
            <w:noProof/>
          </w:rPr>
          <w:tab/>
          <w:delText>7</w:delText>
        </w:r>
      </w:del>
    </w:p>
    <w:p w14:paraId="2308FD46" w14:textId="77777777" w:rsidR="00DE1EF1" w:rsidDel="00586687" w:rsidRDefault="00DE1EF1">
      <w:pPr>
        <w:pStyle w:val="TableofFigures"/>
        <w:tabs>
          <w:tab w:val="right" w:leader="dot" w:pos="7932"/>
        </w:tabs>
        <w:rPr>
          <w:del w:id="527" w:author="ditaoktaria" w:date="2015-07-01T13:47:00Z"/>
          <w:rFonts w:asciiTheme="minorHAnsi" w:eastAsiaTheme="minorEastAsia" w:hAnsiTheme="minorHAnsi" w:cstheme="minorBidi"/>
          <w:noProof/>
          <w:color w:val="auto"/>
          <w:lang w:val="en-US" w:eastAsia="ja-JP"/>
        </w:rPr>
      </w:pPr>
      <w:del w:id="528" w:author="ditaoktaria" w:date="2015-07-01T13:47:00Z">
        <w:r w:rsidDel="00586687">
          <w:rPr>
            <w:noProof/>
          </w:rPr>
          <w:delText xml:space="preserve">Tabel 2. 1 </w:delText>
        </w:r>
        <w:r w:rsidRPr="00214A4F" w:rsidDel="00586687">
          <w:rPr>
            <w:noProof/>
          </w:rPr>
          <w:delText>Pemetaan Entitas JSON dan JAVA</w:delText>
        </w:r>
        <w:r w:rsidDel="00586687">
          <w:rPr>
            <w:noProof/>
          </w:rPr>
          <w:tab/>
          <w:delText>7</w:delText>
        </w:r>
      </w:del>
    </w:p>
    <w:p w14:paraId="00987DD9" w14:textId="77777777" w:rsidR="00D41C97" w:rsidRDefault="00DE1EF1" w:rsidP="00D41C97">
      <w:pPr>
        <w:ind w:firstLine="0"/>
        <w:rPr>
          <w:noProof/>
        </w:rPr>
      </w:pPr>
      <w:r>
        <w:fldChar w:fldCharType="end"/>
      </w:r>
      <w:r>
        <w:fldChar w:fldCharType="begin"/>
      </w:r>
      <w:r>
        <w:instrText xml:space="preserve"> TOC \c "Tabel 4." </w:instrText>
      </w:r>
      <w:r>
        <w:fldChar w:fldCharType="separate"/>
      </w:r>
    </w:p>
    <w:p w14:paraId="7520AD85"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 </w:t>
      </w:r>
      <w:r w:rsidRPr="00AB4ED9">
        <w:rPr>
          <w:noProof/>
        </w:rPr>
        <w:t>Identifikasi Aktor</w:t>
      </w:r>
      <w:r>
        <w:rPr>
          <w:noProof/>
        </w:rPr>
        <w:tab/>
      </w:r>
      <w:r>
        <w:rPr>
          <w:noProof/>
        </w:rPr>
        <w:fldChar w:fldCharType="begin"/>
      </w:r>
      <w:r>
        <w:rPr>
          <w:noProof/>
        </w:rPr>
        <w:instrText xml:space="preserve"> PAGEREF _Toc297818530 \h </w:instrText>
      </w:r>
      <w:r>
        <w:rPr>
          <w:noProof/>
        </w:rPr>
      </w:r>
      <w:r>
        <w:rPr>
          <w:noProof/>
        </w:rPr>
        <w:fldChar w:fldCharType="separate"/>
      </w:r>
      <w:r w:rsidR="006819DC">
        <w:rPr>
          <w:noProof/>
        </w:rPr>
        <w:t>19</w:t>
      </w:r>
      <w:r>
        <w:rPr>
          <w:noProof/>
        </w:rPr>
        <w:fldChar w:fldCharType="end"/>
      </w:r>
    </w:p>
    <w:p w14:paraId="01ADB04C"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2 </w:t>
      </w:r>
      <w:r w:rsidRPr="00AB4ED9">
        <w:rPr>
          <w:noProof/>
        </w:rPr>
        <w:t>Spesifikasi Kebutuhan Fungsional</w:t>
      </w:r>
      <w:r>
        <w:rPr>
          <w:noProof/>
        </w:rPr>
        <w:tab/>
      </w:r>
      <w:r>
        <w:rPr>
          <w:noProof/>
        </w:rPr>
        <w:fldChar w:fldCharType="begin"/>
      </w:r>
      <w:r>
        <w:rPr>
          <w:noProof/>
        </w:rPr>
        <w:instrText xml:space="preserve"> PAGEREF _Toc297818531 \h </w:instrText>
      </w:r>
      <w:r>
        <w:rPr>
          <w:noProof/>
        </w:rPr>
      </w:r>
      <w:r>
        <w:rPr>
          <w:noProof/>
        </w:rPr>
        <w:fldChar w:fldCharType="separate"/>
      </w:r>
      <w:r w:rsidR="006819DC">
        <w:rPr>
          <w:noProof/>
        </w:rPr>
        <w:t>19</w:t>
      </w:r>
      <w:r>
        <w:rPr>
          <w:noProof/>
        </w:rPr>
        <w:fldChar w:fldCharType="end"/>
      </w:r>
    </w:p>
    <w:p w14:paraId="7F50FEB1"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7 </w:t>
      </w:r>
      <w:r w:rsidRPr="00AB4ED9">
        <w:rPr>
          <w:noProof/>
        </w:rPr>
        <w:t xml:space="preserve">Struktur Tabel </w:t>
      </w:r>
      <w:r w:rsidRPr="00AB4ED9">
        <w:rPr>
          <w:i/>
          <w:noProof/>
        </w:rPr>
        <w:t>Lecturer</w:t>
      </w:r>
      <w:r>
        <w:rPr>
          <w:noProof/>
        </w:rPr>
        <w:tab/>
      </w:r>
      <w:r>
        <w:rPr>
          <w:noProof/>
        </w:rPr>
        <w:fldChar w:fldCharType="begin"/>
      </w:r>
      <w:r>
        <w:rPr>
          <w:noProof/>
        </w:rPr>
        <w:instrText xml:space="preserve"> PAGEREF _Toc297818532 \h </w:instrText>
      </w:r>
      <w:r>
        <w:rPr>
          <w:noProof/>
        </w:rPr>
      </w:r>
      <w:r>
        <w:rPr>
          <w:noProof/>
        </w:rPr>
        <w:fldChar w:fldCharType="separate"/>
      </w:r>
      <w:ins w:id="529" w:author="ditaoktaria" w:date="2015-07-29T10:19:00Z">
        <w:r w:rsidR="006819DC">
          <w:rPr>
            <w:noProof/>
          </w:rPr>
          <w:t>32</w:t>
        </w:r>
      </w:ins>
      <w:del w:id="530" w:author="ditaoktaria" w:date="2015-07-29T10:12:00Z">
        <w:r w:rsidDel="006819DC">
          <w:rPr>
            <w:noProof/>
          </w:rPr>
          <w:delText>34</w:delText>
        </w:r>
      </w:del>
      <w:r>
        <w:rPr>
          <w:noProof/>
        </w:rPr>
        <w:fldChar w:fldCharType="end"/>
      </w:r>
    </w:p>
    <w:p w14:paraId="6147B726"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8 </w:t>
      </w:r>
      <w:r w:rsidRPr="00AB4ED9">
        <w:rPr>
          <w:noProof/>
        </w:rPr>
        <w:t xml:space="preserve">Struktur Tabel </w:t>
      </w:r>
      <w:r w:rsidRPr="00AB4ED9">
        <w:rPr>
          <w:i/>
          <w:noProof/>
        </w:rPr>
        <w:t>Material</w:t>
      </w:r>
      <w:r>
        <w:rPr>
          <w:noProof/>
        </w:rPr>
        <w:tab/>
      </w:r>
      <w:r>
        <w:rPr>
          <w:noProof/>
        </w:rPr>
        <w:fldChar w:fldCharType="begin"/>
      </w:r>
      <w:r>
        <w:rPr>
          <w:noProof/>
        </w:rPr>
        <w:instrText xml:space="preserve"> PAGEREF _Toc297818533 \h </w:instrText>
      </w:r>
      <w:r>
        <w:rPr>
          <w:noProof/>
        </w:rPr>
      </w:r>
      <w:r>
        <w:rPr>
          <w:noProof/>
        </w:rPr>
        <w:fldChar w:fldCharType="separate"/>
      </w:r>
      <w:ins w:id="531" w:author="ditaoktaria" w:date="2015-07-29T10:19:00Z">
        <w:r w:rsidR="006819DC">
          <w:rPr>
            <w:noProof/>
          </w:rPr>
          <w:t>33</w:t>
        </w:r>
      </w:ins>
      <w:del w:id="532" w:author="ditaoktaria" w:date="2015-07-29T10:12:00Z">
        <w:r w:rsidDel="006819DC">
          <w:rPr>
            <w:noProof/>
          </w:rPr>
          <w:delText>34</w:delText>
        </w:r>
      </w:del>
      <w:r>
        <w:rPr>
          <w:noProof/>
        </w:rPr>
        <w:fldChar w:fldCharType="end"/>
      </w:r>
    </w:p>
    <w:p w14:paraId="174A1E79"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9 </w:t>
      </w:r>
      <w:r w:rsidRPr="00AB4ED9">
        <w:rPr>
          <w:noProof/>
        </w:rPr>
        <w:t xml:space="preserve">Struktur Tabel </w:t>
      </w:r>
      <w:r w:rsidRPr="00AB4ED9">
        <w:rPr>
          <w:i/>
          <w:noProof/>
        </w:rPr>
        <w:t>Folder</w:t>
      </w:r>
      <w:r>
        <w:rPr>
          <w:noProof/>
        </w:rPr>
        <w:tab/>
      </w:r>
      <w:r>
        <w:rPr>
          <w:noProof/>
        </w:rPr>
        <w:fldChar w:fldCharType="begin"/>
      </w:r>
      <w:r>
        <w:rPr>
          <w:noProof/>
        </w:rPr>
        <w:instrText xml:space="preserve"> PAGEREF _Toc297818534 \h </w:instrText>
      </w:r>
      <w:r>
        <w:rPr>
          <w:noProof/>
        </w:rPr>
      </w:r>
      <w:r>
        <w:rPr>
          <w:noProof/>
        </w:rPr>
        <w:fldChar w:fldCharType="separate"/>
      </w:r>
      <w:ins w:id="533" w:author="ditaoktaria" w:date="2015-07-29T10:19:00Z">
        <w:r w:rsidR="006819DC">
          <w:rPr>
            <w:noProof/>
          </w:rPr>
          <w:t>34</w:t>
        </w:r>
      </w:ins>
      <w:del w:id="534" w:author="ditaoktaria" w:date="2015-07-29T10:12:00Z">
        <w:r w:rsidDel="006819DC">
          <w:rPr>
            <w:noProof/>
          </w:rPr>
          <w:delText>35</w:delText>
        </w:r>
      </w:del>
      <w:r>
        <w:rPr>
          <w:noProof/>
        </w:rPr>
        <w:fldChar w:fldCharType="end"/>
      </w:r>
    </w:p>
    <w:p w14:paraId="4DF9DF44" w14:textId="77777777" w:rsidR="009009D5" w:rsidRDefault="00DE1EF1" w:rsidP="00D41C97">
      <w:pPr>
        <w:ind w:firstLine="0"/>
        <w:sectPr w:rsidR="009009D5" w:rsidSect="00780DB3">
          <w:pgSz w:w="11909" w:h="16834" w:code="9"/>
          <w:pgMar w:top="1985" w:right="1699" w:bottom="1699" w:left="2268" w:header="720" w:footer="720" w:gutter="0"/>
          <w:pgNumType w:fmt="lowerRoman"/>
          <w:cols w:space="720"/>
          <w:titlePg/>
          <w:docGrid w:linePitch="360"/>
        </w:sectPr>
      </w:pPr>
      <w:r>
        <w:fldChar w:fldCharType="end"/>
      </w:r>
    </w:p>
    <w:p w14:paraId="0FACFCEB" w14:textId="74EB6363" w:rsidR="00385FB0" w:rsidRDefault="004D3749" w:rsidP="003E2D5C">
      <w:pPr>
        <w:pStyle w:val="Heading1"/>
      </w:pPr>
      <w:r>
        <w:lastRenderedPageBreak/>
        <w:t xml:space="preserve">DAFTAR </w:t>
      </w:r>
      <w:r w:rsidR="009009D5">
        <w:t>KODE</w:t>
      </w:r>
    </w:p>
    <w:p w14:paraId="263F5A19" w14:textId="77777777" w:rsidR="003E2D5C" w:rsidRDefault="003E2D5C" w:rsidP="003E2D5C"/>
    <w:p w14:paraId="6FCAA804" w14:textId="77777777" w:rsidR="002D4C5C" w:rsidRDefault="003E2D5C">
      <w:pPr>
        <w:pStyle w:val="TableofFigures"/>
        <w:tabs>
          <w:tab w:val="right" w:leader="dot" w:pos="7932"/>
        </w:tabs>
        <w:spacing w:line="360" w:lineRule="auto"/>
        <w:rPr>
          <w:ins w:id="535" w:author="ditaoktaria" w:date="2015-07-01T14:50:00Z"/>
          <w:rFonts w:asciiTheme="minorHAnsi" w:eastAsiaTheme="minorEastAsia" w:hAnsiTheme="minorHAnsi" w:cstheme="minorBidi"/>
          <w:noProof/>
          <w:color w:val="auto"/>
          <w:lang w:val="en-US" w:eastAsia="ja-JP"/>
        </w:rPr>
        <w:pPrChange w:id="536" w:author="ditaoktaria" w:date="2015-07-01T14:50:00Z">
          <w:pPr>
            <w:pStyle w:val="TableofFigures"/>
            <w:tabs>
              <w:tab w:val="right" w:leader="dot" w:pos="7932"/>
            </w:tabs>
          </w:pPr>
        </w:pPrChange>
      </w:pPr>
      <w:r>
        <w:fldChar w:fldCharType="begin"/>
      </w:r>
      <w:r>
        <w:instrText xml:space="preserve"> TOC \c "Kode 2." </w:instrText>
      </w:r>
      <w:r>
        <w:fldChar w:fldCharType="separate"/>
      </w:r>
      <w:ins w:id="537" w:author="ditaoktaria" w:date="2015-07-01T14:50:00Z">
        <w:r w:rsidR="002D4C5C">
          <w:rPr>
            <w:noProof/>
          </w:rPr>
          <w:t xml:space="preserve">Kode 2. 2 </w:t>
        </w:r>
        <w:r w:rsidR="002D4C5C" w:rsidRPr="005D2DFC">
          <w:rPr>
            <w:noProof/>
          </w:rPr>
          <w:t xml:space="preserve">Contoh Penggunaan </w:t>
        </w:r>
        <w:r w:rsidR="002D4C5C" w:rsidRPr="005D2DFC">
          <w:rPr>
            <w:i/>
            <w:noProof/>
          </w:rPr>
          <w:t>Query</w:t>
        </w:r>
        <w:r w:rsidR="002D4C5C">
          <w:rPr>
            <w:noProof/>
          </w:rPr>
          <w:tab/>
        </w:r>
        <w:r w:rsidR="002D4C5C">
          <w:rPr>
            <w:noProof/>
          </w:rPr>
          <w:fldChar w:fldCharType="begin"/>
        </w:r>
        <w:r w:rsidR="002D4C5C">
          <w:rPr>
            <w:noProof/>
          </w:rPr>
          <w:instrText xml:space="preserve"> PAGEREF _Toc297381545 \h </w:instrText>
        </w:r>
      </w:ins>
      <w:r w:rsidR="002D4C5C">
        <w:rPr>
          <w:noProof/>
        </w:rPr>
      </w:r>
      <w:r w:rsidR="002D4C5C">
        <w:rPr>
          <w:noProof/>
        </w:rPr>
        <w:fldChar w:fldCharType="separate"/>
      </w:r>
      <w:ins w:id="538" w:author="ditaoktaria" w:date="2015-07-29T10:19:00Z">
        <w:r w:rsidR="006819DC">
          <w:rPr>
            <w:noProof/>
          </w:rPr>
          <w:t>7</w:t>
        </w:r>
      </w:ins>
      <w:ins w:id="539" w:author="ditaoktaria" w:date="2015-07-01T14:50:00Z">
        <w:r w:rsidR="002D4C5C">
          <w:rPr>
            <w:noProof/>
          </w:rPr>
          <w:fldChar w:fldCharType="end"/>
        </w:r>
      </w:ins>
    </w:p>
    <w:p w14:paraId="4C9C9BBC" w14:textId="77777777" w:rsidR="002D4C5C" w:rsidRDefault="002D4C5C">
      <w:pPr>
        <w:pStyle w:val="TableofFigures"/>
        <w:tabs>
          <w:tab w:val="right" w:leader="dot" w:pos="7932"/>
        </w:tabs>
        <w:spacing w:line="360" w:lineRule="auto"/>
        <w:rPr>
          <w:ins w:id="540" w:author="ditaoktaria" w:date="2015-07-01T14:50:00Z"/>
          <w:rFonts w:asciiTheme="minorHAnsi" w:eastAsiaTheme="minorEastAsia" w:hAnsiTheme="minorHAnsi" w:cstheme="minorBidi"/>
          <w:noProof/>
          <w:color w:val="auto"/>
          <w:lang w:val="en-US" w:eastAsia="ja-JP"/>
        </w:rPr>
        <w:pPrChange w:id="541" w:author="ditaoktaria" w:date="2015-07-01T14:50:00Z">
          <w:pPr>
            <w:pStyle w:val="TableofFigures"/>
            <w:tabs>
              <w:tab w:val="right" w:leader="dot" w:pos="7932"/>
            </w:tabs>
          </w:pPr>
        </w:pPrChange>
      </w:pPr>
      <w:ins w:id="542" w:author="ditaoktaria" w:date="2015-07-01T14:50:00Z">
        <w:r>
          <w:rPr>
            <w:noProof/>
          </w:rPr>
          <w:t xml:space="preserve">Kode 2. 3 </w:t>
        </w:r>
        <w:r w:rsidRPr="005D2DFC">
          <w:rPr>
            <w:noProof/>
          </w:rPr>
          <w:t>Contoh Penggunaan Kelas Video View</w:t>
        </w:r>
        <w:r>
          <w:rPr>
            <w:noProof/>
          </w:rPr>
          <w:tab/>
        </w:r>
        <w:r>
          <w:rPr>
            <w:noProof/>
          </w:rPr>
          <w:fldChar w:fldCharType="begin"/>
        </w:r>
        <w:r>
          <w:rPr>
            <w:noProof/>
          </w:rPr>
          <w:instrText xml:space="preserve"> PAGEREF _Toc297381546 \h </w:instrText>
        </w:r>
      </w:ins>
      <w:r>
        <w:rPr>
          <w:noProof/>
        </w:rPr>
      </w:r>
      <w:r>
        <w:rPr>
          <w:noProof/>
        </w:rPr>
        <w:fldChar w:fldCharType="separate"/>
      </w:r>
      <w:ins w:id="543" w:author="ditaoktaria" w:date="2015-07-29T10:19:00Z">
        <w:r w:rsidR="006819DC">
          <w:rPr>
            <w:noProof/>
          </w:rPr>
          <w:t>8</w:t>
        </w:r>
      </w:ins>
      <w:ins w:id="544" w:author="ditaoktaria" w:date="2015-07-01T14:50:00Z">
        <w:r>
          <w:rPr>
            <w:noProof/>
          </w:rPr>
          <w:fldChar w:fldCharType="end"/>
        </w:r>
      </w:ins>
    </w:p>
    <w:p w14:paraId="2F0F65EC" w14:textId="77777777" w:rsidR="002D4C5C" w:rsidRDefault="002D4C5C">
      <w:pPr>
        <w:pStyle w:val="TableofFigures"/>
        <w:tabs>
          <w:tab w:val="right" w:leader="dot" w:pos="7932"/>
        </w:tabs>
        <w:spacing w:line="360" w:lineRule="auto"/>
        <w:rPr>
          <w:ins w:id="545" w:author="ditaoktaria" w:date="2015-07-01T14:50:00Z"/>
          <w:rFonts w:asciiTheme="minorHAnsi" w:eastAsiaTheme="minorEastAsia" w:hAnsiTheme="minorHAnsi" w:cstheme="minorBidi"/>
          <w:noProof/>
          <w:color w:val="auto"/>
          <w:lang w:val="en-US" w:eastAsia="ja-JP"/>
        </w:rPr>
        <w:pPrChange w:id="546" w:author="ditaoktaria" w:date="2015-07-01T14:50:00Z">
          <w:pPr>
            <w:pStyle w:val="TableofFigures"/>
            <w:tabs>
              <w:tab w:val="right" w:leader="dot" w:pos="7932"/>
            </w:tabs>
          </w:pPr>
        </w:pPrChange>
      </w:pPr>
      <w:ins w:id="547" w:author="ditaoktaria" w:date="2015-07-01T14:50:00Z">
        <w:r>
          <w:rPr>
            <w:noProof/>
          </w:rPr>
          <w:t xml:space="preserve">Kode 2. 4 </w:t>
        </w:r>
        <w:r w:rsidRPr="005D2DFC">
          <w:rPr>
            <w:noProof/>
          </w:rPr>
          <w:t>Penggunaan XHR2 pada PDF.js</w:t>
        </w:r>
        <w:r>
          <w:rPr>
            <w:noProof/>
          </w:rPr>
          <w:tab/>
        </w:r>
        <w:r>
          <w:rPr>
            <w:noProof/>
          </w:rPr>
          <w:fldChar w:fldCharType="begin"/>
        </w:r>
        <w:r>
          <w:rPr>
            <w:noProof/>
          </w:rPr>
          <w:instrText xml:space="preserve"> PAGEREF _Toc297381547 \h </w:instrText>
        </w:r>
      </w:ins>
      <w:r>
        <w:rPr>
          <w:noProof/>
        </w:rPr>
      </w:r>
      <w:r>
        <w:rPr>
          <w:noProof/>
        </w:rPr>
        <w:fldChar w:fldCharType="separate"/>
      </w:r>
      <w:ins w:id="548" w:author="ditaoktaria" w:date="2015-07-29T10:19:00Z">
        <w:r w:rsidR="006819DC">
          <w:rPr>
            <w:noProof/>
          </w:rPr>
          <w:t>10</w:t>
        </w:r>
      </w:ins>
      <w:ins w:id="549" w:author="ditaoktaria" w:date="2015-07-01T14:50:00Z">
        <w:r>
          <w:rPr>
            <w:noProof/>
          </w:rPr>
          <w:fldChar w:fldCharType="end"/>
        </w:r>
      </w:ins>
    </w:p>
    <w:p w14:paraId="7CC5D46A" w14:textId="77777777" w:rsidR="002D4C5C" w:rsidRDefault="002D4C5C">
      <w:pPr>
        <w:pStyle w:val="TableofFigures"/>
        <w:tabs>
          <w:tab w:val="right" w:leader="dot" w:pos="7932"/>
        </w:tabs>
        <w:spacing w:line="360" w:lineRule="auto"/>
        <w:rPr>
          <w:ins w:id="550" w:author="ditaoktaria" w:date="2015-07-01T14:50:00Z"/>
          <w:rFonts w:asciiTheme="minorHAnsi" w:eastAsiaTheme="minorEastAsia" w:hAnsiTheme="minorHAnsi" w:cstheme="minorBidi"/>
          <w:noProof/>
          <w:color w:val="auto"/>
          <w:lang w:val="en-US" w:eastAsia="ja-JP"/>
        </w:rPr>
        <w:pPrChange w:id="551" w:author="ditaoktaria" w:date="2015-07-01T14:50:00Z">
          <w:pPr>
            <w:pStyle w:val="TableofFigures"/>
            <w:tabs>
              <w:tab w:val="right" w:leader="dot" w:pos="7932"/>
            </w:tabs>
          </w:pPr>
        </w:pPrChange>
      </w:pPr>
      <w:ins w:id="552" w:author="ditaoktaria" w:date="2015-07-01T14:50:00Z">
        <w:r>
          <w:rPr>
            <w:noProof/>
          </w:rPr>
          <w:t xml:space="preserve">Kode 2. 5 </w:t>
        </w:r>
        <w:r w:rsidRPr="005D2DFC">
          <w:rPr>
            <w:noProof/>
          </w:rPr>
          <w:t>Penentuan Halaman</w:t>
        </w:r>
        <w:r>
          <w:rPr>
            <w:noProof/>
          </w:rPr>
          <w:tab/>
        </w:r>
        <w:r>
          <w:rPr>
            <w:noProof/>
          </w:rPr>
          <w:fldChar w:fldCharType="begin"/>
        </w:r>
        <w:r>
          <w:rPr>
            <w:noProof/>
          </w:rPr>
          <w:instrText xml:space="preserve"> PAGEREF _Toc297381548 \h </w:instrText>
        </w:r>
      </w:ins>
      <w:r>
        <w:rPr>
          <w:noProof/>
        </w:rPr>
      </w:r>
      <w:r>
        <w:rPr>
          <w:noProof/>
        </w:rPr>
        <w:fldChar w:fldCharType="separate"/>
      </w:r>
      <w:ins w:id="553" w:author="ditaoktaria" w:date="2015-07-29T10:19:00Z">
        <w:r w:rsidR="006819DC">
          <w:rPr>
            <w:noProof/>
          </w:rPr>
          <w:t>10</w:t>
        </w:r>
      </w:ins>
      <w:ins w:id="554" w:author="ditaoktaria" w:date="2015-07-01T14:50:00Z">
        <w:r>
          <w:rPr>
            <w:noProof/>
          </w:rPr>
          <w:fldChar w:fldCharType="end"/>
        </w:r>
      </w:ins>
    </w:p>
    <w:p w14:paraId="4C72E3DD" w14:textId="77777777" w:rsidR="002D4C5C" w:rsidRDefault="002D4C5C">
      <w:pPr>
        <w:pStyle w:val="TableofFigures"/>
        <w:tabs>
          <w:tab w:val="right" w:leader="dot" w:pos="7932"/>
        </w:tabs>
        <w:spacing w:line="360" w:lineRule="auto"/>
        <w:rPr>
          <w:ins w:id="555" w:author="ditaoktaria" w:date="2015-07-01T14:50:00Z"/>
          <w:rFonts w:asciiTheme="minorHAnsi" w:eastAsiaTheme="minorEastAsia" w:hAnsiTheme="minorHAnsi" w:cstheme="minorBidi"/>
          <w:noProof/>
          <w:color w:val="auto"/>
          <w:lang w:val="en-US" w:eastAsia="ja-JP"/>
        </w:rPr>
        <w:pPrChange w:id="556" w:author="ditaoktaria" w:date="2015-07-01T14:50:00Z">
          <w:pPr>
            <w:pStyle w:val="TableofFigures"/>
            <w:tabs>
              <w:tab w:val="right" w:leader="dot" w:pos="7932"/>
            </w:tabs>
          </w:pPr>
        </w:pPrChange>
      </w:pPr>
      <w:ins w:id="557" w:author="ditaoktaria" w:date="2015-07-01T14:50:00Z">
        <w:r>
          <w:rPr>
            <w:noProof/>
          </w:rPr>
          <w:t xml:space="preserve">Kode 2. 6 </w:t>
        </w:r>
        <w:r w:rsidRPr="005D2DFC">
          <w:rPr>
            <w:noProof/>
          </w:rPr>
          <w:t>Contoh Penggunaan Fungsi Canvas</w:t>
        </w:r>
        <w:r>
          <w:rPr>
            <w:noProof/>
          </w:rPr>
          <w:tab/>
        </w:r>
        <w:r>
          <w:rPr>
            <w:noProof/>
          </w:rPr>
          <w:fldChar w:fldCharType="begin"/>
        </w:r>
        <w:r>
          <w:rPr>
            <w:noProof/>
          </w:rPr>
          <w:instrText xml:space="preserve"> PAGEREF _Toc297381549 \h </w:instrText>
        </w:r>
      </w:ins>
      <w:r>
        <w:rPr>
          <w:noProof/>
        </w:rPr>
      </w:r>
      <w:r>
        <w:rPr>
          <w:noProof/>
        </w:rPr>
        <w:fldChar w:fldCharType="separate"/>
      </w:r>
      <w:ins w:id="558" w:author="ditaoktaria" w:date="2015-07-29T10:19:00Z">
        <w:r w:rsidR="006819DC">
          <w:rPr>
            <w:noProof/>
          </w:rPr>
          <w:t>12</w:t>
        </w:r>
      </w:ins>
      <w:ins w:id="559" w:author="ditaoktaria" w:date="2015-07-01T14:50:00Z">
        <w:r>
          <w:rPr>
            <w:noProof/>
          </w:rPr>
          <w:fldChar w:fldCharType="end"/>
        </w:r>
      </w:ins>
    </w:p>
    <w:p w14:paraId="67702FF2" w14:textId="77777777" w:rsidR="003E2D5C" w:rsidRPr="003E2D5C" w:rsidRDefault="003E2D5C" w:rsidP="002D4C5C">
      <w:pPr>
        <w:ind w:firstLine="0"/>
        <w:sectPr w:rsidR="003E2D5C" w:rsidRPr="003E2D5C" w:rsidSect="00780DB3">
          <w:pgSz w:w="11909" w:h="16834" w:code="9"/>
          <w:pgMar w:top="1985" w:right="1699" w:bottom="1699" w:left="2268" w:header="720" w:footer="720" w:gutter="0"/>
          <w:pgNumType w:fmt="lowerRoman"/>
          <w:cols w:space="720"/>
          <w:titlePg/>
          <w:docGrid w:linePitch="360"/>
        </w:sectPr>
      </w:pPr>
      <w:r>
        <w:fldChar w:fldCharType="end"/>
      </w:r>
    </w:p>
    <w:p w14:paraId="034F62D7" w14:textId="77777777" w:rsidR="00B00C3C" w:rsidRPr="00BD2FA2" w:rsidRDefault="00B00C3C" w:rsidP="00BD2FA2">
      <w:pPr>
        <w:pStyle w:val="Heading1"/>
      </w:pPr>
      <w:bookmarkStart w:id="560" w:name="_Toc283905429"/>
      <w:bookmarkEnd w:id="29"/>
      <w:bookmarkEnd w:id="30"/>
      <w:bookmarkEnd w:id="31"/>
      <w:bookmarkEnd w:id="32"/>
      <w:r w:rsidRPr="00BD2FA2">
        <w:lastRenderedPageBreak/>
        <w:t>BAB I</w:t>
      </w:r>
      <w:bookmarkEnd w:id="4"/>
      <w:bookmarkEnd w:id="560"/>
    </w:p>
    <w:p w14:paraId="7519186D" w14:textId="228CE912" w:rsidR="00B00C3C" w:rsidRPr="00BD2FA2" w:rsidRDefault="00B00C3C" w:rsidP="00ED6A38">
      <w:pPr>
        <w:pStyle w:val="Heading1"/>
      </w:pPr>
      <w:bookmarkStart w:id="561" w:name="_Toc378650887"/>
      <w:bookmarkStart w:id="562" w:name="_Toc283905430"/>
      <w:r w:rsidRPr="00BD2FA2">
        <w:t>PENDAHULUAN</w:t>
      </w:r>
      <w:bookmarkEnd w:id="561"/>
      <w:bookmarkEnd w:id="562"/>
    </w:p>
    <w:p w14:paraId="1845DFF3" w14:textId="77777777" w:rsidR="005E3598" w:rsidRDefault="005E3598">
      <w:pPr>
        <w:pStyle w:val="Heading2"/>
        <w:numPr>
          <w:ilvl w:val="0"/>
          <w:numId w:val="65"/>
        </w:numPr>
        <w:ind w:hanging="630"/>
        <w:pPrChange w:id="563" w:author="ditaoktaria oktaria" w:date="2015-03-18T08:49:00Z">
          <w:pPr>
            <w:pStyle w:val="Heading2"/>
            <w:numPr>
              <w:ilvl w:val="1"/>
              <w:numId w:val="7"/>
            </w:numPr>
            <w:tabs>
              <w:tab w:val="left" w:pos="709"/>
            </w:tabs>
            <w:spacing w:after="60"/>
            <w:ind w:hanging="719"/>
          </w:pPr>
        </w:pPrChange>
      </w:pPr>
      <w:bookmarkStart w:id="564" w:name="_Toc403732920"/>
      <w:bookmarkStart w:id="565" w:name="_Toc283905431"/>
      <w:bookmarkStart w:id="566" w:name="_Toc378650888"/>
      <w:commentRangeStart w:id="567"/>
      <w:r>
        <w:t>Latar Belakang</w:t>
      </w:r>
      <w:bookmarkEnd w:id="564"/>
      <w:bookmarkEnd w:id="565"/>
      <w:r>
        <w:t xml:space="preserve"> </w:t>
      </w:r>
      <w:commentRangeEnd w:id="567"/>
      <w:r w:rsidR="00C46E97">
        <w:rPr>
          <w:rStyle w:val="CommentReference"/>
          <w:rFonts w:eastAsia="Calibri"/>
          <w:b w:val="0"/>
        </w:rPr>
        <w:commentReference w:id="567"/>
      </w:r>
    </w:p>
    <w:p w14:paraId="787FF5A9" w14:textId="34DBCB7A" w:rsidR="004D7C5A" w:rsidRDefault="004D7C5A">
      <w:pPr>
        <w:ind w:firstLine="709"/>
        <w:pPrChange w:id="568" w:author="ditaoktaria" w:date="2015-01-21T19:26:00Z">
          <w:pPr>
            <w:pStyle w:val="ListParagraph"/>
            <w:numPr>
              <w:numId w:val="7"/>
            </w:numPr>
            <w:ind w:left="360" w:firstLine="0"/>
          </w:pPr>
        </w:pPrChange>
      </w:pPr>
      <w:r w:rsidRPr="00DE2147">
        <w:t>Perkembangan teknologi diikuti dengan perkembangan metode yang digunakan dalam menyampaikan materi dalam dunia pendidikan. Mulai dari penyampaian dengan menuliskan materi di papan tulis hingga dengan menggunakan file presentasi</w:t>
      </w:r>
      <w:r>
        <w:t xml:space="preserve"> grafis</w:t>
      </w:r>
      <w:r w:rsidRPr="00DE2147">
        <w:t xml:space="preserve"> pada PC yang ditayangkan melalui proyektor. </w:t>
      </w:r>
      <w:r>
        <w:t xml:space="preserve">Penggunaan presentasi grafis, </w:t>
      </w:r>
      <w:r w:rsidRPr="00DE2147">
        <w:t>misalnya Microsoft PowerPoint</w:t>
      </w:r>
      <w:r>
        <w:t xml:space="preserve">, </w:t>
      </w:r>
      <w:r w:rsidRPr="00DE2147">
        <w:t>di kelas dipercaya dapat membantu penyampaian materi dari penyaji presentasi kepada siswa dan meningkatkan kredibilitas penyaji presentasi. Sebanyak 73% dari 485 siswa yang diteliti menunjukkan bahwa presentasi grafis dapat membantu meningkatkan ketertarikan mereka dalam pelajaran. Namun dibutuhkan PC dan perangkat proyeksi mahal untuk mendukung presentasi grafis tersebut [AS-98].</w:t>
      </w:r>
    </w:p>
    <w:p w14:paraId="3671A1D6" w14:textId="27520AD1" w:rsidR="004D7C5A" w:rsidRDefault="004D7C5A" w:rsidP="005E3598">
      <w:pPr>
        <w:pStyle w:val="Normal1"/>
        <w:spacing w:line="360" w:lineRule="auto"/>
        <w:ind w:firstLine="720"/>
        <w:jc w:val="both"/>
      </w:pPr>
      <w:r>
        <w:t xml:space="preserve">Dalam menyampaikan materi, umumnya para pengajar bekerja sama, baik dalam menyusun materi, membuat presentasi dan tugas latihan, </w:t>
      </w:r>
      <w:r w:rsidRPr="00A11E69">
        <w:t>namun tetap mengajar se</w:t>
      </w:r>
      <w:r>
        <w:t xml:space="preserve">cara mandiri pada kelas masing-masing. Bentuk metode pengajaran ini disebut dengan </w:t>
      </w:r>
      <w:r>
        <w:rPr>
          <w:i/>
        </w:rPr>
        <w:t xml:space="preserve">team teaching </w:t>
      </w:r>
      <w:r>
        <w:t xml:space="preserve">[KG-00]. Penggunaan metode tersebut dikarenakan setiap mata pelajaran umunya diampu oleh beberapa pengajar. Para pengajar dalam menyampaikan materinya, sering kali menggunakan </w:t>
      </w:r>
      <w:r w:rsidRPr="00DD482B">
        <w:rPr>
          <w:i/>
          <w:rPrChange w:id="569" w:author="ditaoktaria" w:date="2015-08-02T18:59:00Z">
            <w:rPr/>
          </w:rPrChange>
        </w:rPr>
        <w:t>laptop</w:t>
      </w:r>
      <w:r>
        <w:t xml:space="preserve"> pribadi. </w:t>
      </w:r>
      <w:r w:rsidRPr="001B23DC">
        <w:t xml:space="preserve">Hal ini tidak efektif, karena </w:t>
      </w:r>
      <w:r>
        <w:t>pengajar</w:t>
      </w:r>
      <w:r w:rsidRPr="001B23DC">
        <w:t xml:space="preserve"> harus selalu membawa </w:t>
      </w:r>
      <w:r w:rsidRPr="00DD482B">
        <w:rPr>
          <w:i/>
          <w:rPrChange w:id="570" w:author="ditaoktaria" w:date="2015-08-02T18:59:00Z">
            <w:rPr/>
          </w:rPrChange>
        </w:rPr>
        <w:t>laptop</w:t>
      </w:r>
      <w:r w:rsidRPr="001B23DC">
        <w:t xml:space="preserve"> yang relatif berat untuk dapat melakukan presentasi melalui proyektor, meskipun materi yang dipresentasikan adalah materi sama yang digunakan berulang-ulang.</w:t>
      </w:r>
      <w:r>
        <w:t xml:space="preserve"> Permasalahan dalam penyampaian materi tersebut dapat diatasi dengan memanfaatkan teknologi set-top-box.</w:t>
      </w:r>
    </w:p>
    <w:p w14:paraId="1636DEBE" w14:textId="197C587A" w:rsidR="005E3598" w:rsidRDefault="004D7C5A" w:rsidP="008D038A">
      <w:pPr>
        <w:ind w:firstLine="709"/>
      </w:pPr>
      <w:commentRangeStart w:id="571"/>
      <w:r>
        <w:t>Set-top-box</w:t>
      </w:r>
      <w:r w:rsidRPr="00885F50">
        <w:t xml:space="preserve"> adalah sebuah perangkat yang memungkinkan sebuah pesawat televisi memiliki layanan internet dan juga memungkinkan sebuah pesawat televisi untuk menerima dan membaca siaran televisi </w:t>
      </w:r>
      <w:r w:rsidRPr="00ED00E5">
        <w:rPr>
          <w:i/>
          <w:rPrChange w:id="572" w:author="ditaoktaria" w:date="2015-08-02T19:09:00Z">
            <w:rPr/>
          </w:rPrChange>
        </w:rPr>
        <w:t>digital</w:t>
      </w:r>
      <w:r w:rsidRPr="00885F50">
        <w:t xml:space="preserve">. Perkembangan teknologi memungkinkan kita untuk dapat mengirimkan konten-konten multimedia melalui Internet. Pengiriman konten dapat terjadi selama perangkat pengirim dan penerima memiliki kemampuan mengenkripsi dan mendekripsi  </w:t>
      </w:r>
      <w:r w:rsidRPr="00885F50">
        <w:lastRenderedPageBreak/>
        <w:t xml:space="preserve">aliran multimedia. Hal inilah yang ikut memicu perubahan pasar set-top-box dari tv tunner menjadi mini </w:t>
      </w:r>
      <w:r w:rsidR="005175BC">
        <w:t>PC</w:t>
      </w:r>
      <w:r w:rsidR="005175BC" w:rsidRPr="00885F50">
        <w:t xml:space="preserve"> </w:t>
      </w:r>
      <w:r w:rsidRPr="00885F50">
        <w:t>yang mudah dikembangkan sesuai dengan kebutuhan tertentu [LK-12]. Set-top-box</w:t>
      </w:r>
      <w:r w:rsidR="007A79C0">
        <w:t xml:space="preserve"> yang</w:t>
      </w:r>
      <w:r w:rsidRPr="00885F50">
        <w:t xml:space="preserve"> relatif lebih murah dibandingkan PC </w:t>
      </w:r>
      <w:r>
        <w:t xml:space="preserve">seperti </w:t>
      </w:r>
      <w:r w:rsidRPr="00DD482B">
        <w:rPr>
          <w:i/>
          <w:rPrChange w:id="573" w:author="ditaoktaria" w:date="2015-08-02T19:00:00Z">
            <w:rPr/>
          </w:rPrChange>
        </w:rPr>
        <w:t>laptop</w:t>
      </w:r>
      <w:r w:rsidR="007A79C0">
        <w:t>,</w:t>
      </w:r>
      <w:r w:rsidR="00081E11">
        <w:t xml:space="preserve"> umumnya digunakan untuk keperluan hiburan</w:t>
      </w:r>
      <w:r w:rsidR="001364CA">
        <w:t>.</w:t>
      </w:r>
      <w:r w:rsidRPr="00885F50">
        <w:t xml:space="preserve"> </w:t>
      </w:r>
      <w:r w:rsidR="001364CA">
        <w:t xml:space="preserve">Kini </w:t>
      </w:r>
      <w:r w:rsidRPr="00885F50">
        <w:t>set-top-box generasi baru memungkinkan penggunanya untuk membuat aplikasi sendiri dan menjalankannya pada sistem operasi set-top-box yang berbasis Android</w:t>
      </w:r>
      <w:r w:rsidR="00796D7B">
        <w:t xml:space="preserve">, </w:t>
      </w:r>
      <w:r w:rsidR="001364CA">
        <w:t xml:space="preserve">sehingga </w:t>
      </w:r>
      <w:r>
        <w:t>memungkinkan set-top-box untuk mengatasi permasalahan penyajian presentasi ini, yaitu dengan membuat sebuah sistem untuk mengelola file-file presentasi yang terpusat dalam satu server sekaligus sebagai media pengajar untuk menayangkan presentasi secara online melalui set-top-box</w:t>
      </w:r>
      <w:r w:rsidR="00796D7B">
        <w:t>. P</w:t>
      </w:r>
      <w:r>
        <w:t xml:space="preserve">engajar dapat menjalankan satu file presentasi untuk kelas yang berbeda tanpa membawa </w:t>
      </w:r>
      <w:r w:rsidRPr="00DD482B">
        <w:rPr>
          <w:i/>
          <w:rPrChange w:id="574" w:author="ditaoktaria" w:date="2015-08-02T19:00:00Z">
            <w:rPr/>
          </w:rPrChange>
        </w:rPr>
        <w:t>laptop</w:t>
      </w:r>
      <w:ins w:id="575" w:author="ditaoktaria" w:date="2015-03-23T18:29:00Z">
        <w:r w:rsidR="00796D7B">
          <w:t xml:space="preserve">. </w:t>
        </w:r>
      </w:ins>
      <w:commentRangeStart w:id="576"/>
      <w:r>
        <w:t xml:space="preserve">Selain itu sistem yang dibangun nantinya juga diharapkan dapat mendukung metode pembelajaran </w:t>
      </w:r>
      <w:r>
        <w:rPr>
          <w:i/>
        </w:rPr>
        <w:t>team teaching</w:t>
      </w:r>
      <w:r>
        <w:t xml:space="preserve"> dengan berbagi konten materi. Hal ini berarti jika salah satu anggota pengajar team teaching telah mengunggah file presentasi di sistem, maka anggota yang lain dapat langsung menayangkannya di kelas tanpa harus mengunggah kembali ke sistem. </w:t>
      </w:r>
      <w:commentRangeEnd w:id="576"/>
      <w:r w:rsidR="00C46E97">
        <w:rPr>
          <w:rStyle w:val="CommentReference"/>
        </w:rPr>
        <w:commentReference w:id="576"/>
      </w:r>
      <w:r>
        <w:t xml:space="preserve">Pada penelitian ini, sistem dibuat dengan menggunakan model pengembangan </w:t>
      </w:r>
      <w:r w:rsidRPr="00AF4B18">
        <w:rPr>
          <w:i/>
          <w:color w:val="000000" w:themeColor="text1"/>
          <w:rPrChange w:id="577" w:author="ditaoktaria" w:date="2015-07-06T17:08:00Z">
            <w:rPr>
              <w:i/>
              <w:color w:val="2F5496" w:themeColor="accent5" w:themeShade="BF"/>
            </w:rPr>
          </w:rPrChange>
        </w:rPr>
        <w:t>native Android app</w:t>
      </w:r>
      <w:r w:rsidR="005175BC" w:rsidRPr="00AF4B18">
        <w:rPr>
          <w:i/>
          <w:color w:val="000000" w:themeColor="text1"/>
          <w:rPrChange w:id="578" w:author="ditaoktaria" w:date="2015-07-06T17:08:00Z">
            <w:rPr>
              <w:i/>
              <w:color w:val="2F5496" w:themeColor="accent5" w:themeShade="BF"/>
            </w:rPr>
          </w:rPrChange>
        </w:rPr>
        <w:t>lication</w:t>
      </w:r>
      <w:r>
        <w:rPr>
          <w:i/>
          <w:color w:val="2F5496" w:themeColor="accent5" w:themeShade="BF"/>
        </w:rPr>
        <w:t xml:space="preserve"> </w:t>
      </w:r>
      <w:r w:rsidRPr="00D40318">
        <w:rPr>
          <w:color w:val="000000" w:themeColor="text1"/>
        </w:rPr>
        <w:t xml:space="preserve">karena sistem operasi yang digunakan </w:t>
      </w:r>
      <w:r>
        <w:rPr>
          <w:color w:val="000000" w:themeColor="text1"/>
        </w:rPr>
        <w:t xml:space="preserve">oleh </w:t>
      </w:r>
      <w:r w:rsidRPr="00D40318">
        <w:rPr>
          <w:color w:val="000000" w:themeColor="text1"/>
        </w:rPr>
        <w:t>set-top-box merupakan sistem operasi Androi</w:t>
      </w:r>
      <w:r>
        <w:rPr>
          <w:color w:val="000000" w:themeColor="text1"/>
        </w:rPr>
        <w:t>d</w:t>
      </w:r>
      <w:r w:rsidR="004C6520">
        <w:rPr>
          <w:color w:val="000000" w:themeColor="text1"/>
        </w:rPr>
        <w:t>.</w:t>
      </w:r>
      <w:commentRangeEnd w:id="571"/>
      <w:r w:rsidR="00C46E97">
        <w:rPr>
          <w:rStyle w:val="CommentReference"/>
        </w:rPr>
        <w:commentReference w:id="571"/>
      </w:r>
    </w:p>
    <w:p w14:paraId="1495D4A7" w14:textId="78496A9A" w:rsidR="002551F4" w:rsidRDefault="002551F4">
      <w:pPr>
        <w:pStyle w:val="Heading2"/>
        <w:numPr>
          <w:ilvl w:val="0"/>
          <w:numId w:val="65"/>
        </w:numPr>
        <w:ind w:hanging="630"/>
        <w:pPrChange w:id="579" w:author="ditaoktaria oktaria" w:date="2015-03-18T08:49:00Z">
          <w:pPr>
            <w:pStyle w:val="ListParagraph"/>
            <w:numPr>
              <w:numId w:val="7"/>
            </w:numPr>
            <w:ind w:left="360" w:firstLine="0"/>
          </w:pPr>
        </w:pPrChange>
      </w:pPr>
      <w:bookmarkStart w:id="580" w:name="_Toc283905432"/>
      <w:bookmarkStart w:id="581" w:name="_Toc403732921"/>
      <w:r>
        <w:t>Rumusan Masalah</w:t>
      </w:r>
      <w:bookmarkEnd w:id="580"/>
    </w:p>
    <w:p w14:paraId="542EE96C" w14:textId="37A8BE73" w:rsidR="002551F4" w:rsidRDefault="002551F4">
      <w:pPr>
        <w:pPrChange w:id="582" w:author="ditaoktaria" w:date="2015-01-26T14:04:00Z">
          <w:pPr>
            <w:pStyle w:val="ListParagraph"/>
            <w:numPr>
              <w:numId w:val="7"/>
            </w:numPr>
            <w:ind w:left="360" w:firstLine="0"/>
          </w:pPr>
        </w:pPrChange>
      </w:pPr>
      <w:r>
        <w:t>Berdasarkan pada permasalahan yang telah dijelaskan pada latar belakang, maka rumusan masalah yang dapat disusun adalah sebagai berikut</w:t>
      </w:r>
      <w:commentRangeStart w:id="583"/>
      <w:r>
        <w:t xml:space="preserve"> :</w:t>
      </w:r>
      <w:commentRangeEnd w:id="583"/>
      <w:r w:rsidR="00016A67">
        <w:rPr>
          <w:rStyle w:val="CommentReference"/>
        </w:rPr>
        <w:commentReference w:id="583"/>
      </w:r>
    </w:p>
    <w:p w14:paraId="4C5BE8A7" w14:textId="0C07DA47" w:rsidR="002551F4" w:rsidRPr="00247B92" w:rsidRDefault="002551F4" w:rsidP="008964BD">
      <w:pPr>
        <w:pStyle w:val="ListParagraph"/>
        <w:numPr>
          <w:ilvl w:val="0"/>
          <w:numId w:val="10"/>
        </w:numPr>
        <w:ind w:left="720" w:hanging="426"/>
        <w:rPr>
          <w:color w:val="000000" w:themeColor="text1"/>
        </w:rPr>
      </w:pPr>
      <w:commentRangeStart w:id="584"/>
      <w:commentRangeStart w:id="585"/>
      <w:r w:rsidRPr="00247B92">
        <w:rPr>
          <w:color w:val="000000" w:themeColor="text1"/>
        </w:rPr>
        <w:t xml:space="preserve">Bagaimana </w:t>
      </w:r>
      <w:del w:id="586" w:author="ditaoktaria" w:date="2015-07-28T19:10:00Z">
        <w:r w:rsidRPr="00247B92" w:rsidDel="00B66605">
          <w:rPr>
            <w:color w:val="000000" w:themeColor="text1"/>
          </w:rPr>
          <w:delText>me</w:delText>
        </w:r>
      </w:del>
      <w:r w:rsidRPr="00247B92">
        <w:rPr>
          <w:color w:val="000000" w:themeColor="text1"/>
        </w:rPr>
        <w:t>rancang</w:t>
      </w:r>
      <w:ins w:id="587" w:author="ditaoktaria" w:date="2015-07-28T19:10:00Z">
        <w:r w:rsidR="00B66605">
          <w:rPr>
            <w:color w:val="000000" w:themeColor="text1"/>
          </w:rPr>
          <w:t>an</w:t>
        </w:r>
      </w:ins>
      <w:r w:rsidRPr="00247B92">
        <w:rPr>
          <w:color w:val="000000" w:themeColor="text1"/>
        </w:rPr>
        <w:t xml:space="preserve"> dan </w:t>
      </w:r>
      <w:del w:id="588" w:author="ditaoktaria" w:date="2015-07-28T19:10:00Z">
        <w:r w:rsidRPr="00247B92" w:rsidDel="00B66605">
          <w:rPr>
            <w:color w:val="000000" w:themeColor="text1"/>
          </w:rPr>
          <w:delText xml:space="preserve">mengimplementasikan </w:delText>
        </w:r>
      </w:del>
      <w:ins w:id="589" w:author="ditaoktaria" w:date="2015-07-28T19:10:00Z">
        <w:r w:rsidR="00B66605">
          <w:rPr>
            <w:color w:val="000000" w:themeColor="text1"/>
          </w:rPr>
          <w:t>implementasi</w:t>
        </w:r>
        <w:r w:rsidR="00B66605" w:rsidRPr="00247B92">
          <w:rPr>
            <w:color w:val="000000" w:themeColor="text1"/>
          </w:rPr>
          <w:t xml:space="preserve"> </w:t>
        </w:r>
      </w:ins>
      <w:r w:rsidRPr="00247B92">
        <w:rPr>
          <w:color w:val="000000" w:themeColor="text1"/>
        </w:rPr>
        <w:t xml:space="preserve">sistem presentasi online yang dapat mengelola file-file presentasi </w:t>
      </w:r>
      <w:r>
        <w:rPr>
          <w:color w:val="000000" w:themeColor="text1"/>
        </w:rPr>
        <w:t>yang te</w:t>
      </w:r>
      <w:r w:rsidR="00860519">
        <w:rPr>
          <w:color w:val="000000" w:themeColor="text1"/>
        </w:rPr>
        <w:t xml:space="preserve">rpusat dalam satu server yang memungkinkan berbagi </w:t>
      </w:r>
      <w:r w:rsidR="00860519">
        <w:rPr>
          <w:i/>
          <w:color w:val="000000" w:themeColor="text1"/>
        </w:rPr>
        <w:t xml:space="preserve">file </w:t>
      </w:r>
      <w:r w:rsidR="00860519">
        <w:rPr>
          <w:color w:val="000000" w:themeColor="text1"/>
        </w:rPr>
        <w:t>antar pengguna.</w:t>
      </w:r>
    </w:p>
    <w:p w14:paraId="12997B32" w14:textId="7F1E0EC4" w:rsidR="002551F4" w:rsidRPr="002551F4" w:rsidRDefault="002551F4">
      <w:pPr>
        <w:pStyle w:val="Normal1"/>
        <w:numPr>
          <w:ilvl w:val="0"/>
          <w:numId w:val="10"/>
        </w:numPr>
        <w:spacing w:line="360" w:lineRule="auto"/>
        <w:ind w:left="720" w:hanging="426"/>
        <w:contextualSpacing/>
        <w:jc w:val="both"/>
        <w:pPrChange w:id="590" w:author="ditaoktaria" w:date="2015-01-26T14:06:00Z">
          <w:pPr>
            <w:pStyle w:val="ListParagraph"/>
            <w:numPr>
              <w:numId w:val="7"/>
            </w:numPr>
            <w:ind w:left="360" w:firstLine="0"/>
          </w:pPr>
        </w:pPrChange>
      </w:pPr>
      <w:r>
        <w:rPr>
          <w:color w:val="000000" w:themeColor="text1"/>
        </w:rPr>
        <w:t xml:space="preserve">Bagaimana </w:t>
      </w:r>
      <w:del w:id="591" w:author="ditaoktaria" w:date="2015-07-28T19:11:00Z">
        <w:r w:rsidDel="00B66605">
          <w:rPr>
            <w:color w:val="000000" w:themeColor="text1"/>
          </w:rPr>
          <w:delText xml:space="preserve">merancang </w:delText>
        </w:r>
      </w:del>
      <w:ins w:id="592" w:author="ditaoktaria" w:date="2015-07-28T19:11:00Z">
        <w:r w:rsidR="00B66605">
          <w:rPr>
            <w:color w:val="000000" w:themeColor="text1"/>
          </w:rPr>
          <w:t xml:space="preserve">rancangan </w:t>
        </w:r>
      </w:ins>
      <w:r>
        <w:rPr>
          <w:color w:val="000000" w:themeColor="text1"/>
        </w:rPr>
        <w:t xml:space="preserve">dan </w:t>
      </w:r>
      <w:del w:id="593" w:author="ditaoktaria" w:date="2015-07-28T19:11:00Z">
        <w:r w:rsidDel="00B66605">
          <w:rPr>
            <w:color w:val="000000" w:themeColor="text1"/>
          </w:rPr>
          <w:delText xml:space="preserve">mengimplementasikan </w:delText>
        </w:r>
      </w:del>
      <w:ins w:id="594" w:author="ditaoktaria" w:date="2015-07-28T19:11:00Z">
        <w:r w:rsidR="00B66605">
          <w:rPr>
            <w:color w:val="000000" w:themeColor="text1"/>
          </w:rPr>
          <w:t xml:space="preserve">implementasi </w:t>
        </w:r>
      </w:ins>
      <w:r>
        <w:rPr>
          <w:color w:val="000000" w:themeColor="text1"/>
        </w:rPr>
        <w:t xml:space="preserve">sistem presentasi online yang dapat menayangkan presentasi </w:t>
      </w:r>
      <w:commentRangeStart w:id="595"/>
      <w:r w:rsidR="00860519">
        <w:rPr>
          <w:color w:val="000000" w:themeColor="text1"/>
        </w:rPr>
        <w:t xml:space="preserve">berbagai format media </w:t>
      </w:r>
      <w:commentRangeEnd w:id="595"/>
      <w:r w:rsidR="00A75525">
        <w:rPr>
          <w:rStyle w:val="CommentReference"/>
          <w:rFonts w:eastAsia="Calibri"/>
          <w:color w:val="auto"/>
        </w:rPr>
        <w:commentReference w:id="595"/>
      </w:r>
      <w:r>
        <w:rPr>
          <w:color w:val="000000" w:themeColor="text1"/>
        </w:rPr>
        <w:t>secara online melalui Android set-top-box.</w:t>
      </w:r>
    </w:p>
    <w:p w14:paraId="39E3DBA9" w14:textId="77777777" w:rsidR="002551F4" w:rsidRDefault="00FE2B6E">
      <w:pPr>
        <w:pStyle w:val="Heading2"/>
        <w:numPr>
          <w:ilvl w:val="0"/>
          <w:numId w:val="65"/>
        </w:numPr>
        <w:ind w:hanging="630"/>
        <w:pPrChange w:id="596" w:author="ditaoktaria oktaria" w:date="2015-03-18T08:49:00Z">
          <w:pPr>
            <w:pStyle w:val="ListParagraph"/>
            <w:numPr>
              <w:numId w:val="7"/>
            </w:numPr>
            <w:ind w:left="360" w:firstLine="0"/>
          </w:pPr>
        </w:pPrChange>
      </w:pPr>
      <w:bookmarkStart w:id="597" w:name="_Toc283905433"/>
      <w:commentRangeEnd w:id="584"/>
      <w:commentRangeEnd w:id="585"/>
      <w:r>
        <w:rPr>
          <w:rStyle w:val="CommentReference"/>
          <w:rFonts w:eastAsia="Calibri"/>
          <w:b w:val="0"/>
        </w:rPr>
        <w:lastRenderedPageBreak/>
        <w:commentReference w:id="584"/>
      </w:r>
      <w:r w:rsidR="00A75525">
        <w:rPr>
          <w:rStyle w:val="CommentReference"/>
          <w:rFonts w:eastAsia="Calibri"/>
          <w:b w:val="0"/>
        </w:rPr>
        <w:commentReference w:id="585"/>
      </w:r>
      <w:r w:rsidR="002551F4">
        <w:t>Batasan Masalah</w:t>
      </w:r>
      <w:bookmarkEnd w:id="597"/>
    </w:p>
    <w:p w14:paraId="00C35BD4" w14:textId="77777777" w:rsidR="002551F4" w:rsidRDefault="002551F4" w:rsidP="002551F4">
      <w:pPr>
        <w:ind w:firstLine="709"/>
      </w:pPr>
      <w:r>
        <w:t>Untuk menghindari kemungkinan semakin berkembangnya masalah, maka batasan masalah dalam skripsi ini antara lain adalah</w:t>
      </w:r>
      <w:commentRangeStart w:id="598"/>
      <w:r>
        <w:t xml:space="preserve"> :</w:t>
      </w:r>
      <w:commentRangeEnd w:id="598"/>
      <w:r w:rsidR="00BE1BD4">
        <w:rPr>
          <w:rStyle w:val="CommentReference"/>
        </w:rPr>
        <w:commentReference w:id="598"/>
      </w:r>
    </w:p>
    <w:p w14:paraId="61A68F82" w14:textId="6D76FB17" w:rsidR="002551F4" w:rsidRDefault="002551F4" w:rsidP="006E14E1">
      <w:pPr>
        <w:pStyle w:val="Normal1"/>
        <w:numPr>
          <w:ilvl w:val="0"/>
          <w:numId w:val="9"/>
        </w:numPr>
        <w:spacing w:line="360" w:lineRule="auto"/>
        <w:ind w:left="720" w:hanging="426"/>
        <w:contextualSpacing/>
        <w:jc w:val="both"/>
      </w:pPr>
      <w:r>
        <w:t xml:space="preserve">Sistem dalam penelitian ini dibuat untuk pengajaran </w:t>
      </w:r>
      <w:ins w:id="599" w:author="ditaoktaria" w:date="2015-05-21T11:23:00Z">
        <w:r w:rsidR="00A14A19">
          <w:t>mata kuliah Metode P</w:t>
        </w:r>
        <w:r w:rsidR="00023364">
          <w:t>enelitian</w:t>
        </w:r>
      </w:ins>
      <w:ins w:id="600" w:author="ditaoktaria" w:date="2015-05-21T14:16:00Z">
        <w:r w:rsidR="00A14A19">
          <w:t xml:space="preserve">, </w:t>
        </w:r>
      </w:ins>
      <w:ins w:id="601" w:author="ditaoktaria" w:date="2015-06-06T18:57:00Z">
        <w:r w:rsidR="00390B7E">
          <w:t>Perancangan Aplikasi Perangkat Bergerak</w:t>
        </w:r>
      </w:ins>
      <w:ins w:id="602" w:author="ditaoktaria" w:date="2015-05-21T14:16:00Z">
        <w:r w:rsidR="00A14A19">
          <w:t xml:space="preserve"> dan Jaringan Multimedia </w:t>
        </w:r>
      </w:ins>
      <w:ins w:id="603" w:author="ditaoktaria oktaria" w:date="2015-03-18T11:44:00Z">
        <w:del w:id="604" w:author="ditaoktaria" w:date="2015-05-21T11:23:00Z">
          <w:r w:rsidR="007B1298" w:rsidDel="00BD552A">
            <w:delText xml:space="preserve">semua mata kuliah </w:delText>
          </w:r>
        </w:del>
      </w:ins>
      <w:r>
        <w:t xml:space="preserve">dalam lingkup </w:t>
      </w:r>
      <w:commentRangeStart w:id="605"/>
      <w:r>
        <w:t>PTIIK</w:t>
      </w:r>
      <w:commentRangeEnd w:id="605"/>
      <w:r w:rsidR="00390B7E">
        <w:rPr>
          <w:rStyle w:val="CommentReference"/>
          <w:rFonts w:eastAsia="Calibri"/>
          <w:color w:val="auto"/>
        </w:rPr>
        <w:commentReference w:id="605"/>
      </w:r>
      <w:r>
        <w:t>.</w:t>
      </w:r>
    </w:p>
    <w:p w14:paraId="15081D4E" w14:textId="622C4A4B" w:rsidR="002551F4" w:rsidRDefault="002551F4" w:rsidP="00390B7E">
      <w:pPr>
        <w:pStyle w:val="Normal1"/>
        <w:numPr>
          <w:ilvl w:val="0"/>
          <w:numId w:val="9"/>
        </w:numPr>
        <w:spacing w:line="360" w:lineRule="auto"/>
        <w:ind w:left="720" w:hanging="426"/>
        <w:contextualSpacing/>
        <w:jc w:val="both"/>
      </w:pPr>
      <w:r>
        <w:t xml:space="preserve">Sistem dalam penelitian ini menggunakan jaringan lokal </w:t>
      </w:r>
      <w:r w:rsidR="00E54E13">
        <w:t xml:space="preserve">di </w:t>
      </w:r>
      <w:r w:rsidR="00E76245">
        <w:t xml:space="preserve">Universitas </w:t>
      </w:r>
      <w:r>
        <w:t>Brawijaya.</w:t>
      </w:r>
    </w:p>
    <w:p w14:paraId="03C03BD0" w14:textId="5FF79E4A" w:rsidR="002551F4" w:rsidRPr="002551F4" w:rsidRDefault="002551F4" w:rsidP="00390B7E">
      <w:pPr>
        <w:pStyle w:val="Normal1"/>
        <w:numPr>
          <w:ilvl w:val="0"/>
          <w:numId w:val="9"/>
        </w:numPr>
        <w:spacing w:line="360" w:lineRule="auto"/>
        <w:ind w:left="720" w:hanging="426"/>
        <w:contextualSpacing/>
        <w:jc w:val="both"/>
      </w:pPr>
      <w:r>
        <w:t>File presentasi yang digunakan adalah file yang berformat</w:t>
      </w:r>
      <w:ins w:id="606" w:author="ditaoktaria" w:date="2015-08-02T15:01:00Z">
        <w:r w:rsidR="00810368">
          <w:t xml:space="preserve"> </w:t>
        </w:r>
      </w:ins>
      <w:del w:id="607" w:author="ditaoktaria" w:date="2015-08-02T15:01:00Z">
        <w:r w:rsidDel="00810368">
          <w:delText xml:space="preserve"> </w:delText>
        </w:r>
        <w:r w:rsidR="00C42FAA" w:rsidDel="00810368">
          <w:delText xml:space="preserve">PPT dan </w:delText>
        </w:r>
      </w:del>
      <w:r>
        <w:t>PDF</w:t>
      </w:r>
      <w:ins w:id="608" w:author="ditaoktaria" w:date="2015-08-02T15:01:00Z">
        <w:r w:rsidR="00810368">
          <w:t xml:space="preserve">, </w:t>
        </w:r>
      </w:ins>
      <w:ins w:id="609" w:author="ditaoktaria" w:date="2015-08-02T18:52:00Z">
        <w:r w:rsidR="00DD482B">
          <w:t>3GP, MP4, MKV, WEBM</w:t>
        </w:r>
      </w:ins>
      <w:r>
        <w:t>.</w:t>
      </w:r>
    </w:p>
    <w:p w14:paraId="323E323B" w14:textId="77777777" w:rsidR="002551F4" w:rsidRDefault="002551F4" w:rsidP="00390B7E">
      <w:pPr>
        <w:pStyle w:val="Heading2"/>
        <w:numPr>
          <w:ilvl w:val="0"/>
          <w:numId w:val="65"/>
        </w:numPr>
        <w:ind w:hanging="630"/>
      </w:pPr>
      <w:bookmarkStart w:id="610" w:name="_Toc283905434"/>
      <w:r>
        <w:t>Tujuan</w:t>
      </w:r>
      <w:bookmarkEnd w:id="610"/>
    </w:p>
    <w:p w14:paraId="2429CFCE" w14:textId="4F93060E" w:rsidR="002551F4" w:rsidRPr="002551F4" w:rsidRDefault="002551F4" w:rsidP="00390B7E">
      <w:r>
        <w:t xml:space="preserve">Tujuan dari penelitian skripsi ini adalah </w:t>
      </w:r>
      <w:r w:rsidRPr="00247B92">
        <w:rPr>
          <w:color w:val="000000" w:themeColor="text1"/>
        </w:rPr>
        <w:t>merancang dan mengimplementasikan sistem presentasi online yang dapat mengelola file-file</w:t>
      </w:r>
      <w:ins w:id="611" w:author="ditaoktaria" w:date="2015-08-02T19:12:00Z">
        <w:r w:rsidR="00AC6AC5">
          <w:rPr>
            <w:color w:val="000000" w:themeColor="text1"/>
          </w:rPr>
          <w:t xml:space="preserve"> materi</w:t>
        </w:r>
      </w:ins>
      <w:r w:rsidRPr="00247B92">
        <w:rPr>
          <w:color w:val="000000" w:themeColor="text1"/>
        </w:rPr>
        <w:t xml:space="preserve"> presentasi </w:t>
      </w:r>
      <w:ins w:id="612" w:author="ditaoktaria" w:date="2015-08-02T19:13:00Z">
        <w:r w:rsidR="00AC6AC5">
          <w:rPr>
            <w:color w:val="000000" w:themeColor="text1"/>
          </w:rPr>
          <w:t xml:space="preserve">perkulian </w:t>
        </w:r>
      </w:ins>
      <w:r>
        <w:rPr>
          <w:color w:val="000000" w:themeColor="text1"/>
        </w:rPr>
        <w:t>yang terpusat dalam satu server dan menayangkan</w:t>
      </w:r>
      <w:ins w:id="613" w:author="ditaoktaria" w:date="2015-08-02T19:13:00Z">
        <w:r w:rsidR="00AC6AC5">
          <w:rPr>
            <w:color w:val="000000" w:themeColor="text1"/>
          </w:rPr>
          <w:t>nya</w:t>
        </w:r>
      </w:ins>
      <w:del w:id="614" w:author="ditaoktaria" w:date="2015-08-02T19:13:00Z">
        <w:r w:rsidDel="00AC6AC5">
          <w:rPr>
            <w:color w:val="000000" w:themeColor="text1"/>
          </w:rPr>
          <w:delText xml:space="preserve"> presentasi</w:delText>
        </w:r>
      </w:del>
      <w:r>
        <w:rPr>
          <w:color w:val="000000" w:themeColor="text1"/>
        </w:rPr>
        <w:t xml:space="preserve"> secara </w:t>
      </w:r>
      <w:r w:rsidRPr="001C6CDB">
        <w:rPr>
          <w:i/>
          <w:color w:val="000000" w:themeColor="text1"/>
        </w:rPr>
        <w:t>online</w:t>
      </w:r>
      <w:r>
        <w:rPr>
          <w:color w:val="000000" w:themeColor="text1"/>
        </w:rPr>
        <w:t xml:space="preserve"> melalui Android set-top-box</w:t>
      </w:r>
      <w:r>
        <w:t>.</w:t>
      </w:r>
    </w:p>
    <w:p w14:paraId="556864D3" w14:textId="77777777" w:rsidR="002551F4" w:rsidRDefault="002551F4" w:rsidP="00390B7E">
      <w:pPr>
        <w:pStyle w:val="Heading2"/>
        <w:numPr>
          <w:ilvl w:val="0"/>
          <w:numId w:val="65"/>
        </w:numPr>
        <w:ind w:hanging="630"/>
      </w:pPr>
      <w:bookmarkStart w:id="615" w:name="_Toc283905435"/>
      <w:r>
        <w:t>Manfaat</w:t>
      </w:r>
      <w:bookmarkEnd w:id="615"/>
    </w:p>
    <w:p w14:paraId="56D7E330" w14:textId="77777777" w:rsidR="002551F4" w:rsidRPr="00135D12" w:rsidRDefault="002551F4" w:rsidP="002551F4">
      <w:r>
        <w:t>Manfaat yang dapat diperoleh dari penelitian skripsi ini antara lain :</w:t>
      </w:r>
    </w:p>
    <w:p w14:paraId="333398E8" w14:textId="77777777" w:rsidR="002551F4" w:rsidRDefault="002551F4" w:rsidP="006E14E1">
      <w:pPr>
        <w:pStyle w:val="Normal1"/>
        <w:numPr>
          <w:ilvl w:val="0"/>
          <w:numId w:val="6"/>
        </w:numPr>
        <w:spacing w:line="360" w:lineRule="auto"/>
        <w:ind w:left="720" w:hanging="426"/>
        <w:contextualSpacing/>
      </w:pPr>
      <w:r>
        <w:t xml:space="preserve">Membantu pengajar dalam </w:t>
      </w:r>
      <w:r w:rsidRPr="00247B92">
        <w:rPr>
          <w:color w:val="000000" w:themeColor="text1"/>
        </w:rPr>
        <w:t>mengelola file-file presentasi</w:t>
      </w:r>
      <w:r>
        <w:rPr>
          <w:color w:val="000000" w:themeColor="text1"/>
        </w:rPr>
        <w:t xml:space="preserve"> agar lebih teratur dan bisa diakses secara </w:t>
      </w:r>
      <w:r w:rsidRPr="001C6CDB">
        <w:rPr>
          <w:i/>
          <w:color w:val="000000" w:themeColor="text1"/>
        </w:rPr>
        <w:t>online</w:t>
      </w:r>
      <w:r>
        <w:rPr>
          <w:color w:val="000000" w:themeColor="text1"/>
        </w:rPr>
        <w:t>.</w:t>
      </w:r>
    </w:p>
    <w:p w14:paraId="06F096DA" w14:textId="38A1B22C" w:rsidR="002551F4" w:rsidRPr="002551F4" w:rsidRDefault="002551F4" w:rsidP="00390B7E">
      <w:pPr>
        <w:pStyle w:val="Normal1"/>
        <w:numPr>
          <w:ilvl w:val="0"/>
          <w:numId w:val="6"/>
        </w:numPr>
        <w:spacing w:line="360" w:lineRule="auto"/>
        <w:ind w:left="720" w:hanging="426"/>
        <w:contextualSpacing/>
      </w:pPr>
      <w:r>
        <w:t xml:space="preserve">Membantu pengajar menayangkan presentasi tanpa perlu membawa </w:t>
      </w:r>
      <w:r w:rsidRPr="00ED00E5">
        <w:rPr>
          <w:i/>
          <w:rPrChange w:id="616" w:author="ditaoktaria" w:date="2015-08-02T19:02:00Z">
            <w:rPr/>
          </w:rPrChange>
        </w:rPr>
        <w:t>laptop</w:t>
      </w:r>
      <w:r>
        <w:t xml:space="preserve"> pribadi.</w:t>
      </w:r>
    </w:p>
    <w:p w14:paraId="1FD4735E" w14:textId="77777777" w:rsidR="002551F4" w:rsidRDefault="002551F4" w:rsidP="00390B7E">
      <w:pPr>
        <w:pStyle w:val="Heading2"/>
        <w:numPr>
          <w:ilvl w:val="0"/>
          <w:numId w:val="65"/>
        </w:numPr>
        <w:ind w:hanging="630"/>
      </w:pPr>
      <w:bookmarkStart w:id="617" w:name="_Toc283905436"/>
      <w:r>
        <w:t>Sistematika Penulisan</w:t>
      </w:r>
      <w:bookmarkEnd w:id="617"/>
    </w:p>
    <w:bookmarkEnd w:id="581"/>
    <w:p w14:paraId="2FD31340" w14:textId="19D386C1" w:rsidR="00ED3710" w:rsidRDefault="005E3598" w:rsidP="005E3598">
      <w:pPr>
        <w:pStyle w:val="Normal1"/>
        <w:spacing w:line="360" w:lineRule="auto"/>
        <w:ind w:firstLine="720"/>
        <w:jc w:val="both"/>
        <w:rPr>
          <w:ins w:id="618" w:author="ditaoktaria" w:date="2015-01-26T14:08:00Z"/>
        </w:rPr>
      </w:pPr>
      <w:r>
        <w:t>Sistematika penulisan ditujukan untuk memberikan gambaran dan uraian dari penulisan skripsi ini secara garis besar meliputi beberapa bab, sebagai berikut:</w:t>
      </w:r>
    </w:p>
    <w:p w14:paraId="031B646E" w14:textId="77777777" w:rsidR="00BB18CF" w:rsidRDefault="00BB18CF" w:rsidP="005E3598">
      <w:pPr>
        <w:pStyle w:val="Normal1"/>
        <w:spacing w:line="360" w:lineRule="auto"/>
        <w:ind w:firstLine="720"/>
        <w:jc w:val="both"/>
      </w:pPr>
    </w:p>
    <w:p w14:paraId="4C8E3267" w14:textId="77777777" w:rsidR="005E3598" w:rsidRDefault="005E3598" w:rsidP="005E3598">
      <w:pPr>
        <w:pStyle w:val="Normal1"/>
        <w:spacing w:line="360" w:lineRule="auto"/>
        <w:jc w:val="both"/>
      </w:pPr>
      <w:r>
        <w:rPr>
          <w:b/>
        </w:rPr>
        <w:t>BAB I PENDAHULUAN</w:t>
      </w:r>
    </w:p>
    <w:p w14:paraId="0C9CF2D3" w14:textId="3577A1F6" w:rsidR="005E3598" w:rsidRDefault="005E3598" w:rsidP="005E3598">
      <w:pPr>
        <w:pStyle w:val="Normal1"/>
        <w:spacing w:line="360" w:lineRule="auto"/>
        <w:jc w:val="both"/>
        <w:rPr>
          <w:ins w:id="619" w:author="ditaoktaria" w:date="2015-01-26T14:09:00Z"/>
        </w:rPr>
      </w:pPr>
      <w:r>
        <w:t xml:space="preserve">Pada bagian ini dipaparkan mengenai hal-hal yang melatar belakangi penelitian, rumusan, dan batasan permasalahan dalam penelitian, serta tujuan dan relevansi </w:t>
      </w:r>
      <w:r>
        <w:lastRenderedPageBreak/>
        <w:t>atau manfaat penelitian terhadap perkembangan solusi dari permasalahan, serta sistematika penulisan dalam laporan tugas akhir ini.</w:t>
      </w:r>
    </w:p>
    <w:p w14:paraId="53CCF266" w14:textId="77777777" w:rsidR="00ED3710" w:rsidRDefault="00ED3710" w:rsidP="005E3598">
      <w:pPr>
        <w:pStyle w:val="Normal1"/>
        <w:spacing w:line="360" w:lineRule="auto"/>
        <w:jc w:val="both"/>
      </w:pPr>
    </w:p>
    <w:p w14:paraId="7C1C3562" w14:textId="77777777" w:rsidR="005E3598" w:rsidRDefault="005E3598" w:rsidP="005E3598">
      <w:pPr>
        <w:pStyle w:val="Normal1"/>
        <w:spacing w:line="360" w:lineRule="auto"/>
        <w:jc w:val="both"/>
      </w:pPr>
      <w:r>
        <w:rPr>
          <w:b/>
        </w:rPr>
        <w:t>BAB II KAJIAN PUSTAKA DAN DASAR TEORI</w:t>
      </w:r>
    </w:p>
    <w:p w14:paraId="6138DB4C" w14:textId="77777777" w:rsidR="005E3598" w:rsidRDefault="005E3598" w:rsidP="005E3598">
      <w:pPr>
        <w:pStyle w:val="Normal1"/>
        <w:spacing w:line="360" w:lineRule="auto"/>
        <w:jc w:val="both"/>
        <w:rPr>
          <w:ins w:id="620" w:author="ditaoktaria" w:date="2015-01-26T14:08:00Z"/>
        </w:rPr>
      </w:pPr>
      <w:r>
        <w:t xml:space="preserve">Pada bagian ini diuraikan teori-teori penunjang dalam penulisan laporan tugas akhir ini. Pustaka yang digunakan baik dari buku, diktat, maupun materi dari </w:t>
      </w:r>
      <w:r w:rsidRPr="00ED00E5">
        <w:t>internet</w:t>
      </w:r>
      <w:r>
        <w:t>.</w:t>
      </w:r>
    </w:p>
    <w:p w14:paraId="235EBA64" w14:textId="77777777" w:rsidR="002551F4" w:rsidRDefault="002551F4" w:rsidP="005E3598">
      <w:pPr>
        <w:pStyle w:val="Normal1"/>
        <w:spacing w:line="360" w:lineRule="auto"/>
        <w:jc w:val="both"/>
      </w:pPr>
    </w:p>
    <w:p w14:paraId="5D41E59F" w14:textId="77777777" w:rsidR="005E3598" w:rsidRDefault="005E3598" w:rsidP="005E3598">
      <w:pPr>
        <w:pStyle w:val="Normal1"/>
      </w:pPr>
      <w:r>
        <w:rPr>
          <w:b/>
        </w:rPr>
        <w:t>BAB III METODE PENELITIAN</w:t>
      </w:r>
    </w:p>
    <w:p w14:paraId="4412FDFF" w14:textId="2E514FBE" w:rsidR="005E3598" w:rsidRDefault="005E3598" w:rsidP="005E3598">
      <w:pPr>
        <w:pStyle w:val="Normal1"/>
        <w:spacing w:line="360" w:lineRule="auto"/>
        <w:jc w:val="both"/>
      </w:pPr>
      <w:r>
        <w:t xml:space="preserve">Pada bagian ini menguaraikan tentang metode dan langkah kerja yang dilakukan dalam penulisan tugas akhir yang terdiri dari studi literatur, perancangan </w:t>
      </w:r>
      <w:r w:rsidR="007964C3">
        <w:t>sistem</w:t>
      </w:r>
      <w:r>
        <w:t xml:space="preserve">, implementasi </w:t>
      </w:r>
      <w:r w:rsidR="007964C3">
        <w:t>sistem</w:t>
      </w:r>
      <w:r>
        <w:t>, pengujian dan analisis serta pengambilan kesimpulan dan saran.</w:t>
      </w:r>
    </w:p>
    <w:p w14:paraId="27A6F56E" w14:textId="77777777" w:rsidR="005E3598" w:rsidRDefault="005E3598" w:rsidP="005E3598">
      <w:pPr>
        <w:pStyle w:val="Normal1"/>
        <w:spacing w:line="360" w:lineRule="auto"/>
        <w:jc w:val="both"/>
      </w:pPr>
    </w:p>
    <w:p w14:paraId="4B2255FA" w14:textId="77777777" w:rsidR="005E3598" w:rsidRDefault="005E3598" w:rsidP="005E3598">
      <w:pPr>
        <w:pStyle w:val="Normal1"/>
        <w:spacing w:line="360" w:lineRule="auto"/>
        <w:jc w:val="both"/>
      </w:pPr>
      <w:r>
        <w:rPr>
          <w:b/>
        </w:rPr>
        <w:t>BAB IV ANALISIS DAN PERANCANGAN</w:t>
      </w:r>
    </w:p>
    <w:p w14:paraId="7F492990" w14:textId="77777777" w:rsidR="005E3598" w:rsidRDefault="005E3598" w:rsidP="005E3598">
      <w:pPr>
        <w:pStyle w:val="Normal1"/>
        <w:spacing w:line="360" w:lineRule="auto"/>
        <w:jc w:val="both"/>
      </w:pPr>
      <w:r>
        <w:t>Pada bagian ini membahas analisis dan perancangan aplikasi sesuai dengan dasar teori dan literatur yang ada.</w:t>
      </w:r>
    </w:p>
    <w:p w14:paraId="34CC8009" w14:textId="77777777" w:rsidR="005E3598" w:rsidRDefault="005E3598" w:rsidP="005E3598">
      <w:pPr>
        <w:pStyle w:val="Normal1"/>
        <w:spacing w:line="360" w:lineRule="auto"/>
        <w:jc w:val="both"/>
      </w:pPr>
    </w:p>
    <w:p w14:paraId="2458A387" w14:textId="77777777" w:rsidR="005E3598" w:rsidRDefault="005E3598" w:rsidP="005E3598">
      <w:pPr>
        <w:pStyle w:val="Normal1"/>
        <w:spacing w:line="360" w:lineRule="auto"/>
        <w:jc w:val="both"/>
      </w:pPr>
      <w:r>
        <w:rPr>
          <w:b/>
        </w:rPr>
        <w:t>BAB V IMPLEMENTASI DAN PENGUJIAN</w:t>
      </w:r>
    </w:p>
    <w:p w14:paraId="778625BE" w14:textId="77777777" w:rsidR="005E3598" w:rsidRDefault="005E3598" w:rsidP="005E3598">
      <w:pPr>
        <w:pStyle w:val="Normal1"/>
        <w:spacing w:line="360" w:lineRule="auto"/>
        <w:jc w:val="both"/>
      </w:pPr>
      <w:r>
        <w:t>Pada bagian ini akan menguraikan tentang implementasi dan pengujian aplikasi sesuai dengan perancangan aplikasi yang telah dibuat.</w:t>
      </w:r>
    </w:p>
    <w:p w14:paraId="7062D099" w14:textId="77777777" w:rsidR="005E3598" w:rsidRDefault="005E3598" w:rsidP="005E3598">
      <w:pPr>
        <w:pStyle w:val="Normal1"/>
        <w:spacing w:line="360" w:lineRule="auto"/>
        <w:jc w:val="both"/>
      </w:pPr>
    </w:p>
    <w:p w14:paraId="19E9710D" w14:textId="77777777" w:rsidR="005E3598" w:rsidRDefault="005E3598" w:rsidP="005E3598">
      <w:pPr>
        <w:pStyle w:val="Normal1"/>
        <w:spacing w:line="360" w:lineRule="auto"/>
        <w:jc w:val="both"/>
      </w:pPr>
      <w:r>
        <w:rPr>
          <w:b/>
        </w:rPr>
        <w:t>BAB VI PENUTUP</w:t>
      </w:r>
    </w:p>
    <w:p w14:paraId="2BA2AFC1" w14:textId="77777777" w:rsidR="005E3598" w:rsidRDefault="005E3598" w:rsidP="005E3598">
      <w:pPr>
        <w:pStyle w:val="Normal1"/>
        <w:spacing w:line="360" w:lineRule="auto"/>
        <w:jc w:val="both"/>
      </w:pPr>
      <w:r>
        <w:t>Pada bagian ini berisi kesimpulan yang diperoleh dari pelaksaan pengerjaan tugas akhir. Dan juga saran untuk mengembangkan hasil analisis penelitian tugas akhir ini agar dapat dikembangkan ke penelitian berikutnya.</w:t>
      </w:r>
    </w:p>
    <w:bookmarkEnd w:id="566"/>
    <w:p w14:paraId="3AA17FA9" w14:textId="4ADFDCB2" w:rsidR="00D66B28" w:rsidRPr="00BD2FA2" w:rsidRDefault="00D66B28" w:rsidP="00582CC3">
      <w:pPr>
        <w:rPr>
          <w:szCs w:val="24"/>
          <w:lang w:val="es-ES_tradnl"/>
        </w:rPr>
        <w:sectPr w:rsidR="00D66B28" w:rsidRPr="00BD2FA2" w:rsidSect="006819DC">
          <w:headerReference w:type="first" r:id="rId18"/>
          <w:footerReference w:type="first" r:id="rId19"/>
          <w:pgSz w:w="11900" w:h="16820" w:code="9"/>
          <w:pgMar w:top="1985" w:right="1699" w:bottom="1699" w:left="2268" w:header="720" w:footer="720" w:gutter="0"/>
          <w:pgNumType w:start="1"/>
          <w:cols w:space="720"/>
          <w:titlePg/>
          <w:docGrid w:linePitch="360"/>
          <w:sectPrChange w:id="621" w:author="ditaoktaria" w:date="2015-07-29T10:19:00Z">
            <w:sectPr w:rsidR="00D66B28" w:rsidRPr="00BD2FA2" w:rsidSect="006819DC">
              <w:pgSz w:w="11909" w:h="16834"/>
              <w:pgMar w:top="1985" w:right="1699" w:bottom="1699" w:left="2268" w:header="720" w:footer="720" w:gutter="0"/>
            </w:sectPr>
          </w:sectPrChange>
        </w:sectPr>
      </w:pPr>
    </w:p>
    <w:p w14:paraId="60AB431F" w14:textId="77777777" w:rsidR="00D66B28" w:rsidRPr="00BD2FA2" w:rsidRDefault="00D66B28" w:rsidP="00BD2FA2">
      <w:pPr>
        <w:pStyle w:val="Heading1"/>
      </w:pPr>
      <w:bookmarkStart w:id="622" w:name="_Ref365817995"/>
      <w:bookmarkStart w:id="623" w:name="_Toc378650894"/>
      <w:bookmarkStart w:id="624" w:name="_Toc283905437"/>
      <w:r w:rsidRPr="00BD2FA2">
        <w:lastRenderedPageBreak/>
        <w:t>BAB II</w:t>
      </w:r>
      <w:bookmarkEnd w:id="622"/>
      <w:bookmarkEnd w:id="623"/>
      <w:bookmarkEnd w:id="624"/>
    </w:p>
    <w:p w14:paraId="253AD61A" w14:textId="77777777" w:rsidR="00D66B28" w:rsidRPr="00BD2FA2" w:rsidRDefault="00D66B28" w:rsidP="00BD2FA2">
      <w:pPr>
        <w:pStyle w:val="Heading1"/>
      </w:pPr>
      <w:bookmarkStart w:id="625" w:name="_Toc378650895"/>
      <w:bookmarkStart w:id="626" w:name="_Toc283905438"/>
      <w:commentRangeStart w:id="627"/>
      <w:r w:rsidRPr="00BD2FA2">
        <w:t>KAJIAN PUSTAKA DAN DASAR TEORI</w:t>
      </w:r>
      <w:bookmarkEnd w:id="625"/>
      <w:bookmarkEnd w:id="626"/>
      <w:commentRangeEnd w:id="627"/>
      <w:r w:rsidR="00756212">
        <w:rPr>
          <w:rStyle w:val="CommentReference"/>
          <w:rFonts w:eastAsia="Calibri"/>
          <w:b w:val="0"/>
        </w:rPr>
        <w:commentReference w:id="627"/>
      </w:r>
    </w:p>
    <w:p w14:paraId="5D34751E" w14:textId="77777777" w:rsidR="00D66B28" w:rsidRPr="00BD2FA2" w:rsidRDefault="00D66B28" w:rsidP="00D66B28">
      <w:pPr>
        <w:rPr>
          <w:szCs w:val="24"/>
        </w:rPr>
      </w:pPr>
    </w:p>
    <w:p w14:paraId="1F78AB0C" w14:textId="143E5CE9" w:rsidR="005E3598" w:rsidRDefault="005E3598" w:rsidP="005E3598">
      <w:pPr>
        <w:pStyle w:val="Normal1"/>
        <w:spacing w:line="360" w:lineRule="auto"/>
        <w:ind w:firstLine="709"/>
        <w:jc w:val="both"/>
      </w:pPr>
      <w:r>
        <w:t xml:space="preserve">Pada bab ini akan diuraikan mengenai kajian pustaka terhadap penelitian sebelumnya dan teori-teori dasar pembuatan </w:t>
      </w:r>
      <w:r w:rsidR="007964C3">
        <w:t>sistem</w:t>
      </w:r>
      <w:r>
        <w:t xml:space="preserve"> diantaranya tentang Android Set-top-box</w:t>
      </w:r>
      <w:r w:rsidR="00100CFD">
        <w:t xml:space="preserve">, </w:t>
      </w:r>
      <w:r w:rsidR="00E57D62">
        <w:t>XML</w:t>
      </w:r>
      <w:r w:rsidR="00100CFD">
        <w:t>, PHP, MySQL, JSON</w:t>
      </w:r>
      <w:ins w:id="628" w:author="ditaoktaria" w:date="2015-02-27T18:07:00Z">
        <w:r w:rsidR="00E57D62">
          <w:t>.</w:t>
        </w:r>
      </w:ins>
    </w:p>
    <w:p w14:paraId="7346B769" w14:textId="377F064D" w:rsidR="005E3598" w:rsidRDefault="005E3598" w:rsidP="00390B7E">
      <w:pPr>
        <w:pStyle w:val="Heading2"/>
        <w:numPr>
          <w:ilvl w:val="0"/>
          <w:numId w:val="63"/>
        </w:numPr>
        <w:ind w:hanging="720"/>
      </w:pPr>
      <w:bookmarkStart w:id="629" w:name="_Toc403732928"/>
      <w:bookmarkStart w:id="630" w:name="_Toc283905439"/>
      <w:r>
        <w:t>Android Set-top-box</w:t>
      </w:r>
      <w:bookmarkEnd w:id="629"/>
      <w:bookmarkEnd w:id="630"/>
    </w:p>
    <w:p w14:paraId="7AF71EFE" w14:textId="3F297D93" w:rsidR="005E3598" w:rsidRDefault="005E3598" w:rsidP="00390B7E">
      <w:pPr>
        <w:pStyle w:val="Normal1"/>
        <w:widowControl w:val="0"/>
        <w:tabs>
          <w:tab w:val="left" w:pos="2552"/>
          <w:tab w:val="left" w:pos="2835"/>
        </w:tabs>
        <w:spacing w:line="360" w:lineRule="auto"/>
        <w:ind w:firstLine="720"/>
        <w:jc w:val="both"/>
      </w:pPr>
      <w:r>
        <w:t xml:space="preserve">Set Top Box adalah sebuah perangkat yang memungkinkan sebuah pesawat televisi menjadi pengguna internet dan juga memungkinkan sebuah pesawat televisi untuk menerima dan membaca siaran televisi </w:t>
      </w:r>
      <w:r w:rsidRPr="00ED00E5">
        <w:rPr>
          <w:i/>
          <w:rPrChange w:id="631" w:author="ditaoktaria" w:date="2015-08-02T19:09:00Z">
            <w:rPr/>
          </w:rPrChange>
        </w:rPr>
        <w:t>digital</w:t>
      </w:r>
      <w:r>
        <w:t xml:space="preserve">. Perkembangan teknologi memungkinkan kita untuk dapat mengirimkan konten-konten multimedia melalui Internet. Pengiriman konten dapat terjadi selama perangkat pengirim dan penerima memiliki kemampuan mengenkripsi dan mendekripsi  aliran multimedia. Hal inilah yang ikut memicu perubahan pasar set-top-box dari </w:t>
      </w:r>
      <w:ins w:id="632" w:author="ditaoktaria" w:date="2015-05-26T08:20:00Z">
        <w:r w:rsidR="008D038A">
          <w:t>TV</w:t>
        </w:r>
      </w:ins>
      <w:del w:id="633" w:author="ditaoktaria" w:date="2015-05-26T08:20:00Z">
        <w:r w:rsidDel="008D038A">
          <w:delText>tv</w:delText>
        </w:r>
      </w:del>
      <w:r>
        <w:t xml:space="preserve"> tunner menjadi mini </w:t>
      </w:r>
      <w:commentRangeStart w:id="634"/>
      <w:del w:id="635" w:author="ditaoktaria oktaria" w:date="2015-02-24T10:00:00Z">
        <w:r w:rsidDel="005175BC">
          <w:delText xml:space="preserve">pc </w:delText>
        </w:r>
      </w:del>
      <w:commentRangeEnd w:id="634"/>
      <w:ins w:id="636" w:author="ditaoktaria oktaria" w:date="2015-02-24T10:00:00Z">
        <w:r w:rsidR="005175BC">
          <w:t xml:space="preserve">PC </w:t>
        </w:r>
      </w:ins>
      <w:r w:rsidR="00E216BC">
        <w:rPr>
          <w:rStyle w:val="CommentReference"/>
          <w:rFonts w:eastAsia="Calibri"/>
          <w:color w:val="auto"/>
        </w:rPr>
        <w:commentReference w:id="634"/>
      </w:r>
      <w:r>
        <w:t xml:space="preserve">yang mudah dikembangkan untuk kebutuhan tertentu [LK-12]. Set-top-box </w:t>
      </w:r>
      <w:commentRangeStart w:id="637"/>
      <w:r>
        <w:t>relati</w:t>
      </w:r>
      <w:ins w:id="638" w:author="ditaoktaria" w:date="2015-07-28T19:11:00Z">
        <w:r w:rsidR="00B66605">
          <w:t>f</w:t>
        </w:r>
      </w:ins>
      <w:del w:id="639" w:author="ditaoktaria" w:date="2015-07-28T19:11:00Z">
        <w:r w:rsidDel="00B66605">
          <w:delText>ve</w:delText>
        </w:r>
      </w:del>
      <w:r>
        <w:t xml:space="preserve"> </w:t>
      </w:r>
      <w:commentRangeEnd w:id="637"/>
      <w:r w:rsidR="00ED587F">
        <w:rPr>
          <w:rStyle w:val="CommentReference"/>
          <w:rFonts w:eastAsia="Calibri"/>
          <w:color w:val="auto"/>
        </w:rPr>
        <w:commentReference w:id="637"/>
      </w:r>
      <w:r>
        <w:t xml:space="preserve">lebih murah dibandingkan PC maupun miniPC lainnya. Kini, set-top-box generasi baru memungkinkan penggunanya untuk membuat aplikasi sendiri dan menjalankannya pada sistem operasi set-top-box yang berbasis </w:t>
      </w:r>
      <w:commentRangeStart w:id="640"/>
      <w:r>
        <w:t>linux</w:t>
      </w:r>
      <w:commentRangeEnd w:id="640"/>
      <w:r w:rsidR="00866856">
        <w:rPr>
          <w:rStyle w:val="CommentReference"/>
          <w:rFonts w:eastAsia="Calibri"/>
          <w:color w:val="auto"/>
        </w:rPr>
        <w:commentReference w:id="640"/>
      </w:r>
      <w:r>
        <w:t xml:space="preserve">. </w:t>
      </w:r>
    </w:p>
    <w:p w14:paraId="756CED2F" w14:textId="687B1A37" w:rsidR="005E3598" w:rsidRDefault="005E3598" w:rsidP="005E3598">
      <w:pPr>
        <w:pStyle w:val="Normal1"/>
        <w:spacing w:line="360" w:lineRule="auto"/>
        <w:ind w:firstLine="709"/>
        <w:jc w:val="both"/>
      </w:pPr>
      <w:r>
        <w:t xml:space="preserve">Android set-top-box dilengkapi dengan 10/100M Ethernet dan 802.11 b/g/n Wi-Fi yang memungkinkan perangkat ini dapat mengakses konten-konten dari internet maupun melakukan pengiriman konten dengan perangkat lainnya melalui internet. Selain itu, setiap </w:t>
      </w:r>
      <w:ins w:id="641" w:author="ditaoktaria" w:date="2014-12-27T18:06:00Z">
        <w:r w:rsidR="00857F7D">
          <w:t>A</w:t>
        </w:r>
      </w:ins>
      <w:r>
        <w:t>ndroid set-top-box memiliki port seperti hdmi atau AV yg berguna untuk menampilkan gambar atau video ke layar monitor.</w:t>
      </w:r>
    </w:p>
    <w:p w14:paraId="38355251" w14:textId="77777777" w:rsidR="001978D1" w:rsidRDefault="005E3598" w:rsidP="001978D1">
      <w:pPr>
        <w:pStyle w:val="Normal1"/>
        <w:keepNext/>
        <w:spacing w:line="360" w:lineRule="auto"/>
        <w:jc w:val="center"/>
        <w:rPr>
          <w:ins w:id="642" w:author="ditaoktaria" w:date="2015-07-01T14:45:00Z"/>
        </w:rPr>
      </w:pPr>
      <w:del w:id="643" w:author="ditaoktaria" w:date="2015-07-01T13:36:00Z">
        <w:r w:rsidDel="00AA2DF8">
          <w:rPr>
            <w:noProof/>
          </w:rPr>
          <w:lastRenderedPageBreak/>
          <w:drawing>
            <wp:inline distT="0" distB="0" distL="0" distR="0" wp14:anchorId="404BCDD9" wp14:editId="5BD224CF">
              <wp:extent cx="1932214" cy="1932214"/>
              <wp:effectExtent l="0" t="0" r="0" b="0"/>
              <wp:docPr id="8" name="image05.jpg" descr="Macintosh HD:Users:ditaoktaria:Downloads:EM6-02345.jpg"/>
              <wp:cNvGraphicFramePr/>
              <a:graphic xmlns:a="http://schemas.openxmlformats.org/drawingml/2006/main">
                <a:graphicData uri="http://schemas.openxmlformats.org/drawingml/2006/picture">
                  <pic:pic xmlns:pic="http://schemas.openxmlformats.org/drawingml/2006/picture">
                    <pic:nvPicPr>
                      <pic:cNvPr id="0" name="image05.jpg" descr="Macintosh HD:Users:ditaoktaria:Downloads:EM6-02345.jpg"/>
                      <pic:cNvPicPr preferRelativeResize="0"/>
                    </pic:nvPicPr>
                    <pic:blipFill>
                      <a:blip r:embed="rId20"/>
                      <a:srcRect/>
                      <a:stretch>
                        <a:fillRect/>
                      </a:stretch>
                    </pic:blipFill>
                    <pic:spPr>
                      <a:xfrm>
                        <a:off x="0" y="0"/>
                        <a:ext cx="1932214" cy="1932214"/>
                      </a:xfrm>
                      <a:prstGeom prst="rect">
                        <a:avLst/>
                      </a:prstGeom>
                      <a:ln/>
                    </pic:spPr>
                  </pic:pic>
                </a:graphicData>
              </a:graphic>
            </wp:inline>
          </w:drawing>
        </w:r>
      </w:del>
      <w:ins w:id="644" w:author="ditaoktaria" w:date="2015-07-01T13:36:00Z">
        <w:r w:rsidR="00AA2DF8">
          <w:rPr>
            <w:noProof/>
          </w:rPr>
          <w:drawing>
            <wp:inline distT="0" distB="0" distL="0" distR="0" wp14:anchorId="42074772" wp14:editId="2C17E69C">
              <wp:extent cx="2077178" cy="2077178"/>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top box.png"/>
                      <pic:cNvPicPr/>
                    </pic:nvPicPr>
                    <pic:blipFill>
                      <a:blip r:embed="rId21">
                        <a:extLst>
                          <a:ext uri="{28A0092B-C50C-407E-A947-70E740481C1C}">
                            <a14:useLocalDpi xmlns:a14="http://schemas.microsoft.com/office/drawing/2010/main" val="0"/>
                          </a:ext>
                        </a:extLst>
                      </a:blip>
                      <a:stretch>
                        <a:fillRect/>
                      </a:stretch>
                    </pic:blipFill>
                    <pic:spPr>
                      <a:xfrm>
                        <a:off x="0" y="0"/>
                        <a:ext cx="2077738" cy="2077738"/>
                      </a:xfrm>
                      <a:prstGeom prst="rect">
                        <a:avLst/>
                      </a:prstGeom>
                    </pic:spPr>
                  </pic:pic>
                </a:graphicData>
              </a:graphic>
            </wp:inline>
          </w:drawing>
        </w:r>
      </w:ins>
    </w:p>
    <w:p w14:paraId="7DC0EC3D" w14:textId="30238FCC" w:rsidR="00586687" w:rsidRPr="00B375CE" w:rsidRDefault="001978D1">
      <w:pPr>
        <w:pStyle w:val="Caption"/>
        <w:rPr>
          <w:ins w:id="645" w:author="ditaoktaria" w:date="2015-07-01T13:45:00Z"/>
        </w:rPr>
        <w:pPrChange w:id="646" w:author="ditaoktaria" w:date="2015-07-01T14:45:00Z">
          <w:pPr>
            <w:pStyle w:val="Normal1"/>
            <w:keepNext/>
            <w:spacing w:line="360" w:lineRule="auto"/>
            <w:jc w:val="center"/>
          </w:pPr>
        </w:pPrChange>
      </w:pPr>
      <w:ins w:id="647" w:author="ditaoktaria" w:date="2015-07-01T14:45:00Z">
        <w:r>
          <w:t xml:space="preserve">Gambar 2. </w:t>
        </w:r>
        <w:r>
          <w:fldChar w:fldCharType="begin"/>
        </w:r>
        <w:r>
          <w:instrText xml:space="preserve"> SEQ Gambar_2. \* ARABIC </w:instrText>
        </w:r>
      </w:ins>
      <w:r>
        <w:fldChar w:fldCharType="separate"/>
      </w:r>
      <w:ins w:id="648" w:author="ditaoktaria" w:date="2015-07-29T10:19:00Z">
        <w:r w:rsidR="006819DC">
          <w:rPr>
            <w:noProof/>
          </w:rPr>
          <w:t>1</w:t>
        </w:r>
      </w:ins>
      <w:ins w:id="649" w:author="ditaoktaria" w:date="2015-07-01T14:45:00Z">
        <w:r>
          <w:fldChar w:fldCharType="end"/>
        </w:r>
        <w:r>
          <w:t xml:space="preserve"> </w:t>
        </w:r>
        <w:r>
          <w:rPr>
            <w:b w:val="0"/>
          </w:rPr>
          <w:t>Perangkat Set-top-box</w:t>
        </w:r>
      </w:ins>
    </w:p>
    <w:p w14:paraId="36CA6816" w14:textId="0E07F075" w:rsidR="00586687" w:rsidRPr="00586687" w:rsidRDefault="00586687">
      <w:pPr>
        <w:ind w:firstLine="0"/>
        <w:jc w:val="center"/>
        <w:pPrChange w:id="650" w:author="ditaoktaria" w:date="2015-07-01T13:46:00Z">
          <w:pPr>
            <w:pStyle w:val="Normal1"/>
            <w:keepNext/>
            <w:spacing w:line="360" w:lineRule="auto"/>
            <w:jc w:val="center"/>
          </w:pPr>
        </w:pPrChange>
      </w:pPr>
      <w:ins w:id="651" w:author="ditaoktaria" w:date="2015-07-01T13:46:00Z">
        <w:r>
          <w:t>Sumber : [AND-14]</w:t>
        </w:r>
      </w:ins>
    </w:p>
    <w:p w14:paraId="5747BA2A" w14:textId="371D0691" w:rsidR="005E3598" w:rsidDel="00586687" w:rsidRDefault="00E2094F" w:rsidP="005E3598">
      <w:pPr>
        <w:pStyle w:val="Caption"/>
        <w:rPr>
          <w:del w:id="652" w:author="ditaoktaria" w:date="2015-07-01T13:46:00Z"/>
          <w:b w:val="0"/>
          <w:i/>
          <w:color w:val="000000" w:themeColor="text1"/>
          <w:szCs w:val="24"/>
        </w:rPr>
      </w:pPr>
      <w:del w:id="653" w:author="ditaoktaria" w:date="2015-07-01T13:46:00Z">
        <w:r w:rsidDel="00586687">
          <w:delText>Gambar 2.</w:delText>
        </w:r>
        <w:r w:rsidR="00916763" w:rsidDel="00586687">
          <w:fldChar w:fldCharType="begin"/>
        </w:r>
        <w:r w:rsidR="00916763" w:rsidDel="00586687">
          <w:delInstrText xml:space="preserve"> SEQ Gambar_2. \* ARABIC </w:delInstrText>
        </w:r>
        <w:r w:rsidR="00916763" w:rsidDel="00586687">
          <w:fldChar w:fldCharType="separate"/>
        </w:r>
      </w:del>
      <w:ins w:id="654" w:author="ditaoktaria oktaria" w:date="2015-04-20T11:34:00Z">
        <w:del w:id="655" w:author="ditaoktaria" w:date="2015-07-01T13:45:00Z">
          <w:r w:rsidR="00F81216" w:rsidDel="00586687">
            <w:rPr>
              <w:noProof/>
            </w:rPr>
            <w:delText>1</w:delText>
          </w:r>
        </w:del>
      </w:ins>
      <w:del w:id="656" w:author="ditaoktaria" w:date="2015-07-01T13:46:00Z">
        <w:r w:rsidR="00916763" w:rsidDel="00586687">
          <w:rPr>
            <w:noProof/>
          </w:rPr>
          <w:fldChar w:fldCharType="end"/>
        </w:r>
        <w:r w:rsidDel="00586687">
          <w:delText xml:space="preserve"> </w:delText>
        </w:r>
        <w:r w:rsidRPr="006C67A3" w:rsidDel="00586687">
          <w:rPr>
            <w:b w:val="0"/>
          </w:rPr>
          <w:delText>Perangkat Set-top-box</w:delText>
        </w:r>
      </w:del>
    </w:p>
    <w:p w14:paraId="75BDCCAC" w14:textId="40DA2F18" w:rsidR="005E3598" w:rsidRPr="00087855" w:rsidDel="00586687" w:rsidRDefault="005E3598" w:rsidP="005E3598">
      <w:pPr>
        <w:pStyle w:val="Caption"/>
        <w:rPr>
          <w:del w:id="657" w:author="ditaoktaria" w:date="2015-07-01T13:46:00Z"/>
          <w:b w:val="0"/>
          <w:i/>
          <w:color w:val="000000" w:themeColor="text1"/>
          <w:szCs w:val="24"/>
        </w:rPr>
      </w:pPr>
      <w:del w:id="658" w:author="ditaoktaria" w:date="2015-07-01T13:46:00Z">
        <w:r w:rsidDel="00586687">
          <w:rPr>
            <w:color w:val="000000" w:themeColor="text1"/>
            <w:szCs w:val="24"/>
          </w:rPr>
          <w:delText xml:space="preserve">Sumber : </w:delText>
        </w:r>
        <w:r w:rsidRPr="00D91087" w:rsidDel="00586687">
          <w:rPr>
            <w:b w:val="0"/>
            <w:color w:val="000000" w:themeColor="text1"/>
            <w:szCs w:val="24"/>
          </w:rPr>
          <w:delText>[AND-14]</w:delText>
        </w:r>
        <w:bookmarkStart w:id="659" w:name="_Toc403732929"/>
      </w:del>
    </w:p>
    <w:bookmarkEnd w:id="659"/>
    <w:p w14:paraId="79228F62" w14:textId="4154237D" w:rsidR="00A67266" w:rsidRDefault="00E35DCC" w:rsidP="00A67266">
      <w:pPr>
        <w:pStyle w:val="Heading2"/>
        <w:numPr>
          <w:ilvl w:val="0"/>
          <w:numId w:val="63"/>
        </w:numPr>
        <w:ind w:hanging="720"/>
      </w:pPr>
      <w:r>
        <w:t>PHP</w:t>
      </w:r>
    </w:p>
    <w:p w14:paraId="69335700" w14:textId="22784FBE" w:rsidR="00E35DCC" w:rsidRDefault="00E35DCC" w:rsidP="00390B7E">
      <w:pPr>
        <w:pStyle w:val="Normal1"/>
        <w:spacing w:line="360" w:lineRule="auto"/>
        <w:ind w:firstLine="720"/>
        <w:jc w:val="both"/>
      </w:pPr>
      <w:r>
        <w:t>PHP (</w:t>
      </w:r>
      <w:r>
        <w:rPr>
          <w:i/>
        </w:rPr>
        <w:t>Hypertext Preprocessor</w:t>
      </w:r>
      <w:r>
        <w:t>) adalah bahasa skrip yang berjalan pada sisi s</w:t>
      </w:r>
      <w:r w:rsidR="008F18FB">
        <w:t>erver. PHP bersifat open source dan</w:t>
      </w:r>
      <w:r>
        <w:t xml:space="preserve"> dapat dijalank</w:t>
      </w:r>
      <w:bookmarkStart w:id="660" w:name="OLE_LINK30"/>
      <w:bookmarkStart w:id="661" w:name="OLE_LINK31"/>
      <w:r w:rsidR="007C07D0">
        <w:t>an di semua tipe sistem operasi</w:t>
      </w:r>
      <w:bookmarkEnd w:id="660"/>
      <w:bookmarkEnd w:id="661"/>
      <w:r w:rsidR="00B43916">
        <w:t>.</w:t>
      </w:r>
      <w:r w:rsidR="00E63B3E">
        <w:t xml:space="preserve"> Bahasa pemrograman Java tidak dapat memanggil </w:t>
      </w:r>
      <w:r w:rsidR="00E63B3E">
        <w:rPr>
          <w:i/>
        </w:rPr>
        <w:t xml:space="preserve">database </w:t>
      </w:r>
      <w:r w:rsidR="00E63B3E">
        <w:t>MySQL untuk mendapatkan data. Sedangkan PHP memiliki dukungan untuk instansiasi objek java</w:t>
      </w:r>
      <w:r w:rsidR="00ED581E">
        <w:t xml:space="preserve"> dan menggunakannya sebagai objek PHP</w:t>
      </w:r>
      <w:r w:rsidR="008E5F35">
        <w:t xml:space="preserve"> [PHP-15</w:t>
      </w:r>
      <w:r w:rsidR="00ED581E">
        <w:t xml:space="preserve">]. </w:t>
      </w:r>
      <w:r w:rsidR="00E63B3E">
        <w:t>Sehingga dibutuhkan</w:t>
      </w:r>
      <w:r w:rsidR="00ED581E">
        <w:t xml:space="preserve"> skrip</w:t>
      </w:r>
      <w:r w:rsidR="00E63B3E">
        <w:t xml:space="preserve"> PHP yang akan memanggil MySQL kemudian mengubah data dari MyS</w:t>
      </w:r>
      <w:r w:rsidR="00ED581E">
        <w:t xml:space="preserve">QL menjadi ke dalam bentuk JSON. Kemudian PHP akan </w:t>
      </w:r>
      <w:r w:rsidR="00E63B3E">
        <w:t>memberikan data</w:t>
      </w:r>
      <w:r w:rsidR="00ED581E">
        <w:t xml:space="preserve"> dalam bentuk JSON</w:t>
      </w:r>
      <w:r w:rsidR="00E63B3E">
        <w:t xml:space="preserve"> tersebut kepada Java. </w:t>
      </w:r>
      <w:r>
        <w:t xml:space="preserve">Penggunaan skrip php dimulai oleh tag &lt;?php dan diakhiri oleh tag ?&gt;. Berikut adalah contoh penggunaan </w:t>
      </w:r>
      <w:r w:rsidR="00385FB0">
        <w:rPr>
          <w:i/>
        </w:rPr>
        <w:t>script</w:t>
      </w:r>
      <w:r>
        <w:t xml:space="preserve"> php yang digunakan dalam penelitian ini untuk melakukan koneksi ke database mysql :</w:t>
      </w:r>
    </w:p>
    <w:tbl>
      <w:tblPr>
        <w:tblStyle w:val="TableGrid"/>
        <w:tblW w:w="7938" w:type="dxa"/>
        <w:tblInd w:w="108" w:type="dxa"/>
        <w:tblLook w:val="04A0" w:firstRow="1" w:lastRow="0" w:firstColumn="1" w:lastColumn="0" w:noHBand="0" w:noVBand="1"/>
      </w:tblPr>
      <w:tblGrid>
        <w:gridCol w:w="8050"/>
      </w:tblGrid>
      <w:tr w:rsidR="00E35DCC" w14:paraId="0BE79519" w14:textId="77777777" w:rsidTr="00227B77">
        <w:tc>
          <w:tcPr>
            <w:tcW w:w="7938" w:type="dxa"/>
          </w:tcPr>
          <w:p w14:paraId="719D901C"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&lt;?php</w:t>
            </w:r>
          </w:p>
          <w:p w14:paraId="44AE7EB4" w14:textId="596AEEC5"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$con = mysqli_connect(“</w:t>
            </w:r>
            <w:r w:rsidR="008B321F">
              <w:rPr>
                <w:rFonts w:ascii="Courier New" w:hAnsi="Courier New" w:cs="Courier New"/>
                <w:sz w:val="20"/>
              </w:rPr>
              <w:t>ditaoktaria</w:t>
            </w:r>
            <w:r w:rsidRPr="00A010A6">
              <w:rPr>
                <w:rFonts w:ascii="Courier New" w:hAnsi="Courier New" w:cs="Courier New"/>
                <w:sz w:val="20"/>
              </w:rPr>
              <w:t>.com”,”username”,”password”,”</w:t>
            </w:r>
            <w:r w:rsidR="008B321F">
              <w:rPr>
                <w:rFonts w:ascii="Courier New" w:hAnsi="Courier New" w:cs="Courier New"/>
                <w:sz w:val="20"/>
              </w:rPr>
              <w:t>skripsi_db</w:t>
            </w:r>
            <w:r w:rsidRPr="00A010A6">
              <w:rPr>
                <w:rFonts w:ascii="Courier New" w:hAnsi="Courier New" w:cs="Courier New"/>
                <w:sz w:val="20"/>
              </w:rPr>
              <w:t>”);</w:t>
            </w:r>
          </w:p>
          <w:p w14:paraId="753F9508" w14:textId="77777777" w:rsidR="00E35DCC"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$sql=”CREATE TABLE table1(Username CHAR(30), Password CHAR(30), Role CHAR(30))”;</w:t>
            </w:r>
          </w:p>
          <w:p w14:paraId="2345455A"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if (mysqli_query($con, $sql))</w:t>
            </w:r>
          </w:p>
          <w:p w14:paraId="33824179"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w:t>
            </w:r>
          </w:p>
          <w:p w14:paraId="27168624"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ab/>
              <w:t>echo “Table have been created successfully”;</w:t>
            </w:r>
          </w:p>
          <w:p w14:paraId="2624DBFC"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w:t>
            </w:r>
          </w:p>
          <w:p w14:paraId="6F182245" w14:textId="77777777" w:rsidR="00E35DCC" w:rsidRDefault="00E35DCC" w:rsidP="003E2D5C">
            <w:pPr>
              <w:keepNext/>
              <w:spacing w:line="240" w:lineRule="auto"/>
              <w:ind w:firstLine="142"/>
              <w:jc w:val="left"/>
            </w:pPr>
            <w:r>
              <w:rPr>
                <w:rFonts w:ascii="Courier New" w:hAnsi="Courier New" w:cs="Courier New"/>
                <w:sz w:val="20"/>
              </w:rPr>
              <w:tab/>
              <w:t>?&gt;</w:t>
            </w:r>
          </w:p>
        </w:tc>
      </w:tr>
    </w:tbl>
    <w:p w14:paraId="05DEFA17" w14:textId="6CE49511" w:rsidR="003E2D5C" w:rsidRPr="003E2D5C" w:rsidRDefault="003E2D5C">
      <w:pPr>
        <w:pStyle w:val="Caption"/>
      </w:pPr>
      <w:r>
        <w:t xml:space="preserve">Kode 2. </w:t>
      </w:r>
      <w:fldSimple w:instr=" SEQ Kode_2. \* ARABIC ">
        <w:r w:rsidR="006819DC">
          <w:rPr>
            <w:noProof/>
          </w:rPr>
          <w:t>1</w:t>
        </w:r>
      </w:fldSimple>
      <w:r>
        <w:t xml:space="preserve"> </w:t>
      </w:r>
      <w:r w:rsidRPr="003E2D5C">
        <w:rPr>
          <w:b w:val="0"/>
        </w:rPr>
        <w:t>Co</w:t>
      </w:r>
      <w:r>
        <w:rPr>
          <w:b w:val="0"/>
        </w:rPr>
        <w:t xml:space="preserve">ntoh Penggunaan </w:t>
      </w:r>
      <w:r>
        <w:rPr>
          <w:b w:val="0"/>
          <w:i/>
        </w:rPr>
        <w:t xml:space="preserve">Script </w:t>
      </w:r>
      <w:r>
        <w:rPr>
          <w:b w:val="0"/>
        </w:rPr>
        <w:t>PHP</w:t>
      </w:r>
    </w:p>
    <w:p w14:paraId="75346174" w14:textId="28983FAD" w:rsidR="008964BD" w:rsidRDefault="008964BD" w:rsidP="00DC1D4B">
      <w:pPr>
        <w:pStyle w:val="Heading2"/>
        <w:numPr>
          <w:ilvl w:val="0"/>
          <w:numId w:val="63"/>
        </w:numPr>
        <w:ind w:hanging="720"/>
      </w:pPr>
      <w:r>
        <w:lastRenderedPageBreak/>
        <w:t>MySQL</w:t>
      </w:r>
    </w:p>
    <w:p w14:paraId="786C96C0" w14:textId="6C757377" w:rsidR="008964BD" w:rsidRDefault="008964BD" w:rsidP="008964BD">
      <w:pPr>
        <w:pStyle w:val="Normal1"/>
        <w:spacing w:line="360" w:lineRule="auto"/>
        <w:ind w:firstLine="720"/>
        <w:jc w:val="both"/>
      </w:pPr>
      <w:r>
        <w:rPr>
          <w:color w:val="1C1C1C"/>
        </w:rPr>
        <w:t>MySQL adalah Relational Database Management System (RDBMS)</w:t>
      </w:r>
      <w:r w:rsidR="007A0555">
        <w:rPr>
          <w:color w:val="1C1C1C"/>
        </w:rPr>
        <w:t xml:space="preserve"> yang bersifat </w:t>
      </w:r>
      <w:r w:rsidR="007A0555">
        <w:rPr>
          <w:i/>
          <w:color w:val="1C1C1C"/>
        </w:rPr>
        <w:t>open source</w:t>
      </w:r>
      <w:r>
        <w:rPr>
          <w:color w:val="1C1C1C"/>
        </w:rPr>
        <w:t xml:space="preserve">. </w:t>
      </w:r>
      <w:r w:rsidR="008E5F35">
        <w:rPr>
          <w:color w:val="1C1C1C"/>
        </w:rPr>
        <w:t>MySQL bersifat cepat, dapat diandalkan, dan mudah digunakan [MSQ-15]</w:t>
      </w:r>
      <w:r w:rsidR="00996861">
        <w:rPr>
          <w:color w:val="1C1C1C"/>
        </w:rPr>
        <w:t>.</w:t>
      </w:r>
      <w:r w:rsidR="008E5F35">
        <w:rPr>
          <w:color w:val="1C1C1C"/>
        </w:rPr>
        <w:t xml:space="preserve"> MySQL pada penelitian ini berjalan pada sisi server dan digunakan bersama skrip PHP.</w:t>
      </w:r>
    </w:p>
    <w:p w14:paraId="14FEA2E4" w14:textId="77777777" w:rsidR="008964BD" w:rsidRDefault="008964BD" w:rsidP="008964BD">
      <w:pPr>
        <w:pStyle w:val="Normal1"/>
        <w:spacing w:line="360" w:lineRule="auto"/>
        <w:ind w:left="720"/>
        <w:jc w:val="both"/>
        <w:rPr>
          <w:color w:val="1C1C1C"/>
        </w:rPr>
      </w:pPr>
      <w:r>
        <w:rPr>
          <w:color w:val="1C1C1C"/>
        </w:rPr>
        <w:t>Berikut contoh query sederhana yang digunakan dalam penelitian ini :</w:t>
      </w:r>
    </w:p>
    <w:tbl>
      <w:tblPr>
        <w:tblStyle w:val="TableGrid"/>
        <w:tblW w:w="8158" w:type="dxa"/>
        <w:tblInd w:w="108" w:type="dxa"/>
        <w:tblLook w:val="04A0" w:firstRow="1" w:lastRow="0" w:firstColumn="1" w:lastColumn="0" w:noHBand="0" w:noVBand="1"/>
      </w:tblPr>
      <w:tblGrid>
        <w:gridCol w:w="8158"/>
      </w:tblGrid>
      <w:tr w:rsidR="008964BD" w14:paraId="4683868D" w14:textId="77777777" w:rsidTr="00706214">
        <w:tc>
          <w:tcPr>
            <w:tcW w:w="8158" w:type="dxa"/>
          </w:tcPr>
          <w:p w14:paraId="07BBB10A" w14:textId="52232280" w:rsidR="008964BD" w:rsidRDefault="008964BD" w:rsidP="003E2D5C">
            <w:pPr>
              <w:keepNext/>
              <w:spacing w:line="240" w:lineRule="auto"/>
              <w:ind w:firstLine="90"/>
              <w:jc w:val="left"/>
            </w:pPr>
            <w:r w:rsidRPr="006D7F1E">
              <w:rPr>
                <w:rFonts w:ascii="Courier New" w:hAnsi="Courier New"/>
                <w:sz w:val="20"/>
                <w:szCs w:val="20"/>
              </w:rPr>
              <w:t xml:space="preserve">select </w:t>
            </w:r>
            <w:r w:rsidR="00C87A36">
              <w:rPr>
                <w:rFonts w:ascii="Courier New" w:hAnsi="Courier New"/>
                <w:sz w:val="20"/>
                <w:szCs w:val="20"/>
              </w:rPr>
              <w:t>material_name</w:t>
            </w:r>
            <w:r w:rsidRPr="006D7F1E">
              <w:rPr>
                <w:rFonts w:ascii="Courier New" w:hAnsi="Courier New"/>
                <w:sz w:val="20"/>
                <w:szCs w:val="20"/>
              </w:rPr>
              <w:t xml:space="preserve"> from materi</w:t>
            </w:r>
            <w:r w:rsidR="00C87A36">
              <w:rPr>
                <w:rFonts w:ascii="Courier New" w:hAnsi="Courier New"/>
                <w:sz w:val="20"/>
                <w:szCs w:val="20"/>
              </w:rPr>
              <w:t>al</w:t>
            </w:r>
            <w:r w:rsidRPr="006D7F1E">
              <w:rPr>
                <w:rFonts w:ascii="Courier New" w:hAnsi="Courier New"/>
                <w:sz w:val="20"/>
                <w:szCs w:val="20"/>
              </w:rPr>
              <w:t xml:space="preserve">, </w:t>
            </w:r>
            <w:r w:rsidR="00C87A36">
              <w:rPr>
                <w:rFonts w:ascii="Courier New" w:hAnsi="Courier New"/>
                <w:sz w:val="20"/>
                <w:szCs w:val="20"/>
              </w:rPr>
              <w:t>lecturer</w:t>
            </w:r>
            <w:r w:rsidRPr="006D7F1E">
              <w:rPr>
                <w:rFonts w:ascii="Courier New" w:hAnsi="Courier New"/>
                <w:sz w:val="20"/>
                <w:szCs w:val="20"/>
              </w:rPr>
              <w:t xml:space="preserve"> where </w:t>
            </w:r>
            <w:r w:rsidR="00C87A36">
              <w:rPr>
                <w:rFonts w:ascii="Courier New" w:hAnsi="Courier New"/>
                <w:sz w:val="20"/>
                <w:szCs w:val="20"/>
              </w:rPr>
              <w:t>material</w:t>
            </w:r>
            <w:r w:rsidRPr="006D7F1E">
              <w:rPr>
                <w:rFonts w:ascii="Courier New" w:hAnsi="Courier New"/>
                <w:sz w:val="20"/>
                <w:szCs w:val="20"/>
              </w:rPr>
              <w:t>.id_</w:t>
            </w:r>
            <w:r w:rsidR="00C87A36">
              <w:rPr>
                <w:rFonts w:ascii="Courier New" w:hAnsi="Courier New"/>
                <w:sz w:val="20"/>
                <w:szCs w:val="20"/>
              </w:rPr>
              <w:t>lecturer</w:t>
            </w:r>
            <w:r w:rsidRPr="006D7F1E">
              <w:rPr>
                <w:rFonts w:ascii="Courier New" w:hAnsi="Courier New"/>
                <w:sz w:val="20"/>
                <w:szCs w:val="20"/>
              </w:rPr>
              <w:t>=</w:t>
            </w:r>
            <w:r w:rsidR="00C87A36">
              <w:rPr>
                <w:rFonts w:ascii="Courier New" w:hAnsi="Courier New"/>
                <w:sz w:val="20"/>
                <w:szCs w:val="20"/>
              </w:rPr>
              <w:t>lecturer</w:t>
            </w:r>
            <w:r w:rsidRPr="006D7F1E">
              <w:rPr>
                <w:rFonts w:ascii="Courier New" w:hAnsi="Courier New"/>
                <w:sz w:val="20"/>
                <w:szCs w:val="20"/>
              </w:rPr>
              <w:t>.id_</w:t>
            </w:r>
            <w:r w:rsidR="00C87A36">
              <w:rPr>
                <w:rFonts w:ascii="Courier New" w:hAnsi="Courier New"/>
                <w:sz w:val="20"/>
                <w:szCs w:val="20"/>
              </w:rPr>
              <w:t>lecturer;</w:t>
            </w:r>
          </w:p>
        </w:tc>
      </w:tr>
    </w:tbl>
    <w:p w14:paraId="34071F99" w14:textId="50F73F9E" w:rsidR="003E2D5C" w:rsidRPr="003E2D5C" w:rsidRDefault="003E2D5C">
      <w:pPr>
        <w:pStyle w:val="Caption"/>
        <w:rPr>
          <w:b w:val="0"/>
          <w:i/>
        </w:rPr>
      </w:pPr>
      <w:bookmarkStart w:id="662" w:name="_Toc297381545"/>
      <w:r>
        <w:t xml:space="preserve">Kode 2. </w:t>
      </w:r>
      <w:fldSimple w:instr=" SEQ Kode_2. \* ARABIC ">
        <w:r w:rsidR="006819DC">
          <w:rPr>
            <w:noProof/>
          </w:rPr>
          <w:t>2</w:t>
        </w:r>
      </w:fldSimple>
      <w:r>
        <w:t xml:space="preserve"> </w:t>
      </w:r>
      <w:r>
        <w:rPr>
          <w:b w:val="0"/>
        </w:rPr>
        <w:t xml:space="preserve">Contoh Penggunaan </w:t>
      </w:r>
      <w:r>
        <w:rPr>
          <w:b w:val="0"/>
          <w:i/>
        </w:rPr>
        <w:t>Query</w:t>
      </w:r>
      <w:bookmarkEnd w:id="662"/>
    </w:p>
    <w:p w14:paraId="2C4087D2" w14:textId="255F9E32" w:rsidR="00411AFE" w:rsidRDefault="00411AFE" w:rsidP="00411AFE">
      <w:pPr>
        <w:pStyle w:val="Heading2"/>
        <w:numPr>
          <w:ilvl w:val="0"/>
          <w:numId w:val="63"/>
        </w:numPr>
        <w:ind w:hanging="720"/>
      </w:pPr>
      <w:r>
        <w:t>JSON</w:t>
      </w:r>
    </w:p>
    <w:p w14:paraId="68BCABB5" w14:textId="48E064AF" w:rsidR="00A67266" w:rsidRDefault="00D5457D">
      <w:pPr>
        <w:pPrChange w:id="663" w:author="ditaoktaria oktaria" w:date="2015-03-19T11:26:00Z">
          <w:pPr>
            <w:pStyle w:val="Caption"/>
          </w:pPr>
        </w:pPrChange>
      </w:pPr>
      <w:r>
        <w:t xml:space="preserve">Data dari MySQL tidak bisa langsung dibaca oleh bahasa Java. Data dari MySQL akan diubah ke dalam bentuk JSON oleh PHP kemudian dikirimkan ke dalam fungsi java untuk </w:t>
      </w:r>
      <w:r w:rsidR="00057316">
        <w:t xml:space="preserve">dibaca dan </w:t>
      </w:r>
      <w:r>
        <w:t>diformat kembali ke dalam bentuk tampilan yang bisa dibaca oleh pengguna.</w:t>
      </w:r>
      <w:r w:rsidR="00057316">
        <w:t xml:space="preserve"> </w:t>
      </w:r>
      <w:r w:rsidR="002A5281">
        <w:t>Tabel 2.</w:t>
      </w:r>
      <w:ins w:id="664" w:author="ditaoktaria" w:date="2015-04-01T10:48:00Z">
        <w:r w:rsidR="000E7C05">
          <w:t>1</w:t>
        </w:r>
      </w:ins>
      <w:r w:rsidR="002A5281">
        <w:t xml:space="preserve"> Menunjukkan pemetaan antara entitas JSON dan J</w:t>
      </w:r>
      <w:r w:rsidR="008E5F35">
        <w:t>ava [TP-15</w:t>
      </w:r>
      <w:r w:rsidR="002A5281">
        <w:t>] :</w:t>
      </w:r>
    </w:p>
    <w:p w14:paraId="5E5F89B6" w14:textId="7E4AC9A6" w:rsidR="000E7C05" w:rsidRPr="00D615DA" w:rsidRDefault="000E7C05">
      <w:pPr>
        <w:pStyle w:val="Caption"/>
        <w:keepNext/>
        <w:rPr>
          <w:ins w:id="665" w:author="ditaoktaria" w:date="2015-04-01T10:47:00Z"/>
        </w:rPr>
        <w:pPrChange w:id="666" w:author="ditaoktaria" w:date="2015-04-01T10:47:00Z">
          <w:pPr>
            <w:jc w:val="center"/>
          </w:pPr>
        </w:pPrChange>
      </w:pPr>
      <w:bookmarkStart w:id="667" w:name="_Toc297381203"/>
      <w:ins w:id="668" w:author="ditaoktaria" w:date="2015-04-01T10:47:00Z">
        <w:r>
          <w:t xml:space="preserve">Tabel 2. </w:t>
        </w:r>
        <w:r>
          <w:fldChar w:fldCharType="begin"/>
        </w:r>
        <w:r>
          <w:instrText xml:space="preserve"> SEQ Tabel_2. \* ARABIC </w:instrText>
        </w:r>
      </w:ins>
      <w:r>
        <w:fldChar w:fldCharType="separate"/>
      </w:r>
      <w:ins w:id="669" w:author="ditaoktaria" w:date="2015-07-29T10:19:00Z">
        <w:r w:rsidR="006819DC">
          <w:rPr>
            <w:noProof/>
          </w:rPr>
          <w:t>1</w:t>
        </w:r>
      </w:ins>
      <w:ins w:id="670" w:author="ditaoktaria" w:date="2015-04-01T10:47:00Z">
        <w:r>
          <w:fldChar w:fldCharType="end"/>
        </w:r>
      </w:ins>
      <w:ins w:id="671" w:author="ditaoktaria" w:date="2015-04-01T10:48:00Z">
        <w:r w:rsidR="0019098F">
          <w:t xml:space="preserve"> </w:t>
        </w:r>
        <w:r w:rsidR="0019098F">
          <w:rPr>
            <w:b w:val="0"/>
          </w:rPr>
          <w:t xml:space="preserve">Pemetaan Entitas JSON dan </w:t>
        </w:r>
      </w:ins>
      <w:ins w:id="672" w:author="Aryo Pinandito" w:date="2015-05-01T09:50:00Z">
        <w:r w:rsidR="003B25BA">
          <w:rPr>
            <w:b w:val="0"/>
          </w:rPr>
          <w:t>Java</w:t>
        </w:r>
      </w:ins>
      <w:bookmarkEnd w:id="667"/>
    </w:p>
    <w:tbl>
      <w:tblPr>
        <w:tblStyle w:val="TableGrid"/>
        <w:tblW w:w="0" w:type="auto"/>
        <w:jc w:val="center"/>
        <w:tblLook w:val="04A0" w:firstRow="1" w:lastRow="0" w:firstColumn="1" w:lastColumn="0" w:noHBand="0" w:noVBand="1"/>
        <w:tblPrChange w:id="673" w:author="ditaoktaria oktaria" w:date="2015-03-19T15:36:00Z">
          <w:tblPr>
            <w:tblStyle w:val="TableGrid"/>
            <w:tblW w:w="0" w:type="auto"/>
            <w:tblLook w:val="04A0" w:firstRow="1" w:lastRow="0" w:firstColumn="1" w:lastColumn="0" w:noHBand="0" w:noVBand="1"/>
          </w:tblPr>
        </w:tblPrChange>
      </w:tblPr>
      <w:tblGrid>
        <w:gridCol w:w="3418"/>
        <w:gridCol w:w="3980"/>
        <w:tblGridChange w:id="674">
          <w:tblGrid>
            <w:gridCol w:w="3258"/>
            <w:gridCol w:w="270"/>
            <w:gridCol w:w="3870"/>
            <w:gridCol w:w="760"/>
          </w:tblGrid>
        </w:tblGridChange>
      </w:tblGrid>
      <w:tr w:rsidR="00DD465F" w14:paraId="0A310F1F" w14:textId="77777777" w:rsidTr="00C3622D">
        <w:trPr>
          <w:jc w:val="center"/>
        </w:trPr>
        <w:tc>
          <w:tcPr>
            <w:tcW w:w="3418" w:type="dxa"/>
            <w:tcPrChange w:id="675" w:author="ditaoktaria oktaria" w:date="2015-03-19T15:36:00Z">
              <w:tcPr>
                <w:tcW w:w="3258" w:type="dxa"/>
              </w:tcPr>
            </w:tcPrChange>
          </w:tcPr>
          <w:p w14:paraId="125DE6C3" w14:textId="110B028B" w:rsidR="00DD465F" w:rsidRDefault="00DD465F">
            <w:pPr>
              <w:ind w:firstLine="0"/>
              <w:jc w:val="center"/>
              <w:rPr>
                <w:rFonts w:eastAsia="Times New Roman" w:cstheme="majorBidi"/>
                <w:b/>
                <w:i/>
                <w:iCs/>
                <w:color w:val="404040" w:themeColor="text1" w:themeTint="BF"/>
              </w:rPr>
              <w:pPrChange w:id="676" w:author="ditaoktaria oktaria" w:date="2015-03-19T11:34:00Z">
                <w:pPr>
                  <w:keepNext/>
                  <w:keepLines/>
                  <w:spacing w:before="200"/>
                  <w:ind w:firstLine="0"/>
                  <w:outlineLvl w:val="4"/>
                </w:pPr>
              </w:pPrChange>
            </w:pPr>
            <w:r>
              <w:t>JSON</w:t>
            </w:r>
          </w:p>
        </w:tc>
        <w:tc>
          <w:tcPr>
            <w:tcW w:w="3980" w:type="dxa"/>
            <w:tcPrChange w:id="677" w:author="ditaoktaria oktaria" w:date="2015-03-19T15:36:00Z">
              <w:tcPr>
                <w:tcW w:w="4900" w:type="dxa"/>
                <w:gridSpan w:val="3"/>
              </w:tcPr>
            </w:tcPrChange>
          </w:tcPr>
          <w:p w14:paraId="376A75AC" w14:textId="6E6D5A3F" w:rsidR="00DD465F" w:rsidRDefault="00DD465F">
            <w:pPr>
              <w:ind w:firstLine="0"/>
              <w:jc w:val="center"/>
              <w:rPr>
                <w:rFonts w:eastAsia="Times New Roman" w:cstheme="majorBidi"/>
                <w:b/>
                <w:i/>
                <w:iCs/>
                <w:color w:val="404040" w:themeColor="text1" w:themeTint="BF"/>
              </w:rPr>
              <w:pPrChange w:id="678" w:author="ditaoktaria oktaria" w:date="2015-03-19T11:34:00Z">
                <w:pPr>
                  <w:keepNext/>
                  <w:keepLines/>
                  <w:spacing w:before="200"/>
                  <w:ind w:firstLine="0"/>
                  <w:outlineLvl w:val="4"/>
                </w:pPr>
              </w:pPrChange>
            </w:pPr>
            <w:r>
              <w:t>Java</w:t>
            </w:r>
          </w:p>
        </w:tc>
      </w:tr>
      <w:tr w:rsidR="00DD465F" w14:paraId="252498F3" w14:textId="77777777" w:rsidTr="00C3622D">
        <w:trPr>
          <w:jc w:val="center"/>
        </w:trPr>
        <w:tc>
          <w:tcPr>
            <w:tcW w:w="3418" w:type="dxa"/>
            <w:tcPrChange w:id="679" w:author="ditaoktaria oktaria" w:date="2015-03-19T15:36:00Z">
              <w:tcPr>
                <w:tcW w:w="3258" w:type="dxa"/>
              </w:tcPr>
            </w:tcPrChange>
          </w:tcPr>
          <w:p w14:paraId="171DBE41" w14:textId="742C1539" w:rsidR="00DD465F" w:rsidRDefault="00DD465F" w:rsidP="00057316">
            <w:pPr>
              <w:ind w:firstLine="0"/>
            </w:pPr>
            <w:r>
              <w:t>string</w:t>
            </w:r>
          </w:p>
        </w:tc>
        <w:tc>
          <w:tcPr>
            <w:tcW w:w="3980" w:type="dxa"/>
            <w:tcPrChange w:id="680" w:author="ditaoktaria oktaria" w:date="2015-03-19T15:36:00Z">
              <w:tcPr>
                <w:tcW w:w="4900" w:type="dxa"/>
                <w:gridSpan w:val="3"/>
              </w:tcPr>
            </w:tcPrChange>
          </w:tcPr>
          <w:p w14:paraId="6B187A9C" w14:textId="20B0D37A" w:rsidR="00DD465F" w:rsidRDefault="00DD465F" w:rsidP="00057316">
            <w:pPr>
              <w:ind w:firstLine="0"/>
            </w:pPr>
            <w:r>
              <w:t>java.lang.String</w:t>
            </w:r>
          </w:p>
        </w:tc>
      </w:tr>
      <w:tr w:rsidR="00DD465F" w14:paraId="2365BDB6" w14:textId="77777777" w:rsidTr="00C3622D">
        <w:trPr>
          <w:jc w:val="center"/>
        </w:trPr>
        <w:tc>
          <w:tcPr>
            <w:tcW w:w="3418" w:type="dxa"/>
            <w:tcPrChange w:id="681" w:author="ditaoktaria oktaria" w:date="2015-03-19T15:36:00Z">
              <w:tcPr>
                <w:tcW w:w="3258" w:type="dxa"/>
              </w:tcPr>
            </w:tcPrChange>
          </w:tcPr>
          <w:p w14:paraId="080C79DF" w14:textId="3AADB0E2" w:rsidR="00DD465F" w:rsidRDefault="00DD465F" w:rsidP="00057316">
            <w:pPr>
              <w:ind w:firstLine="0"/>
            </w:pPr>
            <w:r>
              <w:t>number</w:t>
            </w:r>
          </w:p>
        </w:tc>
        <w:tc>
          <w:tcPr>
            <w:tcW w:w="3980" w:type="dxa"/>
            <w:tcPrChange w:id="682" w:author="ditaoktaria oktaria" w:date="2015-03-19T15:36:00Z">
              <w:tcPr>
                <w:tcW w:w="4900" w:type="dxa"/>
                <w:gridSpan w:val="3"/>
              </w:tcPr>
            </w:tcPrChange>
          </w:tcPr>
          <w:p w14:paraId="61AC2073" w14:textId="46BE32AA" w:rsidR="00DD465F" w:rsidRDefault="00DD465F" w:rsidP="00057316">
            <w:pPr>
              <w:ind w:firstLine="0"/>
            </w:pPr>
            <w:r>
              <w:t>java.lang.Number</w:t>
            </w:r>
          </w:p>
        </w:tc>
      </w:tr>
      <w:tr w:rsidR="00DD465F" w14:paraId="7A790D95" w14:textId="77777777" w:rsidTr="00C3622D">
        <w:trPr>
          <w:jc w:val="center"/>
        </w:trPr>
        <w:tc>
          <w:tcPr>
            <w:tcW w:w="3418" w:type="dxa"/>
            <w:tcPrChange w:id="683" w:author="ditaoktaria oktaria" w:date="2015-03-19T15:36:00Z">
              <w:tcPr>
                <w:tcW w:w="3258" w:type="dxa"/>
              </w:tcPr>
            </w:tcPrChange>
          </w:tcPr>
          <w:p w14:paraId="112BB21B" w14:textId="09AA89F7" w:rsidR="00DD465F" w:rsidRDefault="00DD465F" w:rsidP="00057316">
            <w:pPr>
              <w:ind w:firstLine="0"/>
            </w:pPr>
            <w:r>
              <w:t>truefalse</w:t>
            </w:r>
          </w:p>
        </w:tc>
        <w:tc>
          <w:tcPr>
            <w:tcW w:w="3980" w:type="dxa"/>
            <w:tcPrChange w:id="684" w:author="ditaoktaria oktaria" w:date="2015-03-19T15:36:00Z">
              <w:tcPr>
                <w:tcW w:w="4900" w:type="dxa"/>
                <w:gridSpan w:val="3"/>
              </w:tcPr>
            </w:tcPrChange>
          </w:tcPr>
          <w:p w14:paraId="545C781F" w14:textId="5D17CB48" w:rsidR="00DD465F" w:rsidRDefault="00DD465F" w:rsidP="00057316">
            <w:pPr>
              <w:ind w:firstLine="0"/>
            </w:pPr>
            <w:r>
              <w:t>java.lang.Boolean</w:t>
            </w:r>
          </w:p>
        </w:tc>
      </w:tr>
      <w:tr w:rsidR="00DD465F" w14:paraId="28912D7B" w14:textId="77777777" w:rsidTr="00C3622D">
        <w:tblPrEx>
          <w:tblPrExChange w:id="685" w:author="ditaoktaria oktaria" w:date="2015-03-19T15:36:00Z">
            <w:tblPrEx>
              <w:jc w:val="center"/>
            </w:tblPrEx>
          </w:tblPrExChange>
        </w:tblPrEx>
        <w:trPr>
          <w:jc w:val="center"/>
          <w:trPrChange w:id="686" w:author="ditaoktaria oktaria" w:date="2015-03-19T15:36:00Z">
            <w:trPr>
              <w:gridAfter w:val="0"/>
              <w:jc w:val="center"/>
            </w:trPr>
          </w:trPrChange>
        </w:trPr>
        <w:tc>
          <w:tcPr>
            <w:tcW w:w="3418" w:type="dxa"/>
            <w:tcPrChange w:id="687" w:author="ditaoktaria oktaria" w:date="2015-03-19T15:36:00Z">
              <w:tcPr>
                <w:tcW w:w="3528" w:type="dxa"/>
                <w:gridSpan w:val="2"/>
              </w:tcPr>
            </w:tcPrChange>
          </w:tcPr>
          <w:p w14:paraId="37A03C1A" w14:textId="426BF5B3" w:rsidR="00DD465F" w:rsidRDefault="00DD465F" w:rsidP="00057316">
            <w:pPr>
              <w:ind w:firstLine="0"/>
            </w:pPr>
            <w:r>
              <w:t>null</w:t>
            </w:r>
          </w:p>
        </w:tc>
        <w:tc>
          <w:tcPr>
            <w:tcW w:w="3980" w:type="dxa"/>
            <w:tcPrChange w:id="688" w:author="ditaoktaria oktaria" w:date="2015-03-19T15:36:00Z">
              <w:tcPr>
                <w:tcW w:w="3870" w:type="dxa"/>
              </w:tcPr>
            </w:tcPrChange>
          </w:tcPr>
          <w:p w14:paraId="192E842B" w14:textId="0C93C5FD" w:rsidR="00DD465F" w:rsidRDefault="00DD465F" w:rsidP="00057316">
            <w:pPr>
              <w:ind w:firstLine="0"/>
            </w:pPr>
            <w:r>
              <w:t>null</w:t>
            </w:r>
          </w:p>
        </w:tc>
      </w:tr>
      <w:tr w:rsidR="00DD465F" w14:paraId="4EC3A3B3" w14:textId="77777777" w:rsidTr="00C3622D">
        <w:tblPrEx>
          <w:tblPrExChange w:id="689" w:author="ditaoktaria oktaria" w:date="2015-03-19T15:36:00Z">
            <w:tblPrEx>
              <w:jc w:val="center"/>
            </w:tblPrEx>
          </w:tblPrExChange>
        </w:tblPrEx>
        <w:trPr>
          <w:jc w:val="center"/>
          <w:trPrChange w:id="690" w:author="ditaoktaria oktaria" w:date="2015-03-19T15:36:00Z">
            <w:trPr>
              <w:gridAfter w:val="0"/>
              <w:jc w:val="center"/>
            </w:trPr>
          </w:trPrChange>
        </w:trPr>
        <w:tc>
          <w:tcPr>
            <w:tcW w:w="3418" w:type="dxa"/>
            <w:tcPrChange w:id="691" w:author="ditaoktaria oktaria" w:date="2015-03-19T15:36:00Z">
              <w:tcPr>
                <w:tcW w:w="3528" w:type="dxa"/>
                <w:gridSpan w:val="2"/>
              </w:tcPr>
            </w:tcPrChange>
          </w:tcPr>
          <w:p w14:paraId="594E783D" w14:textId="275FE2C4" w:rsidR="00DD465F" w:rsidRDefault="00DD465F" w:rsidP="00057316">
            <w:pPr>
              <w:ind w:firstLine="0"/>
            </w:pPr>
            <w:r>
              <w:t>array</w:t>
            </w:r>
          </w:p>
        </w:tc>
        <w:tc>
          <w:tcPr>
            <w:tcW w:w="3980" w:type="dxa"/>
            <w:tcPrChange w:id="692" w:author="ditaoktaria oktaria" w:date="2015-03-19T15:36:00Z">
              <w:tcPr>
                <w:tcW w:w="3870" w:type="dxa"/>
              </w:tcPr>
            </w:tcPrChange>
          </w:tcPr>
          <w:p w14:paraId="3267AF7A" w14:textId="00905C64" w:rsidR="00DD465F" w:rsidRDefault="00DD465F" w:rsidP="00057316">
            <w:pPr>
              <w:ind w:firstLine="0"/>
            </w:pPr>
            <w:r>
              <w:t>java.util.List</w:t>
            </w:r>
          </w:p>
        </w:tc>
      </w:tr>
      <w:tr w:rsidR="00DD465F" w14:paraId="2B1A216E" w14:textId="77777777" w:rsidTr="00C3622D">
        <w:tblPrEx>
          <w:tblPrExChange w:id="693" w:author="ditaoktaria oktaria" w:date="2015-03-19T15:36:00Z">
            <w:tblPrEx>
              <w:jc w:val="center"/>
            </w:tblPrEx>
          </w:tblPrExChange>
        </w:tblPrEx>
        <w:trPr>
          <w:jc w:val="center"/>
          <w:trPrChange w:id="694" w:author="ditaoktaria oktaria" w:date="2015-03-19T15:36:00Z">
            <w:trPr>
              <w:gridAfter w:val="0"/>
              <w:jc w:val="center"/>
            </w:trPr>
          </w:trPrChange>
        </w:trPr>
        <w:tc>
          <w:tcPr>
            <w:tcW w:w="3418" w:type="dxa"/>
            <w:tcPrChange w:id="695" w:author="ditaoktaria oktaria" w:date="2015-03-19T15:36:00Z">
              <w:tcPr>
                <w:tcW w:w="3528" w:type="dxa"/>
                <w:gridSpan w:val="2"/>
              </w:tcPr>
            </w:tcPrChange>
          </w:tcPr>
          <w:p w14:paraId="0FC225F6" w14:textId="24814684" w:rsidR="00DD465F" w:rsidRDefault="00DD465F" w:rsidP="00057316">
            <w:pPr>
              <w:ind w:firstLine="0"/>
            </w:pPr>
            <w:r>
              <w:t>object</w:t>
            </w:r>
          </w:p>
        </w:tc>
        <w:tc>
          <w:tcPr>
            <w:tcW w:w="3980" w:type="dxa"/>
            <w:tcPrChange w:id="696" w:author="ditaoktaria oktaria" w:date="2015-03-19T15:36:00Z">
              <w:tcPr>
                <w:tcW w:w="3870" w:type="dxa"/>
              </w:tcPr>
            </w:tcPrChange>
          </w:tcPr>
          <w:p w14:paraId="26371B2C" w14:textId="1F2D7CCF" w:rsidR="00DD465F" w:rsidRDefault="00DD465F" w:rsidP="00057316">
            <w:pPr>
              <w:ind w:firstLine="0"/>
            </w:pPr>
            <w:r>
              <w:t>java.util.Map</w:t>
            </w:r>
          </w:p>
        </w:tc>
      </w:tr>
    </w:tbl>
    <w:p w14:paraId="57794B39" w14:textId="496135B0" w:rsidR="008F3E77" w:rsidRDefault="008F3E77" w:rsidP="00F7692D">
      <w:pPr>
        <w:pStyle w:val="Heading2"/>
        <w:numPr>
          <w:ilvl w:val="0"/>
          <w:numId w:val="63"/>
        </w:numPr>
        <w:ind w:hanging="720"/>
        <w:rPr>
          <w:ins w:id="697" w:author="ditaoktaria" w:date="2015-06-15T14:03:00Z"/>
        </w:rPr>
      </w:pPr>
      <w:ins w:id="698" w:author="ditaoktaria" w:date="2015-06-15T14:03:00Z">
        <w:r>
          <w:t>VideoView</w:t>
        </w:r>
      </w:ins>
    </w:p>
    <w:p w14:paraId="67C6F060" w14:textId="4FCD6E10" w:rsidR="00A63473" w:rsidRDefault="00F02C91">
      <w:pPr>
        <w:rPr>
          <w:ins w:id="699" w:author="ditaoktaria" w:date="2015-07-01T13:56:00Z"/>
        </w:rPr>
        <w:pPrChange w:id="700" w:author="ditaoktaria" w:date="2015-07-01T13:57:00Z">
          <w:pPr>
            <w:jc w:val="left"/>
          </w:pPr>
        </w:pPrChange>
      </w:pPr>
      <w:ins w:id="701" w:author="ditaoktaria" w:date="2015-07-01T11:09:00Z">
        <w:r>
          <w:t xml:space="preserve">VideoView merupakan sebuah Android API </w:t>
        </w:r>
      </w:ins>
      <w:ins w:id="702" w:author="ditaoktaria" w:date="2015-07-01T11:10:00Z">
        <w:r>
          <w:rPr>
            <w:i/>
          </w:rPr>
          <w:t xml:space="preserve">Class </w:t>
        </w:r>
        <w:r>
          <w:t xml:space="preserve">yang dapat menangani pemutaran </w:t>
        </w:r>
        <w:r>
          <w:rPr>
            <w:i/>
          </w:rPr>
          <w:t xml:space="preserve">file </w:t>
        </w:r>
        <w:r>
          <w:t>video.</w:t>
        </w:r>
      </w:ins>
      <w:ins w:id="703" w:author="ditaoktaria" w:date="2015-07-01T11:11:00Z">
        <w:r>
          <w:t xml:space="preserve"> </w:t>
        </w:r>
      </w:ins>
      <w:ins w:id="704" w:author="ditaoktaria" w:date="2015-07-01T11:23:00Z">
        <w:r w:rsidR="001A4897">
          <w:t xml:space="preserve">Beberapa </w:t>
        </w:r>
        <w:r w:rsidR="001A4897">
          <w:rPr>
            <w:i/>
          </w:rPr>
          <w:t xml:space="preserve">format </w:t>
        </w:r>
        <w:r w:rsidR="001A4897">
          <w:t xml:space="preserve">video yang dapat ditangani oleh VideoView adalah </w:t>
        </w:r>
      </w:ins>
      <w:ins w:id="705" w:author="ditaoktaria" w:date="2015-07-01T11:24:00Z">
        <w:r w:rsidR="001A4897">
          <w:t xml:space="preserve">3GP, MP4, MKV, WEBM [VDA-15]. </w:t>
        </w:r>
      </w:ins>
      <w:ins w:id="706" w:author="ditaoktaria" w:date="2015-07-01T11:12:00Z">
        <w:r>
          <w:t xml:space="preserve">Sebuah Tag VideoView harus dideklarasikan di dalam </w:t>
        </w:r>
      </w:ins>
      <w:ins w:id="707" w:author="ditaoktaria" w:date="2015-07-01T11:13:00Z">
        <w:r>
          <w:rPr>
            <w:i/>
          </w:rPr>
          <w:t xml:space="preserve">layout </w:t>
        </w:r>
        <w:r>
          <w:t xml:space="preserve">sebagai inisialisasi tempat akan diputarnya video pada sebuah </w:t>
        </w:r>
      </w:ins>
      <w:ins w:id="708" w:author="ditaoktaria" w:date="2015-07-01T11:14:00Z">
        <w:r w:rsidRPr="00F02C91">
          <w:rPr>
            <w:i/>
          </w:rPr>
          <w:t>layout</w:t>
        </w:r>
        <w:r>
          <w:t>. Kemudian</w:t>
        </w:r>
      </w:ins>
      <w:ins w:id="709" w:author="ditaoktaria" w:date="2015-07-01T11:19:00Z">
        <w:r w:rsidR="001A4897">
          <w:t xml:space="preserve"> atribut </w:t>
        </w:r>
      </w:ins>
      <w:ins w:id="710" w:author="ditaoktaria" w:date="2015-07-01T11:20:00Z">
        <w:r w:rsidR="001A4897">
          <w:t xml:space="preserve">VideoView </w:t>
        </w:r>
      </w:ins>
      <w:ins w:id="711" w:author="ditaoktaria" w:date="2015-07-01T11:19:00Z">
        <w:r w:rsidR="001A4897">
          <w:t xml:space="preserve">pada </w:t>
        </w:r>
      </w:ins>
      <w:ins w:id="712" w:author="ditaoktaria" w:date="2015-07-01T11:20:00Z">
        <w:r w:rsidR="001A4897">
          <w:rPr>
            <w:i/>
          </w:rPr>
          <w:t xml:space="preserve">layout </w:t>
        </w:r>
        <w:r w:rsidR="001A4897">
          <w:t xml:space="preserve">tersebut akan dipanggil ke dalam </w:t>
        </w:r>
        <w:r w:rsidR="001A4897">
          <w:rPr>
            <w:i/>
          </w:rPr>
          <w:t xml:space="preserve">file </w:t>
        </w:r>
        <w:r w:rsidR="001A4897" w:rsidRPr="00C607F5">
          <w:rPr>
            <w:i/>
            <w:rPrChange w:id="713" w:author="ditaoktaria" w:date="2015-07-01T13:59:00Z">
              <w:rPr/>
            </w:rPrChange>
          </w:rPr>
          <w:t>activity</w:t>
        </w:r>
        <w:r w:rsidR="00AF4B18">
          <w:t xml:space="preserve"> untuk mem</w:t>
        </w:r>
        <w:r w:rsidR="001A4897">
          <w:t>roses</w:t>
        </w:r>
      </w:ins>
      <w:ins w:id="714" w:author="ditaoktaria" w:date="2015-07-01T11:22:00Z">
        <w:r w:rsidR="001A4897">
          <w:t>an</w:t>
        </w:r>
      </w:ins>
      <w:ins w:id="715" w:author="ditaoktaria" w:date="2015-07-01T11:20:00Z">
        <w:r w:rsidR="001A4897">
          <w:t xml:space="preserve"> pemutaran video</w:t>
        </w:r>
      </w:ins>
      <w:ins w:id="716" w:author="ditaoktaria" w:date="2015-07-01T11:25:00Z">
        <w:r w:rsidR="001A4897">
          <w:t xml:space="preserve"> [VD</w:t>
        </w:r>
      </w:ins>
      <w:ins w:id="717" w:author="ditaoktaria" w:date="2015-07-06T17:08:00Z">
        <w:r w:rsidR="00AF4B18">
          <w:t>A-15]</w:t>
        </w:r>
      </w:ins>
      <w:ins w:id="718" w:author="ditaoktaria" w:date="2015-07-01T11:20:00Z">
        <w:r w:rsidR="001A4897">
          <w:t xml:space="preserve">. </w:t>
        </w:r>
      </w:ins>
      <w:ins w:id="719" w:author="ditaoktaria" w:date="2015-07-01T11:22:00Z">
        <w:r w:rsidR="00A63473">
          <w:lastRenderedPageBreak/>
          <w:t>Contoh p</w:t>
        </w:r>
        <w:r w:rsidR="001A4897">
          <w:t xml:space="preserve">enggunaan </w:t>
        </w:r>
      </w:ins>
      <w:ins w:id="720" w:author="ditaoktaria" w:date="2015-07-01T13:56:00Z">
        <w:r w:rsidR="00A63473">
          <w:t>kelas VideoView</w:t>
        </w:r>
      </w:ins>
      <w:ins w:id="721" w:author="ditaoktaria" w:date="2015-07-01T11:22:00Z">
        <w:r w:rsidR="001A4897">
          <w:t xml:space="preserve"> pada </w:t>
        </w:r>
      </w:ins>
      <w:ins w:id="722" w:author="ditaoktaria" w:date="2015-07-01T11:23:00Z">
        <w:r w:rsidR="001A4897">
          <w:rPr>
            <w:i/>
          </w:rPr>
          <w:t xml:space="preserve">file activity </w:t>
        </w:r>
        <w:r w:rsidR="001A4897">
          <w:t>ditunjukkan pada</w:t>
        </w:r>
      </w:ins>
      <w:ins w:id="723" w:author="ditaoktaria" w:date="2015-07-01T11:22:00Z">
        <w:r w:rsidR="001A4897">
          <w:t xml:space="preserve"> </w:t>
        </w:r>
      </w:ins>
      <w:ins w:id="724" w:author="ditaoktaria" w:date="2015-07-01T11:21:00Z">
        <w:r w:rsidR="00A63473">
          <w:t>Kode 2.3</w:t>
        </w:r>
      </w:ins>
      <w:ins w:id="725" w:author="ditaoktaria" w:date="2015-07-01T11:23:00Z">
        <w:r w:rsidR="00A63473">
          <w:t xml:space="preserve"> dan contoh tampilan VideoView pada Android ditunjukkan pada</w:t>
        </w:r>
      </w:ins>
      <w:ins w:id="726" w:author="ditaoktaria" w:date="2015-07-01T13:59:00Z">
        <w:r w:rsidR="00040F6C">
          <w:t xml:space="preserve"> Gambar 2.2.</w:t>
        </w:r>
      </w:ins>
      <w:ins w:id="727" w:author="ditaoktaria" w:date="2015-07-01T11:23:00Z">
        <w:r w:rsidR="001A4897">
          <w:t xml:space="preserve"> </w:t>
        </w:r>
      </w:ins>
    </w:p>
    <w:tbl>
      <w:tblPr>
        <w:tblStyle w:val="TableGrid"/>
        <w:tblW w:w="0" w:type="auto"/>
        <w:tblInd w:w="250" w:type="dxa"/>
        <w:tblLook w:val="04A0" w:firstRow="1" w:lastRow="0" w:firstColumn="1" w:lastColumn="0" w:noHBand="0" w:noVBand="1"/>
        <w:tblPrChange w:id="728" w:author="ditaoktaria" w:date="2015-07-01T13:58:00Z">
          <w:tblPr>
            <w:tblStyle w:val="TableGrid"/>
            <w:tblW w:w="0" w:type="auto"/>
            <w:tblLook w:val="04A0" w:firstRow="1" w:lastRow="0" w:firstColumn="1" w:lastColumn="0" w:noHBand="0" w:noVBand="1"/>
          </w:tblPr>
        </w:tblPrChange>
      </w:tblPr>
      <w:tblGrid>
        <w:gridCol w:w="7338"/>
        <w:tblGridChange w:id="729">
          <w:tblGrid>
            <w:gridCol w:w="8158"/>
          </w:tblGrid>
        </w:tblGridChange>
      </w:tblGrid>
      <w:tr w:rsidR="00A63473" w14:paraId="31F45BA9" w14:textId="77777777" w:rsidTr="00A63473">
        <w:trPr>
          <w:ins w:id="730" w:author="ditaoktaria" w:date="2015-07-01T13:54:00Z"/>
        </w:trPr>
        <w:tc>
          <w:tcPr>
            <w:tcW w:w="7338" w:type="dxa"/>
            <w:tcPrChange w:id="731" w:author="ditaoktaria" w:date="2015-07-01T13:58:00Z">
              <w:tcPr>
                <w:tcW w:w="8158" w:type="dxa"/>
              </w:tcPr>
            </w:tcPrChange>
          </w:tcPr>
          <w:p w14:paraId="6D860FCF" w14:textId="639B1A51" w:rsidR="00A63473" w:rsidRPr="00A63473" w:rsidRDefault="00A63473" w:rsidP="00A63473">
            <w:pPr>
              <w:ind w:firstLine="0"/>
              <w:rPr>
                <w:ins w:id="732" w:author="ditaoktaria" w:date="2015-07-01T13:55:00Z"/>
                <w:rFonts w:ascii="Courier New" w:hAnsi="Courier New" w:cs="Courier New"/>
                <w:sz w:val="20"/>
                <w:szCs w:val="20"/>
                <w:rPrChange w:id="733" w:author="ditaoktaria" w:date="2015-07-01T13:55:00Z">
                  <w:rPr>
                    <w:ins w:id="734" w:author="ditaoktaria" w:date="2015-07-01T13:55:00Z"/>
                  </w:rPr>
                </w:rPrChange>
              </w:rPr>
            </w:pPr>
            <w:ins w:id="735" w:author="ditaoktaria" w:date="2015-07-01T13:55:00Z">
              <w:r w:rsidRPr="00A63473">
                <w:rPr>
                  <w:rFonts w:ascii="Courier New" w:hAnsi="Courier New" w:cs="Courier New"/>
                  <w:sz w:val="20"/>
                  <w:szCs w:val="20"/>
                  <w:rPrChange w:id="736" w:author="ditaoktaria" w:date="2015-07-01T13:55:00Z">
                    <w:rPr/>
                  </w:rPrChange>
                </w:rPr>
                <w:t>VideoView vidView = (VideoView)findViewById(R.id.myVideo);</w:t>
              </w:r>
            </w:ins>
          </w:p>
          <w:p w14:paraId="4A2C355A" w14:textId="77777777" w:rsidR="00A63473" w:rsidRDefault="00A63473" w:rsidP="00A63473">
            <w:pPr>
              <w:ind w:firstLine="0"/>
              <w:rPr>
                <w:ins w:id="737" w:author="ditaoktaria" w:date="2015-07-01T13:55:00Z"/>
                <w:rFonts w:ascii="Courier New" w:hAnsi="Courier New" w:cs="Courier New"/>
                <w:sz w:val="20"/>
                <w:szCs w:val="20"/>
              </w:rPr>
            </w:pPr>
            <w:ins w:id="738" w:author="ditaoktaria" w:date="2015-07-01T13:55:00Z">
              <w:r w:rsidRPr="00A63473">
                <w:rPr>
                  <w:rFonts w:ascii="Courier New" w:hAnsi="Courier New" w:cs="Courier New"/>
                  <w:sz w:val="20"/>
                  <w:szCs w:val="20"/>
                  <w:rPrChange w:id="739" w:author="ditaoktaria" w:date="2015-07-01T13:55:00Z">
                    <w:rPr/>
                  </w:rPrChange>
                </w:rPr>
                <w:t>String vidAddress =</w:t>
              </w:r>
            </w:ins>
          </w:p>
          <w:p w14:paraId="6505A8D6" w14:textId="485E4828" w:rsidR="00A63473" w:rsidRPr="00A63473" w:rsidRDefault="00A63473" w:rsidP="00A63473">
            <w:pPr>
              <w:ind w:firstLine="0"/>
              <w:rPr>
                <w:ins w:id="740" w:author="ditaoktaria" w:date="2015-07-01T13:55:00Z"/>
                <w:rFonts w:ascii="Courier New" w:hAnsi="Courier New" w:cs="Courier New"/>
                <w:sz w:val="20"/>
                <w:szCs w:val="20"/>
                <w:rPrChange w:id="741" w:author="ditaoktaria" w:date="2015-07-01T13:55:00Z">
                  <w:rPr>
                    <w:ins w:id="742" w:author="ditaoktaria" w:date="2015-07-01T13:55:00Z"/>
                  </w:rPr>
                </w:rPrChange>
              </w:rPr>
            </w:pPr>
            <w:ins w:id="743" w:author="ditaoktaria" w:date="2015-07-01T13:55:00Z">
              <w:r w:rsidRPr="00A63473">
                <w:rPr>
                  <w:rFonts w:ascii="Courier New" w:hAnsi="Courier New" w:cs="Courier New"/>
                  <w:sz w:val="20"/>
                  <w:szCs w:val="20"/>
                  <w:rPrChange w:id="744" w:author="ditaoktaria" w:date="2015-07-01T13:55:00Z">
                    <w:rPr/>
                  </w:rPrChange>
                </w:rPr>
                <w:t>"http://192.168.56.1/classicdevel/video/jaranan.mp4";</w:t>
              </w:r>
            </w:ins>
          </w:p>
          <w:p w14:paraId="7ED5DAA1" w14:textId="77777777" w:rsidR="00A63473" w:rsidRPr="00A63473" w:rsidRDefault="00A63473" w:rsidP="00A63473">
            <w:pPr>
              <w:ind w:firstLine="0"/>
              <w:rPr>
                <w:ins w:id="745" w:author="ditaoktaria" w:date="2015-07-01T13:55:00Z"/>
                <w:rFonts w:ascii="Courier New" w:hAnsi="Courier New" w:cs="Courier New"/>
                <w:sz w:val="20"/>
                <w:szCs w:val="20"/>
                <w:rPrChange w:id="746" w:author="ditaoktaria" w:date="2015-07-01T13:55:00Z">
                  <w:rPr>
                    <w:ins w:id="747" w:author="ditaoktaria" w:date="2015-07-01T13:55:00Z"/>
                  </w:rPr>
                </w:rPrChange>
              </w:rPr>
            </w:pPr>
            <w:ins w:id="748" w:author="ditaoktaria" w:date="2015-07-01T13:55:00Z">
              <w:r w:rsidRPr="00A63473">
                <w:rPr>
                  <w:rFonts w:ascii="Courier New" w:hAnsi="Courier New" w:cs="Courier New"/>
                  <w:sz w:val="20"/>
                  <w:szCs w:val="20"/>
                  <w:rPrChange w:id="749" w:author="ditaoktaria" w:date="2015-07-01T13:55:00Z">
                    <w:rPr/>
                  </w:rPrChange>
                </w:rPr>
                <w:t>Uri vidUri = Uri.parse(vidAddress);</w:t>
              </w:r>
            </w:ins>
          </w:p>
          <w:p w14:paraId="3F54C41D" w14:textId="1791A9CF" w:rsidR="00A63473" w:rsidRDefault="00A63473">
            <w:pPr>
              <w:keepNext/>
              <w:ind w:firstLine="0"/>
              <w:rPr>
                <w:ins w:id="750" w:author="ditaoktaria" w:date="2015-07-01T13:54:00Z"/>
              </w:rPr>
              <w:pPrChange w:id="751" w:author="ditaoktaria" w:date="2015-07-01T13:57:00Z">
                <w:pPr>
                  <w:ind w:firstLine="0"/>
                </w:pPr>
              </w:pPrChange>
            </w:pPr>
            <w:ins w:id="752" w:author="ditaoktaria" w:date="2015-07-01T13:55:00Z">
              <w:r w:rsidRPr="00A63473">
                <w:rPr>
                  <w:rFonts w:ascii="Courier New" w:hAnsi="Courier New" w:cs="Courier New"/>
                  <w:sz w:val="20"/>
                  <w:szCs w:val="20"/>
                  <w:rPrChange w:id="753" w:author="ditaoktaria" w:date="2015-07-01T13:55:00Z">
                    <w:rPr/>
                  </w:rPrChange>
                </w:rPr>
                <w:t>vidView.setVideoURI(vidUri);</w:t>
              </w:r>
            </w:ins>
          </w:p>
        </w:tc>
      </w:tr>
    </w:tbl>
    <w:p w14:paraId="3C62F960" w14:textId="6BBFB2D5" w:rsidR="00A63473" w:rsidRPr="00A63473" w:rsidRDefault="00A63473">
      <w:pPr>
        <w:pStyle w:val="Caption"/>
        <w:rPr>
          <w:ins w:id="754" w:author="ditaoktaria" w:date="2015-07-01T13:53:00Z"/>
          <w:b w:val="0"/>
          <w:rPrChange w:id="755" w:author="ditaoktaria" w:date="2015-07-01T13:57:00Z">
            <w:rPr>
              <w:ins w:id="756" w:author="ditaoktaria" w:date="2015-07-01T13:53:00Z"/>
            </w:rPr>
          </w:rPrChange>
        </w:rPr>
        <w:pPrChange w:id="757" w:author="ditaoktaria" w:date="2015-07-01T13:57:00Z">
          <w:pPr>
            <w:pStyle w:val="Heading2"/>
            <w:numPr>
              <w:numId w:val="63"/>
            </w:numPr>
            <w:ind w:hanging="360"/>
          </w:pPr>
        </w:pPrChange>
      </w:pPr>
      <w:bookmarkStart w:id="758" w:name="_Toc297381546"/>
      <w:ins w:id="759" w:author="ditaoktaria" w:date="2015-07-01T13:57:00Z">
        <w:r>
          <w:t xml:space="preserve">Kode 2. </w:t>
        </w:r>
        <w:r>
          <w:fldChar w:fldCharType="begin"/>
        </w:r>
        <w:r>
          <w:instrText xml:space="preserve"> SEQ Kode_2. \* ARABIC </w:instrText>
        </w:r>
      </w:ins>
      <w:r>
        <w:fldChar w:fldCharType="separate"/>
      </w:r>
      <w:ins w:id="760" w:author="ditaoktaria" w:date="2015-07-29T10:19:00Z">
        <w:r w:rsidR="006819DC">
          <w:rPr>
            <w:noProof/>
          </w:rPr>
          <w:t>3</w:t>
        </w:r>
      </w:ins>
      <w:ins w:id="761" w:author="ditaoktaria" w:date="2015-07-01T13:57:00Z">
        <w:r>
          <w:fldChar w:fldCharType="end"/>
        </w:r>
        <w:r>
          <w:t xml:space="preserve"> </w:t>
        </w:r>
        <w:r>
          <w:rPr>
            <w:b w:val="0"/>
          </w:rPr>
          <w:t>Contoh Penggunaan Kelas Video View</w:t>
        </w:r>
      </w:ins>
      <w:bookmarkEnd w:id="758"/>
    </w:p>
    <w:p w14:paraId="594B64B2" w14:textId="77777777" w:rsidR="00A63473" w:rsidRDefault="00A63473">
      <w:pPr>
        <w:rPr>
          <w:ins w:id="762" w:author="ditaoktaria" w:date="2015-07-01T11:06:00Z"/>
        </w:rPr>
        <w:pPrChange w:id="763" w:author="ditaoktaria" w:date="2015-06-15T14:03:00Z">
          <w:pPr>
            <w:pStyle w:val="Heading2"/>
            <w:numPr>
              <w:numId w:val="63"/>
            </w:numPr>
            <w:ind w:hanging="360"/>
          </w:pPr>
        </w:pPrChange>
      </w:pPr>
    </w:p>
    <w:p w14:paraId="6E420AD2" w14:textId="77777777" w:rsidR="00586687" w:rsidRDefault="00F02C91">
      <w:pPr>
        <w:keepNext/>
        <w:jc w:val="center"/>
        <w:rPr>
          <w:ins w:id="764" w:author="ditaoktaria" w:date="2015-07-01T13:47:00Z"/>
        </w:rPr>
        <w:pPrChange w:id="765" w:author="ditaoktaria" w:date="2015-07-01T13:47:00Z">
          <w:pPr>
            <w:jc w:val="center"/>
          </w:pPr>
        </w:pPrChange>
      </w:pPr>
      <w:ins w:id="766" w:author="ditaoktaria" w:date="2015-07-01T11:07:00Z">
        <w:r>
          <w:rPr>
            <w:noProof/>
          </w:rPr>
          <w:drawing>
            <wp:inline distT="0" distB="0" distL="0" distR="0" wp14:anchorId="7EBF68CF" wp14:editId="5FD0B766">
              <wp:extent cx="1977861" cy="351099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ideoViewUI1.jpg"/>
                      <pic:cNvPicPr/>
                    </pic:nvPicPr>
                    <pic:blipFill>
                      <a:blip r:embed="rId22">
                        <a:extLst>
                          <a:ext uri="{28A0092B-C50C-407E-A947-70E740481C1C}">
                            <a14:useLocalDpi xmlns:a14="http://schemas.microsoft.com/office/drawing/2010/main" val="0"/>
                          </a:ext>
                        </a:extLst>
                      </a:blip>
                      <a:stretch>
                        <a:fillRect/>
                      </a:stretch>
                    </pic:blipFill>
                    <pic:spPr>
                      <a:xfrm>
                        <a:off x="0" y="0"/>
                        <a:ext cx="1979169" cy="3513317"/>
                      </a:xfrm>
                      <a:prstGeom prst="rect">
                        <a:avLst/>
                      </a:prstGeom>
                    </pic:spPr>
                  </pic:pic>
                </a:graphicData>
              </a:graphic>
            </wp:inline>
          </w:drawing>
        </w:r>
      </w:ins>
    </w:p>
    <w:p w14:paraId="675BBFDC" w14:textId="4E7F238E" w:rsidR="00F02C91" w:rsidRDefault="00586687">
      <w:pPr>
        <w:pStyle w:val="Caption"/>
        <w:rPr>
          <w:ins w:id="767" w:author="ditaoktaria" w:date="2015-07-01T13:48:00Z"/>
          <w:b w:val="0"/>
        </w:rPr>
        <w:pPrChange w:id="768" w:author="ditaoktaria" w:date="2015-07-01T13:47:00Z">
          <w:pPr>
            <w:pStyle w:val="Heading2"/>
            <w:numPr>
              <w:numId w:val="63"/>
            </w:numPr>
            <w:ind w:hanging="360"/>
          </w:pPr>
        </w:pPrChange>
      </w:pPr>
      <w:bookmarkStart w:id="769" w:name="_Toc297381282"/>
      <w:ins w:id="770" w:author="ditaoktaria" w:date="2015-07-01T13:47:00Z">
        <w:r>
          <w:t xml:space="preserve">Gambar 2. </w:t>
        </w:r>
        <w:r>
          <w:fldChar w:fldCharType="begin"/>
        </w:r>
        <w:r>
          <w:instrText xml:space="preserve"> SEQ Gambar_2. \* ARABIC </w:instrText>
        </w:r>
      </w:ins>
      <w:r>
        <w:fldChar w:fldCharType="separate"/>
      </w:r>
      <w:ins w:id="771" w:author="ditaoktaria" w:date="2015-07-29T10:19:00Z">
        <w:r w:rsidR="006819DC">
          <w:rPr>
            <w:noProof/>
          </w:rPr>
          <w:t>2</w:t>
        </w:r>
      </w:ins>
      <w:ins w:id="772" w:author="ditaoktaria" w:date="2015-07-01T13:47:00Z">
        <w:r>
          <w:fldChar w:fldCharType="end"/>
        </w:r>
        <w:r>
          <w:t xml:space="preserve"> </w:t>
        </w:r>
        <w:r>
          <w:rPr>
            <w:b w:val="0"/>
          </w:rPr>
          <w:t>Contoh Tampilan</w:t>
        </w:r>
      </w:ins>
      <w:ins w:id="773" w:author="ditaoktaria" w:date="2015-07-01T13:48:00Z">
        <w:r>
          <w:rPr>
            <w:b w:val="0"/>
          </w:rPr>
          <w:t xml:space="preserve"> VideoView</w:t>
        </w:r>
        <w:bookmarkEnd w:id="769"/>
      </w:ins>
    </w:p>
    <w:p w14:paraId="7E83D92C" w14:textId="79865D05" w:rsidR="00586687" w:rsidRPr="00586687" w:rsidRDefault="00586687">
      <w:pPr>
        <w:ind w:firstLine="0"/>
        <w:jc w:val="center"/>
        <w:rPr>
          <w:ins w:id="774" w:author="ditaoktaria" w:date="2015-06-15T14:02:00Z"/>
        </w:rPr>
        <w:pPrChange w:id="775" w:author="ditaoktaria" w:date="2015-07-01T13:48:00Z">
          <w:pPr>
            <w:pStyle w:val="Heading2"/>
            <w:numPr>
              <w:numId w:val="63"/>
            </w:numPr>
            <w:ind w:hanging="360"/>
          </w:pPr>
        </w:pPrChange>
      </w:pPr>
      <w:ins w:id="776" w:author="ditaoktaria" w:date="2015-07-01T13:48:00Z">
        <w:r>
          <w:t>Sumber : [</w:t>
        </w:r>
        <w:r w:rsidR="00A63473">
          <w:t>VDE-15</w:t>
        </w:r>
        <w:r>
          <w:t>]</w:t>
        </w:r>
      </w:ins>
    </w:p>
    <w:p w14:paraId="01729B2E" w14:textId="69092EBB" w:rsidR="004F2006" w:rsidRPr="004F2006" w:rsidRDefault="00993A31">
      <w:pPr>
        <w:pStyle w:val="Heading2"/>
        <w:numPr>
          <w:ilvl w:val="0"/>
          <w:numId w:val="63"/>
        </w:numPr>
        <w:ind w:hanging="720"/>
        <w:rPr>
          <w:ins w:id="777" w:author="ditaoktaria" w:date="2015-06-24T09:08:00Z"/>
        </w:rPr>
        <w:pPrChange w:id="778" w:author="ditaoktaria" w:date="2015-06-25T10:57:00Z">
          <w:pPr>
            <w:pStyle w:val="Heading2"/>
            <w:numPr>
              <w:numId w:val="63"/>
            </w:numPr>
            <w:ind w:hanging="360"/>
          </w:pPr>
        </w:pPrChange>
      </w:pPr>
      <w:del w:id="779" w:author="ditaoktaria" w:date="2015-06-24T09:07:00Z">
        <w:r w:rsidDel="00A47232">
          <w:delText>ViewerJS</w:delText>
        </w:r>
      </w:del>
      <w:ins w:id="780" w:author="ditaoktaria" w:date="2015-06-24T09:07:00Z">
        <w:r w:rsidR="00A47232">
          <w:t>PDF.js</w:t>
        </w:r>
      </w:ins>
    </w:p>
    <w:p w14:paraId="76928BF8" w14:textId="4E0B8206" w:rsidR="00A47232" w:rsidRPr="00A47232" w:rsidRDefault="00A47232">
      <w:pPr>
        <w:pPrChange w:id="781" w:author="ditaoktaria" w:date="2015-06-24T09:08:00Z">
          <w:pPr>
            <w:pStyle w:val="Heading2"/>
            <w:numPr>
              <w:numId w:val="63"/>
            </w:numPr>
            <w:ind w:hanging="360"/>
          </w:pPr>
        </w:pPrChange>
      </w:pPr>
      <w:ins w:id="782" w:author="ditaoktaria" w:date="2015-06-24T09:08:00Z">
        <w:r>
          <w:t>PDF.JS merupakan sebuah</w:t>
        </w:r>
      </w:ins>
      <w:ins w:id="783" w:author="ditaoktaria" w:date="2015-06-24T09:21:00Z">
        <w:r w:rsidR="002045EB">
          <w:t xml:space="preserve"> aplikasi</w:t>
        </w:r>
      </w:ins>
      <w:ins w:id="784" w:author="ditaoktaria" w:date="2015-06-24T09:08:00Z">
        <w:r>
          <w:t xml:space="preserve"> pemutar PDF </w:t>
        </w:r>
      </w:ins>
      <w:ins w:id="785" w:author="ditaoktaria" w:date="2015-06-24T09:21:00Z">
        <w:r w:rsidR="002045EB">
          <w:t xml:space="preserve">yang dibangun dengan menggunakan teknologi HTML5. Aplikasi ini </w:t>
        </w:r>
      </w:ins>
      <w:ins w:id="786" w:author="ditaoktaria" w:date="2015-06-24T09:27:00Z">
        <w:r w:rsidR="00B81A8E">
          <w:t>dikembangkan oleh</w:t>
        </w:r>
      </w:ins>
      <w:ins w:id="787" w:author="ditaoktaria" w:date="2015-06-24T09:26:00Z">
        <w:r w:rsidR="00B81A8E">
          <w:t xml:space="preserve"> </w:t>
        </w:r>
      </w:ins>
      <w:ins w:id="788" w:author="ditaoktaria" w:date="2015-06-24T09:24:00Z">
        <w:r w:rsidR="00B81A8E">
          <w:t>Mozilla Foundation</w:t>
        </w:r>
      </w:ins>
      <w:ins w:id="789" w:author="ditaoktaria" w:date="2015-06-24T09:27:00Z">
        <w:r w:rsidR="00B81A8E">
          <w:t>.</w:t>
        </w:r>
      </w:ins>
      <w:ins w:id="790" w:author="ditaoktaria" w:date="2015-06-24T16:10:00Z">
        <w:r w:rsidR="00697053">
          <w:t xml:space="preserve"> Gambar 2.3</w:t>
        </w:r>
        <w:r w:rsidR="004F2006">
          <w:t xml:space="preserve"> menunjukkan</w:t>
        </w:r>
      </w:ins>
      <w:ins w:id="791" w:author="ditaoktaria" w:date="2015-07-01T13:32:00Z">
        <w:r w:rsidR="00F851D6">
          <w:t xml:space="preserve"> contoh</w:t>
        </w:r>
      </w:ins>
      <w:ins w:id="792" w:author="ditaoktaria" w:date="2015-06-24T16:10:00Z">
        <w:r w:rsidR="004F2006">
          <w:t xml:space="preserve"> tampilan pemutar PDF.js.</w:t>
        </w:r>
      </w:ins>
    </w:p>
    <w:p w14:paraId="5986ABF2" w14:textId="77777777" w:rsidR="00A63473" w:rsidRDefault="00F851D6">
      <w:pPr>
        <w:keepNext/>
        <w:ind w:firstLine="0"/>
        <w:jc w:val="center"/>
        <w:rPr>
          <w:ins w:id="793" w:author="ditaoktaria" w:date="2015-07-01T13:49:00Z"/>
        </w:rPr>
        <w:pPrChange w:id="794" w:author="ditaoktaria" w:date="2015-07-01T13:49:00Z">
          <w:pPr>
            <w:ind w:firstLine="0"/>
            <w:jc w:val="center"/>
          </w:pPr>
        </w:pPrChange>
      </w:pPr>
      <w:ins w:id="795" w:author="ditaoktaria" w:date="2015-07-01T13:32:00Z">
        <w:r>
          <w:rPr>
            <w:noProof/>
          </w:rPr>
          <w:lastRenderedPageBreak/>
          <w:drawing>
            <wp:inline distT="0" distB="0" distL="0" distR="0" wp14:anchorId="453C31EC" wp14:editId="2569CD5E">
              <wp:extent cx="3664242" cy="248450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1 at 1.31.27 PM.png"/>
                      <pic:cNvPicPr/>
                    </pic:nvPicPr>
                    <pic:blipFill>
                      <a:blip r:embed="rId23">
                        <a:extLst>
                          <a:ext uri="{28A0092B-C50C-407E-A947-70E740481C1C}">
                            <a14:useLocalDpi xmlns:a14="http://schemas.microsoft.com/office/drawing/2010/main" val="0"/>
                          </a:ext>
                        </a:extLst>
                      </a:blip>
                      <a:stretch>
                        <a:fillRect/>
                      </a:stretch>
                    </pic:blipFill>
                    <pic:spPr>
                      <a:xfrm>
                        <a:off x="0" y="0"/>
                        <a:ext cx="3665259" cy="2485194"/>
                      </a:xfrm>
                      <a:prstGeom prst="rect">
                        <a:avLst/>
                      </a:prstGeom>
                    </pic:spPr>
                  </pic:pic>
                </a:graphicData>
              </a:graphic>
            </wp:inline>
          </w:drawing>
        </w:r>
      </w:ins>
    </w:p>
    <w:p w14:paraId="435FE16B" w14:textId="2B9048F3" w:rsidR="004F2006" w:rsidRDefault="00A63473" w:rsidP="00A63473">
      <w:pPr>
        <w:pStyle w:val="Caption"/>
        <w:rPr>
          <w:ins w:id="796" w:author="ditaoktaria" w:date="2015-07-06T17:09:00Z"/>
          <w:b w:val="0"/>
        </w:rPr>
      </w:pPr>
      <w:bookmarkStart w:id="797" w:name="_Toc297381283"/>
      <w:ins w:id="798" w:author="ditaoktaria" w:date="2015-07-01T13:49:00Z">
        <w:r>
          <w:t xml:space="preserve">Gambar 2. </w:t>
        </w:r>
        <w:r>
          <w:fldChar w:fldCharType="begin"/>
        </w:r>
        <w:r>
          <w:instrText xml:space="preserve"> SEQ Gambar_2. \* ARABIC </w:instrText>
        </w:r>
      </w:ins>
      <w:r>
        <w:fldChar w:fldCharType="separate"/>
      </w:r>
      <w:ins w:id="799" w:author="ditaoktaria" w:date="2015-07-29T10:19:00Z">
        <w:r w:rsidR="006819DC">
          <w:rPr>
            <w:noProof/>
          </w:rPr>
          <w:t>3</w:t>
        </w:r>
      </w:ins>
      <w:ins w:id="800" w:author="ditaoktaria" w:date="2015-07-01T13:49:00Z">
        <w:r>
          <w:fldChar w:fldCharType="end"/>
        </w:r>
        <w:r>
          <w:t xml:space="preserve"> </w:t>
        </w:r>
        <w:r>
          <w:rPr>
            <w:b w:val="0"/>
          </w:rPr>
          <w:t>Contoh Tampilan PDF.js</w:t>
        </w:r>
      </w:ins>
      <w:bookmarkEnd w:id="797"/>
    </w:p>
    <w:p w14:paraId="17044CF5" w14:textId="45E29BFE" w:rsidR="00AF4B18" w:rsidRPr="00D50D64" w:rsidRDefault="00AF4B18">
      <w:pPr>
        <w:ind w:firstLine="0"/>
        <w:jc w:val="center"/>
        <w:rPr>
          <w:ins w:id="801" w:author="ditaoktaria" w:date="2015-06-24T16:10:00Z"/>
        </w:rPr>
        <w:pPrChange w:id="802" w:author="ditaoktaria" w:date="2015-07-06T17:09:00Z">
          <w:pPr>
            <w:pStyle w:val="Caption"/>
          </w:pPr>
        </w:pPrChange>
      </w:pPr>
      <w:ins w:id="803" w:author="ditaoktaria" w:date="2015-07-06T17:09:00Z">
        <w:r>
          <w:t>Sumber : [JVK-15]</w:t>
        </w:r>
      </w:ins>
    </w:p>
    <w:p w14:paraId="3F345B2D" w14:textId="4CE938DA" w:rsidR="00970543" w:rsidRDefault="00554A91">
      <w:pPr>
        <w:rPr>
          <w:ins w:id="804" w:author="ditaoktaria" w:date="2015-06-23T20:10:00Z"/>
        </w:rPr>
        <w:pPrChange w:id="805" w:author="ditaoktaria oktaria" w:date="2015-04-20T10:44:00Z">
          <w:pPr>
            <w:pStyle w:val="Caption"/>
          </w:pPr>
        </w:pPrChange>
      </w:pPr>
      <w:ins w:id="806" w:author="ditaoktaria" w:date="2015-07-01T14:09:00Z">
        <w:r>
          <w:t>Penjelasan teori</w:t>
        </w:r>
      </w:ins>
      <w:ins w:id="807" w:author="ditaoktaria" w:date="2015-07-01T14:07:00Z">
        <w:r w:rsidR="00DA22B8">
          <w:t xml:space="preserve"> PDF</w:t>
        </w:r>
      </w:ins>
      <w:ins w:id="808" w:author="ditaoktaria" w:date="2015-07-01T14:10:00Z">
        <w:r>
          <w:t>.js</w:t>
        </w:r>
      </w:ins>
      <w:ins w:id="809" w:author="ditaoktaria" w:date="2015-07-01T14:07:00Z">
        <w:r w:rsidR="00DA22B8">
          <w:t xml:space="preserve"> diawali dengan </w:t>
        </w:r>
      </w:ins>
      <w:ins w:id="810" w:author="ditaoktaria" w:date="2015-07-01T14:10:00Z">
        <w:r>
          <w:t>penjabaran</w:t>
        </w:r>
      </w:ins>
      <w:ins w:id="811" w:author="ditaoktaria" w:date="2015-07-01T14:07:00Z">
        <w:r w:rsidR="00DA22B8">
          <w:t xml:space="preserve"> struktur PDF</w:t>
        </w:r>
        <w:r>
          <w:t xml:space="preserve">, </w:t>
        </w:r>
        <w:r w:rsidR="00DA22B8">
          <w:t>isi dari halaman PDF yang di-stream</w:t>
        </w:r>
      </w:ins>
      <w:ins w:id="812" w:author="ditaoktaria" w:date="2015-07-01T14:08:00Z">
        <w:r w:rsidR="00DA22B8">
          <w:t>, kemudian</w:t>
        </w:r>
      </w:ins>
      <w:ins w:id="813" w:author="ditaoktaria" w:date="2015-07-01T14:10:00Z">
        <w:r>
          <w:t xml:space="preserve"> </w:t>
        </w:r>
      </w:ins>
      <w:ins w:id="814" w:author="ditaoktaria" w:date="2015-07-01T14:12:00Z">
        <w:r>
          <w:t xml:space="preserve">dapat disusun </w:t>
        </w:r>
      </w:ins>
      <w:ins w:id="815" w:author="ditaoktaria" w:date="2015-07-01T14:10:00Z">
        <w:r>
          <w:t>langkah-langkah yang dilakukan PDF.js</w:t>
        </w:r>
      </w:ins>
      <w:ins w:id="816" w:author="ditaoktaria" w:date="2015-07-01T14:12:00Z">
        <w:r>
          <w:t xml:space="preserve"> secara garis besar</w:t>
        </w:r>
      </w:ins>
      <w:ins w:id="817" w:author="ditaoktaria" w:date="2015-07-01T14:10:00Z">
        <w:r>
          <w:t xml:space="preserve"> untuk memutar sebuah </w:t>
        </w:r>
      </w:ins>
      <w:ins w:id="818" w:author="ditaoktaria" w:date="2015-07-01T14:11:00Z">
        <w:r>
          <w:rPr>
            <w:i/>
          </w:rPr>
          <w:t xml:space="preserve">file </w:t>
        </w:r>
        <w:r>
          <w:t>PDF.</w:t>
        </w:r>
      </w:ins>
      <w:ins w:id="819" w:author="ditaoktaria" w:date="2015-07-01T14:08:00Z">
        <w:r w:rsidR="00DA22B8">
          <w:t xml:space="preserve"> </w:t>
        </w:r>
      </w:ins>
      <w:ins w:id="820" w:author="ditaoktaria" w:date="2015-07-01T14:14:00Z">
        <w:r>
          <w:t xml:space="preserve">Umumnya sebuah </w:t>
        </w:r>
        <w:r>
          <w:rPr>
            <w:i/>
          </w:rPr>
          <w:t xml:space="preserve">file </w:t>
        </w:r>
        <w:r>
          <w:t>PDF</w:t>
        </w:r>
      </w:ins>
      <w:ins w:id="821" w:author="ditaoktaria" w:date="2015-06-23T21:09:00Z">
        <w:r w:rsidR="008A4A3C">
          <w:t xml:space="preserve"> memiliki </w:t>
        </w:r>
      </w:ins>
      <w:ins w:id="822" w:author="ditaoktaria" w:date="2015-06-23T20:10:00Z">
        <w:r w:rsidR="008A4A3C">
          <w:t>s</w:t>
        </w:r>
        <w:r w:rsidR="00970543">
          <w:t>truktur</w:t>
        </w:r>
      </w:ins>
      <w:ins w:id="823" w:author="ditaoktaria" w:date="2015-06-23T21:09:00Z">
        <w:r w:rsidR="008A4A3C">
          <w:t xml:space="preserve"> seperti berikut</w:t>
        </w:r>
      </w:ins>
      <w:ins w:id="824" w:author="ditaoktaria" w:date="2015-06-25T10:58:00Z">
        <w:r w:rsidR="00E554F6">
          <w:t xml:space="preserve"> dalam bentuk data byte</w:t>
        </w:r>
      </w:ins>
      <w:ins w:id="825" w:author="ditaoktaria" w:date="2015-07-01T11:52:00Z">
        <w:r w:rsidR="00D72959">
          <w:t xml:space="preserve"> [JVK-15]</w:t>
        </w:r>
      </w:ins>
      <w:ins w:id="826" w:author="ditaoktaria" w:date="2015-06-23T20:10:00Z">
        <w:r w:rsidR="00970543">
          <w:t xml:space="preserve"> :</w:t>
        </w:r>
      </w:ins>
    </w:p>
    <w:p w14:paraId="05DBD050" w14:textId="30794F6C" w:rsidR="00970543" w:rsidRDefault="00970543">
      <w:pPr>
        <w:pStyle w:val="ListParagraph"/>
        <w:numPr>
          <w:ilvl w:val="1"/>
          <w:numId w:val="75"/>
        </w:numPr>
        <w:rPr>
          <w:ins w:id="827" w:author="ditaoktaria" w:date="2015-06-23T20:10:00Z"/>
        </w:rPr>
        <w:pPrChange w:id="828" w:author="ditaoktaria" w:date="2015-06-26T14:55:00Z">
          <w:pPr>
            <w:pStyle w:val="Caption"/>
          </w:pPr>
        </w:pPrChange>
      </w:pPr>
      <w:ins w:id="829" w:author="ditaoktaria" w:date="2015-06-23T20:10:00Z">
        <w:r>
          <w:t>Header</w:t>
        </w:r>
      </w:ins>
      <w:ins w:id="830" w:author="ditaoktaria" w:date="2015-06-23T21:09:00Z">
        <w:r w:rsidR="00901649">
          <w:t xml:space="preserve"> (</w:t>
        </w:r>
      </w:ins>
      <w:ins w:id="831" w:author="ditaoktaria" w:date="2015-06-28T15:34:00Z">
        <w:r w:rsidR="002C17B7">
          <w:t>tipe dokumen, tipe versi PDF</w:t>
        </w:r>
      </w:ins>
      <w:ins w:id="832" w:author="ditaoktaria" w:date="2015-06-23T21:09:00Z">
        <w:r w:rsidR="00901649">
          <w:t>)</w:t>
        </w:r>
      </w:ins>
      <w:ins w:id="833" w:author="ditaoktaria" w:date="2015-06-28T15:35:00Z">
        <w:r w:rsidR="002C17B7">
          <w:t>.</w:t>
        </w:r>
      </w:ins>
    </w:p>
    <w:p w14:paraId="2E4EAC18" w14:textId="53AF14A2" w:rsidR="00970543" w:rsidRDefault="00970543">
      <w:pPr>
        <w:pStyle w:val="ListParagraph"/>
        <w:numPr>
          <w:ilvl w:val="1"/>
          <w:numId w:val="75"/>
        </w:numPr>
        <w:rPr>
          <w:ins w:id="834" w:author="ditaoktaria" w:date="2015-06-23T20:11:00Z"/>
        </w:rPr>
        <w:pPrChange w:id="835" w:author="ditaoktaria" w:date="2015-06-26T14:55:00Z">
          <w:pPr>
            <w:pStyle w:val="Caption"/>
          </w:pPr>
        </w:pPrChange>
      </w:pPr>
      <w:ins w:id="836" w:author="ditaoktaria" w:date="2015-06-23T20:10:00Z">
        <w:r>
          <w:t xml:space="preserve">Body (Objek sepeerti </w:t>
        </w:r>
        <w:r w:rsidRPr="002C17B7">
          <w:rPr>
            <w:i/>
            <w:rPrChange w:id="837" w:author="ditaoktaria" w:date="2015-06-28T15:35:00Z">
              <w:rPr/>
            </w:rPrChange>
          </w:rPr>
          <w:t>fonts</w:t>
        </w:r>
      </w:ins>
      <w:ins w:id="838" w:author="ditaoktaria" w:date="2015-06-28T15:35:00Z">
        <w:r w:rsidR="002C17B7">
          <w:t>, gambar, dan tulisan</w:t>
        </w:r>
      </w:ins>
      <w:ins w:id="839" w:author="ditaoktaria" w:date="2015-06-23T20:10:00Z">
        <w:r>
          <w:t>)</w:t>
        </w:r>
      </w:ins>
    </w:p>
    <w:p w14:paraId="3027481A" w14:textId="5CC6B695" w:rsidR="004F2006" w:rsidRDefault="00970543">
      <w:pPr>
        <w:pStyle w:val="ListParagraph"/>
        <w:numPr>
          <w:ilvl w:val="1"/>
          <w:numId w:val="75"/>
        </w:numPr>
        <w:rPr>
          <w:ins w:id="840" w:author="ditaoktaria" w:date="2015-06-23T20:13:00Z"/>
        </w:rPr>
        <w:pPrChange w:id="841" w:author="ditaoktaria" w:date="2015-06-26T14:55:00Z">
          <w:pPr>
            <w:pStyle w:val="Caption"/>
          </w:pPr>
        </w:pPrChange>
      </w:pPr>
      <w:ins w:id="842" w:author="ditaoktaria" w:date="2015-06-23T20:11:00Z">
        <w:r>
          <w:t>xRef Table</w:t>
        </w:r>
      </w:ins>
      <w:ins w:id="843" w:author="ditaoktaria" w:date="2015-06-23T21:10:00Z">
        <w:r w:rsidR="006C155F">
          <w:t xml:space="preserve"> atau cross reference table</w:t>
        </w:r>
      </w:ins>
      <w:ins w:id="844" w:author="ditaoktaria" w:date="2015-06-23T20:11:00Z">
        <w:r>
          <w:t xml:space="preserve"> (mapping </w:t>
        </w:r>
      </w:ins>
      <w:ins w:id="845" w:author="ditaoktaria" w:date="2015-06-23T20:12:00Z">
        <w:r>
          <w:t xml:space="preserve">antara </w:t>
        </w:r>
      </w:ins>
      <w:ins w:id="846" w:author="ditaoktaria" w:date="2015-06-23T20:11:00Z">
        <w:r>
          <w:t>objID</w:t>
        </w:r>
      </w:ins>
      <w:ins w:id="847" w:author="ditaoktaria" w:date="2015-06-23T20:12:00Z">
        <w:r>
          <w:t xml:space="preserve"> dan</w:t>
        </w:r>
      </w:ins>
      <w:ins w:id="848" w:author="ditaoktaria" w:date="2015-06-23T20:11:00Z">
        <w:r>
          <w:t xml:space="preserve"> byte offset)</w:t>
        </w:r>
        <w:r w:rsidR="002C17B7">
          <w:t>, untuk</w:t>
        </w:r>
      </w:ins>
      <w:ins w:id="849" w:author="ditaoktaria" w:date="2015-06-28T15:36:00Z">
        <w:r w:rsidR="002C17B7">
          <w:t xml:space="preserve"> memberikan lokasi setiap objek di dalam Body.</w:t>
        </w:r>
      </w:ins>
    </w:p>
    <w:p w14:paraId="68A474AD" w14:textId="0F180510" w:rsidR="00970543" w:rsidRDefault="00970543">
      <w:pPr>
        <w:pStyle w:val="ListParagraph"/>
        <w:numPr>
          <w:ilvl w:val="1"/>
          <w:numId w:val="75"/>
        </w:numPr>
        <w:rPr>
          <w:ins w:id="850" w:author="ditaoktaria" w:date="2015-06-23T20:18:00Z"/>
        </w:rPr>
        <w:pPrChange w:id="851" w:author="ditaoktaria" w:date="2015-06-26T14:55:00Z">
          <w:pPr>
            <w:pStyle w:val="Caption"/>
          </w:pPr>
        </w:pPrChange>
      </w:pPr>
      <w:ins w:id="852" w:author="ditaoktaria" w:date="2015-06-23T20:13:00Z">
        <w:r>
          <w:t>Trailer</w:t>
        </w:r>
      </w:ins>
      <w:ins w:id="853" w:author="ditaoktaria" w:date="2015-06-28T15:37:00Z">
        <w:r w:rsidR="002C17B7">
          <w:t>, sebuah tree dimana semua halaman disimpan.</w:t>
        </w:r>
      </w:ins>
    </w:p>
    <w:p w14:paraId="3BC1A3D1" w14:textId="6751973E" w:rsidR="00C12651" w:rsidRDefault="000B1B0E" w:rsidP="00C12651">
      <w:pPr>
        <w:rPr>
          <w:ins w:id="854" w:author="ditaoktaria" w:date="2015-06-24T11:37:00Z"/>
        </w:rPr>
      </w:pPr>
      <w:ins w:id="855" w:author="ditaoktaria" w:date="2015-07-01T10:47:00Z">
        <w:r>
          <w:t>Dalam sebuah halaman</w:t>
        </w:r>
      </w:ins>
      <w:ins w:id="856" w:author="ditaoktaria" w:date="2015-07-01T10:49:00Z">
        <w:r>
          <w:t xml:space="preserve"> PDF</w:t>
        </w:r>
      </w:ins>
      <w:ins w:id="857" w:author="ditaoktaria" w:date="2015-07-01T10:47:00Z">
        <w:r>
          <w:t xml:space="preserve"> yang</w:t>
        </w:r>
      </w:ins>
      <w:ins w:id="858" w:author="ditaoktaria" w:date="2015-07-01T10:48:00Z">
        <w:r>
          <w:t xml:space="preserve"> di-</w:t>
        </w:r>
        <w:r>
          <w:rPr>
            <w:i/>
          </w:rPr>
          <w:t xml:space="preserve">streaming </w:t>
        </w:r>
      </w:ins>
      <w:ins w:id="859" w:author="ditaoktaria" w:date="2015-07-01T10:49:00Z">
        <w:r>
          <w:t xml:space="preserve">terdapat </w:t>
        </w:r>
      </w:ins>
      <w:ins w:id="860" w:author="ditaoktaria" w:date="2015-07-01T10:48:00Z">
        <w:r>
          <w:t xml:space="preserve">isi seperti yang </w:t>
        </w:r>
      </w:ins>
      <w:ins w:id="861" w:author="ditaoktaria" w:date="2015-07-01T10:47:00Z">
        <w:r>
          <w:t xml:space="preserve"> di</w:t>
        </w:r>
      </w:ins>
      <w:ins w:id="862" w:author="ditaoktaria" w:date="2015-07-01T10:49:00Z">
        <w:r>
          <w:t xml:space="preserve">tunjukkan oleh </w:t>
        </w:r>
      </w:ins>
      <w:ins w:id="863" w:author="ditaoktaria" w:date="2015-06-28T15:38:00Z">
        <w:r w:rsidR="00DA22B8">
          <w:t>Tabel 2.2</w:t>
        </w:r>
      </w:ins>
      <w:ins w:id="864" w:author="ditaoktaria" w:date="2015-07-01T10:49:00Z">
        <w:r w:rsidR="006D0FDB">
          <w:t>.</w:t>
        </w:r>
      </w:ins>
    </w:p>
    <w:p w14:paraId="25F8A730" w14:textId="56388149" w:rsidR="00D13EA1" w:rsidRPr="00B375CE" w:rsidRDefault="00D13EA1">
      <w:pPr>
        <w:pStyle w:val="Caption"/>
        <w:keepNext/>
        <w:rPr>
          <w:ins w:id="865" w:author="ditaoktaria" w:date="2015-07-01T14:01:00Z"/>
        </w:rPr>
        <w:pPrChange w:id="866" w:author="ditaoktaria" w:date="2015-07-01T14:01:00Z">
          <w:pPr>
            <w:jc w:val="center"/>
          </w:pPr>
        </w:pPrChange>
      </w:pPr>
      <w:bookmarkStart w:id="867" w:name="_Toc297381204"/>
      <w:ins w:id="868" w:author="ditaoktaria" w:date="2015-07-01T14:01:00Z">
        <w:r>
          <w:t xml:space="preserve">Tabel 2. </w:t>
        </w:r>
        <w:r>
          <w:fldChar w:fldCharType="begin"/>
        </w:r>
        <w:r>
          <w:instrText xml:space="preserve"> SEQ Tabel_2. \* ARABIC </w:instrText>
        </w:r>
      </w:ins>
      <w:r>
        <w:fldChar w:fldCharType="separate"/>
      </w:r>
      <w:ins w:id="869" w:author="ditaoktaria" w:date="2015-07-29T10:19:00Z">
        <w:r w:rsidR="006819DC">
          <w:rPr>
            <w:noProof/>
          </w:rPr>
          <w:t>2</w:t>
        </w:r>
      </w:ins>
      <w:ins w:id="870" w:author="ditaoktaria" w:date="2015-07-01T14:01:00Z">
        <w:r>
          <w:fldChar w:fldCharType="end"/>
        </w:r>
        <w:r>
          <w:t xml:space="preserve"> </w:t>
        </w:r>
      </w:ins>
      <w:ins w:id="871" w:author="ditaoktaria" w:date="2015-07-01T14:02:00Z">
        <w:r>
          <w:rPr>
            <w:b w:val="0"/>
          </w:rPr>
          <w:t xml:space="preserve">Isi dari PDF </w:t>
        </w:r>
        <w:r>
          <w:rPr>
            <w:b w:val="0"/>
            <w:i/>
          </w:rPr>
          <w:t>Page Stream</w:t>
        </w:r>
        <w:bookmarkEnd w:id="867"/>
        <w:r>
          <w:rPr>
            <w:b w:val="0"/>
            <w:i/>
          </w:rPr>
          <w:t xml:space="preserve"> </w:t>
        </w:r>
      </w:ins>
    </w:p>
    <w:tbl>
      <w:tblPr>
        <w:tblStyle w:val="TableGrid"/>
        <w:tblW w:w="0" w:type="auto"/>
        <w:jc w:val="center"/>
        <w:tblLayout w:type="fixed"/>
        <w:tblLook w:val="04A0" w:firstRow="1" w:lastRow="0" w:firstColumn="1" w:lastColumn="0" w:noHBand="0" w:noVBand="1"/>
        <w:tblPrChange w:id="872" w:author="ditaoktaria" w:date="2015-07-01T13:39:00Z">
          <w:tblPr>
            <w:tblStyle w:val="TableGrid"/>
            <w:tblW w:w="0" w:type="auto"/>
            <w:tblLayout w:type="fixed"/>
            <w:tblLook w:val="04A0" w:firstRow="1" w:lastRow="0" w:firstColumn="1" w:lastColumn="0" w:noHBand="0" w:noVBand="1"/>
          </w:tblPr>
        </w:tblPrChange>
      </w:tblPr>
      <w:tblGrid>
        <w:gridCol w:w="534"/>
        <w:gridCol w:w="2470"/>
        <w:gridCol w:w="4110"/>
        <w:tblGridChange w:id="873">
          <w:tblGrid>
            <w:gridCol w:w="534"/>
            <w:gridCol w:w="2693"/>
            <w:gridCol w:w="4200"/>
          </w:tblGrid>
        </w:tblGridChange>
      </w:tblGrid>
      <w:tr w:rsidR="00C12651" w14:paraId="20A86837" w14:textId="77777777" w:rsidTr="002867B9">
        <w:trPr>
          <w:jc w:val="center"/>
          <w:ins w:id="874" w:author="ditaoktaria" w:date="2015-06-24T11:37:00Z"/>
        </w:trPr>
        <w:tc>
          <w:tcPr>
            <w:tcW w:w="534" w:type="dxa"/>
            <w:tcPrChange w:id="875" w:author="ditaoktaria" w:date="2015-07-01T13:39:00Z">
              <w:tcPr>
                <w:tcW w:w="534" w:type="dxa"/>
              </w:tcPr>
            </w:tcPrChange>
          </w:tcPr>
          <w:p w14:paraId="0EB66252" w14:textId="77777777" w:rsidR="00C12651" w:rsidRDefault="00C12651" w:rsidP="00127A80">
            <w:pPr>
              <w:ind w:firstLine="0"/>
              <w:jc w:val="center"/>
              <w:rPr>
                <w:ins w:id="876" w:author="ditaoktaria" w:date="2015-06-24T11:37:00Z"/>
              </w:rPr>
            </w:pPr>
            <w:ins w:id="877" w:author="ditaoktaria" w:date="2015-06-24T11:37:00Z">
              <w:r>
                <w:t>1</w:t>
              </w:r>
            </w:ins>
          </w:p>
        </w:tc>
        <w:tc>
          <w:tcPr>
            <w:tcW w:w="2470" w:type="dxa"/>
            <w:tcPrChange w:id="878" w:author="ditaoktaria" w:date="2015-07-01T13:39:00Z">
              <w:tcPr>
                <w:tcW w:w="2693" w:type="dxa"/>
              </w:tcPr>
            </w:tcPrChange>
          </w:tcPr>
          <w:p w14:paraId="05E68BA8" w14:textId="2992BE89" w:rsidR="00C12651" w:rsidRDefault="00C12651" w:rsidP="00127A80">
            <w:pPr>
              <w:ind w:firstLine="0"/>
              <w:rPr>
                <w:ins w:id="879" w:author="ditaoktaria" w:date="2015-06-24T11:37:00Z"/>
              </w:rPr>
            </w:pPr>
            <w:ins w:id="880" w:author="ditaoktaria" w:date="2015-06-24T11:37:00Z">
              <w:r>
                <w:t>5 0 obj % page content</w:t>
              </w:r>
            </w:ins>
          </w:p>
        </w:tc>
        <w:tc>
          <w:tcPr>
            <w:tcW w:w="4110" w:type="dxa"/>
            <w:tcPrChange w:id="881" w:author="ditaoktaria" w:date="2015-07-01T13:39:00Z">
              <w:tcPr>
                <w:tcW w:w="4200" w:type="dxa"/>
              </w:tcPr>
            </w:tcPrChange>
          </w:tcPr>
          <w:p w14:paraId="7888516B" w14:textId="65761F62" w:rsidR="00C12651" w:rsidRDefault="005316A7" w:rsidP="00127A80">
            <w:pPr>
              <w:ind w:firstLine="0"/>
              <w:rPr>
                <w:ins w:id="882" w:author="ditaoktaria" w:date="2015-06-24T11:37:00Z"/>
              </w:rPr>
            </w:pPr>
            <w:ins w:id="883" w:author="ditaoktaria" w:date="2015-06-28T20:57:00Z">
              <w:r>
                <w:t>menunjukkan</w:t>
              </w:r>
            </w:ins>
            <w:ins w:id="884" w:author="ditaoktaria" w:date="2015-06-28T21:02:00Z">
              <w:r w:rsidR="00883521">
                <w:t xml:space="preserve"> awal dari</w:t>
              </w:r>
            </w:ins>
            <w:ins w:id="885" w:author="ditaoktaria" w:date="2015-06-28T20:57:00Z">
              <w:r>
                <w:t xml:space="preserve"> objek</w:t>
              </w:r>
            </w:ins>
            <w:ins w:id="886" w:author="ditaoktaria" w:date="2015-06-28T21:02:00Z">
              <w:r w:rsidR="00883521">
                <w:t xml:space="preserve"> 5 0</w:t>
              </w:r>
            </w:ins>
          </w:p>
        </w:tc>
      </w:tr>
      <w:tr w:rsidR="00C12651" w14:paraId="61A11617" w14:textId="77777777" w:rsidTr="002867B9">
        <w:trPr>
          <w:jc w:val="center"/>
          <w:ins w:id="887" w:author="ditaoktaria" w:date="2015-06-24T11:37:00Z"/>
        </w:trPr>
        <w:tc>
          <w:tcPr>
            <w:tcW w:w="534" w:type="dxa"/>
            <w:tcPrChange w:id="888" w:author="ditaoktaria" w:date="2015-07-01T13:39:00Z">
              <w:tcPr>
                <w:tcW w:w="534" w:type="dxa"/>
              </w:tcPr>
            </w:tcPrChange>
          </w:tcPr>
          <w:p w14:paraId="77B2C0A5" w14:textId="77777777" w:rsidR="00C12651" w:rsidRDefault="00C12651" w:rsidP="00127A80">
            <w:pPr>
              <w:ind w:firstLine="0"/>
              <w:jc w:val="center"/>
              <w:rPr>
                <w:ins w:id="889" w:author="ditaoktaria" w:date="2015-06-24T11:37:00Z"/>
              </w:rPr>
            </w:pPr>
            <w:ins w:id="890" w:author="ditaoktaria" w:date="2015-06-24T11:37:00Z">
              <w:r>
                <w:t>2</w:t>
              </w:r>
            </w:ins>
          </w:p>
        </w:tc>
        <w:tc>
          <w:tcPr>
            <w:tcW w:w="2470" w:type="dxa"/>
            <w:tcPrChange w:id="891" w:author="ditaoktaria" w:date="2015-07-01T13:39:00Z">
              <w:tcPr>
                <w:tcW w:w="2693" w:type="dxa"/>
              </w:tcPr>
            </w:tcPrChange>
          </w:tcPr>
          <w:p w14:paraId="1F9582C3" w14:textId="77777777" w:rsidR="00C12651" w:rsidRDefault="00C12651" w:rsidP="00127A80">
            <w:pPr>
              <w:ind w:firstLine="0"/>
              <w:rPr>
                <w:ins w:id="892" w:author="ditaoktaria" w:date="2015-06-24T11:37:00Z"/>
              </w:rPr>
            </w:pPr>
            <w:ins w:id="893" w:author="ditaoktaria" w:date="2015-06-24T11:37:00Z">
              <w:r>
                <w:t>&lt;&lt;</w:t>
              </w:r>
            </w:ins>
          </w:p>
        </w:tc>
        <w:tc>
          <w:tcPr>
            <w:tcW w:w="4110" w:type="dxa"/>
            <w:tcPrChange w:id="894" w:author="ditaoktaria" w:date="2015-07-01T13:39:00Z">
              <w:tcPr>
                <w:tcW w:w="4200" w:type="dxa"/>
              </w:tcPr>
            </w:tcPrChange>
          </w:tcPr>
          <w:p w14:paraId="45C64064" w14:textId="77777777" w:rsidR="00C12651" w:rsidRDefault="00C12651" w:rsidP="00127A80">
            <w:pPr>
              <w:ind w:firstLine="0"/>
              <w:rPr>
                <w:ins w:id="895" w:author="ditaoktaria" w:date="2015-06-24T11:37:00Z"/>
              </w:rPr>
            </w:pPr>
          </w:p>
        </w:tc>
      </w:tr>
      <w:tr w:rsidR="00C12651" w14:paraId="0101DD70" w14:textId="77777777" w:rsidTr="002867B9">
        <w:trPr>
          <w:jc w:val="center"/>
          <w:ins w:id="896" w:author="ditaoktaria" w:date="2015-06-24T11:37:00Z"/>
        </w:trPr>
        <w:tc>
          <w:tcPr>
            <w:tcW w:w="534" w:type="dxa"/>
            <w:tcPrChange w:id="897" w:author="ditaoktaria" w:date="2015-07-01T13:39:00Z">
              <w:tcPr>
                <w:tcW w:w="534" w:type="dxa"/>
              </w:tcPr>
            </w:tcPrChange>
          </w:tcPr>
          <w:p w14:paraId="7BD9616B" w14:textId="77777777" w:rsidR="00C12651" w:rsidRDefault="00C12651" w:rsidP="00127A80">
            <w:pPr>
              <w:ind w:firstLine="0"/>
              <w:jc w:val="center"/>
              <w:rPr>
                <w:ins w:id="898" w:author="ditaoktaria" w:date="2015-06-24T11:37:00Z"/>
              </w:rPr>
            </w:pPr>
            <w:ins w:id="899" w:author="ditaoktaria" w:date="2015-06-24T11:37:00Z">
              <w:r>
                <w:t>3</w:t>
              </w:r>
            </w:ins>
          </w:p>
        </w:tc>
        <w:tc>
          <w:tcPr>
            <w:tcW w:w="2470" w:type="dxa"/>
            <w:tcPrChange w:id="900" w:author="ditaoktaria" w:date="2015-07-01T13:39:00Z">
              <w:tcPr>
                <w:tcW w:w="2693" w:type="dxa"/>
              </w:tcPr>
            </w:tcPrChange>
          </w:tcPr>
          <w:p w14:paraId="5D7B49BE" w14:textId="77777777" w:rsidR="00C12651" w:rsidRDefault="00C12651" w:rsidP="00127A80">
            <w:pPr>
              <w:ind w:firstLine="0"/>
              <w:rPr>
                <w:ins w:id="901" w:author="ditaoktaria" w:date="2015-06-24T11:37:00Z"/>
              </w:rPr>
            </w:pPr>
            <w:ins w:id="902" w:author="ditaoktaria" w:date="2015-06-24T11:37:00Z">
              <w:r>
                <w:t xml:space="preserve">    /Length 44</w:t>
              </w:r>
            </w:ins>
          </w:p>
        </w:tc>
        <w:tc>
          <w:tcPr>
            <w:tcW w:w="4110" w:type="dxa"/>
            <w:tcPrChange w:id="903" w:author="ditaoktaria" w:date="2015-07-01T13:39:00Z">
              <w:tcPr>
                <w:tcW w:w="4200" w:type="dxa"/>
              </w:tcPr>
            </w:tcPrChange>
          </w:tcPr>
          <w:p w14:paraId="5DC8F23C" w14:textId="1DD9DF81" w:rsidR="00C12651" w:rsidRDefault="005316A7" w:rsidP="00127A80">
            <w:pPr>
              <w:ind w:firstLine="0"/>
              <w:rPr>
                <w:ins w:id="904" w:author="ditaoktaria" w:date="2015-06-24T11:37:00Z"/>
              </w:rPr>
            </w:pPr>
            <w:ins w:id="905" w:author="ditaoktaria" w:date="2015-06-28T20:57:00Z">
              <w:r>
                <w:t>panjang 44</w:t>
              </w:r>
            </w:ins>
          </w:p>
        </w:tc>
      </w:tr>
      <w:tr w:rsidR="00C12651" w14:paraId="125BE3E3" w14:textId="77777777" w:rsidTr="002867B9">
        <w:trPr>
          <w:jc w:val="center"/>
          <w:ins w:id="906" w:author="ditaoktaria" w:date="2015-06-24T11:37:00Z"/>
        </w:trPr>
        <w:tc>
          <w:tcPr>
            <w:tcW w:w="534" w:type="dxa"/>
            <w:tcPrChange w:id="907" w:author="ditaoktaria" w:date="2015-07-01T13:39:00Z">
              <w:tcPr>
                <w:tcW w:w="534" w:type="dxa"/>
              </w:tcPr>
            </w:tcPrChange>
          </w:tcPr>
          <w:p w14:paraId="3F98CBE8" w14:textId="77777777" w:rsidR="00C12651" w:rsidRDefault="00C12651" w:rsidP="00127A80">
            <w:pPr>
              <w:ind w:firstLine="0"/>
              <w:jc w:val="center"/>
              <w:rPr>
                <w:ins w:id="908" w:author="ditaoktaria" w:date="2015-06-24T11:37:00Z"/>
              </w:rPr>
            </w:pPr>
            <w:ins w:id="909" w:author="ditaoktaria" w:date="2015-06-24T11:37:00Z">
              <w:r>
                <w:t>4</w:t>
              </w:r>
            </w:ins>
          </w:p>
        </w:tc>
        <w:tc>
          <w:tcPr>
            <w:tcW w:w="2470" w:type="dxa"/>
            <w:tcPrChange w:id="910" w:author="ditaoktaria" w:date="2015-07-01T13:39:00Z">
              <w:tcPr>
                <w:tcW w:w="2693" w:type="dxa"/>
              </w:tcPr>
            </w:tcPrChange>
          </w:tcPr>
          <w:p w14:paraId="63D3624A" w14:textId="77777777" w:rsidR="00C12651" w:rsidRDefault="00C12651" w:rsidP="00127A80">
            <w:pPr>
              <w:ind w:firstLine="0"/>
              <w:rPr>
                <w:ins w:id="911" w:author="ditaoktaria" w:date="2015-06-24T11:37:00Z"/>
              </w:rPr>
            </w:pPr>
            <w:ins w:id="912" w:author="ditaoktaria" w:date="2015-06-24T11:37:00Z">
              <w:r>
                <w:t>&gt;&gt;</w:t>
              </w:r>
            </w:ins>
          </w:p>
        </w:tc>
        <w:tc>
          <w:tcPr>
            <w:tcW w:w="4110" w:type="dxa"/>
            <w:tcPrChange w:id="913" w:author="ditaoktaria" w:date="2015-07-01T13:39:00Z">
              <w:tcPr>
                <w:tcW w:w="4200" w:type="dxa"/>
              </w:tcPr>
            </w:tcPrChange>
          </w:tcPr>
          <w:p w14:paraId="3F6EA279" w14:textId="77777777" w:rsidR="00C12651" w:rsidRDefault="00C12651" w:rsidP="00127A80">
            <w:pPr>
              <w:ind w:firstLine="0"/>
              <w:rPr>
                <w:ins w:id="914" w:author="ditaoktaria" w:date="2015-06-24T11:37:00Z"/>
              </w:rPr>
            </w:pPr>
          </w:p>
        </w:tc>
      </w:tr>
      <w:tr w:rsidR="00C12651" w14:paraId="2DF1179E" w14:textId="77777777" w:rsidTr="002867B9">
        <w:trPr>
          <w:jc w:val="center"/>
          <w:ins w:id="915" w:author="ditaoktaria" w:date="2015-06-24T11:37:00Z"/>
        </w:trPr>
        <w:tc>
          <w:tcPr>
            <w:tcW w:w="534" w:type="dxa"/>
            <w:tcPrChange w:id="916" w:author="ditaoktaria" w:date="2015-07-01T13:39:00Z">
              <w:tcPr>
                <w:tcW w:w="534" w:type="dxa"/>
              </w:tcPr>
            </w:tcPrChange>
          </w:tcPr>
          <w:p w14:paraId="6A422C77" w14:textId="77777777" w:rsidR="00C12651" w:rsidRDefault="00C12651" w:rsidP="00127A80">
            <w:pPr>
              <w:ind w:firstLine="0"/>
              <w:jc w:val="center"/>
              <w:rPr>
                <w:ins w:id="917" w:author="ditaoktaria" w:date="2015-06-24T11:37:00Z"/>
              </w:rPr>
            </w:pPr>
            <w:ins w:id="918" w:author="ditaoktaria" w:date="2015-06-24T11:37:00Z">
              <w:r>
                <w:t>5</w:t>
              </w:r>
            </w:ins>
          </w:p>
        </w:tc>
        <w:tc>
          <w:tcPr>
            <w:tcW w:w="2470" w:type="dxa"/>
            <w:tcPrChange w:id="919" w:author="ditaoktaria" w:date="2015-07-01T13:39:00Z">
              <w:tcPr>
                <w:tcW w:w="2693" w:type="dxa"/>
              </w:tcPr>
            </w:tcPrChange>
          </w:tcPr>
          <w:p w14:paraId="07B0C97E" w14:textId="77777777" w:rsidR="00C12651" w:rsidRDefault="00C12651" w:rsidP="00127A80">
            <w:pPr>
              <w:ind w:firstLine="0"/>
              <w:rPr>
                <w:ins w:id="920" w:author="ditaoktaria" w:date="2015-06-24T11:37:00Z"/>
              </w:rPr>
            </w:pPr>
            <w:ins w:id="921" w:author="ditaoktaria" w:date="2015-06-24T11:37:00Z">
              <w:r>
                <w:t>stream</w:t>
              </w:r>
            </w:ins>
          </w:p>
        </w:tc>
        <w:tc>
          <w:tcPr>
            <w:tcW w:w="4110" w:type="dxa"/>
            <w:tcPrChange w:id="922" w:author="ditaoktaria" w:date="2015-07-01T13:39:00Z">
              <w:tcPr>
                <w:tcW w:w="4200" w:type="dxa"/>
              </w:tcPr>
            </w:tcPrChange>
          </w:tcPr>
          <w:p w14:paraId="242EAEB5" w14:textId="07093316" w:rsidR="00C12651" w:rsidRDefault="005316A7" w:rsidP="00127A80">
            <w:pPr>
              <w:ind w:firstLine="0"/>
              <w:rPr>
                <w:ins w:id="923" w:author="ditaoktaria" w:date="2015-06-24T11:37:00Z"/>
              </w:rPr>
            </w:pPr>
            <w:ins w:id="924" w:author="ditaoktaria" w:date="2015-06-28T20:57:00Z">
              <w:r>
                <w:t>membuka stream</w:t>
              </w:r>
            </w:ins>
          </w:p>
        </w:tc>
      </w:tr>
      <w:tr w:rsidR="00C12651" w14:paraId="62551BB6" w14:textId="77777777" w:rsidTr="002867B9">
        <w:trPr>
          <w:jc w:val="center"/>
          <w:ins w:id="925" w:author="ditaoktaria" w:date="2015-06-24T11:37:00Z"/>
        </w:trPr>
        <w:tc>
          <w:tcPr>
            <w:tcW w:w="534" w:type="dxa"/>
            <w:tcPrChange w:id="926" w:author="ditaoktaria" w:date="2015-07-01T13:39:00Z">
              <w:tcPr>
                <w:tcW w:w="534" w:type="dxa"/>
              </w:tcPr>
            </w:tcPrChange>
          </w:tcPr>
          <w:p w14:paraId="1523D547" w14:textId="77777777" w:rsidR="00C12651" w:rsidRDefault="00C12651" w:rsidP="00127A80">
            <w:pPr>
              <w:ind w:firstLine="0"/>
              <w:jc w:val="center"/>
              <w:rPr>
                <w:ins w:id="927" w:author="ditaoktaria" w:date="2015-06-24T11:37:00Z"/>
              </w:rPr>
            </w:pPr>
            <w:ins w:id="928" w:author="ditaoktaria" w:date="2015-06-24T11:37:00Z">
              <w:r>
                <w:t>6</w:t>
              </w:r>
            </w:ins>
          </w:p>
        </w:tc>
        <w:tc>
          <w:tcPr>
            <w:tcW w:w="2470" w:type="dxa"/>
            <w:tcPrChange w:id="929" w:author="ditaoktaria" w:date="2015-07-01T13:39:00Z">
              <w:tcPr>
                <w:tcW w:w="2693" w:type="dxa"/>
              </w:tcPr>
            </w:tcPrChange>
          </w:tcPr>
          <w:p w14:paraId="1AB9C635" w14:textId="77777777" w:rsidR="00C12651" w:rsidRDefault="00C12651" w:rsidP="00127A80">
            <w:pPr>
              <w:ind w:firstLine="0"/>
              <w:rPr>
                <w:ins w:id="930" w:author="ditaoktaria" w:date="2015-06-24T11:37:00Z"/>
              </w:rPr>
            </w:pPr>
            <w:ins w:id="931" w:author="ditaoktaria" w:date="2015-06-24T11:37:00Z">
              <w:r>
                <w:t>BT</w:t>
              </w:r>
            </w:ins>
          </w:p>
        </w:tc>
        <w:tc>
          <w:tcPr>
            <w:tcW w:w="4110" w:type="dxa"/>
            <w:tcPrChange w:id="932" w:author="ditaoktaria" w:date="2015-07-01T13:39:00Z">
              <w:tcPr>
                <w:tcW w:w="4200" w:type="dxa"/>
              </w:tcPr>
            </w:tcPrChange>
          </w:tcPr>
          <w:p w14:paraId="63F5A8AF" w14:textId="77E1C052" w:rsidR="00C12651" w:rsidRDefault="005316A7" w:rsidP="00127A80">
            <w:pPr>
              <w:ind w:firstLine="0"/>
              <w:rPr>
                <w:ins w:id="933" w:author="ditaoktaria" w:date="2015-06-24T11:37:00Z"/>
              </w:rPr>
            </w:pPr>
            <w:ins w:id="934" w:author="ditaoktaria" w:date="2015-06-28T21:00:00Z">
              <w:r>
                <w:t>memulai teks</w:t>
              </w:r>
            </w:ins>
          </w:p>
        </w:tc>
      </w:tr>
      <w:tr w:rsidR="00C12651" w14:paraId="529D9395" w14:textId="77777777" w:rsidTr="002867B9">
        <w:trPr>
          <w:jc w:val="center"/>
          <w:ins w:id="935" w:author="ditaoktaria" w:date="2015-06-24T11:37:00Z"/>
        </w:trPr>
        <w:tc>
          <w:tcPr>
            <w:tcW w:w="534" w:type="dxa"/>
            <w:tcPrChange w:id="936" w:author="ditaoktaria" w:date="2015-07-01T13:39:00Z">
              <w:tcPr>
                <w:tcW w:w="534" w:type="dxa"/>
              </w:tcPr>
            </w:tcPrChange>
          </w:tcPr>
          <w:p w14:paraId="761502A9" w14:textId="77777777" w:rsidR="00C12651" w:rsidRDefault="00C12651" w:rsidP="00127A80">
            <w:pPr>
              <w:ind w:firstLine="0"/>
              <w:jc w:val="center"/>
              <w:rPr>
                <w:ins w:id="937" w:author="ditaoktaria" w:date="2015-06-24T11:37:00Z"/>
              </w:rPr>
            </w:pPr>
            <w:ins w:id="938" w:author="ditaoktaria" w:date="2015-06-24T11:37:00Z">
              <w:r>
                <w:lastRenderedPageBreak/>
                <w:t>7</w:t>
              </w:r>
            </w:ins>
          </w:p>
        </w:tc>
        <w:tc>
          <w:tcPr>
            <w:tcW w:w="2470" w:type="dxa"/>
            <w:tcPrChange w:id="939" w:author="ditaoktaria" w:date="2015-07-01T13:39:00Z">
              <w:tcPr>
                <w:tcW w:w="2693" w:type="dxa"/>
              </w:tcPr>
            </w:tcPrChange>
          </w:tcPr>
          <w:p w14:paraId="1F13FCAA" w14:textId="77777777" w:rsidR="00C12651" w:rsidRDefault="00C12651" w:rsidP="00127A80">
            <w:pPr>
              <w:ind w:firstLine="0"/>
              <w:rPr>
                <w:ins w:id="940" w:author="ditaoktaria" w:date="2015-06-24T11:37:00Z"/>
              </w:rPr>
            </w:pPr>
            <w:ins w:id="941" w:author="ditaoktaria" w:date="2015-06-24T11:37:00Z">
              <w:r>
                <w:t>70 50 TD</w:t>
              </w:r>
            </w:ins>
          </w:p>
        </w:tc>
        <w:tc>
          <w:tcPr>
            <w:tcW w:w="4110" w:type="dxa"/>
            <w:tcPrChange w:id="942" w:author="ditaoktaria" w:date="2015-07-01T13:39:00Z">
              <w:tcPr>
                <w:tcW w:w="4200" w:type="dxa"/>
              </w:tcPr>
            </w:tcPrChange>
          </w:tcPr>
          <w:p w14:paraId="5CD0D58E" w14:textId="3D7A9AFE" w:rsidR="00C12651" w:rsidRDefault="005316A7" w:rsidP="005316A7">
            <w:pPr>
              <w:ind w:firstLine="0"/>
              <w:rPr>
                <w:ins w:id="943" w:author="ditaoktaria" w:date="2015-06-24T11:37:00Z"/>
              </w:rPr>
            </w:pPr>
            <w:ins w:id="944" w:author="ditaoktaria" w:date="2015-06-28T21:00:00Z">
              <w:r>
                <w:t>perintah untuk memindahkan teks ke lokasi 70 50 pada halaman</w:t>
              </w:r>
            </w:ins>
          </w:p>
        </w:tc>
      </w:tr>
      <w:tr w:rsidR="00C12651" w14:paraId="1C666331" w14:textId="77777777" w:rsidTr="002867B9">
        <w:trPr>
          <w:jc w:val="center"/>
          <w:ins w:id="945" w:author="ditaoktaria" w:date="2015-06-24T11:37:00Z"/>
        </w:trPr>
        <w:tc>
          <w:tcPr>
            <w:tcW w:w="534" w:type="dxa"/>
            <w:tcPrChange w:id="946" w:author="ditaoktaria" w:date="2015-07-01T13:39:00Z">
              <w:tcPr>
                <w:tcW w:w="534" w:type="dxa"/>
              </w:tcPr>
            </w:tcPrChange>
          </w:tcPr>
          <w:p w14:paraId="0233A3A8" w14:textId="77777777" w:rsidR="00C12651" w:rsidRDefault="00C12651" w:rsidP="00127A80">
            <w:pPr>
              <w:ind w:firstLine="0"/>
              <w:jc w:val="center"/>
              <w:rPr>
                <w:ins w:id="947" w:author="ditaoktaria" w:date="2015-06-24T11:37:00Z"/>
              </w:rPr>
            </w:pPr>
            <w:ins w:id="948" w:author="ditaoktaria" w:date="2015-06-24T11:37:00Z">
              <w:r>
                <w:t>8</w:t>
              </w:r>
            </w:ins>
          </w:p>
        </w:tc>
        <w:tc>
          <w:tcPr>
            <w:tcW w:w="2470" w:type="dxa"/>
            <w:tcPrChange w:id="949" w:author="ditaoktaria" w:date="2015-07-01T13:39:00Z">
              <w:tcPr>
                <w:tcW w:w="2693" w:type="dxa"/>
              </w:tcPr>
            </w:tcPrChange>
          </w:tcPr>
          <w:p w14:paraId="121A266C" w14:textId="27D2569B" w:rsidR="00C12651" w:rsidRDefault="00C12651" w:rsidP="00127A80">
            <w:pPr>
              <w:ind w:firstLine="0"/>
              <w:rPr>
                <w:ins w:id="950" w:author="ditaoktaria" w:date="2015-06-24T11:37:00Z"/>
              </w:rPr>
            </w:pPr>
            <w:ins w:id="951" w:author="ditaoktaria" w:date="2015-06-24T11:37:00Z">
              <w:r>
                <w:t>/F1 12 Tf</w:t>
              </w:r>
            </w:ins>
          </w:p>
        </w:tc>
        <w:tc>
          <w:tcPr>
            <w:tcW w:w="4110" w:type="dxa"/>
            <w:tcPrChange w:id="952" w:author="ditaoktaria" w:date="2015-07-01T13:39:00Z">
              <w:tcPr>
                <w:tcW w:w="4200" w:type="dxa"/>
              </w:tcPr>
            </w:tcPrChange>
          </w:tcPr>
          <w:p w14:paraId="1040AE2B" w14:textId="5C2BC5D3" w:rsidR="00C12651" w:rsidRDefault="005316A7" w:rsidP="005316A7">
            <w:pPr>
              <w:ind w:firstLine="0"/>
              <w:rPr>
                <w:ins w:id="953" w:author="ditaoktaria" w:date="2015-06-24T11:37:00Z"/>
              </w:rPr>
            </w:pPr>
            <w:ins w:id="954" w:author="ditaoktaria" w:date="2015-06-28T20:58:00Z">
              <w:r>
                <w:t>F1</w:t>
              </w:r>
            </w:ins>
            <w:ins w:id="955" w:author="ditaoktaria" w:date="2015-06-28T21:01:00Z">
              <w:r>
                <w:t xml:space="preserve"> menunjukkan nama font</w:t>
              </w:r>
            </w:ins>
            <w:ins w:id="956" w:author="ditaoktaria" w:date="2015-06-28T20:58:00Z">
              <w:r>
                <w:t xml:space="preserve"> dan 12</w:t>
              </w:r>
            </w:ins>
            <w:ins w:id="957" w:author="ditaoktaria" w:date="2015-06-28T21:01:00Z">
              <w:r>
                <w:t xml:space="preserve"> adalah ukuran font</w:t>
              </w:r>
            </w:ins>
          </w:p>
        </w:tc>
      </w:tr>
      <w:tr w:rsidR="00C12651" w14:paraId="120698F6" w14:textId="77777777" w:rsidTr="002867B9">
        <w:trPr>
          <w:jc w:val="center"/>
          <w:ins w:id="958" w:author="ditaoktaria" w:date="2015-06-24T11:37:00Z"/>
        </w:trPr>
        <w:tc>
          <w:tcPr>
            <w:tcW w:w="534" w:type="dxa"/>
            <w:tcPrChange w:id="959" w:author="ditaoktaria" w:date="2015-07-01T13:39:00Z">
              <w:tcPr>
                <w:tcW w:w="534" w:type="dxa"/>
              </w:tcPr>
            </w:tcPrChange>
          </w:tcPr>
          <w:p w14:paraId="1EF811CA" w14:textId="77777777" w:rsidR="00C12651" w:rsidRDefault="00C12651" w:rsidP="00127A80">
            <w:pPr>
              <w:ind w:firstLine="0"/>
              <w:jc w:val="center"/>
              <w:rPr>
                <w:ins w:id="960" w:author="ditaoktaria" w:date="2015-06-24T11:37:00Z"/>
              </w:rPr>
            </w:pPr>
            <w:ins w:id="961" w:author="ditaoktaria" w:date="2015-06-24T11:37:00Z">
              <w:r>
                <w:t>9</w:t>
              </w:r>
            </w:ins>
          </w:p>
        </w:tc>
        <w:tc>
          <w:tcPr>
            <w:tcW w:w="2470" w:type="dxa"/>
            <w:tcPrChange w:id="962" w:author="ditaoktaria" w:date="2015-07-01T13:39:00Z">
              <w:tcPr>
                <w:tcW w:w="2693" w:type="dxa"/>
              </w:tcPr>
            </w:tcPrChange>
          </w:tcPr>
          <w:p w14:paraId="2DCF34B2" w14:textId="77777777" w:rsidR="00C12651" w:rsidRDefault="00C12651" w:rsidP="00127A80">
            <w:pPr>
              <w:ind w:firstLine="0"/>
              <w:rPr>
                <w:ins w:id="963" w:author="ditaoktaria" w:date="2015-06-24T11:37:00Z"/>
              </w:rPr>
            </w:pPr>
            <w:ins w:id="964" w:author="ditaoktaria" w:date="2015-06-24T11:37:00Z">
              <w:r>
                <w:t>(Hello, world!) Tj</w:t>
              </w:r>
            </w:ins>
          </w:p>
        </w:tc>
        <w:tc>
          <w:tcPr>
            <w:tcW w:w="4110" w:type="dxa"/>
            <w:tcPrChange w:id="965" w:author="ditaoktaria" w:date="2015-07-01T13:39:00Z">
              <w:tcPr>
                <w:tcW w:w="4200" w:type="dxa"/>
              </w:tcPr>
            </w:tcPrChange>
          </w:tcPr>
          <w:p w14:paraId="012560FE" w14:textId="39355806" w:rsidR="00C12651" w:rsidRDefault="005316A7" w:rsidP="005316A7">
            <w:pPr>
              <w:ind w:firstLine="0"/>
              <w:rPr>
                <w:ins w:id="966" w:author="ditaoktaria" w:date="2015-06-24T11:37:00Z"/>
              </w:rPr>
            </w:pPr>
            <w:ins w:id="967" w:author="ditaoktaria" w:date="2015-06-28T21:01:00Z">
              <w:r>
                <w:t>Tj menunjukkan perintah untuk me</w:t>
              </w:r>
            </w:ins>
            <w:ins w:id="968" w:author="ditaoktaria" w:date="2015-06-28T21:02:00Z">
              <w:r>
                <w:t>nampilkan tulisan</w:t>
              </w:r>
            </w:ins>
            <w:ins w:id="969" w:author="ditaoktaria" w:date="2015-06-28T20:58:00Z">
              <w:r>
                <w:t xml:space="preserve"> "hello world"</w:t>
              </w:r>
            </w:ins>
          </w:p>
        </w:tc>
      </w:tr>
      <w:tr w:rsidR="00C12651" w14:paraId="4061977E" w14:textId="77777777" w:rsidTr="002867B9">
        <w:trPr>
          <w:jc w:val="center"/>
          <w:ins w:id="970" w:author="ditaoktaria" w:date="2015-06-24T11:37:00Z"/>
        </w:trPr>
        <w:tc>
          <w:tcPr>
            <w:tcW w:w="534" w:type="dxa"/>
            <w:tcPrChange w:id="971" w:author="ditaoktaria" w:date="2015-07-01T13:39:00Z">
              <w:tcPr>
                <w:tcW w:w="534" w:type="dxa"/>
              </w:tcPr>
            </w:tcPrChange>
          </w:tcPr>
          <w:p w14:paraId="2226E10C" w14:textId="77777777" w:rsidR="00C12651" w:rsidRDefault="00C12651" w:rsidP="00127A80">
            <w:pPr>
              <w:ind w:firstLine="0"/>
              <w:jc w:val="center"/>
              <w:rPr>
                <w:ins w:id="972" w:author="ditaoktaria" w:date="2015-06-24T11:37:00Z"/>
              </w:rPr>
            </w:pPr>
            <w:ins w:id="973" w:author="ditaoktaria" w:date="2015-06-24T11:37:00Z">
              <w:r>
                <w:t>10</w:t>
              </w:r>
            </w:ins>
          </w:p>
        </w:tc>
        <w:tc>
          <w:tcPr>
            <w:tcW w:w="2470" w:type="dxa"/>
            <w:tcPrChange w:id="974" w:author="ditaoktaria" w:date="2015-07-01T13:39:00Z">
              <w:tcPr>
                <w:tcW w:w="2693" w:type="dxa"/>
              </w:tcPr>
            </w:tcPrChange>
          </w:tcPr>
          <w:p w14:paraId="489459DF" w14:textId="77777777" w:rsidR="00C12651" w:rsidRDefault="00C12651" w:rsidP="00127A80">
            <w:pPr>
              <w:ind w:firstLine="0"/>
              <w:rPr>
                <w:ins w:id="975" w:author="ditaoktaria" w:date="2015-06-24T11:37:00Z"/>
              </w:rPr>
            </w:pPr>
            <w:ins w:id="976" w:author="ditaoktaria" w:date="2015-06-24T11:37:00Z">
              <w:r>
                <w:t>ET</w:t>
              </w:r>
            </w:ins>
          </w:p>
        </w:tc>
        <w:tc>
          <w:tcPr>
            <w:tcW w:w="4110" w:type="dxa"/>
            <w:tcPrChange w:id="977" w:author="ditaoktaria" w:date="2015-07-01T13:39:00Z">
              <w:tcPr>
                <w:tcW w:w="4200" w:type="dxa"/>
              </w:tcPr>
            </w:tcPrChange>
          </w:tcPr>
          <w:p w14:paraId="7E488D4C" w14:textId="05B15B06" w:rsidR="00C12651" w:rsidRDefault="005316A7" w:rsidP="00127A80">
            <w:pPr>
              <w:ind w:firstLine="0"/>
              <w:rPr>
                <w:ins w:id="978" w:author="ditaoktaria" w:date="2015-06-24T11:37:00Z"/>
              </w:rPr>
            </w:pPr>
            <w:ins w:id="979" w:author="ditaoktaria" w:date="2015-06-28T21:02:00Z">
              <w:r>
                <w:t>mengakhiri teks</w:t>
              </w:r>
            </w:ins>
          </w:p>
        </w:tc>
      </w:tr>
      <w:tr w:rsidR="00C12651" w14:paraId="21870921" w14:textId="77777777" w:rsidTr="002867B9">
        <w:trPr>
          <w:jc w:val="center"/>
          <w:ins w:id="980" w:author="ditaoktaria" w:date="2015-06-24T11:37:00Z"/>
        </w:trPr>
        <w:tc>
          <w:tcPr>
            <w:tcW w:w="534" w:type="dxa"/>
            <w:tcPrChange w:id="981" w:author="ditaoktaria" w:date="2015-07-01T13:39:00Z">
              <w:tcPr>
                <w:tcW w:w="534" w:type="dxa"/>
              </w:tcPr>
            </w:tcPrChange>
          </w:tcPr>
          <w:p w14:paraId="7AFD926A" w14:textId="77777777" w:rsidR="00C12651" w:rsidRDefault="00C12651" w:rsidP="00127A80">
            <w:pPr>
              <w:ind w:firstLine="0"/>
              <w:jc w:val="center"/>
              <w:rPr>
                <w:ins w:id="982" w:author="ditaoktaria" w:date="2015-06-24T11:37:00Z"/>
              </w:rPr>
            </w:pPr>
            <w:ins w:id="983" w:author="ditaoktaria" w:date="2015-06-24T11:37:00Z">
              <w:r>
                <w:t>11</w:t>
              </w:r>
            </w:ins>
          </w:p>
        </w:tc>
        <w:tc>
          <w:tcPr>
            <w:tcW w:w="2470" w:type="dxa"/>
            <w:tcPrChange w:id="984" w:author="ditaoktaria" w:date="2015-07-01T13:39:00Z">
              <w:tcPr>
                <w:tcW w:w="2693" w:type="dxa"/>
              </w:tcPr>
            </w:tcPrChange>
          </w:tcPr>
          <w:p w14:paraId="6CE6DDF2" w14:textId="77777777" w:rsidR="00C12651" w:rsidRDefault="00C12651" w:rsidP="00127A80">
            <w:pPr>
              <w:ind w:firstLine="0"/>
              <w:rPr>
                <w:ins w:id="985" w:author="ditaoktaria" w:date="2015-06-24T11:37:00Z"/>
              </w:rPr>
            </w:pPr>
            <w:ins w:id="986" w:author="ditaoktaria" w:date="2015-06-24T11:37:00Z">
              <w:r>
                <w:t>endstream</w:t>
              </w:r>
            </w:ins>
          </w:p>
        </w:tc>
        <w:tc>
          <w:tcPr>
            <w:tcW w:w="4110" w:type="dxa"/>
            <w:tcPrChange w:id="987" w:author="ditaoktaria" w:date="2015-07-01T13:39:00Z">
              <w:tcPr>
                <w:tcW w:w="4200" w:type="dxa"/>
              </w:tcPr>
            </w:tcPrChange>
          </w:tcPr>
          <w:p w14:paraId="6FDD8D6A" w14:textId="79F2913C" w:rsidR="00C12651" w:rsidRDefault="005316A7" w:rsidP="00127A80">
            <w:pPr>
              <w:ind w:firstLine="0"/>
              <w:rPr>
                <w:ins w:id="988" w:author="ditaoktaria" w:date="2015-06-24T11:37:00Z"/>
              </w:rPr>
            </w:pPr>
            <w:ins w:id="989" w:author="ditaoktaria" w:date="2015-06-28T21:02:00Z">
              <w:r>
                <w:t xml:space="preserve">mengakhiri </w:t>
              </w:r>
            </w:ins>
            <w:ins w:id="990" w:author="ditaoktaria" w:date="2015-06-28T20:58:00Z">
              <w:r>
                <w:t>stream</w:t>
              </w:r>
            </w:ins>
          </w:p>
        </w:tc>
      </w:tr>
      <w:tr w:rsidR="00C12651" w14:paraId="5503D4FA" w14:textId="77777777" w:rsidTr="002867B9">
        <w:trPr>
          <w:jc w:val="center"/>
          <w:ins w:id="991" w:author="ditaoktaria" w:date="2015-06-24T11:37:00Z"/>
        </w:trPr>
        <w:tc>
          <w:tcPr>
            <w:tcW w:w="534" w:type="dxa"/>
            <w:tcPrChange w:id="992" w:author="ditaoktaria" w:date="2015-07-01T13:39:00Z">
              <w:tcPr>
                <w:tcW w:w="534" w:type="dxa"/>
              </w:tcPr>
            </w:tcPrChange>
          </w:tcPr>
          <w:p w14:paraId="547606F0" w14:textId="77777777" w:rsidR="00C12651" w:rsidRDefault="00C12651" w:rsidP="00127A80">
            <w:pPr>
              <w:ind w:firstLine="0"/>
              <w:jc w:val="center"/>
              <w:rPr>
                <w:ins w:id="993" w:author="ditaoktaria" w:date="2015-06-24T11:37:00Z"/>
              </w:rPr>
            </w:pPr>
            <w:ins w:id="994" w:author="ditaoktaria" w:date="2015-06-24T11:37:00Z">
              <w:r>
                <w:t>12</w:t>
              </w:r>
            </w:ins>
          </w:p>
        </w:tc>
        <w:tc>
          <w:tcPr>
            <w:tcW w:w="2470" w:type="dxa"/>
            <w:tcPrChange w:id="995" w:author="ditaoktaria" w:date="2015-07-01T13:39:00Z">
              <w:tcPr>
                <w:tcW w:w="2693" w:type="dxa"/>
              </w:tcPr>
            </w:tcPrChange>
          </w:tcPr>
          <w:p w14:paraId="4EF4F7C2" w14:textId="77777777" w:rsidR="00C12651" w:rsidRDefault="00C12651" w:rsidP="00127A80">
            <w:pPr>
              <w:ind w:firstLine="0"/>
              <w:rPr>
                <w:ins w:id="996" w:author="ditaoktaria" w:date="2015-06-24T11:37:00Z"/>
              </w:rPr>
            </w:pPr>
            <w:ins w:id="997" w:author="ditaoktaria" w:date="2015-06-24T11:37:00Z">
              <w:r>
                <w:t>endobj</w:t>
              </w:r>
            </w:ins>
          </w:p>
        </w:tc>
        <w:tc>
          <w:tcPr>
            <w:tcW w:w="4110" w:type="dxa"/>
            <w:tcPrChange w:id="998" w:author="ditaoktaria" w:date="2015-07-01T13:39:00Z">
              <w:tcPr>
                <w:tcW w:w="4200" w:type="dxa"/>
              </w:tcPr>
            </w:tcPrChange>
          </w:tcPr>
          <w:p w14:paraId="26D1ADC3" w14:textId="3B137BBE" w:rsidR="00C12651" w:rsidRDefault="005316A7" w:rsidP="00127A80">
            <w:pPr>
              <w:ind w:firstLine="0"/>
              <w:rPr>
                <w:ins w:id="999" w:author="ditaoktaria" w:date="2015-06-24T11:37:00Z"/>
              </w:rPr>
            </w:pPr>
            <w:ins w:id="1000" w:author="ditaoktaria" w:date="2015-06-28T21:02:00Z">
              <w:r>
                <w:t>akhir dari</w:t>
              </w:r>
            </w:ins>
            <w:ins w:id="1001" w:author="ditaoktaria" w:date="2015-06-28T20:58:00Z">
              <w:r>
                <w:t xml:space="preserve"> objek</w:t>
              </w:r>
            </w:ins>
          </w:p>
        </w:tc>
      </w:tr>
    </w:tbl>
    <w:p w14:paraId="7C3BDD0B" w14:textId="77777777" w:rsidR="002C17B7" w:rsidRDefault="002C17B7">
      <w:pPr>
        <w:ind w:firstLine="851"/>
        <w:jc w:val="center"/>
        <w:rPr>
          <w:ins w:id="1002" w:author="ditaoktaria" w:date="2015-06-24T11:37:00Z"/>
        </w:rPr>
        <w:pPrChange w:id="1003" w:author="ditaoktaria" w:date="2015-06-24T16:15:00Z">
          <w:pPr>
            <w:ind w:firstLine="0"/>
          </w:pPr>
        </w:pPrChange>
      </w:pPr>
    </w:p>
    <w:p w14:paraId="582ACD16" w14:textId="6AA88479" w:rsidR="002C17B7" w:rsidRDefault="00D72959">
      <w:pPr>
        <w:ind w:firstLine="709"/>
        <w:rPr>
          <w:ins w:id="1004" w:author="ditaoktaria" w:date="2015-07-01T14:16:00Z"/>
        </w:rPr>
        <w:pPrChange w:id="1005" w:author="ditaoktaria" w:date="2015-06-28T15:38:00Z">
          <w:pPr>
            <w:ind w:firstLine="0"/>
          </w:pPr>
        </w:pPrChange>
      </w:pPr>
      <w:ins w:id="1006" w:author="ditaoktaria" w:date="2015-06-28T15:38:00Z">
        <w:r>
          <w:t>Secara garis besar, l</w:t>
        </w:r>
        <w:r w:rsidR="002C17B7">
          <w:t xml:space="preserve">angkah-langkah yang dilakukan PDF.js </w:t>
        </w:r>
      </w:ins>
      <w:ins w:id="1007" w:author="ditaoktaria" w:date="2015-07-01T11:53:00Z">
        <w:r>
          <w:t xml:space="preserve">untuk menampilkan PDF </w:t>
        </w:r>
      </w:ins>
      <w:ins w:id="1008" w:author="ditaoktaria" w:date="2015-06-28T15:38:00Z">
        <w:r w:rsidR="002C17B7">
          <w:t xml:space="preserve">adalah sebagai berikut </w:t>
        </w:r>
      </w:ins>
      <w:ins w:id="1009" w:author="ditaoktaria" w:date="2015-07-01T11:52:00Z">
        <w:r>
          <w:t xml:space="preserve">[BDD-15] </w:t>
        </w:r>
      </w:ins>
      <w:ins w:id="1010" w:author="ditaoktaria" w:date="2015-06-28T15:38:00Z">
        <w:r w:rsidR="002C17B7">
          <w:t>:</w:t>
        </w:r>
      </w:ins>
    </w:p>
    <w:p w14:paraId="34CAB497" w14:textId="4E515BE0" w:rsidR="00C12651" w:rsidRDefault="009E06B2">
      <w:pPr>
        <w:pStyle w:val="ListParagraph"/>
        <w:numPr>
          <w:ilvl w:val="0"/>
          <w:numId w:val="76"/>
        </w:numPr>
        <w:ind w:left="709" w:hanging="425"/>
        <w:rPr>
          <w:ins w:id="1011" w:author="ditaoktaria" w:date="2015-06-24T11:37:00Z"/>
        </w:rPr>
        <w:pPrChange w:id="1012" w:author="ditaoktaria" w:date="2015-07-01T14:17:00Z">
          <w:pPr/>
        </w:pPrChange>
      </w:pPr>
      <w:ins w:id="1013" w:author="ditaoktaria" w:date="2015-07-01T14:17:00Z">
        <w:r>
          <w:t xml:space="preserve">Mengambil binari data dari </w:t>
        </w:r>
        <w:r>
          <w:rPr>
            <w:i/>
          </w:rPr>
          <w:t xml:space="preserve">file </w:t>
        </w:r>
        <w:r>
          <w:t>PDF menggunakan XHR2. XHR2 adalah XMLHttpRequest versi 2 yang memiliki kemampuan untuk mengambil binari data sebuah file. Penggunaan XHR2 ditunjukkan pada Kode 2.4.</w:t>
        </w:r>
      </w:ins>
    </w:p>
    <w:tbl>
      <w:tblPr>
        <w:tblStyle w:val="TableGrid"/>
        <w:tblW w:w="0" w:type="auto"/>
        <w:jc w:val="center"/>
        <w:tblLook w:val="04A0" w:firstRow="1" w:lastRow="0" w:firstColumn="1" w:lastColumn="0" w:noHBand="0" w:noVBand="1"/>
      </w:tblPr>
      <w:tblGrid>
        <w:gridCol w:w="7182"/>
      </w:tblGrid>
      <w:tr w:rsidR="00CB06A0" w14:paraId="675A5541" w14:textId="77777777" w:rsidTr="00CB06A0">
        <w:trPr>
          <w:jc w:val="center"/>
          <w:ins w:id="1014" w:author="ditaoktaria" w:date="2015-06-24T15:37:00Z"/>
        </w:trPr>
        <w:tc>
          <w:tcPr>
            <w:tcW w:w="7182" w:type="dxa"/>
          </w:tcPr>
          <w:p w14:paraId="3CA21CC8" w14:textId="77777777" w:rsidR="0092645C" w:rsidRPr="00CB06A0" w:rsidRDefault="0092645C">
            <w:pPr>
              <w:ind w:firstLine="157"/>
              <w:rPr>
                <w:ins w:id="1015" w:author="ditaoktaria" w:date="2015-06-24T15:37:00Z"/>
                <w:rFonts w:ascii="Courier New" w:hAnsi="Courier New" w:cs="Courier New"/>
                <w:color w:val="000000" w:themeColor="text1"/>
                <w:sz w:val="20"/>
                <w:szCs w:val="20"/>
                <w:rPrChange w:id="1016" w:author="ditaoktaria" w:date="2015-07-01T14:20:00Z">
                  <w:rPr>
                    <w:ins w:id="1017" w:author="ditaoktaria" w:date="2015-06-24T15:37:00Z"/>
                    <w:rFonts w:ascii="Courier" w:eastAsia="Times New Roman" w:hAnsi="Courier" w:cs="Courier"/>
                    <w:b/>
                    <w:iCs/>
                    <w:color w:val="D4D4D4"/>
                    <w:sz w:val="39"/>
                    <w:szCs w:val="39"/>
                  </w:rPr>
                </w:rPrChange>
              </w:rPr>
              <w:pPrChange w:id="1018" w:author="ditaoktaria" w:date="2015-07-01T14:20:00Z">
                <w:pPr>
                  <w:keepNext/>
                  <w:keepLines/>
                  <w:widowControl w:val="0"/>
                  <w:autoSpaceDE w:val="0"/>
                  <w:autoSpaceDN w:val="0"/>
                  <w:adjustRightInd w:val="0"/>
                  <w:spacing w:before="200" w:line="240" w:lineRule="auto"/>
                  <w:ind w:firstLine="0"/>
                  <w:jc w:val="left"/>
                  <w:outlineLvl w:val="3"/>
                </w:pPr>
              </w:pPrChange>
            </w:pPr>
            <w:ins w:id="1019" w:author="ditaoktaria" w:date="2015-06-24T15:37:00Z">
              <w:r w:rsidRPr="00CB06A0">
                <w:rPr>
                  <w:rFonts w:ascii="Courier New" w:hAnsi="Courier New" w:cs="Courier New"/>
                  <w:color w:val="000000" w:themeColor="text1"/>
                  <w:sz w:val="20"/>
                  <w:szCs w:val="20"/>
                  <w:rPrChange w:id="1020" w:author="ditaoktaria" w:date="2015-07-01T14:20:00Z">
                    <w:rPr>
                      <w:rFonts w:ascii="Courier" w:hAnsi="Courier" w:cs="Courier"/>
                      <w:color w:val="6D8F6C"/>
                      <w:sz w:val="39"/>
                      <w:szCs w:val="39"/>
                    </w:rPr>
                  </w:rPrChange>
                </w:rPr>
                <w:t>// prepare server request</w:t>
              </w:r>
            </w:ins>
          </w:p>
          <w:p w14:paraId="3236F5BB" w14:textId="77777777" w:rsidR="0092645C" w:rsidRPr="00CB06A0" w:rsidRDefault="0092645C">
            <w:pPr>
              <w:ind w:firstLine="157"/>
              <w:rPr>
                <w:ins w:id="1021" w:author="ditaoktaria" w:date="2015-06-24T15:37:00Z"/>
                <w:rFonts w:ascii="Courier New" w:hAnsi="Courier New" w:cs="Courier New"/>
                <w:color w:val="000000" w:themeColor="text1"/>
                <w:sz w:val="20"/>
                <w:szCs w:val="20"/>
                <w:rPrChange w:id="1022" w:author="ditaoktaria" w:date="2015-07-01T14:20:00Z">
                  <w:rPr>
                    <w:ins w:id="1023" w:author="ditaoktaria" w:date="2015-06-24T15:37:00Z"/>
                    <w:rFonts w:ascii="Courier" w:eastAsia="Times New Roman" w:hAnsi="Courier" w:cs="Courier"/>
                    <w:b/>
                    <w:iCs/>
                    <w:color w:val="D4D4D4"/>
                    <w:sz w:val="39"/>
                    <w:szCs w:val="39"/>
                  </w:rPr>
                </w:rPrChange>
              </w:rPr>
              <w:pPrChange w:id="1024" w:author="ditaoktaria" w:date="2015-07-01T14:20:00Z">
                <w:pPr>
                  <w:keepNext/>
                  <w:keepLines/>
                  <w:widowControl w:val="0"/>
                  <w:autoSpaceDE w:val="0"/>
                  <w:autoSpaceDN w:val="0"/>
                  <w:adjustRightInd w:val="0"/>
                  <w:spacing w:before="200" w:line="240" w:lineRule="auto"/>
                  <w:ind w:firstLine="0"/>
                  <w:jc w:val="left"/>
                  <w:outlineLvl w:val="3"/>
                </w:pPr>
              </w:pPrChange>
            </w:pPr>
            <w:ins w:id="1025" w:author="ditaoktaria" w:date="2015-06-24T15:37:00Z">
              <w:r w:rsidRPr="00CB06A0">
                <w:rPr>
                  <w:rFonts w:ascii="Courier New" w:hAnsi="Courier New" w:cs="Courier New"/>
                  <w:color w:val="000000" w:themeColor="text1"/>
                  <w:sz w:val="20"/>
                  <w:szCs w:val="20"/>
                  <w:rPrChange w:id="1026" w:author="ditaoktaria" w:date="2015-07-01T14:20:00Z">
                    <w:rPr>
                      <w:rFonts w:ascii="Courier" w:hAnsi="Courier" w:cs="Courier"/>
                      <w:color w:val="DCC49B"/>
                      <w:sz w:val="39"/>
                      <w:szCs w:val="39"/>
                    </w:rPr>
                  </w:rPrChange>
                </w:rPr>
                <w:t>var xhr = new XMLHttpRequest();</w:t>
              </w:r>
            </w:ins>
          </w:p>
          <w:p w14:paraId="017DCEF2" w14:textId="77777777" w:rsidR="0092645C" w:rsidRPr="00CB06A0" w:rsidRDefault="0092645C">
            <w:pPr>
              <w:ind w:firstLine="157"/>
              <w:rPr>
                <w:ins w:id="1027" w:author="ditaoktaria" w:date="2015-06-24T15:37:00Z"/>
                <w:rFonts w:ascii="Courier New" w:hAnsi="Courier New" w:cs="Courier New"/>
                <w:color w:val="000000" w:themeColor="text1"/>
                <w:sz w:val="20"/>
                <w:szCs w:val="20"/>
                <w:rPrChange w:id="1028" w:author="ditaoktaria" w:date="2015-07-01T14:20:00Z">
                  <w:rPr>
                    <w:ins w:id="1029" w:author="ditaoktaria" w:date="2015-06-24T15:37:00Z"/>
                    <w:rFonts w:ascii="Courier" w:eastAsia="Times New Roman" w:hAnsi="Courier" w:cs="Courier"/>
                    <w:b/>
                    <w:iCs/>
                    <w:color w:val="D4D4D4"/>
                    <w:sz w:val="39"/>
                    <w:szCs w:val="39"/>
                  </w:rPr>
                </w:rPrChange>
              </w:rPr>
              <w:pPrChange w:id="1030" w:author="ditaoktaria" w:date="2015-07-01T14:20:00Z">
                <w:pPr>
                  <w:keepNext/>
                  <w:keepLines/>
                  <w:widowControl w:val="0"/>
                  <w:autoSpaceDE w:val="0"/>
                  <w:autoSpaceDN w:val="0"/>
                  <w:adjustRightInd w:val="0"/>
                  <w:spacing w:before="200" w:line="240" w:lineRule="auto"/>
                  <w:ind w:firstLine="0"/>
                  <w:jc w:val="left"/>
                  <w:outlineLvl w:val="3"/>
                </w:pPr>
              </w:pPrChange>
            </w:pPr>
            <w:ins w:id="1031" w:author="ditaoktaria" w:date="2015-06-24T15:37:00Z">
              <w:r w:rsidRPr="00CB06A0">
                <w:rPr>
                  <w:rFonts w:ascii="Courier New" w:hAnsi="Courier New" w:cs="Courier New"/>
                  <w:color w:val="000000" w:themeColor="text1"/>
                  <w:sz w:val="20"/>
                  <w:szCs w:val="20"/>
                  <w:rPrChange w:id="1032" w:author="ditaoktaria" w:date="2015-07-01T14:20:00Z">
                    <w:rPr>
                      <w:rFonts w:ascii="Courier" w:hAnsi="Courier" w:cs="Courier"/>
                      <w:color w:val="D4D4D4"/>
                      <w:sz w:val="39"/>
                      <w:szCs w:val="39"/>
                    </w:rPr>
                  </w:rPrChange>
                </w:rPr>
                <w:t>xhr.open('GET', url);</w:t>
              </w:r>
            </w:ins>
          </w:p>
          <w:p w14:paraId="5278BC61" w14:textId="77777777" w:rsidR="0092645C" w:rsidRPr="00CB06A0" w:rsidRDefault="0092645C">
            <w:pPr>
              <w:ind w:firstLine="157"/>
              <w:rPr>
                <w:ins w:id="1033" w:author="ditaoktaria" w:date="2015-06-24T15:37:00Z"/>
                <w:rFonts w:ascii="Courier New" w:hAnsi="Courier New" w:cs="Courier New"/>
                <w:color w:val="000000" w:themeColor="text1"/>
                <w:sz w:val="20"/>
                <w:szCs w:val="20"/>
                <w:rPrChange w:id="1034" w:author="ditaoktaria" w:date="2015-07-01T14:20:00Z">
                  <w:rPr>
                    <w:ins w:id="1035" w:author="ditaoktaria" w:date="2015-06-24T15:37:00Z"/>
                    <w:rFonts w:ascii="Courier" w:eastAsia="Times New Roman" w:hAnsi="Courier" w:cs="Courier"/>
                    <w:b/>
                    <w:iCs/>
                    <w:color w:val="D4D4D4"/>
                    <w:sz w:val="39"/>
                    <w:szCs w:val="39"/>
                  </w:rPr>
                </w:rPrChange>
              </w:rPr>
              <w:pPrChange w:id="1036" w:author="ditaoktaria" w:date="2015-07-01T14:20:00Z">
                <w:pPr>
                  <w:keepNext/>
                  <w:keepLines/>
                  <w:widowControl w:val="0"/>
                  <w:autoSpaceDE w:val="0"/>
                  <w:autoSpaceDN w:val="0"/>
                  <w:adjustRightInd w:val="0"/>
                  <w:spacing w:before="200" w:line="240" w:lineRule="auto"/>
                  <w:ind w:firstLine="0"/>
                  <w:jc w:val="left"/>
                  <w:outlineLvl w:val="3"/>
                </w:pPr>
              </w:pPrChange>
            </w:pPr>
            <w:ins w:id="1037" w:author="ditaoktaria" w:date="2015-06-24T15:37:00Z">
              <w:r w:rsidRPr="00CB06A0">
                <w:rPr>
                  <w:rFonts w:ascii="Courier New" w:hAnsi="Courier New" w:cs="Courier New"/>
                  <w:color w:val="000000" w:themeColor="text1"/>
                  <w:sz w:val="20"/>
                  <w:szCs w:val="20"/>
                  <w:rPrChange w:id="1038" w:author="ditaoktaria" w:date="2015-07-01T14:20:00Z">
                    <w:rPr>
                      <w:rFonts w:ascii="Courier" w:hAnsi="Courier" w:cs="Courier"/>
                      <w:color w:val="D4D4D4"/>
                      <w:sz w:val="39"/>
                      <w:szCs w:val="39"/>
                    </w:rPr>
                  </w:rPrChange>
                </w:rPr>
                <w:t>xhr.responseType = 'arraybuffer';</w:t>
              </w:r>
            </w:ins>
          </w:p>
          <w:p w14:paraId="7CDFC45B" w14:textId="77777777" w:rsidR="0092645C" w:rsidRPr="00CB06A0" w:rsidRDefault="0092645C">
            <w:pPr>
              <w:ind w:firstLine="157"/>
              <w:rPr>
                <w:ins w:id="1039" w:author="ditaoktaria" w:date="2015-06-24T15:37:00Z"/>
                <w:rFonts w:ascii="Courier New" w:hAnsi="Courier New" w:cs="Courier New"/>
                <w:color w:val="000000" w:themeColor="text1"/>
                <w:sz w:val="20"/>
                <w:szCs w:val="20"/>
                <w:rPrChange w:id="1040" w:author="ditaoktaria" w:date="2015-07-01T14:20:00Z">
                  <w:rPr>
                    <w:ins w:id="1041" w:author="ditaoktaria" w:date="2015-06-24T15:37:00Z"/>
                    <w:rFonts w:ascii="Courier" w:eastAsia="Times New Roman" w:hAnsi="Courier" w:cs="Courier"/>
                    <w:b/>
                    <w:iCs/>
                    <w:color w:val="D4D4D4"/>
                    <w:sz w:val="39"/>
                    <w:szCs w:val="39"/>
                  </w:rPr>
                </w:rPrChange>
              </w:rPr>
              <w:pPrChange w:id="1042" w:author="ditaoktaria" w:date="2015-07-01T14:20:00Z">
                <w:pPr>
                  <w:keepNext/>
                  <w:keepLines/>
                  <w:widowControl w:val="0"/>
                  <w:autoSpaceDE w:val="0"/>
                  <w:autoSpaceDN w:val="0"/>
                  <w:adjustRightInd w:val="0"/>
                  <w:spacing w:before="200" w:line="240" w:lineRule="auto"/>
                  <w:ind w:firstLine="0"/>
                  <w:jc w:val="left"/>
                  <w:outlineLvl w:val="3"/>
                </w:pPr>
              </w:pPrChange>
            </w:pPr>
            <w:ins w:id="1043" w:author="ditaoktaria" w:date="2015-06-24T15:37:00Z">
              <w:r w:rsidRPr="00CB06A0">
                <w:rPr>
                  <w:rFonts w:ascii="Courier New" w:hAnsi="Courier New" w:cs="Courier New"/>
                  <w:color w:val="000000" w:themeColor="text1"/>
                  <w:sz w:val="20"/>
                  <w:szCs w:val="20"/>
                  <w:rPrChange w:id="1044" w:author="ditaoktaria" w:date="2015-07-01T14:20:00Z">
                    <w:rPr>
                      <w:rFonts w:ascii="Courier" w:hAnsi="Courier" w:cs="Courier"/>
                      <w:color w:val="D4D4D4"/>
                      <w:sz w:val="39"/>
                      <w:szCs w:val="39"/>
                    </w:rPr>
                  </w:rPrChange>
                </w:rPr>
                <w:t>xhr.onload = function() {</w:t>
              </w:r>
            </w:ins>
          </w:p>
          <w:p w14:paraId="2F7CCAAD" w14:textId="77777777" w:rsidR="0092645C" w:rsidRPr="00CB06A0" w:rsidRDefault="0092645C">
            <w:pPr>
              <w:ind w:firstLine="157"/>
              <w:rPr>
                <w:ins w:id="1045" w:author="ditaoktaria" w:date="2015-06-24T15:37:00Z"/>
                <w:rFonts w:ascii="Courier New" w:hAnsi="Courier New" w:cs="Courier New"/>
                <w:color w:val="000000" w:themeColor="text1"/>
                <w:sz w:val="20"/>
                <w:szCs w:val="20"/>
                <w:rPrChange w:id="1046" w:author="ditaoktaria" w:date="2015-07-01T14:20:00Z">
                  <w:rPr>
                    <w:ins w:id="1047" w:author="ditaoktaria" w:date="2015-06-24T15:37:00Z"/>
                    <w:rFonts w:ascii="Courier" w:eastAsia="Times New Roman" w:hAnsi="Courier" w:cs="Courier"/>
                    <w:b/>
                    <w:iCs/>
                    <w:color w:val="D4D4D4"/>
                    <w:sz w:val="39"/>
                    <w:szCs w:val="39"/>
                  </w:rPr>
                </w:rPrChange>
              </w:rPr>
              <w:pPrChange w:id="1048" w:author="ditaoktaria" w:date="2015-07-01T14:20:00Z">
                <w:pPr>
                  <w:keepNext/>
                  <w:keepLines/>
                  <w:widowControl w:val="0"/>
                  <w:autoSpaceDE w:val="0"/>
                  <w:autoSpaceDN w:val="0"/>
                  <w:adjustRightInd w:val="0"/>
                  <w:spacing w:before="200" w:line="240" w:lineRule="auto"/>
                  <w:ind w:firstLine="0"/>
                  <w:jc w:val="left"/>
                  <w:outlineLvl w:val="3"/>
                </w:pPr>
              </w:pPrChange>
            </w:pPr>
            <w:ins w:id="1049" w:author="ditaoktaria" w:date="2015-06-24T15:37:00Z">
              <w:r w:rsidRPr="00CB06A0">
                <w:rPr>
                  <w:rFonts w:ascii="Courier New" w:hAnsi="Courier New" w:cs="Courier New"/>
                  <w:color w:val="000000" w:themeColor="text1"/>
                  <w:sz w:val="20"/>
                  <w:szCs w:val="20"/>
                  <w:rPrChange w:id="1050" w:author="ditaoktaria" w:date="2015-07-01T14:20:00Z">
                    <w:rPr>
                      <w:rFonts w:ascii="Courier" w:hAnsi="Courier" w:cs="Courier"/>
                      <w:color w:val="D4D4D4"/>
                      <w:sz w:val="39"/>
                      <w:szCs w:val="39"/>
                    </w:rPr>
                  </w:rPrChange>
                </w:rPr>
                <w:t xml:space="preserve">  var buffer = xhr.response; // buffer is ArrayBuffer</w:t>
              </w:r>
            </w:ins>
          </w:p>
          <w:p w14:paraId="61780CD0" w14:textId="77777777" w:rsidR="0092645C" w:rsidRPr="00CB06A0" w:rsidRDefault="0092645C">
            <w:pPr>
              <w:ind w:firstLine="157"/>
              <w:rPr>
                <w:ins w:id="1051" w:author="ditaoktaria" w:date="2015-06-24T15:37:00Z"/>
                <w:rFonts w:ascii="Courier New" w:hAnsi="Courier New" w:cs="Courier New"/>
                <w:color w:val="000000" w:themeColor="text1"/>
                <w:sz w:val="20"/>
                <w:szCs w:val="20"/>
                <w:rPrChange w:id="1052" w:author="ditaoktaria" w:date="2015-07-01T14:20:00Z">
                  <w:rPr>
                    <w:ins w:id="1053" w:author="ditaoktaria" w:date="2015-06-24T15:37:00Z"/>
                    <w:rFonts w:ascii="Courier" w:eastAsia="Times New Roman" w:hAnsi="Courier" w:cs="Courier"/>
                    <w:b/>
                    <w:iCs/>
                    <w:color w:val="D4D4D4"/>
                    <w:sz w:val="39"/>
                    <w:szCs w:val="39"/>
                  </w:rPr>
                </w:rPrChange>
              </w:rPr>
              <w:pPrChange w:id="1054" w:author="ditaoktaria" w:date="2015-07-01T14:20:00Z">
                <w:pPr>
                  <w:keepNext/>
                  <w:keepLines/>
                  <w:widowControl w:val="0"/>
                  <w:autoSpaceDE w:val="0"/>
                  <w:autoSpaceDN w:val="0"/>
                  <w:adjustRightInd w:val="0"/>
                  <w:spacing w:before="200" w:line="240" w:lineRule="auto"/>
                  <w:ind w:firstLine="0"/>
                  <w:jc w:val="left"/>
                  <w:outlineLvl w:val="5"/>
                </w:pPr>
              </w:pPrChange>
            </w:pPr>
            <w:ins w:id="1055" w:author="ditaoktaria" w:date="2015-06-24T15:37:00Z">
              <w:r w:rsidRPr="00CB06A0">
                <w:rPr>
                  <w:rFonts w:ascii="Courier New" w:hAnsi="Courier New" w:cs="Courier New"/>
                  <w:color w:val="000000" w:themeColor="text1"/>
                  <w:sz w:val="20"/>
                  <w:szCs w:val="20"/>
                  <w:rPrChange w:id="1056" w:author="ditaoktaria" w:date="2015-07-01T14:20:00Z">
                    <w:rPr>
                      <w:rFonts w:ascii="Courier" w:hAnsi="Courier" w:cs="Courier"/>
                      <w:color w:val="D4D4D4"/>
                      <w:sz w:val="39"/>
                      <w:szCs w:val="39"/>
                    </w:rPr>
                  </w:rPrChange>
                </w:rPr>
                <w:t>};</w:t>
              </w:r>
            </w:ins>
          </w:p>
          <w:p w14:paraId="10D8C716" w14:textId="559069B8" w:rsidR="0092645C" w:rsidRDefault="0092645C">
            <w:pPr>
              <w:ind w:firstLine="157"/>
              <w:rPr>
                <w:ins w:id="1057" w:author="ditaoktaria" w:date="2015-06-24T15:37:00Z"/>
              </w:rPr>
              <w:pPrChange w:id="1058" w:author="ditaoktaria" w:date="2015-07-01T14:20:00Z">
                <w:pPr>
                  <w:ind w:firstLine="0"/>
                </w:pPr>
              </w:pPrChange>
            </w:pPr>
            <w:ins w:id="1059" w:author="ditaoktaria" w:date="2015-06-24T15:37:00Z">
              <w:r w:rsidRPr="00CB06A0">
                <w:rPr>
                  <w:rFonts w:ascii="Courier New" w:hAnsi="Courier New" w:cs="Courier New"/>
                  <w:color w:val="000000" w:themeColor="text1"/>
                  <w:sz w:val="20"/>
                  <w:szCs w:val="20"/>
                  <w:rPrChange w:id="1060" w:author="ditaoktaria" w:date="2015-07-01T14:20:00Z">
                    <w:rPr>
                      <w:rFonts w:ascii="Courier" w:hAnsi="Courier" w:cs="Courier"/>
                      <w:color w:val="D4D4D4"/>
                      <w:sz w:val="39"/>
                      <w:szCs w:val="39"/>
                    </w:rPr>
                  </w:rPrChange>
                </w:rPr>
                <w:t>xhr.send(null);</w:t>
              </w:r>
            </w:ins>
          </w:p>
        </w:tc>
      </w:tr>
    </w:tbl>
    <w:p w14:paraId="55BDB966" w14:textId="1A45868E" w:rsidR="0092645C" w:rsidRPr="00B375CE" w:rsidRDefault="0063245F">
      <w:pPr>
        <w:pStyle w:val="Caption"/>
        <w:rPr>
          <w:ins w:id="1061" w:author="ditaoktaria" w:date="2015-06-24T11:37:00Z"/>
        </w:rPr>
        <w:pPrChange w:id="1062" w:author="ditaoktaria" w:date="2015-07-01T14:15:00Z">
          <w:pPr/>
        </w:pPrChange>
      </w:pPr>
      <w:bookmarkStart w:id="1063" w:name="_Toc297381547"/>
      <w:ins w:id="1064" w:author="ditaoktaria" w:date="2015-07-01T14:15:00Z">
        <w:r>
          <w:t xml:space="preserve">Kode 2. </w:t>
        </w:r>
        <w:r>
          <w:fldChar w:fldCharType="begin"/>
        </w:r>
        <w:r>
          <w:instrText xml:space="preserve"> SEQ Kode_2. \* ARABIC </w:instrText>
        </w:r>
      </w:ins>
      <w:r>
        <w:fldChar w:fldCharType="separate"/>
      </w:r>
      <w:ins w:id="1065" w:author="ditaoktaria" w:date="2015-07-29T10:19:00Z">
        <w:r w:rsidR="006819DC">
          <w:rPr>
            <w:noProof/>
          </w:rPr>
          <w:t>4</w:t>
        </w:r>
      </w:ins>
      <w:ins w:id="1066" w:author="ditaoktaria" w:date="2015-07-01T14:15:00Z">
        <w:r>
          <w:fldChar w:fldCharType="end"/>
        </w:r>
        <w:r>
          <w:t xml:space="preserve"> </w:t>
        </w:r>
      </w:ins>
      <w:ins w:id="1067" w:author="ditaoktaria" w:date="2015-07-01T14:16:00Z">
        <w:r>
          <w:rPr>
            <w:b w:val="0"/>
          </w:rPr>
          <w:t>Penggunaan XHR2 pada PDF.js</w:t>
        </w:r>
      </w:ins>
      <w:bookmarkEnd w:id="1063"/>
    </w:p>
    <w:p w14:paraId="7367829D" w14:textId="02296E86" w:rsidR="008E799A" w:rsidRDefault="00FC5A1D">
      <w:pPr>
        <w:pStyle w:val="ListParagraph"/>
        <w:numPr>
          <w:ilvl w:val="0"/>
          <w:numId w:val="76"/>
        </w:numPr>
        <w:tabs>
          <w:tab w:val="left" w:pos="709"/>
        </w:tabs>
        <w:ind w:left="709"/>
        <w:rPr>
          <w:ins w:id="1068" w:author="ditaoktaria" w:date="2015-07-01T14:19:00Z"/>
        </w:rPr>
        <w:pPrChange w:id="1069" w:author="ditaoktaria" w:date="2015-07-01T14:19:00Z">
          <w:pPr/>
        </w:pPrChange>
      </w:pPr>
      <w:ins w:id="1070" w:author="ditaoktaria" w:date="2015-06-28T20:05:00Z">
        <w:r>
          <w:t>Membuat sebuah dokumen PDF yang baru.</w:t>
        </w:r>
      </w:ins>
    </w:p>
    <w:p w14:paraId="207C09B8" w14:textId="4060B96E" w:rsidR="008E799A" w:rsidRDefault="008E799A">
      <w:pPr>
        <w:pStyle w:val="ListParagraph"/>
        <w:numPr>
          <w:ilvl w:val="0"/>
          <w:numId w:val="76"/>
        </w:numPr>
        <w:tabs>
          <w:tab w:val="left" w:pos="709"/>
        </w:tabs>
        <w:ind w:left="709"/>
        <w:rPr>
          <w:ins w:id="1071" w:author="ditaoktaria" w:date="2015-06-28T20:14:00Z"/>
        </w:rPr>
        <w:pPrChange w:id="1072" w:author="ditaoktaria" w:date="2015-07-01T14:20:00Z">
          <w:pPr/>
        </w:pPrChange>
      </w:pPr>
      <w:ins w:id="1073" w:author="ditaoktaria" w:date="2015-06-28T20:14:00Z">
        <w:r>
          <w:t>Menentukan halaman dengan perintah seperti</w:t>
        </w:r>
        <w:r w:rsidR="00CB06A0">
          <w:t xml:space="preserve"> yang ditunjukkan pada Kode 2.5.</w:t>
        </w:r>
      </w:ins>
    </w:p>
    <w:tbl>
      <w:tblPr>
        <w:tblStyle w:val="TableGrid"/>
        <w:tblW w:w="0" w:type="auto"/>
        <w:tblInd w:w="534" w:type="dxa"/>
        <w:tblLook w:val="04A0" w:firstRow="1" w:lastRow="0" w:firstColumn="1" w:lastColumn="0" w:noHBand="0" w:noVBand="1"/>
        <w:tblPrChange w:id="1074" w:author="ditaoktaria" w:date="2015-07-01T14:22:00Z">
          <w:tblPr>
            <w:tblStyle w:val="TableGrid"/>
            <w:tblW w:w="0" w:type="auto"/>
            <w:tblLook w:val="04A0" w:firstRow="1" w:lastRow="0" w:firstColumn="1" w:lastColumn="0" w:noHBand="0" w:noVBand="1"/>
          </w:tblPr>
        </w:tblPrChange>
      </w:tblPr>
      <w:tblGrid>
        <w:gridCol w:w="7087"/>
        <w:tblGridChange w:id="1075">
          <w:tblGrid>
            <w:gridCol w:w="8158"/>
          </w:tblGrid>
        </w:tblGridChange>
      </w:tblGrid>
      <w:tr w:rsidR="008E799A" w14:paraId="2D64D47E" w14:textId="77777777" w:rsidTr="00CB06A0">
        <w:trPr>
          <w:ins w:id="1076" w:author="ditaoktaria" w:date="2015-06-28T20:14:00Z"/>
        </w:trPr>
        <w:tc>
          <w:tcPr>
            <w:tcW w:w="7087" w:type="dxa"/>
            <w:tcPrChange w:id="1077" w:author="ditaoktaria" w:date="2015-07-01T14:22:00Z">
              <w:tcPr>
                <w:tcW w:w="8158" w:type="dxa"/>
              </w:tcPr>
            </w:tcPrChange>
          </w:tcPr>
          <w:p w14:paraId="46866887" w14:textId="2DF1C7DF" w:rsidR="008E799A" w:rsidRPr="002867B9" w:rsidRDefault="008E799A">
            <w:pPr>
              <w:keepNext/>
              <w:ind w:firstLine="34"/>
              <w:rPr>
                <w:ins w:id="1078" w:author="ditaoktaria" w:date="2015-06-28T20:14:00Z"/>
                <w:rFonts w:ascii="Courier New" w:hAnsi="Courier New" w:cs="Courier New"/>
                <w:sz w:val="20"/>
                <w:szCs w:val="20"/>
                <w:rPrChange w:id="1079" w:author="ditaoktaria" w:date="2015-07-01T13:40:00Z">
                  <w:rPr>
                    <w:ins w:id="1080" w:author="ditaoktaria" w:date="2015-06-28T20:14:00Z"/>
                  </w:rPr>
                </w:rPrChange>
              </w:rPr>
              <w:pPrChange w:id="1081" w:author="ditaoktaria" w:date="2015-07-01T14:22:00Z">
                <w:pPr>
                  <w:ind w:firstLine="34"/>
                </w:pPr>
              </w:pPrChange>
            </w:pPr>
            <w:ins w:id="1082" w:author="ditaoktaria" w:date="2015-06-28T20:15:00Z">
              <w:r w:rsidRPr="002867B9">
                <w:rPr>
                  <w:rFonts w:ascii="Courier New" w:hAnsi="Courier New" w:cs="Courier New"/>
                  <w:sz w:val="20"/>
                  <w:szCs w:val="20"/>
                  <w:rPrChange w:id="1083" w:author="ditaoktaria" w:date="2015-07-01T13:40:00Z">
                    <w:rPr/>
                  </w:rPrChange>
                </w:rPr>
                <w:t>page = PDFDoc.getPage(N)</w:t>
              </w:r>
            </w:ins>
            <w:ins w:id="1084" w:author="ditaoktaria" w:date="2015-07-01T14:22:00Z">
              <w:r w:rsidR="00CB06A0">
                <w:rPr>
                  <w:rFonts w:ascii="Courier New" w:hAnsi="Courier New" w:cs="Courier New"/>
                  <w:sz w:val="20"/>
                  <w:szCs w:val="20"/>
                </w:rPr>
                <w:t>;</w:t>
              </w:r>
            </w:ins>
          </w:p>
        </w:tc>
      </w:tr>
    </w:tbl>
    <w:p w14:paraId="422E8C08" w14:textId="23EA08F4" w:rsidR="008E799A" w:rsidRPr="00B375CE" w:rsidRDefault="00CB06A0">
      <w:pPr>
        <w:pStyle w:val="Caption"/>
        <w:rPr>
          <w:ins w:id="1085" w:author="ditaoktaria" w:date="2015-06-28T20:14:00Z"/>
        </w:rPr>
        <w:pPrChange w:id="1086" w:author="ditaoktaria" w:date="2015-07-01T14:22:00Z">
          <w:pPr/>
        </w:pPrChange>
      </w:pPr>
      <w:bookmarkStart w:id="1087" w:name="_Toc297381548"/>
      <w:ins w:id="1088" w:author="ditaoktaria" w:date="2015-07-01T14:22:00Z">
        <w:r>
          <w:t xml:space="preserve">Kode 2. </w:t>
        </w:r>
        <w:r>
          <w:fldChar w:fldCharType="begin"/>
        </w:r>
        <w:r>
          <w:instrText xml:space="preserve"> SEQ Kode_2. \* ARABIC </w:instrText>
        </w:r>
      </w:ins>
      <w:r>
        <w:fldChar w:fldCharType="separate"/>
      </w:r>
      <w:ins w:id="1089" w:author="ditaoktaria" w:date="2015-07-29T10:19:00Z">
        <w:r w:rsidR="006819DC">
          <w:rPr>
            <w:noProof/>
          </w:rPr>
          <w:t>5</w:t>
        </w:r>
      </w:ins>
      <w:ins w:id="1090" w:author="ditaoktaria" w:date="2015-07-01T14:22:00Z">
        <w:r>
          <w:fldChar w:fldCharType="end"/>
        </w:r>
        <w:r>
          <w:t xml:space="preserve"> </w:t>
        </w:r>
        <w:r>
          <w:rPr>
            <w:b w:val="0"/>
          </w:rPr>
          <w:t>Penentuan Halaman</w:t>
        </w:r>
      </w:ins>
      <w:bookmarkEnd w:id="1087"/>
    </w:p>
    <w:p w14:paraId="5AE6C7F9" w14:textId="351C5D74" w:rsidR="00127A80" w:rsidRDefault="00E54736">
      <w:pPr>
        <w:pStyle w:val="ListParagraph"/>
        <w:numPr>
          <w:ilvl w:val="0"/>
          <w:numId w:val="76"/>
        </w:numPr>
        <w:ind w:left="709"/>
        <w:rPr>
          <w:ins w:id="1091" w:author="ditaoktaria" w:date="2015-06-24T15:58:00Z"/>
        </w:rPr>
        <w:pPrChange w:id="1092" w:author="ditaoktaria" w:date="2015-07-01T14:23:00Z">
          <w:pPr/>
        </w:pPrChange>
      </w:pPr>
      <w:ins w:id="1093" w:author="ditaoktaria" w:date="2015-06-28T15:47:00Z">
        <w:r>
          <w:t xml:space="preserve">Membuat sebuah </w:t>
        </w:r>
        <w:r w:rsidRPr="00CB06A0">
          <w:rPr>
            <w:i/>
          </w:rPr>
          <w:t>parser</w:t>
        </w:r>
        <w:r>
          <w:t>.</w:t>
        </w:r>
        <w:r w:rsidR="00220EA4">
          <w:t xml:space="preserve"> Seperti yang ditunjukkan oleh G</w:t>
        </w:r>
        <w:r>
          <w:t>ambar 2.</w:t>
        </w:r>
      </w:ins>
      <w:ins w:id="1094" w:author="ditaoktaria" w:date="2015-07-01T14:26:00Z">
        <w:r w:rsidR="00220EA4">
          <w:t>4</w:t>
        </w:r>
      </w:ins>
      <w:ins w:id="1095" w:author="ditaoktaria" w:date="2015-06-28T15:47:00Z">
        <w:r>
          <w:t xml:space="preserve">, binari data </w:t>
        </w:r>
      </w:ins>
      <w:ins w:id="1096" w:author="ditaoktaria" w:date="2015-06-28T20:15:00Z">
        <w:r w:rsidR="008E799A">
          <w:t xml:space="preserve">dari PDF </w:t>
        </w:r>
      </w:ins>
      <w:ins w:id="1097" w:author="ditaoktaria" w:date="2015-06-28T15:47:00Z">
        <w:r>
          <w:t>diubah ke dalam bentuk pohon.</w:t>
        </w:r>
      </w:ins>
      <w:ins w:id="1098" w:author="ditaoktaria" w:date="2015-06-24T16:26:00Z">
        <w:r w:rsidR="00D74359">
          <w:t xml:space="preserve"> </w:t>
        </w:r>
      </w:ins>
    </w:p>
    <w:p w14:paraId="7B5E215F" w14:textId="77777777" w:rsidR="00CB06A0" w:rsidRDefault="00231099">
      <w:pPr>
        <w:keepNext/>
        <w:ind w:firstLine="0"/>
        <w:jc w:val="center"/>
        <w:rPr>
          <w:ins w:id="1099" w:author="ditaoktaria" w:date="2015-07-01T14:24:00Z"/>
        </w:rPr>
        <w:pPrChange w:id="1100" w:author="ditaoktaria" w:date="2015-07-01T14:24:00Z">
          <w:pPr>
            <w:ind w:firstLine="0"/>
            <w:jc w:val="center"/>
          </w:pPr>
        </w:pPrChange>
      </w:pPr>
      <w:ins w:id="1101" w:author="ditaoktaria" w:date="2015-06-24T15:59:00Z">
        <w:r>
          <w:rPr>
            <w:noProof/>
          </w:rPr>
          <w:lastRenderedPageBreak/>
          <w:drawing>
            <wp:inline distT="0" distB="0" distL="0" distR="0" wp14:anchorId="1193929D" wp14:editId="064E6BE1">
              <wp:extent cx="3474788" cy="275375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4 at 3.58.27 PM.png"/>
                      <pic:cNvPicPr/>
                    </pic:nvPicPr>
                    <pic:blipFill>
                      <a:blip r:embed="rId24">
                        <a:extLst>
                          <a:ext uri="{28A0092B-C50C-407E-A947-70E740481C1C}">
                            <a14:useLocalDpi xmlns:a14="http://schemas.microsoft.com/office/drawing/2010/main" val="0"/>
                          </a:ext>
                        </a:extLst>
                      </a:blip>
                      <a:stretch>
                        <a:fillRect/>
                      </a:stretch>
                    </pic:blipFill>
                    <pic:spPr>
                      <a:xfrm>
                        <a:off x="0" y="0"/>
                        <a:ext cx="3475391" cy="2754232"/>
                      </a:xfrm>
                      <a:prstGeom prst="rect">
                        <a:avLst/>
                      </a:prstGeom>
                    </pic:spPr>
                  </pic:pic>
                </a:graphicData>
              </a:graphic>
            </wp:inline>
          </w:drawing>
        </w:r>
      </w:ins>
    </w:p>
    <w:p w14:paraId="6C6C1634" w14:textId="71A2FCB2" w:rsidR="00231099" w:rsidRPr="00B375CE" w:rsidRDefault="00CB06A0">
      <w:pPr>
        <w:pStyle w:val="Caption"/>
        <w:rPr>
          <w:ins w:id="1102" w:author="ditaoktaria" w:date="2015-06-24T11:37:00Z"/>
        </w:rPr>
        <w:pPrChange w:id="1103" w:author="ditaoktaria" w:date="2015-07-01T14:24:00Z">
          <w:pPr>
            <w:ind w:firstLine="0"/>
          </w:pPr>
        </w:pPrChange>
      </w:pPr>
      <w:bookmarkStart w:id="1104" w:name="_Toc297381284"/>
      <w:ins w:id="1105" w:author="ditaoktaria" w:date="2015-07-01T14:24:00Z">
        <w:r>
          <w:t xml:space="preserve">Gambar 2. </w:t>
        </w:r>
        <w:r>
          <w:fldChar w:fldCharType="begin"/>
        </w:r>
        <w:r>
          <w:instrText xml:space="preserve"> SEQ Gambar_2. \* ARABIC </w:instrText>
        </w:r>
      </w:ins>
      <w:r>
        <w:fldChar w:fldCharType="separate"/>
      </w:r>
      <w:ins w:id="1106" w:author="ditaoktaria" w:date="2015-07-29T10:19:00Z">
        <w:r w:rsidR="006819DC">
          <w:rPr>
            <w:noProof/>
          </w:rPr>
          <w:t>4</w:t>
        </w:r>
      </w:ins>
      <w:ins w:id="1107" w:author="ditaoktaria" w:date="2015-07-01T14:24:00Z">
        <w:r>
          <w:fldChar w:fldCharType="end"/>
        </w:r>
        <w:r>
          <w:t xml:space="preserve"> </w:t>
        </w:r>
      </w:ins>
      <w:ins w:id="1108" w:author="ditaoktaria" w:date="2015-07-01T14:25:00Z">
        <w:r>
          <w:rPr>
            <w:b w:val="0"/>
          </w:rPr>
          <w:t>Garis Besar Proses pada PDF.js</w:t>
        </w:r>
      </w:ins>
      <w:bookmarkEnd w:id="1104"/>
    </w:p>
    <w:p w14:paraId="523963E5" w14:textId="33818DA7" w:rsidR="008E799A" w:rsidRDefault="00C11AA2">
      <w:pPr>
        <w:pStyle w:val="ListParagraph"/>
        <w:numPr>
          <w:ilvl w:val="0"/>
          <w:numId w:val="76"/>
        </w:numPr>
        <w:ind w:left="709"/>
        <w:rPr>
          <w:ins w:id="1109" w:author="ditaoktaria" w:date="2015-06-28T20:11:00Z"/>
        </w:rPr>
        <w:pPrChange w:id="1110" w:author="ditaoktaria" w:date="2015-07-01T14:27:00Z">
          <w:pPr/>
        </w:pPrChange>
      </w:pPr>
      <w:ins w:id="1111" w:author="ditaoktaria" w:date="2015-06-28T16:28:00Z">
        <w:r>
          <w:t>Kemudia</w:t>
        </w:r>
      </w:ins>
      <w:ins w:id="1112" w:author="ditaoktaria" w:date="2015-06-28T17:11:00Z">
        <w:r w:rsidR="005563DF">
          <w:t xml:space="preserve">n </w:t>
        </w:r>
      </w:ins>
      <w:ins w:id="1113" w:author="ditaoktaria" w:date="2015-06-28T20:10:00Z">
        <w:r w:rsidR="00FC5A1D">
          <w:t>objek-objek diproses untuk</w:t>
        </w:r>
      </w:ins>
      <w:ins w:id="1114" w:author="ditaoktaria" w:date="2015-06-28T19:08:00Z">
        <w:r w:rsidR="00E80AB9">
          <w:t xml:space="preserve"> digambar pada canvas HTML5. </w:t>
        </w:r>
      </w:ins>
      <w:ins w:id="1115" w:author="ditaoktaria" w:date="2015-06-28T20:11:00Z">
        <w:r w:rsidR="008E799A">
          <w:t>Proses ini dimulai dengan membaca perintah-perintah yang terdapat pada</w:t>
        </w:r>
      </w:ins>
      <w:ins w:id="1116" w:author="ditaoktaria" w:date="2015-06-28T20:12:00Z">
        <w:r w:rsidR="008E799A">
          <w:t xml:space="preserve"> </w:t>
        </w:r>
        <w:r w:rsidR="008E799A" w:rsidRPr="00220EA4">
          <w:rPr>
            <w:i/>
            <w:rPrChange w:id="1117" w:author="ditaoktaria" w:date="2015-07-01T14:27:00Z">
              <w:rPr/>
            </w:rPrChange>
          </w:rPr>
          <w:t>Partial Evaluator</w:t>
        </w:r>
        <w:r w:rsidR="001A46B9">
          <w:t xml:space="preserve"> seperti yang ditunjukkan pada Gambar 2.5.</w:t>
        </w:r>
      </w:ins>
    </w:p>
    <w:p w14:paraId="4CEF3795" w14:textId="77777777" w:rsidR="00220EA4" w:rsidRDefault="008E799A">
      <w:pPr>
        <w:keepNext/>
        <w:jc w:val="center"/>
        <w:rPr>
          <w:ins w:id="1118" w:author="ditaoktaria" w:date="2015-07-01T14:27:00Z"/>
        </w:rPr>
        <w:pPrChange w:id="1119" w:author="ditaoktaria" w:date="2015-07-01T14:27:00Z">
          <w:pPr>
            <w:jc w:val="center"/>
          </w:pPr>
        </w:pPrChange>
      </w:pPr>
      <w:ins w:id="1120" w:author="ditaoktaria" w:date="2015-06-28T20:11:00Z">
        <w:r w:rsidRPr="002C17B7">
          <w:rPr>
            <w:noProof/>
          </w:rPr>
          <w:drawing>
            <wp:inline distT="0" distB="0" distL="0" distR="0" wp14:anchorId="17D6B16F" wp14:editId="1732707C">
              <wp:extent cx="3425661" cy="255954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4 at 4.14.34 PM.png"/>
                      <pic:cNvPicPr/>
                    </pic:nvPicPr>
                    <pic:blipFill>
                      <a:blip r:embed="rId25">
                        <a:extLst>
                          <a:ext uri="{28A0092B-C50C-407E-A947-70E740481C1C}">
                            <a14:useLocalDpi xmlns:a14="http://schemas.microsoft.com/office/drawing/2010/main" val="0"/>
                          </a:ext>
                        </a:extLst>
                      </a:blip>
                      <a:stretch>
                        <a:fillRect/>
                      </a:stretch>
                    </pic:blipFill>
                    <pic:spPr>
                      <a:xfrm>
                        <a:off x="0" y="0"/>
                        <a:ext cx="3426188" cy="2559934"/>
                      </a:xfrm>
                      <a:prstGeom prst="rect">
                        <a:avLst/>
                      </a:prstGeom>
                    </pic:spPr>
                  </pic:pic>
                </a:graphicData>
              </a:graphic>
            </wp:inline>
          </w:drawing>
        </w:r>
      </w:ins>
    </w:p>
    <w:p w14:paraId="45DADD07" w14:textId="3558B1DA" w:rsidR="008E799A" w:rsidRPr="00B375CE" w:rsidRDefault="00220EA4">
      <w:pPr>
        <w:pStyle w:val="Caption"/>
        <w:rPr>
          <w:ins w:id="1121" w:author="ditaoktaria" w:date="2015-06-28T20:11:00Z"/>
        </w:rPr>
        <w:pPrChange w:id="1122" w:author="ditaoktaria" w:date="2015-07-01T14:27:00Z">
          <w:pPr/>
        </w:pPrChange>
      </w:pPr>
      <w:bookmarkStart w:id="1123" w:name="_Toc297381285"/>
      <w:ins w:id="1124" w:author="ditaoktaria" w:date="2015-07-01T14:27:00Z">
        <w:r>
          <w:t xml:space="preserve">Gambar 2. </w:t>
        </w:r>
        <w:r>
          <w:fldChar w:fldCharType="begin"/>
        </w:r>
        <w:r>
          <w:instrText xml:space="preserve"> SEQ Gambar_2. \* ARABIC </w:instrText>
        </w:r>
      </w:ins>
      <w:r>
        <w:fldChar w:fldCharType="separate"/>
      </w:r>
      <w:ins w:id="1125" w:author="ditaoktaria" w:date="2015-07-29T10:19:00Z">
        <w:r w:rsidR="006819DC">
          <w:rPr>
            <w:noProof/>
          </w:rPr>
          <w:t>5</w:t>
        </w:r>
      </w:ins>
      <w:ins w:id="1126" w:author="ditaoktaria" w:date="2015-07-01T14:27:00Z">
        <w:r>
          <w:fldChar w:fldCharType="end"/>
        </w:r>
        <w:r>
          <w:t xml:space="preserve"> </w:t>
        </w:r>
      </w:ins>
      <w:ins w:id="1127" w:author="ditaoktaria" w:date="2015-07-01T14:33:00Z">
        <w:r w:rsidR="001A46B9" w:rsidRPr="001A46B9">
          <w:rPr>
            <w:b w:val="0"/>
            <w:rPrChange w:id="1128" w:author="ditaoktaria" w:date="2015-07-01T14:33:00Z">
              <w:rPr/>
            </w:rPrChange>
          </w:rPr>
          <w:t>Proses</w:t>
        </w:r>
        <w:r w:rsidR="001A46B9">
          <w:t xml:space="preserve"> </w:t>
        </w:r>
      </w:ins>
      <w:ins w:id="1129" w:author="ditaoktaria" w:date="2015-07-01T14:31:00Z">
        <w:r w:rsidR="001A46B9" w:rsidRPr="001A46B9">
          <w:rPr>
            <w:b w:val="0"/>
            <w:i/>
            <w:rPrChange w:id="1130" w:author="ditaoktaria" w:date="2015-07-01T14:33:00Z">
              <w:rPr>
                <w:b/>
              </w:rPr>
            </w:rPrChange>
          </w:rPr>
          <w:t>Partial Evaluator</w:t>
        </w:r>
      </w:ins>
      <w:bookmarkEnd w:id="1123"/>
    </w:p>
    <w:p w14:paraId="1D8BEE5F" w14:textId="0684BAF4" w:rsidR="00C12651" w:rsidRDefault="00425180">
      <w:pPr>
        <w:pStyle w:val="ListParagraph"/>
        <w:numPr>
          <w:ilvl w:val="0"/>
          <w:numId w:val="76"/>
        </w:numPr>
        <w:ind w:left="709"/>
        <w:rPr>
          <w:ins w:id="1131" w:author="ditaoktaria" w:date="2015-06-24T15:52:00Z"/>
        </w:rPr>
        <w:pPrChange w:id="1132" w:author="ditaoktaria" w:date="2015-07-01T14:34:00Z">
          <w:pPr>
            <w:ind w:firstLine="709"/>
          </w:pPr>
        </w:pPrChange>
      </w:pPr>
      <w:ins w:id="1133" w:author="ditaoktaria" w:date="2015-06-28T19:08:00Z">
        <w:r>
          <w:t>Kode 2.6</w:t>
        </w:r>
        <w:r w:rsidR="00E80AB9">
          <w:t xml:space="preserve"> menunjukkan contoh penggunaan fungsi canvas. Fungsi pada kode tersebut berfungsi untuk membuat sebuah segi empat dengan panjang sisi 4 x 5</w:t>
        </w:r>
      </w:ins>
      <w:ins w:id="1134" w:author="ditaoktaria" w:date="2015-06-28T19:10:00Z">
        <w:r w:rsidR="00E80AB9">
          <w:t xml:space="preserve"> x 10 x 10. </w:t>
        </w:r>
      </w:ins>
    </w:p>
    <w:tbl>
      <w:tblPr>
        <w:tblStyle w:val="TableGrid"/>
        <w:tblW w:w="0" w:type="auto"/>
        <w:tblInd w:w="675" w:type="dxa"/>
        <w:tblLook w:val="04A0" w:firstRow="1" w:lastRow="0" w:firstColumn="1" w:lastColumn="0" w:noHBand="0" w:noVBand="1"/>
        <w:tblPrChange w:id="1135" w:author="ditaoktaria" w:date="2015-07-01T14:36:00Z">
          <w:tblPr>
            <w:tblStyle w:val="TableGrid"/>
            <w:tblW w:w="0" w:type="auto"/>
            <w:tblInd w:w="392" w:type="dxa"/>
            <w:tblLook w:val="04A0" w:firstRow="1" w:lastRow="0" w:firstColumn="1" w:lastColumn="0" w:noHBand="0" w:noVBand="1"/>
          </w:tblPr>
        </w:tblPrChange>
      </w:tblPr>
      <w:tblGrid>
        <w:gridCol w:w="6946"/>
        <w:tblGridChange w:id="1136">
          <w:tblGrid>
            <w:gridCol w:w="6946"/>
          </w:tblGrid>
        </w:tblGridChange>
      </w:tblGrid>
      <w:tr w:rsidR="00256463" w14:paraId="5921A6CD" w14:textId="77777777" w:rsidTr="001A46B9">
        <w:trPr>
          <w:trHeight w:val="699"/>
          <w:ins w:id="1137" w:author="ditaoktaria" w:date="2015-06-24T15:53:00Z"/>
        </w:trPr>
        <w:tc>
          <w:tcPr>
            <w:tcW w:w="6946" w:type="dxa"/>
            <w:tcPrChange w:id="1138" w:author="ditaoktaria" w:date="2015-07-01T14:36:00Z">
              <w:tcPr>
                <w:tcW w:w="6946" w:type="dxa"/>
              </w:tcPr>
            </w:tcPrChange>
          </w:tcPr>
          <w:p w14:paraId="26760932" w14:textId="77777777" w:rsidR="00256463" w:rsidRPr="00256463" w:rsidRDefault="00256463" w:rsidP="00C12651">
            <w:pPr>
              <w:keepNext/>
              <w:keepLines/>
              <w:spacing w:before="200"/>
              <w:ind w:firstLine="0"/>
              <w:outlineLvl w:val="3"/>
              <w:rPr>
                <w:ins w:id="1139" w:author="ditaoktaria" w:date="2015-06-24T15:54:00Z"/>
                <w:rFonts w:ascii="Times" w:hAnsi="Times" w:cs="Times"/>
                <w:color w:val="45423A"/>
                <w:sz w:val="22"/>
                <w:rPrChange w:id="1140" w:author="ditaoktaria" w:date="2015-06-24T15:54:00Z">
                  <w:rPr>
                    <w:ins w:id="1141" w:author="ditaoktaria" w:date="2015-06-24T15:54:00Z"/>
                    <w:rFonts w:ascii="Times" w:eastAsia="Times New Roman" w:hAnsi="Times" w:cs="Times"/>
                    <w:b/>
                    <w:iCs/>
                    <w:color w:val="45423A"/>
                    <w:sz w:val="71"/>
                    <w:szCs w:val="71"/>
                  </w:rPr>
                </w:rPrChange>
              </w:rPr>
            </w:pPr>
            <w:ins w:id="1142" w:author="ditaoktaria" w:date="2015-06-24T15:54:00Z">
              <w:r w:rsidRPr="00256463">
                <w:rPr>
                  <w:rFonts w:ascii="Times" w:hAnsi="Times" w:cs="Times"/>
                  <w:color w:val="45423A"/>
                  <w:sz w:val="22"/>
                  <w:rPrChange w:id="1143" w:author="ditaoktaria" w:date="2015-06-24T15:54:00Z">
                    <w:rPr>
                      <w:rFonts w:ascii="Times" w:hAnsi="Times" w:cs="Times"/>
                      <w:color w:val="45423A"/>
                      <w:sz w:val="71"/>
                      <w:szCs w:val="71"/>
                    </w:rPr>
                  </w:rPrChange>
                </w:rPr>
                <w:lastRenderedPageBreak/>
                <w:t>'4 5 10 10 re' =&gt;</w:t>
              </w:r>
            </w:ins>
          </w:p>
          <w:p w14:paraId="570AEC8C" w14:textId="194B91C4" w:rsidR="00256463" w:rsidRPr="006550CB" w:rsidRDefault="00256463">
            <w:pPr>
              <w:keepNext/>
              <w:ind w:firstLine="0"/>
              <w:jc w:val="center"/>
              <w:rPr>
                <w:ins w:id="1144" w:author="ditaoktaria" w:date="2015-06-24T15:53:00Z"/>
                <w:rFonts w:ascii="Courier New" w:hAnsi="Courier New" w:cs="Courier New"/>
                <w:color w:val="000000" w:themeColor="text1"/>
                <w:sz w:val="20"/>
                <w:szCs w:val="20"/>
                <w:rPrChange w:id="1145" w:author="ditaoktaria" w:date="2015-07-06T17:10:00Z">
                  <w:rPr>
                    <w:ins w:id="1146" w:author="ditaoktaria" w:date="2015-06-24T15:53:00Z"/>
                  </w:rPr>
                </w:rPrChange>
              </w:rPr>
              <w:pPrChange w:id="1147" w:author="ditaoktaria" w:date="2015-07-01T14:35:00Z">
                <w:pPr>
                  <w:ind w:firstLine="0"/>
                </w:pPr>
              </w:pPrChange>
            </w:pPr>
            <w:ins w:id="1148" w:author="ditaoktaria" w:date="2015-06-24T15:53:00Z">
              <w:r w:rsidRPr="006550CB">
                <w:rPr>
                  <w:rFonts w:ascii="Courier New" w:hAnsi="Courier New" w:cs="Courier New"/>
                  <w:color w:val="000000" w:themeColor="text1"/>
                  <w:sz w:val="20"/>
                  <w:szCs w:val="20"/>
                  <w:rPrChange w:id="1149" w:author="ditaoktaria" w:date="2015-07-06T17:10:00Z">
                    <w:rPr>
                      <w:rFonts w:ascii="Courier" w:hAnsi="Courier" w:cs="Courier"/>
                      <w:color w:val="D4D4D4"/>
                      <w:sz w:val="39"/>
                      <w:szCs w:val="39"/>
                    </w:rPr>
                  </w:rPrChange>
                </w:rPr>
                <w:t>ctx.rect(4, 5, 10, 10);</w:t>
              </w:r>
            </w:ins>
          </w:p>
        </w:tc>
      </w:tr>
    </w:tbl>
    <w:p w14:paraId="6ABA04F1" w14:textId="155F4520" w:rsidR="00256463" w:rsidRPr="00B375CE" w:rsidRDefault="001A46B9">
      <w:pPr>
        <w:pStyle w:val="Caption"/>
        <w:rPr>
          <w:ins w:id="1150" w:author="ditaoktaria" w:date="2015-06-24T11:37:00Z"/>
        </w:rPr>
        <w:pPrChange w:id="1151" w:author="ditaoktaria" w:date="2015-07-01T14:35:00Z">
          <w:pPr/>
        </w:pPrChange>
      </w:pPr>
      <w:bookmarkStart w:id="1152" w:name="_Toc297381549"/>
      <w:ins w:id="1153" w:author="ditaoktaria" w:date="2015-07-01T14:35:00Z">
        <w:r>
          <w:t xml:space="preserve">Kode 2. </w:t>
        </w:r>
        <w:r>
          <w:fldChar w:fldCharType="begin"/>
        </w:r>
        <w:r>
          <w:instrText xml:space="preserve"> SEQ Kode_2. \* ARABIC </w:instrText>
        </w:r>
      </w:ins>
      <w:r>
        <w:fldChar w:fldCharType="separate"/>
      </w:r>
      <w:ins w:id="1154" w:author="ditaoktaria" w:date="2015-07-29T10:19:00Z">
        <w:r w:rsidR="006819DC">
          <w:rPr>
            <w:noProof/>
          </w:rPr>
          <w:t>6</w:t>
        </w:r>
      </w:ins>
      <w:ins w:id="1155" w:author="ditaoktaria" w:date="2015-07-01T14:35:00Z">
        <w:r>
          <w:fldChar w:fldCharType="end"/>
        </w:r>
        <w:r>
          <w:t xml:space="preserve"> </w:t>
        </w:r>
        <w:r>
          <w:rPr>
            <w:b w:val="0"/>
          </w:rPr>
          <w:t>Contoh Penggunaan Fungsi Canvas</w:t>
        </w:r>
      </w:ins>
      <w:bookmarkEnd w:id="1152"/>
    </w:p>
    <w:p w14:paraId="666F88FA" w14:textId="77777777" w:rsidR="00C12651" w:rsidRDefault="00C12651">
      <w:pPr>
        <w:rPr>
          <w:ins w:id="1156" w:author="ditaoktaria" w:date="2015-06-23T20:18:00Z"/>
        </w:rPr>
        <w:pPrChange w:id="1157" w:author="ditaoktaria oktaria" w:date="2015-04-20T10:44:00Z">
          <w:pPr>
            <w:pStyle w:val="Caption"/>
          </w:pPr>
        </w:pPrChange>
      </w:pPr>
    </w:p>
    <w:p w14:paraId="7FD1967B" w14:textId="1B194619" w:rsidR="00F71FFE" w:rsidRDefault="00F71FFE">
      <w:pPr>
        <w:rPr>
          <w:ins w:id="1158" w:author="ditaoktaria" w:date="2015-06-23T20:31:00Z"/>
        </w:rPr>
        <w:pPrChange w:id="1159" w:author="ditaoktaria oktaria" w:date="2015-04-20T10:44:00Z">
          <w:pPr>
            <w:pStyle w:val="Caption"/>
          </w:pPr>
        </w:pPrChange>
      </w:pPr>
    </w:p>
    <w:p w14:paraId="7CA81820" w14:textId="3143BE9F" w:rsidR="00333D5D" w:rsidRPr="00C93CA2" w:rsidDel="00901683" w:rsidRDefault="00993A31">
      <w:pPr>
        <w:rPr>
          <w:del w:id="1160" w:author="ditaoktaria" w:date="2015-06-24T11:48:00Z"/>
        </w:rPr>
        <w:pPrChange w:id="1161" w:author="ditaoktaria oktaria" w:date="2015-04-20T10:44:00Z">
          <w:pPr>
            <w:pStyle w:val="Caption"/>
          </w:pPr>
        </w:pPrChange>
      </w:pPr>
      <w:del w:id="1162" w:author="ditaoktaria" w:date="2015-06-24T11:48:00Z">
        <w:r w:rsidDel="00901683">
          <w:delText xml:space="preserve">VieverJS adalah sebuah </w:delText>
        </w:r>
        <w:r w:rsidDel="00901683">
          <w:rPr>
            <w:i/>
          </w:rPr>
          <w:delText xml:space="preserve">opensource library </w:delText>
        </w:r>
        <w:r w:rsidDel="00901683">
          <w:delText xml:space="preserve">yang digunakan untuk menjalankan </w:delText>
        </w:r>
        <w:r w:rsidDel="00901683">
          <w:rPr>
            <w:i/>
          </w:rPr>
          <w:delText xml:space="preserve">file </w:delText>
        </w:r>
        <w:r w:rsidDel="00901683">
          <w:delText xml:space="preserve">presentasi dalam sebuah halaman web. </w:delText>
        </w:r>
        <w:r w:rsidR="00855127" w:rsidDel="00901683">
          <w:delText xml:space="preserve">Format </w:delText>
        </w:r>
        <w:r w:rsidR="00855127" w:rsidDel="00901683">
          <w:rPr>
            <w:i/>
          </w:rPr>
          <w:delText xml:space="preserve">file </w:delText>
        </w:r>
        <w:r w:rsidR="00855127" w:rsidDel="00901683">
          <w:delText>yang dapat dijalankan dengan ViewerJS adalah ODT, ODP, ODS, dan PDF</w:delText>
        </w:r>
        <w:r w:rsidR="0011275E" w:rsidDel="00901683">
          <w:delText xml:space="preserve"> [VJS-15]</w:delText>
        </w:r>
        <w:r w:rsidR="00855127" w:rsidDel="00901683">
          <w:delText>.</w:delText>
        </w:r>
        <w:r w:rsidR="00C93CA2" w:rsidDel="00901683">
          <w:delText xml:space="preserve"> Tampilan </w:delText>
        </w:r>
        <w:r w:rsidR="00C93CA2" w:rsidDel="00901683">
          <w:rPr>
            <w:i/>
          </w:rPr>
          <w:delText xml:space="preserve">file </w:delText>
        </w:r>
        <w:r w:rsidR="00C93CA2" w:rsidDel="00901683">
          <w:delText>PDF dengan menggunakan ViewerJS ditunjukkan pada Gambar 2.2.</w:delText>
        </w:r>
      </w:del>
    </w:p>
    <w:p w14:paraId="6AD416C6" w14:textId="27251D98" w:rsidR="00F81216" w:rsidDel="00901683" w:rsidRDefault="00993A31">
      <w:pPr>
        <w:keepNext/>
        <w:rPr>
          <w:del w:id="1163" w:author="ditaoktaria" w:date="2015-06-24T11:48:00Z"/>
        </w:rPr>
        <w:pPrChange w:id="1164" w:author="ditaoktaria oktaria" w:date="2015-04-20T11:34:00Z">
          <w:pPr/>
        </w:pPrChange>
      </w:pPr>
      <w:del w:id="1165" w:author="ditaoktaria" w:date="2015-06-24T11:48:00Z">
        <w:r w:rsidDel="00901683">
          <w:delText xml:space="preserve"> </w:delText>
        </w:r>
        <w:r w:rsidR="00F81216" w:rsidDel="00901683">
          <w:rPr>
            <w:noProof/>
          </w:rPr>
          <w:drawing>
            <wp:inline distT="0" distB="0" distL="0" distR="0" wp14:anchorId="176512AD" wp14:editId="3485394F">
              <wp:extent cx="3693738" cy="2931361"/>
              <wp:effectExtent l="0" t="0" r="0" b="0"/>
              <wp:docPr id="17" name="Picture 17" descr="Server HD:Users:ditaoktaria:Dropbox:skripsi:Screen Shot 2015-04-20 at 10.5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HD:Users:ditaoktaria:Dropbox:skripsi:Screen Shot 2015-04-20 at 10.52.25 AM.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694432" cy="2931912"/>
                      </a:xfrm>
                      <a:prstGeom prst="rect">
                        <a:avLst/>
                      </a:prstGeom>
                      <a:noFill/>
                      <a:ln>
                        <a:noFill/>
                      </a:ln>
                    </pic:spPr>
                  </pic:pic>
                </a:graphicData>
              </a:graphic>
            </wp:inline>
          </w:drawing>
        </w:r>
      </w:del>
    </w:p>
    <w:p w14:paraId="56FC9DAF" w14:textId="2FEA3930" w:rsidR="00C93CA2" w:rsidDel="00901683" w:rsidRDefault="00F81216" w:rsidP="00C93CA2">
      <w:pPr>
        <w:pStyle w:val="Caption"/>
        <w:rPr>
          <w:del w:id="1166" w:author="ditaoktaria" w:date="2015-06-24T11:48:00Z"/>
        </w:rPr>
      </w:pPr>
      <w:del w:id="1167" w:author="ditaoktaria" w:date="2015-06-24T11:48:00Z">
        <w:r w:rsidDel="00901683">
          <w:delText xml:space="preserve">Gambar 2. </w:delText>
        </w:r>
        <w:r w:rsidR="00A47232" w:rsidDel="00901683">
          <w:rPr>
            <w:b w:val="0"/>
            <w:iCs w:val="0"/>
          </w:rPr>
          <w:fldChar w:fldCharType="begin"/>
        </w:r>
        <w:r w:rsidR="00A47232" w:rsidDel="00901683">
          <w:delInstrText xml:space="preserve"> SEQ Gambar_2. \* ARABIC </w:delInstrText>
        </w:r>
        <w:r w:rsidR="00A47232" w:rsidDel="00901683">
          <w:rPr>
            <w:b w:val="0"/>
            <w:iCs w:val="0"/>
          </w:rPr>
          <w:fldChar w:fldCharType="separate"/>
        </w:r>
        <w:r w:rsidDel="00901683">
          <w:rPr>
            <w:noProof/>
          </w:rPr>
          <w:delText>2</w:delText>
        </w:r>
        <w:r w:rsidR="00A47232" w:rsidDel="00901683">
          <w:rPr>
            <w:b w:val="0"/>
            <w:iCs w:val="0"/>
            <w:noProof/>
          </w:rPr>
          <w:fldChar w:fldCharType="end"/>
        </w:r>
        <w:r w:rsidDel="00901683">
          <w:delText xml:space="preserve"> </w:delText>
        </w:r>
        <w:r w:rsidRPr="003D53C2" w:rsidDel="00901683">
          <w:rPr>
            <w:b w:val="0"/>
            <w:iCs w:val="0"/>
          </w:rPr>
          <w:delText xml:space="preserve">Contoh tampilan </w:delText>
        </w:r>
        <w:r w:rsidR="00C93CA2" w:rsidRPr="003D53C2" w:rsidDel="00901683">
          <w:rPr>
            <w:b w:val="0"/>
            <w:iCs w:val="0"/>
          </w:rPr>
          <w:delText>ViewerJS</w:delText>
        </w:r>
      </w:del>
    </w:p>
    <w:p w14:paraId="7139E2ED" w14:textId="1C3E09B4" w:rsidR="00C93CA2" w:rsidRPr="00DC45F0" w:rsidDel="00901683" w:rsidRDefault="00C93CA2">
      <w:pPr>
        <w:rPr>
          <w:del w:id="1168" w:author="ditaoktaria" w:date="2015-06-24T11:48:00Z"/>
        </w:rPr>
        <w:pPrChange w:id="1169" w:author="ditaoktaria oktaria" w:date="2015-04-20T13:00:00Z">
          <w:pPr>
            <w:pStyle w:val="Caption"/>
          </w:pPr>
        </w:pPrChange>
      </w:pPr>
      <w:del w:id="1170" w:author="ditaoktaria" w:date="2015-06-24T11:48:00Z">
        <w:r w:rsidDel="00901683">
          <w:delText xml:space="preserve">ViewerJS dibuat dengan menggunakan bahasa </w:delText>
        </w:r>
        <w:r w:rsidR="00E14E6A" w:rsidDel="00901683">
          <w:delText>HTML dan Javascript.</w:delText>
        </w:r>
        <w:r w:rsidR="00EB6053" w:rsidDel="00901683">
          <w:delText xml:space="preserve"> </w:delText>
        </w:r>
        <w:r w:rsidR="00DC45F0" w:rsidDel="00901683">
          <w:delText>Seperti yang ditunjukkan pada Gambar 2.2, ViewerJS terdiri dari tombol panah ke atas yang berfungsi untuk membuka halaman sebelumnya</w:delText>
        </w:r>
        <w:r w:rsidR="00074F9B" w:rsidDel="00901683">
          <w:delText xml:space="preserve"> dan tombol panah ke bawah yang berfungsi untuk membuka halaman selanjutnya. </w:delText>
        </w:r>
      </w:del>
    </w:p>
    <w:tbl>
      <w:tblPr>
        <w:tblStyle w:val="TableGrid"/>
        <w:tblW w:w="0" w:type="auto"/>
        <w:jc w:val="center"/>
        <w:tblLook w:val="04A0" w:firstRow="1" w:lastRow="0" w:firstColumn="1" w:lastColumn="0" w:noHBand="0" w:noVBand="1"/>
        <w:tblPrChange w:id="1171" w:author="ditaoktaria oktaria" w:date="2015-04-21T10:45:00Z">
          <w:tblPr>
            <w:tblStyle w:val="TableGrid"/>
            <w:tblW w:w="0" w:type="auto"/>
            <w:tblLook w:val="04A0" w:firstRow="1" w:lastRow="0" w:firstColumn="1" w:lastColumn="0" w:noHBand="0" w:noVBand="1"/>
          </w:tblPr>
        </w:tblPrChange>
      </w:tblPr>
      <w:tblGrid>
        <w:gridCol w:w="7523"/>
        <w:tblGridChange w:id="1172">
          <w:tblGrid>
            <w:gridCol w:w="8158"/>
          </w:tblGrid>
        </w:tblGridChange>
      </w:tblGrid>
      <w:tr w:rsidR="00D217A9" w:rsidDel="00901683" w14:paraId="0D3CFC01" w14:textId="602F2F9D" w:rsidTr="00DF7DD5">
        <w:trPr>
          <w:jc w:val="center"/>
          <w:del w:id="1173" w:author="ditaoktaria" w:date="2015-06-24T11:48:00Z"/>
        </w:trPr>
        <w:tc>
          <w:tcPr>
            <w:tcW w:w="7523" w:type="dxa"/>
            <w:tcPrChange w:id="1174" w:author="ditaoktaria oktaria" w:date="2015-04-21T10:45:00Z">
              <w:tcPr>
                <w:tcW w:w="8158" w:type="dxa"/>
              </w:tcPr>
            </w:tcPrChange>
          </w:tcPr>
          <w:p w14:paraId="5FFD2338" w14:textId="5B9AE424" w:rsidR="00D217A9" w:rsidDel="00901683" w:rsidRDefault="00D217A9">
            <w:pPr>
              <w:keepNext/>
              <w:ind w:firstLine="0"/>
              <w:rPr>
                <w:del w:id="1175" w:author="ditaoktaria" w:date="2015-06-24T11:48:00Z"/>
                <w:rFonts w:eastAsia="Times New Roman" w:cstheme="majorBidi"/>
                <w:b/>
                <w:i/>
                <w:iCs/>
                <w:color w:val="404040" w:themeColor="text1" w:themeTint="BF"/>
              </w:rPr>
              <w:pPrChange w:id="1176" w:author="ditaoktaria oktaria" w:date="2015-04-21T09:25:00Z">
                <w:pPr>
                  <w:keepNext/>
                  <w:keepLines/>
                  <w:spacing w:before="200"/>
                  <w:ind w:firstLine="0"/>
                  <w:outlineLvl w:val="4"/>
                </w:pPr>
              </w:pPrChange>
            </w:pPr>
            <w:commentRangeStart w:id="1177"/>
            <w:del w:id="1178" w:author="ditaoktaria" w:date="2015-06-24T11:48:00Z">
              <w:r w:rsidRPr="00D217A9" w:rsidDel="00901683">
                <w:delText>&lt;button id = "next" class = "toolbarButton pageDown" title = "Next Page"&gt;&lt;/button&gt;</w:delText>
              </w:r>
              <w:commentRangeEnd w:id="1177"/>
              <w:r w:rsidR="00E97572" w:rsidDel="00901683">
                <w:rPr>
                  <w:rStyle w:val="CommentReference"/>
                </w:rPr>
                <w:commentReference w:id="1177"/>
              </w:r>
            </w:del>
          </w:p>
        </w:tc>
      </w:tr>
    </w:tbl>
    <w:p w14:paraId="254B0FAA" w14:textId="6F762DA8" w:rsidR="00074F9B" w:rsidDel="00901683" w:rsidRDefault="00074F9B">
      <w:pPr>
        <w:pStyle w:val="Caption"/>
        <w:rPr>
          <w:del w:id="1179" w:author="ditaoktaria" w:date="2015-06-24T11:48:00Z"/>
        </w:rPr>
      </w:pPr>
      <w:del w:id="1180" w:author="ditaoktaria" w:date="2015-06-24T11:48:00Z">
        <w:r w:rsidDel="00901683">
          <w:delText xml:space="preserve">Kode 2. </w:delText>
        </w:r>
        <w:r w:rsidR="00A47232" w:rsidDel="00901683">
          <w:rPr>
            <w:b w:val="0"/>
            <w:iCs w:val="0"/>
          </w:rPr>
          <w:fldChar w:fldCharType="begin"/>
        </w:r>
        <w:r w:rsidR="00A47232" w:rsidDel="00901683">
          <w:delInstrText xml:space="preserve"> SEQ Kode_2. \* ARABIC </w:delInstrText>
        </w:r>
        <w:r w:rsidR="00A47232" w:rsidDel="00901683">
          <w:rPr>
            <w:b w:val="0"/>
            <w:iCs w:val="0"/>
          </w:rPr>
          <w:fldChar w:fldCharType="separate"/>
        </w:r>
        <w:r w:rsidR="00F749D0" w:rsidDel="00901683">
          <w:rPr>
            <w:noProof/>
          </w:rPr>
          <w:delText>3</w:delText>
        </w:r>
        <w:r w:rsidR="00A47232" w:rsidDel="00901683">
          <w:rPr>
            <w:b w:val="0"/>
            <w:iCs w:val="0"/>
            <w:noProof/>
          </w:rPr>
          <w:fldChar w:fldCharType="end"/>
        </w:r>
        <w:r w:rsidDel="00901683">
          <w:delText xml:space="preserve"> </w:delText>
        </w:r>
        <w:r w:rsidRPr="003D53C2" w:rsidDel="00901683">
          <w:rPr>
            <w:b w:val="0"/>
            <w:iCs w:val="0"/>
          </w:rPr>
          <w:delText xml:space="preserve">Elemen tombol </w:delText>
        </w:r>
        <w:r w:rsidDel="00901683">
          <w:rPr>
            <w:b w:val="0"/>
          </w:rPr>
          <w:delText>Next</w:delText>
        </w:r>
        <w:r w:rsidRPr="003D53C2" w:rsidDel="00901683">
          <w:rPr>
            <w:b w:val="0"/>
            <w:iCs w:val="0"/>
          </w:rPr>
          <w:delText xml:space="preserve"> pada html</w:delText>
        </w:r>
      </w:del>
    </w:p>
    <w:p w14:paraId="54621F36" w14:textId="65A8118D" w:rsidR="00D217A9" w:rsidRPr="00C87AC0" w:rsidDel="00901683" w:rsidRDefault="00C87AC0">
      <w:pPr>
        <w:rPr>
          <w:del w:id="1181" w:author="ditaoktaria" w:date="2015-06-24T11:48:00Z"/>
        </w:rPr>
        <w:pPrChange w:id="1182" w:author="ditaoktaria oktaria" w:date="2015-04-20T13:00:00Z">
          <w:pPr>
            <w:pStyle w:val="Caption"/>
          </w:pPr>
        </w:pPrChange>
      </w:pPr>
      <w:del w:id="1183" w:author="ditaoktaria" w:date="2015-06-24T11:48:00Z">
        <w:r w:rsidDel="00901683">
          <w:delText xml:space="preserve">File index.html adalah file yang pertama kali akan dijalankan ketika library ViewerJS digunakan. </w:delText>
        </w:r>
        <w:r w:rsidR="004A3424" w:rsidDel="00901683">
          <w:delText>Kode</w:delText>
        </w:r>
        <w:r w:rsidR="00074F9B" w:rsidDel="00901683">
          <w:delText xml:space="preserve"> 2.3</w:delText>
        </w:r>
        <w:r w:rsidR="004A3424" w:rsidDel="00901683">
          <w:delText xml:space="preserve"> menunjukkan </w:delText>
        </w:r>
        <w:r w:rsidR="00074F9B" w:rsidDel="00901683">
          <w:delText>elemen tombol Next pada file index.html yang dimiliki oleh ViewerJS.</w:delText>
        </w:r>
        <w:r w:rsidDel="00901683">
          <w:delText xml:space="preserve"> Elemen tombol </w:delText>
        </w:r>
        <w:r w:rsidDel="00901683">
          <w:rPr>
            <w:i/>
          </w:rPr>
          <w:delText xml:space="preserve">next </w:delText>
        </w:r>
        <w:r w:rsidDel="00901683">
          <w:delText>memiliki id “next”, id ini digunakan untuk operasi javascript pada file viewer.js.</w:delText>
        </w:r>
        <w:r w:rsidR="00F749D0" w:rsidDel="00901683">
          <w:delText xml:space="preserve"> Kode 2.4 menunjukkan pemanggilan fungsi e yang memiliki nilai parameter next dan b.showNextPage pada </w:delText>
        </w:r>
        <w:r w:rsidR="00F749D0" w:rsidDel="00901683">
          <w:rPr>
            <w:i/>
          </w:rPr>
          <w:delText xml:space="preserve">file </w:delText>
        </w:r>
        <w:r w:rsidR="00F749D0" w:rsidDel="00901683">
          <w:delText xml:space="preserve">viewer.js.  </w:delText>
        </w:r>
      </w:del>
    </w:p>
    <w:tbl>
      <w:tblPr>
        <w:tblStyle w:val="TableGrid"/>
        <w:tblW w:w="0" w:type="auto"/>
        <w:jc w:val="center"/>
        <w:tblLook w:val="04A0" w:firstRow="1" w:lastRow="0" w:firstColumn="1" w:lastColumn="0" w:noHBand="0" w:noVBand="1"/>
        <w:tblPrChange w:id="1184" w:author="ditaoktaria oktaria" w:date="2015-04-21T10:45:00Z">
          <w:tblPr>
            <w:tblStyle w:val="TableGrid"/>
            <w:tblW w:w="0" w:type="auto"/>
            <w:tblLook w:val="04A0" w:firstRow="1" w:lastRow="0" w:firstColumn="1" w:lastColumn="0" w:noHBand="0" w:noVBand="1"/>
          </w:tblPr>
        </w:tblPrChange>
      </w:tblPr>
      <w:tblGrid>
        <w:gridCol w:w="7690"/>
        <w:tblGridChange w:id="1185">
          <w:tblGrid>
            <w:gridCol w:w="8158"/>
          </w:tblGrid>
        </w:tblGridChange>
      </w:tblGrid>
      <w:tr w:rsidR="00E14E6A" w:rsidDel="00901683" w14:paraId="1FE7C91C" w14:textId="2D540FE5" w:rsidTr="00DF7DD5">
        <w:trPr>
          <w:jc w:val="center"/>
          <w:del w:id="1186" w:author="ditaoktaria" w:date="2015-06-24T11:48:00Z"/>
        </w:trPr>
        <w:tc>
          <w:tcPr>
            <w:tcW w:w="7690" w:type="dxa"/>
            <w:tcPrChange w:id="1187" w:author="ditaoktaria oktaria" w:date="2015-04-21T10:45:00Z">
              <w:tcPr>
                <w:tcW w:w="8158" w:type="dxa"/>
              </w:tcPr>
            </w:tcPrChange>
          </w:tcPr>
          <w:p w14:paraId="54FA42F6" w14:textId="1EC9587A" w:rsidR="00E14E6A" w:rsidDel="00901683" w:rsidRDefault="00E14E6A">
            <w:pPr>
              <w:keepNext/>
              <w:ind w:firstLine="0"/>
              <w:rPr>
                <w:del w:id="1188" w:author="ditaoktaria" w:date="2015-06-24T11:48:00Z"/>
                <w:rFonts w:eastAsia="Times New Roman" w:cstheme="majorBidi"/>
                <w:b/>
                <w:i/>
                <w:iCs/>
                <w:color w:val="404040" w:themeColor="text1" w:themeTint="BF"/>
              </w:rPr>
              <w:pPrChange w:id="1189" w:author="ditaoktaria oktaria" w:date="2015-04-21T10:27:00Z">
                <w:pPr>
                  <w:keepNext/>
                  <w:keepLines/>
                  <w:spacing w:before="200"/>
                  <w:ind w:firstLine="0"/>
                  <w:outlineLvl w:val="4"/>
                </w:pPr>
              </w:pPrChange>
            </w:pPr>
            <w:del w:id="1190" w:author="ditaoktaria" w:date="2015-06-24T11:48:00Z">
              <w:r w:rsidRPr="00E14E6A" w:rsidDel="00901683">
                <w:delText>e("next", b.showNextPage)</w:delText>
              </w:r>
            </w:del>
          </w:p>
        </w:tc>
      </w:tr>
    </w:tbl>
    <w:p w14:paraId="54E716DC" w14:textId="6E9A0590" w:rsidR="00E14E6A" w:rsidDel="00901683" w:rsidRDefault="00C87AC0" w:rsidP="00C87AC0">
      <w:pPr>
        <w:pStyle w:val="Caption"/>
        <w:rPr>
          <w:del w:id="1191" w:author="ditaoktaria" w:date="2015-06-24T11:48:00Z"/>
          <w:b w:val="0"/>
        </w:rPr>
      </w:pPr>
      <w:del w:id="1192" w:author="ditaoktaria" w:date="2015-06-24T11:48:00Z">
        <w:r w:rsidDel="00901683">
          <w:delText xml:space="preserve">Kode 2. </w:delText>
        </w:r>
        <w:r w:rsidR="00A47232" w:rsidDel="00901683">
          <w:rPr>
            <w:b w:val="0"/>
            <w:iCs w:val="0"/>
          </w:rPr>
          <w:fldChar w:fldCharType="begin"/>
        </w:r>
        <w:r w:rsidR="00A47232" w:rsidDel="00901683">
          <w:delInstrText xml:space="preserve"> SEQ Kode_2. \* ARABIC </w:delInstrText>
        </w:r>
        <w:r w:rsidR="00A47232" w:rsidDel="00901683">
          <w:rPr>
            <w:b w:val="0"/>
            <w:iCs w:val="0"/>
          </w:rPr>
          <w:fldChar w:fldCharType="separate"/>
        </w:r>
        <w:r w:rsidR="00F749D0" w:rsidDel="00901683">
          <w:rPr>
            <w:noProof/>
          </w:rPr>
          <w:delText>4</w:delText>
        </w:r>
        <w:r w:rsidR="00A47232" w:rsidDel="00901683">
          <w:rPr>
            <w:b w:val="0"/>
            <w:iCs w:val="0"/>
            <w:noProof/>
          </w:rPr>
          <w:fldChar w:fldCharType="end"/>
        </w:r>
        <w:r w:rsidDel="00901683">
          <w:delText xml:space="preserve"> </w:delText>
        </w:r>
        <w:r w:rsidDel="00901683">
          <w:rPr>
            <w:b w:val="0"/>
          </w:rPr>
          <w:delText>Pemanggilan fungsi e</w:delText>
        </w:r>
      </w:del>
    </w:p>
    <w:p w14:paraId="1C865C0C" w14:textId="5594C649" w:rsidR="00C87AC0" w:rsidRPr="00C87AC0" w:rsidDel="00901683" w:rsidRDefault="00F749D0">
      <w:pPr>
        <w:rPr>
          <w:del w:id="1193" w:author="ditaoktaria" w:date="2015-06-24T11:48:00Z"/>
        </w:rPr>
        <w:pPrChange w:id="1194" w:author="ditaoktaria oktaria" w:date="2015-04-21T10:30:00Z">
          <w:pPr>
            <w:pStyle w:val="Caption"/>
          </w:pPr>
        </w:pPrChange>
      </w:pPr>
      <w:del w:id="1195" w:author="ditaoktaria" w:date="2015-06-24T11:48:00Z">
        <w:r w:rsidDel="00901683">
          <w:delText>Ditunjukkan oleh Kode 2.5 bahwa next=a dan b.showNextPage=b. Sehingga variabel c dapat dideklarasikan sebagai elemen next. Ketika elemen next ditekan, maka fungsi b.showNextPage akan dijalankan.</w:delText>
        </w:r>
      </w:del>
    </w:p>
    <w:tbl>
      <w:tblPr>
        <w:tblStyle w:val="TableGrid"/>
        <w:tblW w:w="0" w:type="auto"/>
        <w:tblInd w:w="288" w:type="dxa"/>
        <w:tblLook w:val="04A0" w:firstRow="1" w:lastRow="0" w:firstColumn="1" w:lastColumn="0" w:noHBand="0" w:noVBand="1"/>
        <w:tblPrChange w:id="1196" w:author="ditaoktaria oktaria" w:date="2015-04-21T10:50:00Z">
          <w:tblPr>
            <w:tblStyle w:val="TableGrid"/>
            <w:tblW w:w="0" w:type="auto"/>
            <w:tblLook w:val="04A0" w:firstRow="1" w:lastRow="0" w:firstColumn="1" w:lastColumn="0" w:noHBand="0" w:noVBand="1"/>
          </w:tblPr>
        </w:tblPrChange>
      </w:tblPr>
      <w:tblGrid>
        <w:gridCol w:w="7650"/>
        <w:tblGridChange w:id="1197">
          <w:tblGrid>
            <w:gridCol w:w="8158"/>
          </w:tblGrid>
        </w:tblGridChange>
      </w:tblGrid>
      <w:tr w:rsidR="00E14E6A" w:rsidDel="00901683" w14:paraId="2EACB1C5" w14:textId="3E20E417" w:rsidTr="00DF7DD5">
        <w:trPr>
          <w:del w:id="1198" w:author="ditaoktaria" w:date="2015-06-24T11:48:00Z"/>
        </w:trPr>
        <w:tc>
          <w:tcPr>
            <w:tcW w:w="7650" w:type="dxa"/>
            <w:tcPrChange w:id="1199" w:author="ditaoktaria oktaria" w:date="2015-04-21T10:50:00Z">
              <w:tcPr>
                <w:tcW w:w="8158" w:type="dxa"/>
              </w:tcPr>
            </w:tcPrChange>
          </w:tcPr>
          <w:p w14:paraId="111EA3C2" w14:textId="4787C924" w:rsidR="00E14E6A" w:rsidDel="00901683" w:rsidRDefault="00E14E6A" w:rsidP="00E14E6A">
            <w:pPr>
              <w:ind w:firstLine="0"/>
              <w:rPr>
                <w:del w:id="1200" w:author="ditaoktaria" w:date="2015-06-24T11:48:00Z"/>
              </w:rPr>
            </w:pPr>
            <w:del w:id="1201" w:author="ditaoktaria" w:date="2015-06-24T11:48:00Z">
              <w:r w:rsidDel="00901683">
                <w:delText>function e(a,</w:delText>
              </w:r>
            </w:del>
          </w:p>
          <w:p w14:paraId="5F7D1647" w14:textId="3F3C5620" w:rsidR="00E14E6A" w:rsidDel="00901683" w:rsidRDefault="00E14E6A" w:rsidP="00E14E6A">
            <w:pPr>
              <w:ind w:firstLine="0"/>
              <w:rPr>
                <w:del w:id="1202" w:author="ditaoktaria" w:date="2015-06-24T11:48:00Z"/>
              </w:rPr>
            </w:pPr>
            <w:del w:id="1203" w:author="ditaoktaria" w:date="2015-06-24T11:48:00Z">
              <w:r w:rsidDel="00901683">
                <w:delText xml:space="preserve">            b) {</w:delText>
              </w:r>
            </w:del>
          </w:p>
          <w:p w14:paraId="5CCC8299" w14:textId="08C0E09F" w:rsidR="00E14E6A" w:rsidDel="00901683" w:rsidRDefault="00E14E6A" w:rsidP="00E14E6A">
            <w:pPr>
              <w:ind w:firstLine="0"/>
              <w:rPr>
                <w:del w:id="1204" w:author="ditaoktaria" w:date="2015-06-24T11:48:00Z"/>
              </w:rPr>
            </w:pPr>
            <w:del w:id="1205" w:author="ditaoktaria" w:date="2015-06-24T11:48:00Z">
              <w:r w:rsidDel="00901683">
                <w:delText xml:space="preserve">        var c = document.getElementById(a);</w:delText>
              </w:r>
            </w:del>
          </w:p>
          <w:p w14:paraId="2CBB1B7F" w14:textId="6A75E2D0" w:rsidR="00E14E6A" w:rsidDel="00901683" w:rsidRDefault="00E14E6A" w:rsidP="00E14E6A">
            <w:pPr>
              <w:ind w:firstLine="0"/>
              <w:rPr>
                <w:del w:id="1206" w:author="ditaoktaria" w:date="2015-06-24T11:48:00Z"/>
              </w:rPr>
            </w:pPr>
            <w:del w:id="1207" w:author="ditaoktaria" w:date="2015-06-24T11:48:00Z">
              <w:r w:rsidDel="00901683">
                <w:delText xml:space="preserve">        c.addEventListener("click", function() {</w:delText>
              </w:r>
            </w:del>
          </w:p>
          <w:p w14:paraId="211AB0E7" w14:textId="478B4876" w:rsidR="00E14E6A" w:rsidDel="00901683" w:rsidRDefault="00E14E6A" w:rsidP="00E14E6A">
            <w:pPr>
              <w:ind w:firstLine="0"/>
              <w:rPr>
                <w:del w:id="1208" w:author="ditaoktaria" w:date="2015-06-24T11:48:00Z"/>
              </w:rPr>
            </w:pPr>
            <w:del w:id="1209" w:author="ditaoktaria" w:date="2015-06-24T11:48:00Z">
              <w:r w:rsidDel="00901683">
                <w:delText xml:space="preserve">            b();</w:delText>
              </w:r>
            </w:del>
          </w:p>
          <w:p w14:paraId="180158A0" w14:textId="4567BD38" w:rsidR="00E14E6A" w:rsidDel="00901683" w:rsidRDefault="00E14E6A" w:rsidP="00E14E6A">
            <w:pPr>
              <w:ind w:firstLine="0"/>
              <w:rPr>
                <w:del w:id="1210" w:author="ditaoktaria" w:date="2015-06-24T11:48:00Z"/>
              </w:rPr>
            </w:pPr>
            <w:del w:id="1211" w:author="ditaoktaria" w:date="2015-06-24T11:48:00Z">
              <w:r w:rsidDel="00901683">
                <w:delText xml:space="preserve">            c.blur()</w:delText>
              </w:r>
            </w:del>
          </w:p>
          <w:p w14:paraId="06B1A947" w14:textId="37D2EBD4" w:rsidR="00E14E6A" w:rsidDel="00901683" w:rsidRDefault="00E14E6A" w:rsidP="00E14E6A">
            <w:pPr>
              <w:ind w:firstLine="0"/>
              <w:rPr>
                <w:del w:id="1212" w:author="ditaoktaria" w:date="2015-06-24T11:48:00Z"/>
              </w:rPr>
            </w:pPr>
            <w:del w:id="1213" w:author="ditaoktaria" w:date="2015-06-24T11:48:00Z">
              <w:r w:rsidDel="00901683">
                <w:delText xml:space="preserve">        })</w:delText>
              </w:r>
            </w:del>
          </w:p>
          <w:p w14:paraId="7831EF0D" w14:textId="7B3868FE" w:rsidR="00E14E6A" w:rsidDel="00901683" w:rsidRDefault="00E14E6A">
            <w:pPr>
              <w:keepNext/>
              <w:ind w:firstLine="0"/>
              <w:rPr>
                <w:del w:id="1214" w:author="ditaoktaria" w:date="2015-06-24T11:48:00Z"/>
                <w:rFonts w:eastAsia="Times New Roman" w:cstheme="majorBidi"/>
                <w:b/>
                <w:i/>
                <w:iCs/>
                <w:color w:val="404040" w:themeColor="text1" w:themeTint="BF"/>
              </w:rPr>
              <w:pPrChange w:id="1215" w:author="ditaoktaria oktaria" w:date="2015-04-21T11:22:00Z">
                <w:pPr>
                  <w:keepNext/>
                  <w:keepLines/>
                  <w:spacing w:before="200"/>
                  <w:ind w:firstLine="0"/>
                  <w:outlineLvl w:val="4"/>
                </w:pPr>
              </w:pPrChange>
            </w:pPr>
            <w:del w:id="1216" w:author="ditaoktaria" w:date="2015-06-24T11:48:00Z">
              <w:r w:rsidDel="00901683">
                <w:delText xml:space="preserve">    }</w:delText>
              </w:r>
            </w:del>
          </w:p>
        </w:tc>
      </w:tr>
    </w:tbl>
    <w:p w14:paraId="6CA8EF38" w14:textId="3FF64DA4" w:rsidR="00E14E6A" w:rsidRPr="00FC5A1D" w:rsidDel="00901683" w:rsidRDefault="00F749D0" w:rsidP="00F749D0">
      <w:pPr>
        <w:pStyle w:val="Caption"/>
        <w:rPr>
          <w:del w:id="1217" w:author="ditaoktaria" w:date="2015-06-24T11:48:00Z"/>
          <w:b w:val="0"/>
        </w:rPr>
      </w:pPr>
      <w:del w:id="1218" w:author="ditaoktaria" w:date="2015-06-24T11:48:00Z">
        <w:r w:rsidDel="00901683">
          <w:delText xml:space="preserve">Kode 2. </w:delText>
        </w:r>
        <w:r w:rsidR="00A47232" w:rsidDel="00901683">
          <w:rPr>
            <w:b w:val="0"/>
            <w:iCs w:val="0"/>
          </w:rPr>
          <w:fldChar w:fldCharType="begin"/>
        </w:r>
        <w:r w:rsidR="00A47232" w:rsidDel="00901683">
          <w:delInstrText xml:space="preserve"> SEQ Kode_2. \* ARABIC </w:delInstrText>
        </w:r>
        <w:r w:rsidR="00A47232" w:rsidDel="00901683">
          <w:rPr>
            <w:b w:val="0"/>
            <w:iCs w:val="0"/>
          </w:rPr>
          <w:fldChar w:fldCharType="separate"/>
        </w:r>
        <w:r w:rsidDel="00901683">
          <w:rPr>
            <w:noProof/>
          </w:rPr>
          <w:delText>5</w:delText>
        </w:r>
        <w:r w:rsidR="00A47232" w:rsidDel="00901683">
          <w:rPr>
            <w:b w:val="0"/>
            <w:iCs w:val="0"/>
            <w:noProof/>
          </w:rPr>
          <w:fldChar w:fldCharType="end"/>
        </w:r>
        <w:r w:rsidDel="00901683">
          <w:delText xml:space="preserve"> </w:delText>
        </w:r>
        <w:r w:rsidDel="00901683">
          <w:rPr>
            <w:b w:val="0"/>
          </w:rPr>
          <w:delText>Deklarasi fungsi e</w:delText>
        </w:r>
      </w:del>
    </w:p>
    <w:p w14:paraId="36687A85" w14:textId="274B4B21" w:rsidR="00F749D0" w:rsidDel="00901683" w:rsidRDefault="00F749D0">
      <w:pPr>
        <w:rPr>
          <w:del w:id="1219" w:author="ditaoktaria" w:date="2015-06-24T11:48:00Z"/>
        </w:rPr>
        <w:pPrChange w:id="1220" w:author="ditaoktaria oktaria" w:date="2015-04-20T13:00:00Z">
          <w:pPr>
            <w:pStyle w:val="Caption"/>
          </w:pPr>
        </w:pPrChange>
      </w:pPr>
      <w:del w:id="1221" w:author="ditaoktaria" w:date="2015-06-24T11:48:00Z">
        <w:r w:rsidDel="00901683">
          <w:delText>Operasi fungsi showNextPage ditunjukkan oleh Kode 2.6.</w:delText>
        </w:r>
        <w:r w:rsidR="00EA2C11" w:rsidDel="00901683">
          <w:delText xml:space="preserve"> Fungsi showNextPage berisi pemanggilan fungsi showPage dengan parameter n+1, dimana atas deklarasi fungsi showPage n didapat dari elemen pageNumber, maka fungsi showNextPage akan menampilkan halaman dengan nomor</w:delText>
        </w:r>
        <w:r w:rsidR="005A43B6" w:rsidDel="00901683">
          <w:delText xml:space="preserve"> halaman</w:delText>
        </w:r>
        <w:r w:rsidR="00EA2C11" w:rsidDel="00901683">
          <w:delText xml:space="preserve"> lebih besar</w:delText>
        </w:r>
        <w:r w:rsidR="005A43B6" w:rsidDel="00901683">
          <w:delText xml:space="preserve"> satu nomor </w:delText>
        </w:r>
        <w:r w:rsidR="00EA2C11" w:rsidDel="00901683">
          <w:delText xml:space="preserve">dari nomor halaman </w:delText>
        </w:r>
        <w:r w:rsidR="005A43B6" w:rsidDel="00901683">
          <w:delText xml:space="preserve">yang sedang ditampilkan </w:delText>
        </w:r>
        <w:r w:rsidR="00EA2C11" w:rsidDel="00901683">
          <w:delText xml:space="preserve">saat ini. </w:delText>
        </w:r>
        <w:r w:rsidR="005A43B6" w:rsidDel="00901683">
          <w:delText xml:space="preserve">Sedangkan fungsi untuk membuka halaman sebelumnya ditunjukan oleh fungsi showPreviousPage yang akan memanggil bernilai n-1, sehingga akan ditampilkan halaman dengan nomor halaman satu nomor lebih kecil dari nomor halaman yang sedang ditampilkan sekarang. </w:delText>
        </w:r>
      </w:del>
    </w:p>
    <w:tbl>
      <w:tblPr>
        <w:tblStyle w:val="TableGrid"/>
        <w:tblW w:w="0" w:type="auto"/>
        <w:jc w:val="center"/>
        <w:tblLook w:val="04A0" w:firstRow="1" w:lastRow="0" w:firstColumn="1" w:lastColumn="0" w:noHBand="0" w:noVBand="1"/>
        <w:tblPrChange w:id="1222" w:author="ditaoktaria oktaria" w:date="2015-04-21T11:23:00Z">
          <w:tblPr>
            <w:tblStyle w:val="TableGrid"/>
            <w:tblW w:w="0" w:type="auto"/>
            <w:tblLook w:val="04A0" w:firstRow="1" w:lastRow="0" w:firstColumn="1" w:lastColumn="0" w:noHBand="0" w:noVBand="1"/>
          </w:tblPr>
        </w:tblPrChange>
      </w:tblPr>
      <w:tblGrid>
        <w:gridCol w:w="7690"/>
        <w:tblGridChange w:id="1223">
          <w:tblGrid>
            <w:gridCol w:w="8158"/>
          </w:tblGrid>
        </w:tblGridChange>
      </w:tblGrid>
      <w:tr w:rsidR="00E14E6A" w:rsidDel="00901683" w14:paraId="56E1B15B" w14:textId="1D828D99" w:rsidTr="00F749D0">
        <w:trPr>
          <w:jc w:val="center"/>
          <w:del w:id="1224" w:author="ditaoktaria" w:date="2015-06-24T11:48:00Z"/>
        </w:trPr>
        <w:tc>
          <w:tcPr>
            <w:tcW w:w="7690" w:type="dxa"/>
            <w:tcPrChange w:id="1225" w:author="ditaoktaria oktaria" w:date="2015-04-21T11:23:00Z">
              <w:tcPr>
                <w:tcW w:w="8158" w:type="dxa"/>
              </w:tcPr>
            </w:tcPrChange>
          </w:tcPr>
          <w:p w14:paraId="11897F08" w14:textId="0E8DF03B" w:rsidR="00E14E6A" w:rsidDel="00901683" w:rsidRDefault="00E14E6A" w:rsidP="00E14E6A">
            <w:pPr>
              <w:ind w:firstLine="0"/>
              <w:rPr>
                <w:del w:id="1226" w:author="ditaoktaria" w:date="2015-06-24T11:48:00Z"/>
              </w:rPr>
            </w:pPr>
            <w:del w:id="1227" w:author="ditaoktaria" w:date="2015-06-24T11:48:00Z">
              <w:r w:rsidDel="00901683">
                <w:delText>this.showPage = function(a) {</w:delText>
              </w:r>
            </w:del>
          </w:p>
          <w:p w14:paraId="62DB1BD1" w14:textId="7645C698" w:rsidR="00E14E6A" w:rsidDel="00901683" w:rsidRDefault="00E14E6A" w:rsidP="00E14E6A">
            <w:pPr>
              <w:ind w:firstLine="0"/>
              <w:rPr>
                <w:del w:id="1228" w:author="ditaoktaria" w:date="2015-06-24T11:48:00Z"/>
              </w:rPr>
            </w:pPr>
            <w:del w:id="1229" w:author="ditaoktaria" w:date="2015-06-24T11:48:00Z">
              <w:r w:rsidDel="00901683">
                <w:delText xml:space="preserve">        0 &gt;= a ? a = 1 : a &gt; r.length &amp;&amp; (a = r.length);</w:delText>
              </w:r>
            </w:del>
          </w:p>
          <w:p w14:paraId="0AC6FD77" w14:textId="6DE0BA24" w:rsidR="00E14E6A" w:rsidDel="00901683" w:rsidRDefault="00E14E6A" w:rsidP="00E14E6A">
            <w:pPr>
              <w:ind w:firstLine="0"/>
              <w:rPr>
                <w:del w:id="1230" w:author="ditaoktaria" w:date="2015-06-24T11:48:00Z"/>
              </w:rPr>
            </w:pPr>
            <w:del w:id="1231" w:author="ditaoktaria" w:date="2015-06-24T11:48:00Z">
              <w:r w:rsidDel="00901683">
                <w:delText xml:space="preserve">        c.showPage(a);</w:delText>
              </w:r>
            </w:del>
          </w:p>
          <w:p w14:paraId="0EF67E39" w14:textId="6151D9E8" w:rsidR="00E14E6A" w:rsidDel="00901683" w:rsidRDefault="00E14E6A" w:rsidP="00E14E6A">
            <w:pPr>
              <w:ind w:firstLine="0"/>
              <w:rPr>
                <w:del w:id="1232" w:author="ditaoktaria" w:date="2015-06-24T11:48:00Z"/>
              </w:rPr>
            </w:pPr>
            <w:del w:id="1233" w:author="ditaoktaria" w:date="2015-06-24T11:48:00Z">
              <w:r w:rsidDel="00901683">
                <w:delText xml:space="preserve">        n = a;</w:delText>
              </w:r>
            </w:del>
          </w:p>
          <w:p w14:paraId="215508D5" w14:textId="4DA89723" w:rsidR="00E14E6A" w:rsidDel="00901683" w:rsidRDefault="00E14E6A" w:rsidP="00E14E6A">
            <w:pPr>
              <w:ind w:firstLine="0"/>
              <w:rPr>
                <w:del w:id="1234" w:author="ditaoktaria" w:date="2015-06-24T11:48:00Z"/>
              </w:rPr>
            </w:pPr>
            <w:del w:id="1235" w:author="ditaoktaria" w:date="2015-06-24T11:48:00Z">
              <w:r w:rsidDel="00901683">
                <w:delText xml:space="preserve">        document.getElementById("pageNumber").value = n</w:delText>
              </w:r>
            </w:del>
          </w:p>
          <w:p w14:paraId="564088BA" w14:textId="57BAEA69" w:rsidR="00E14E6A" w:rsidDel="00901683" w:rsidRDefault="00E14E6A" w:rsidP="00E14E6A">
            <w:pPr>
              <w:ind w:firstLine="0"/>
              <w:rPr>
                <w:del w:id="1236" w:author="ditaoktaria" w:date="2015-06-24T11:48:00Z"/>
              </w:rPr>
            </w:pPr>
            <w:del w:id="1237" w:author="ditaoktaria" w:date="2015-06-24T11:48:00Z">
              <w:r w:rsidDel="00901683">
                <w:delText xml:space="preserve">    };</w:delText>
              </w:r>
            </w:del>
          </w:p>
          <w:p w14:paraId="04CA2E00" w14:textId="38BFB009" w:rsidR="00E14E6A" w:rsidDel="00901683" w:rsidRDefault="00E14E6A" w:rsidP="00E14E6A">
            <w:pPr>
              <w:ind w:firstLine="0"/>
              <w:rPr>
                <w:del w:id="1238" w:author="ditaoktaria" w:date="2015-06-24T11:48:00Z"/>
              </w:rPr>
            </w:pPr>
            <w:del w:id="1239" w:author="ditaoktaria" w:date="2015-06-24T11:48:00Z">
              <w:r w:rsidDel="00901683">
                <w:delText xml:space="preserve">    this.showNextPage = function() {</w:delText>
              </w:r>
            </w:del>
          </w:p>
          <w:p w14:paraId="5B537517" w14:textId="2CD126B5" w:rsidR="00E14E6A" w:rsidDel="00901683" w:rsidRDefault="00E14E6A" w:rsidP="00E14E6A">
            <w:pPr>
              <w:ind w:firstLine="0"/>
              <w:rPr>
                <w:del w:id="1240" w:author="ditaoktaria" w:date="2015-06-24T11:48:00Z"/>
              </w:rPr>
            </w:pPr>
            <w:del w:id="1241" w:author="ditaoktaria" w:date="2015-06-24T11:48:00Z">
              <w:r w:rsidDel="00901683">
                <w:delText xml:space="preserve">        b.showPage(n + 1)</w:delText>
              </w:r>
            </w:del>
          </w:p>
          <w:p w14:paraId="2BBFCAF3" w14:textId="6EC6B4A2" w:rsidR="00E14E6A" w:rsidDel="00901683" w:rsidRDefault="00E14E6A" w:rsidP="00E14E6A">
            <w:pPr>
              <w:ind w:firstLine="0"/>
              <w:rPr>
                <w:del w:id="1242" w:author="ditaoktaria" w:date="2015-06-24T11:48:00Z"/>
              </w:rPr>
            </w:pPr>
            <w:del w:id="1243" w:author="ditaoktaria" w:date="2015-06-24T11:48:00Z">
              <w:r w:rsidDel="00901683">
                <w:delText xml:space="preserve">    };</w:delText>
              </w:r>
            </w:del>
          </w:p>
          <w:p w14:paraId="77D98CB6" w14:textId="580CA49C" w:rsidR="00E14E6A" w:rsidDel="00901683" w:rsidRDefault="00E14E6A" w:rsidP="00E14E6A">
            <w:pPr>
              <w:ind w:firstLine="0"/>
              <w:rPr>
                <w:del w:id="1244" w:author="ditaoktaria" w:date="2015-06-24T11:48:00Z"/>
              </w:rPr>
            </w:pPr>
            <w:del w:id="1245" w:author="ditaoktaria" w:date="2015-06-24T11:48:00Z">
              <w:r w:rsidDel="00901683">
                <w:delText xml:space="preserve">    this.showPreviousPage = function() {</w:delText>
              </w:r>
            </w:del>
          </w:p>
          <w:p w14:paraId="6FF82A69" w14:textId="7813D4F4" w:rsidR="00E14E6A" w:rsidDel="00901683" w:rsidRDefault="00E14E6A" w:rsidP="00E14E6A">
            <w:pPr>
              <w:ind w:firstLine="0"/>
              <w:rPr>
                <w:del w:id="1246" w:author="ditaoktaria" w:date="2015-06-24T11:48:00Z"/>
              </w:rPr>
            </w:pPr>
            <w:del w:id="1247" w:author="ditaoktaria" w:date="2015-06-24T11:48:00Z">
              <w:r w:rsidDel="00901683">
                <w:delText xml:space="preserve">        b.showPage(n - 1)</w:delText>
              </w:r>
            </w:del>
          </w:p>
          <w:p w14:paraId="143BD832" w14:textId="6B3CFB53" w:rsidR="00E14E6A" w:rsidDel="00901683" w:rsidRDefault="00E14E6A">
            <w:pPr>
              <w:keepNext/>
              <w:ind w:firstLine="0"/>
              <w:rPr>
                <w:del w:id="1248" w:author="ditaoktaria" w:date="2015-06-24T11:48:00Z"/>
                <w:rFonts w:eastAsia="Times New Roman" w:cstheme="majorBidi"/>
                <w:b/>
                <w:i/>
                <w:iCs/>
                <w:color w:val="404040" w:themeColor="text1" w:themeTint="BF"/>
              </w:rPr>
              <w:pPrChange w:id="1249" w:author="ditaoktaria oktaria" w:date="2015-04-21T11:32:00Z">
                <w:pPr>
                  <w:keepNext/>
                  <w:keepLines/>
                  <w:spacing w:before="200"/>
                  <w:ind w:firstLine="0"/>
                  <w:outlineLvl w:val="4"/>
                </w:pPr>
              </w:pPrChange>
            </w:pPr>
            <w:del w:id="1250" w:author="ditaoktaria" w:date="2015-06-24T11:48:00Z">
              <w:r w:rsidDel="00901683">
                <w:delText xml:space="preserve">    };</w:delText>
              </w:r>
            </w:del>
          </w:p>
        </w:tc>
      </w:tr>
    </w:tbl>
    <w:p w14:paraId="69CFD671" w14:textId="2767606B" w:rsidR="00DC45F0" w:rsidRDefault="00F749D0" w:rsidP="00F749D0">
      <w:pPr>
        <w:pStyle w:val="Caption"/>
        <w:sectPr w:rsidR="00DC45F0" w:rsidSect="00D66B28">
          <w:pgSz w:w="11909" w:h="16834" w:code="9"/>
          <w:pgMar w:top="1985" w:right="1699" w:bottom="1699" w:left="2268" w:header="720" w:footer="720" w:gutter="0"/>
          <w:cols w:space="720"/>
          <w:titlePg/>
          <w:docGrid w:linePitch="360"/>
        </w:sectPr>
      </w:pPr>
      <w:del w:id="1251"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Del="00901683">
          <w:rPr>
            <w:noProof/>
          </w:rPr>
          <w:delText>6</w:delText>
        </w:r>
        <w:r w:rsidR="00A47232" w:rsidDel="00901683">
          <w:rPr>
            <w:noProof/>
          </w:rPr>
          <w:fldChar w:fldCharType="end"/>
        </w:r>
        <w:r w:rsidDel="00901683">
          <w:delText xml:space="preserve"> </w:delText>
        </w:r>
        <w:r w:rsidRPr="00F749D0" w:rsidDel="00901683">
          <w:rPr>
            <w:b w:val="0"/>
            <w:rPrChange w:id="1252" w:author="ditaoktaria oktaria" w:date="2015-04-21T11:32:00Z">
              <w:rPr/>
            </w:rPrChange>
          </w:rPr>
          <w:delText>Deklarasi fungsi showPage</w:delText>
        </w:r>
      </w:del>
    </w:p>
    <w:p w14:paraId="1EF94068" w14:textId="202A4BC8" w:rsidR="00BA7B88" w:rsidRPr="00BD2FA2" w:rsidRDefault="00BA7B88" w:rsidP="00BD2FA2">
      <w:pPr>
        <w:pStyle w:val="Heading1"/>
      </w:pPr>
      <w:bookmarkStart w:id="1253" w:name="_Toc378650945"/>
      <w:bookmarkStart w:id="1254" w:name="_Toc283905441"/>
      <w:r w:rsidRPr="00BD2FA2">
        <w:lastRenderedPageBreak/>
        <w:t>BAB III</w:t>
      </w:r>
      <w:bookmarkEnd w:id="1253"/>
      <w:bookmarkEnd w:id="1254"/>
    </w:p>
    <w:p w14:paraId="5B289ACA" w14:textId="77777777" w:rsidR="00BA7B88" w:rsidRPr="00BD2FA2" w:rsidRDefault="00BA7B88" w:rsidP="00BD2FA2">
      <w:pPr>
        <w:pStyle w:val="Heading1"/>
      </w:pPr>
      <w:bookmarkStart w:id="1255" w:name="_Toc378650946"/>
      <w:bookmarkStart w:id="1256" w:name="_Toc283905442"/>
      <w:r w:rsidRPr="00BD2FA2">
        <w:t>METODOLOGI PENELITIAN</w:t>
      </w:r>
      <w:bookmarkEnd w:id="1255"/>
      <w:bookmarkEnd w:id="1256"/>
    </w:p>
    <w:p w14:paraId="3FC71C63" w14:textId="77777777" w:rsidR="00BA7B88" w:rsidRPr="00BD2FA2" w:rsidRDefault="00BA7B88" w:rsidP="00BA7B88">
      <w:pPr>
        <w:rPr>
          <w:szCs w:val="24"/>
        </w:rPr>
      </w:pPr>
    </w:p>
    <w:p w14:paraId="533CF379" w14:textId="4361F6C5" w:rsidR="003E3A1C" w:rsidRDefault="003E3A1C" w:rsidP="003E3A1C">
      <w:r>
        <w:t xml:space="preserve">Pada bab ini dijelaskan </w:t>
      </w:r>
      <w:commentRangeStart w:id="1257"/>
      <w:r>
        <w:t>langkah</w:t>
      </w:r>
      <w:del w:id="1258" w:author="ditaoktaria" w:date="2015-07-10T12:19:00Z">
        <w:r w:rsidDel="00D50D64">
          <w:delText xml:space="preserve"> </w:delText>
        </w:r>
      </w:del>
      <w:r>
        <w:t>-</w:t>
      </w:r>
      <w:del w:id="1259" w:author="ditaoktaria" w:date="2015-07-10T12:19:00Z">
        <w:r w:rsidDel="00D50D64">
          <w:delText xml:space="preserve"> </w:delText>
        </w:r>
      </w:del>
      <w:commentRangeEnd w:id="1257"/>
      <w:r w:rsidR="000E13A8">
        <w:rPr>
          <w:rStyle w:val="CommentReference"/>
        </w:rPr>
        <w:commentReference w:id="1257"/>
      </w:r>
      <w:r>
        <w:t xml:space="preserve">langkah yang akan dilakukan dalam pengerjaan skripsi, yaitu deskripsi aplikasi, studi literatur, perancangan, implementasi, analisis dan pengujian dari </w:t>
      </w:r>
      <w:r w:rsidR="007964C3">
        <w:t>sistem</w:t>
      </w:r>
      <w:r>
        <w:t xml:space="preserve"> yang akan dibuat. Kesimpulan dan saran disertakan sebagai catatan atas aplikasi dan kemungkinan arah pengembangan </w:t>
      </w:r>
      <w:r w:rsidR="007964C3">
        <w:t>sistem</w:t>
      </w:r>
      <w:r>
        <w:t xml:space="preserve"> selanjutnya. Berikut diagram alir runtutan pengerjaan skripsi ini:</w:t>
      </w:r>
    </w:p>
    <w:p w14:paraId="4FFFB480" w14:textId="77777777" w:rsidR="00417ADA" w:rsidRDefault="003E3A1C" w:rsidP="00417ADA">
      <w:pPr>
        <w:pStyle w:val="Normal1"/>
        <w:keepNext/>
        <w:spacing w:line="360" w:lineRule="auto"/>
        <w:jc w:val="center"/>
      </w:pPr>
      <w:r>
        <w:rPr>
          <w:noProof/>
        </w:rPr>
        <w:drawing>
          <wp:inline distT="0" distB="0" distL="114300" distR="114300" wp14:anchorId="246FA74F" wp14:editId="6A723BFE">
            <wp:extent cx="1285240" cy="486029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cstate="print">
                      <a:extLst>
                        <a:ext uri="{28A0092B-C50C-407E-A947-70E740481C1C}">
                          <a14:useLocalDpi xmlns:a14="http://schemas.microsoft.com/office/drawing/2010/main"/>
                        </a:ext>
                      </a:extLst>
                    </a:blip>
                    <a:srcRect/>
                    <a:stretch>
                      <a:fillRect/>
                    </a:stretch>
                  </pic:blipFill>
                  <pic:spPr>
                    <a:xfrm>
                      <a:off x="0" y="0"/>
                      <a:ext cx="1285240" cy="4860290"/>
                    </a:xfrm>
                    <a:prstGeom prst="rect">
                      <a:avLst/>
                    </a:prstGeom>
                    <a:ln/>
                  </pic:spPr>
                </pic:pic>
              </a:graphicData>
            </a:graphic>
          </wp:inline>
        </w:drawing>
      </w:r>
    </w:p>
    <w:p w14:paraId="6C7C37F6" w14:textId="76CD3760" w:rsidR="00417ADA" w:rsidRPr="005D4399" w:rsidRDefault="00417ADA" w:rsidP="00417ADA">
      <w:pPr>
        <w:pStyle w:val="Caption"/>
        <w:rPr>
          <w:b w:val="0"/>
        </w:rPr>
      </w:pPr>
      <w:bookmarkStart w:id="1260" w:name="_Toc278105349"/>
      <w:bookmarkStart w:id="1261" w:name="_Toc283911711"/>
      <w:bookmarkStart w:id="1262" w:name="_Toc289504826"/>
      <w:bookmarkStart w:id="1263" w:name="_Toc297818328"/>
      <w:r>
        <w:t xml:space="preserve">Gambar 3. </w:t>
      </w:r>
      <w:fldSimple w:instr=" SEQ Gambar_3. \* ARABIC ">
        <w:r w:rsidR="006819DC">
          <w:rPr>
            <w:noProof/>
          </w:rPr>
          <w:t>1</w:t>
        </w:r>
      </w:fldSimple>
      <w:r>
        <w:t xml:space="preserve"> </w:t>
      </w:r>
      <w:r w:rsidRPr="005D4399">
        <w:rPr>
          <w:b w:val="0"/>
        </w:rPr>
        <w:t>Diagram alir runtutan pengerjaan skripsi</w:t>
      </w:r>
      <w:bookmarkEnd w:id="1260"/>
      <w:bookmarkEnd w:id="1261"/>
      <w:bookmarkEnd w:id="1262"/>
      <w:bookmarkEnd w:id="1263"/>
    </w:p>
    <w:p w14:paraId="35DE8740" w14:textId="2171E54E" w:rsidR="003E3A1C" w:rsidRDefault="003E3A1C">
      <w:pPr>
        <w:pStyle w:val="Heading2"/>
        <w:numPr>
          <w:ilvl w:val="0"/>
          <w:numId w:val="66"/>
        </w:numPr>
        <w:ind w:hanging="630"/>
        <w:pPrChange w:id="1264" w:author="ditaoktaria oktaria" w:date="2015-03-18T08:51:00Z">
          <w:pPr>
            <w:pStyle w:val="Heading2"/>
            <w:tabs>
              <w:tab w:val="left" w:pos="709"/>
            </w:tabs>
            <w:spacing w:after="60"/>
            <w:ind w:hanging="719"/>
          </w:pPr>
        </w:pPrChange>
      </w:pPr>
      <w:bookmarkStart w:id="1265" w:name="h.30j0zll" w:colFirst="0" w:colLast="0"/>
      <w:bookmarkStart w:id="1266" w:name="h.1fob9te" w:colFirst="0" w:colLast="0"/>
      <w:bookmarkStart w:id="1267" w:name="_Toc403732938"/>
      <w:bookmarkStart w:id="1268" w:name="_Toc283905443"/>
      <w:bookmarkEnd w:id="1265"/>
      <w:bookmarkEnd w:id="1266"/>
      <w:r>
        <w:lastRenderedPageBreak/>
        <w:t>Studi Literatur</w:t>
      </w:r>
      <w:bookmarkEnd w:id="1267"/>
      <w:bookmarkEnd w:id="1268"/>
    </w:p>
    <w:p w14:paraId="34F78455" w14:textId="59F8D3C9" w:rsidR="003E3A1C" w:rsidRDefault="003E3A1C" w:rsidP="003E3A1C">
      <w:pPr>
        <w:pStyle w:val="Normal1"/>
        <w:spacing w:line="360" w:lineRule="auto"/>
        <w:ind w:firstLine="720"/>
        <w:jc w:val="both"/>
      </w:pPr>
      <w:r>
        <w:t>Studi literatur menjelaskan dasar teori yang digunakan untuk menunjang penulisan skripsi. Berikut dasar teori yang digunakan dalam studi literatur:</w:t>
      </w:r>
    </w:p>
    <w:p w14:paraId="169C81CE" w14:textId="7F86BC90" w:rsidR="003E3A1C" w:rsidRDefault="003E3A1C" w:rsidP="003E3A1C">
      <w:pPr>
        <w:pStyle w:val="Normal1"/>
        <w:numPr>
          <w:ilvl w:val="0"/>
          <w:numId w:val="16"/>
        </w:numPr>
        <w:spacing w:line="360" w:lineRule="auto"/>
        <w:ind w:hanging="359"/>
        <w:contextualSpacing/>
        <w:jc w:val="both"/>
        <w:rPr>
          <w:ins w:id="1269" w:author="ditaoktaria" w:date="2015-01-24T09:01:00Z"/>
        </w:rPr>
      </w:pPr>
      <w:r>
        <w:t>Pengenalan</w:t>
      </w:r>
      <w:r>
        <w:rPr>
          <w:i/>
        </w:rPr>
        <w:t xml:space="preserve"> </w:t>
      </w:r>
      <w:ins w:id="1270" w:author="ditaoktaria" w:date="2015-01-26T14:01:00Z">
        <w:r w:rsidR="00D92339">
          <w:t xml:space="preserve">Android </w:t>
        </w:r>
      </w:ins>
      <w:ins w:id="1271" w:author="ditaoktaria" w:date="2015-01-26T14:02:00Z">
        <w:r w:rsidR="002A2A4B">
          <w:t>s</w:t>
        </w:r>
      </w:ins>
      <w:r>
        <w:t>et-</w:t>
      </w:r>
      <w:ins w:id="1272" w:author="ditaoktaria" w:date="2015-01-26T14:02:00Z">
        <w:r w:rsidR="002A2A4B">
          <w:t>t</w:t>
        </w:r>
      </w:ins>
      <w:r>
        <w:t>op-</w:t>
      </w:r>
      <w:ins w:id="1273" w:author="ditaoktaria" w:date="2015-01-26T14:02:00Z">
        <w:r w:rsidR="002A2A4B">
          <w:t>b</w:t>
        </w:r>
      </w:ins>
      <w:r>
        <w:t>ox</w:t>
      </w:r>
    </w:p>
    <w:p w14:paraId="07576917" w14:textId="68B72B59" w:rsidR="000C0814" w:rsidRDefault="002A3717" w:rsidP="003E3A1C">
      <w:pPr>
        <w:pStyle w:val="Normal1"/>
        <w:numPr>
          <w:ilvl w:val="0"/>
          <w:numId w:val="16"/>
        </w:numPr>
        <w:spacing w:line="360" w:lineRule="auto"/>
        <w:ind w:hanging="359"/>
        <w:contextualSpacing/>
        <w:jc w:val="both"/>
        <w:rPr>
          <w:ins w:id="1274" w:author="ditaoktaria oktaria" w:date="2015-03-19T15:37:00Z"/>
        </w:rPr>
      </w:pPr>
      <w:ins w:id="1275" w:author="ditaoktaria" w:date="2015-01-24T09:01:00Z">
        <w:del w:id="1276" w:author="ditaoktaria oktaria" w:date="2015-03-19T15:37:00Z">
          <w:r w:rsidDel="00C3622D">
            <w:delText>XML</w:delText>
          </w:r>
        </w:del>
      </w:ins>
      <w:ins w:id="1277" w:author="ditaoktaria oktaria" w:date="2015-03-19T15:37:00Z">
        <w:r w:rsidR="00C3622D">
          <w:t>PHP</w:t>
        </w:r>
      </w:ins>
    </w:p>
    <w:p w14:paraId="5EBF373E" w14:textId="63290466" w:rsidR="00C3622D" w:rsidRDefault="00C3622D" w:rsidP="003E3A1C">
      <w:pPr>
        <w:pStyle w:val="Normal1"/>
        <w:numPr>
          <w:ilvl w:val="0"/>
          <w:numId w:val="16"/>
        </w:numPr>
        <w:spacing w:line="360" w:lineRule="auto"/>
        <w:ind w:hanging="359"/>
        <w:contextualSpacing/>
        <w:jc w:val="both"/>
        <w:rPr>
          <w:ins w:id="1278" w:author="ditaoktaria oktaria" w:date="2015-03-19T15:37:00Z"/>
        </w:rPr>
      </w:pPr>
      <w:ins w:id="1279" w:author="ditaoktaria oktaria" w:date="2015-03-19T15:37:00Z">
        <w:r>
          <w:t>MySQL</w:t>
        </w:r>
      </w:ins>
    </w:p>
    <w:p w14:paraId="5606EFC4" w14:textId="379AA0DC" w:rsidR="00C3622D" w:rsidRDefault="00C3622D" w:rsidP="003E3A1C">
      <w:pPr>
        <w:pStyle w:val="Normal1"/>
        <w:numPr>
          <w:ilvl w:val="0"/>
          <w:numId w:val="16"/>
        </w:numPr>
        <w:spacing w:line="360" w:lineRule="auto"/>
        <w:ind w:hanging="359"/>
        <w:contextualSpacing/>
        <w:jc w:val="both"/>
        <w:rPr>
          <w:ins w:id="1280" w:author="ditaoktaria" w:date="2015-01-24T09:01:00Z"/>
        </w:rPr>
      </w:pPr>
      <w:ins w:id="1281" w:author="ditaoktaria oktaria" w:date="2015-03-19T15:37:00Z">
        <w:r>
          <w:t>JSON</w:t>
        </w:r>
      </w:ins>
    </w:p>
    <w:p w14:paraId="474EFABC" w14:textId="35D09921" w:rsidR="003E3A1C" w:rsidRDefault="003E3A1C">
      <w:pPr>
        <w:pStyle w:val="Heading2"/>
        <w:numPr>
          <w:ilvl w:val="0"/>
          <w:numId w:val="66"/>
        </w:numPr>
        <w:ind w:hanging="630"/>
        <w:pPrChange w:id="1282" w:author="ditaoktaria oktaria" w:date="2015-03-18T08:52:00Z">
          <w:pPr>
            <w:pStyle w:val="Heading2"/>
            <w:tabs>
              <w:tab w:val="left" w:pos="709"/>
            </w:tabs>
            <w:spacing w:after="60"/>
            <w:ind w:hanging="719"/>
          </w:pPr>
        </w:pPrChange>
      </w:pPr>
      <w:bookmarkStart w:id="1283" w:name="h.3znysh7" w:colFirst="0" w:colLast="0"/>
      <w:bookmarkStart w:id="1284" w:name="_Toc403732939"/>
      <w:bookmarkStart w:id="1285" w:name="_Toc283905444"/>
      <w:bookmarkEnd w:id="1283"/>
      <w:r>
        <w:t>Analis</w:t>
      </w:r>
      <w:ins w:id="1286" w:author="ditaoktaria" w:date="2014-12-27T20:36:00Z">
        <w:r w:rsidR="00CE4947">
          <w:t>is</w:t>
        </w:r>
      </w:ins>
      <w:r>
        <w:t xml:space="preserve"> Kebutuhan</w:t>
      </w:r>
      <w:bookmarkEnd w:id="1284"/>
      <w:bookmarkEnd w:id="1285"/>
    </w:p>
    <w:p w14:paraId="16802BB6" w14:textId="11A85D95" w:rsidR="004745AC" w:rsidRDefault="003E3A1C" w:rsidP="003E3A1C">
      <w:pPr>
        <w:pStyle w:val="Normal1"/>
        <w:spacing w:line="360" w:lineRule="auto"/>
        <w:ind w:firstLine="709"/>
        <w:jc w:val="both"/>
        <w:rPr>
          <w:ins w:id="1287" w:author="ditaoktaria" w:date="2015-01-24T09:55:00Z"/>
        </w:rPr>
      </w:pPr>
      <w:bookmarkStart w:id="1288" w:name="h.2et92p0" w:colFirst="0" w:colLast="0"/>
      <w:bookmarkEnd w:id="1288"/>
      <w:r>
        <w:t xml:space="preserve">Analisis kebutuhan bertujuan untuk mendapatkan semua kebutuhan yang diperlukan </w:t>
      </w:r>
      <w:ins w:id="1289" w:author="ditaoktaria" w:date="2015-01-24T09:04:00Z">
        <w:r w:rsidR="00D06F05">
          <w:t>oleh</w:t>
        </w:r>
      </w:ins>
      <w:r>
        <w:t xml:space="preserve"> sistem yang akan dibangun. Analisis kebutuhan dimulai dengan mempelajari sistem yang telah ada, kemudian menganalis</w:t>
      </w:r>
      <w:ins w:id="1290" w:author="ditaoktaria" w:date="2014-12-27T20:37:00Z">
        <w:r w:rsidR="00CE4947">
          <w:t>is</w:t>
        </w:r>
      </w:ins>
      <w:r>
        <w:t xml:space="preserve"> permasalahan, kelemahan dan kebutuhan dari sistem tersebut. Hingga hasilnya dapat digunakan sebagai bahan analis</w:t>
      </w:r>
      <w:ins w:id="1291" w:author="ditaoktaria" w:date="2014-12-27T20:37:00Z">
        <w:r w:rsidR="00CE4947">
          <w:t>is</w:t>
        </w:r>
      </w:ins>
      <w:r>
        <w:t xml:space="preserve"> untuk mendapatkan solusi sistem baru yang memiliki keunggulan dari sistem yang sudah ada</w:t>
      </w:r>
      <w:ins w:id="1292" w:author="ditaoktaria" w:date="2015-01-24T09:49:00Z">
        <w:r w:rsidR="00A26B72">
          <w:t xml:space="preserve"> </w:t>
        </w:r>
      </w:ins>
    </w:p>
    <w:p w14:paraId="5EBFA76C" w14:textId="06842BA8" w:rsidR="003E3A1C" w:rsidRDefault="003E3A1C" w:rsidP="003E3A1C">
      <w:pPr>
        <w:pStyle w:val="Normal1"/>
        <w:spacing w:line="360" w:lineRule="auto"/>
        <w:ind w:firstLine="709"/>
        <w:jc w:val="both"/>
      </w:pPr>
      <w:r>
        <w:t>Analisis kebutuhan sistem digambarkan menggunakan</w:t>
      </w:r>
      <w:r w:rsidR="00A26B72">
        <w:t xml:space="preserve"> bahasa pemodelan UML. Dalam pemodelan UML, tahap analisis kebutuhan direpresentasikan dengan menggunakan </w:t>
      </w:r>
      <w:r>
        <w:rPr>
          <w:i/>
        </w:rPr>
        <w:t>Use Case diagram</w:t>
      </w:r>
      <w:r w:rsidR="00A26B72">
        <w:rPr>
          <w:i/>
        </w:rPr>
        <w:t xml:space="preserve"> </w:t>
      </w:r>
      <w:r w:rsidR="00A26B72">
        <w:t>untuk mendapatkan konsep yang jelas mengenai sistem yang akan dikembangkan</w:t>
      </w:r>
      <w:r>
        <w:t xml:space="preserve">. </w:t>
      </w:r>
      <w:r w:rsidR="00765AA8">
        <w:t>Use Case Diagram merepresentasikan interaksi antara pengguna dengan sistem</w:t>
      </w:r>
      <w:r w:rsidR="00A26B72">
        <w:t xml:space="preserve"> [AN-09]</w:t>
      </w:r>
      <w:r w:rsidR="00765AA8">
        <w:t xml:space="preserve">. </w:t>
      </w:r>
      <w:r w:rsidR="00A26B72">
        <w:t>Terdapat empat langkah dalam</w:t>
      </w:r>
      <w:r w:rsidR="00613F38">
        <w:t xml:space="preserve"> tahap</w:t>
      </w:r>
      <w:r w:rsidR="00A26B72">
        <w:t xml:space="preserve"> </w:t>
      </w:r>
      <w:r>
        <w:t>analisis kebutuhan</w:t>
      </w:r>
      <w:ins w:id="1293" w:author="ditaoktaria" w:date="2015-01-24T09:50:00Z">
        <w:r w:rsidR="00A26B72">
          <w:t xml:space="preserve"> ini,</w:t>
        </w:r>
      </w:ins>
      <w:r>
        <w:t xml:space="preserve"> yaitu melakukan penjabaran tentang gambaran umum </w:t>
      </w:r>
      <w:ins w:id="1294" w:author="ditaoktaria" w:date="2015-01-24T09:54:00Z">
        <w:r w:rsidR="00613F38">
          <w:t>sistem</w:t>
        </w:r>
      </w:ins>
      <w:r>
        <w:t xml:space="preserve">, melakukan proses identifikasi aktor yang terlibat dalam </w:t>
      </w:r>
      <w:ins w:id="1295" w:author="ditaoktaria" w:date="2015-01-24T09:54:00Z">
        <w:r w:rsidR="00613F38">
          <w:t>sistem</w:t>
        </w:r>
      </w:ins>
      <w:r>
        <w:t>, membuat daftar kebutuhan pengguna dengan menganalisis kebutuhan fungsional dan kebutuhan non fungsional.</w:t>
      </w:r>
    </w:p>
    <w:p w14:paraId="7986D198" w14:textId="5415623F" w:rsidR="003E3A1C" w:rsidRDefault="003E3A1C">
      <w:pPr>
        <w:pStyle w:val="Heading2"/>
        <w:numPr>
          <w:ilvl w:val="0"/>
          <w:numId w:val="66"/>
        </w:numPr>
        <w:ind w:hanging="630"/>
        <w:pPrChange w:id="1296" w:author="ditaoktaria oktaria" w:date="2015-03-18T08:52:00Z">
          <w:pPr>
            <w:pStyle w:val="Heading2"/>
            <w:tabs>
              <w:tab w:val="left" w:pos="709"/>
            </w:tabs>
            <w:spacing w:after="60"/>
            <w:ind w:hanging="719"/>
          </w:pPr>
        </w:pPrChange>
      </w:pPr>
      <w:bookmarkStart w:id="1297" w:name="_Toc403732940"/>
      <w:bookmarkStart w:id="1298" w:name="_Toc283905445"/>
      <w:r>
        <w:t>Perancangan</w:t>
      </w:r>
      <w:bookmarkEnd w:id="1297"/>
      <w:bookmarkEnd w:id="1298"/>
    </w:p>
    <w:p w14:paraId="472C6C13" w14:textId="77777777" w:rsidR="003E5772" w:rsidRDefault="003E5772" w:rsidP="003E5772">
      <w:pPr>
        <w:pStyle w:val="Normal1"/>
        <w:spacing w:line="360" w:lineRule="auto"/>
        <w:ind w:firstLine="720"/>
        <w:jc w:val="both"/>
      </w:pPr>
      <w:bookmarkStart w:id="1299" w:name="h.tyjcwt" w:colFirst="0" w:colLast="0"/>
      <w:bookmarkEnd w:id="1299"/>
      <w:r>
        <w:t>Proses perancangan dilakukan setelah semua kebutuhan sistem didapatkan melalui tahap analisis kebutuhan. Tahap pertama dalam perancangan sistem adalah perancangan umum sistem, kemudian tahap selanjutnya adalah proses perancangan perangkat lunak. Tahap perancangan umum sistem menjelaskan mengenai gambar proses kerja sistem secara umum. Sedangkan proses perancangan perangkat lunak terdiri dari:</w:t>
      </w:r>
    </w:p>
    <w:p w14:paraId="0330FFDE" w14:textId="68F3B5B5" w:rsidR="003E5772" w:rsidRDefault="003E5772" w:rsidP="003E5772">
      <w:pPr>
        <w:pStyle w:val="Normal1"/>
        <w:numPr>
          <w:ilvl w:val="1"/>
          <w:numId w:val="17"/>
        </w:numPr>
        <w:spacing w:line="360" w:lineRule="auto"/>
        <w:ind w:left="709"/>
        <w:jc w:val="both"/>
      </w:pPr>
      <w:r>
        <w:lastRenderedPageBreak/>
        <w:t>Perancangan arsitektur sistem</w:t>
      </w:r>
    </w:p>
    <w:p w14:paraId="09D49668" w14:textId="77777777" w:rsidR="003E5772" w:rsidRDefault="003E5772" w:rsidP="003E5772">
      <w:pPr>
        <w:ind w:left="709" w:firstLine="0"/>
      </w:pPr>
      <w:r>
        <w:t>Perancangan arsitektur sistem dilakukan dengan  merepresentasikan relasi dari masing-masing komponen penyusun sistem.</w:t>
      </w:r>
    </w:p>
    <w:p w14:paraId="3B9AD473" w14:textId="77777777" w:rsidR="003E5772" w:rsidRDefault="003E5772" w:rsidP="003E5772">
      <w:pPr>
        <w:pStyle w:val="Normal1"/>
        <w:numPr>
          <w:ilvl w:val="1"/>
          <w:numId w:val="17"/>
        </w:numPr>
        <w:spacing w:line="360" w:lineRule="auto"/>
        <w:ind w:left="709"/>
        <w:jc w:val="both"/>
      </w:pPr>
      <w:r>
        <w:t xml:space="preserve">Pemodelan </w:t>
      </w:r>
      <w:r>
        <w:rPr>
          <w:i/>
        </w:rPr>
        <w:t>activity diagram</w:t>
      </w:r>
    </w:p>
    <w:p w14:paraId="3DD500E2" w14:textId="77777777" w:rsidR="003E5772" w:rsidRPr="00786195" w:rsidRDefault="003E5772" w:rsidP="003E5772">
      <w:pPr>
        <w:ind w:left="709" w:firstLine="0"/>
      </w:pPr>
      <w:r>
        <w:t>Pemodelan activity diagram digunakan untuk merancang alur aktivitas yang dilakukan antara pengguna dengan sistem.</w:t>
      </w:r>
    </w:p>
    <w:p w14:paraId="2F8FA2BD" w14:textId="77777777" w:rsidR="003E5772" w:rsidRDefault="003E5772" w:rsidP="003E5772">
      <w:pPr>
        <w:pStyle w:val="Normal1"/>
        <w:numPr>
          <w:ilvl w:val="1"/>
          <w:numId w:val="17"/>
        </w:numPr>
        <w:spacing w:line="360" w:lineRule="auto"/>
        <w:ind w:left="709"/>
        <w:jc w:val="both"/>
      </w:pPr>
      <w:r>
        <w:t>Perancangan basis data</w:t>
      </w:r>
    </w:p>
    <w:p w14:paraId="3462EED3" w14:textId="77777777" w:rsidR="003E5772" w:rsidRDefault="003E5772" w:rsidP="003E5772">
      <w:pPr>
        <w:ind w:left="709" w:firstLine="0"/>
      </w:pPr>
      <w:r>
        <w:t xml:space="preserve">Model representasi dari perancangan basis data menggunakan </w:t>
      </w:r>
      <w:r>
        <w:rPr>
          <w:i/>
        </w:rPr>
        <w:t>Entity Relationship Diagram</w:t>
      </w:r>
      <w:r>
        <w:t xml:space="preserve"> (ERD) yang merepresentasikan entitas dan atribut beserta relasinya.</w:t>
      </w:r>
    </w:p>
    <w:p w14:paraId="5270D70A" w14:textId="77777777" w:rsidR="003E5772" w:rsidRPr="00515854" w:rsidRDefault="003E5772" w:rsidP="003E5772">
      <w:pPr>
        <w:pStyle w:val="Normal1"/>
        <w:numPr>
          <w:ilvl w:val="1"/>
          <w:numId w:val="17"/>
        </w:numPr>
        <w:spacing w:line="360" w:lineRule="auto"/>
        <w:ind w:left="709"/>
        <w:jc w:val="both"/>
      </w:pPr>
      <w:r>
        <w:t>Perancangan antarmuka</w:t>
      </w:r>
    </w:p>
    <w:p w14:paraId="44239B9F" w14:textId="67084931" w:rsidR="003E3A1C" w:rsidRDefault="003E5772" w:rsidP="003E5772">
      <w:pPr>
        <w:pStyle w:val="Normal1"/>
        <w:spacing w:line="360" w:lineRule="auto"/>
        <w:ind w:firstLine="720"/>
        <w:jc w:val="both"/>
      </w:pPr>
      <w:r>
        <w:t xml:space="preserve">Perancangan antarmuka dilakukan dengan membuat </w:t>
      </w:r>
      <w:r w:rsidRPr="00515854">
        <w:rPr>
          <w:i/>
        </w:rPr>
        <w:t>layout</w:t>
      </w:r>
      <w:r>
        <w:rPr>
          <w:i/>
        </w:rPr>
        <w:t xml:space="preserve"> </w:t>
      </w:r>
      <w:r>
        <w:t xml:space="preserve">yang terdiri dari komponen-komponen </w:t>
      </w:r>
      <w:r>
        <w:rPr>
          <w:i/>
        </w:rPr>
        <w:t xml:space="preserve">layout </w:t>
      </w:r>
      <w:r>
        <w:t xml:space="preserve">seperti </w:t>
      </w:r>
      <w:r w:rsidRPr="00515854">
        <w:rPr>
          <w:i/>
        </w:rPr>
        <w:t>textbox</w:t>
      </w:r>
      <w:r>
        <w:t xml:space="preserve">, </w:t>
      </w:r>
      <w:r>
        <w:rPr>
          <w:i/>
        </w:rPr>
        <w:t xml:space="preserve">button </w:t>
      </w:r>
      <w:r>
        <w:t xml:space="preserve">dan </w:t>
      </w:r>
      <w:r>
        <w:rPr>
          <w:i/>
        </w:rPr>
        <w:t>label</w:t>
      </w:r>
      <w:r>
        <w:t>.</w:t>
      </w:r>
    </w:p>
    <w:p w14:paraId="2515EFB7" w14:textId="53FCADE7" w:rsidR="003E3A1C" w:rsidRDefault="003E3A1C">
      <w:pPr>
        <w:pStyle w:val="Heading2"/>
        <w:numPr>
          <w:ilvl w:val="0"/>
          <w:numId w:val="66"/>
        </w:numPr>
        <w:ind w:hanging="630"/>
        <w:pPrChange w:id="1300" w:author="ditaoktaria oktaria" w:date="2015-03-18T08:52:00Z">
          <w:pPr>
            <w:pStyle w:val="Heading2"/>
            <w:numPr>
              <w:numId w:val="0"/>
            </w:numPr>
            <w:ind w:left="0" w:firstLine="0"/>
          </w:pPr>
        </w:pPrChange>
      </w:pPr>
      <w:bookmarkStart w:id="1301" w:name="_Toc403732941"/>
      <w:bookmarkStart w:id="1302" w:name="_Toc283905446"/>
      <w:r>
        <w:t>Implementasi</w:t>
      </w:r>
      <w:bookmarkEnd w:id="1301"/>
      <w:bookmarkEnd w:id="1302"/>
    </w:p>
    <w:p w14:paraId="559A07DC" w14:textId="573E25CD" w:rsidR="003E3A1C" w:rsidRDefault="003E3A1C" w:rsidP="003E3A1C">
      <w:pPr>
        <w:pStyle w:val="Normal1"/>
        <w:spacing w:line="360" w:lineRule="auto"/>
        <w:ind w:firstLine="709"/>
        <w:jc w:val="both"/>
      </w:pPr>
      <w:r>
        <w:t xml:space="preserve">Implementasi </w:t>
      </w:r>
      <w:r w:rsidR="003861C1">
        <w:t xml:space="preserve">sistem </w:t>
      </w:r>
      <w:r w:rsidR="00F3117C">
        <w:t>mengacu pada perancangan sistem.</w:t>
      </w:r>
      <w:r>
        <w:t xml:space="preserve"> Implementasi </w:t>
      </w:r>
      <w:r w:rsidR="007964C3">
        <w:t>sistem</w:t>
      </w:r>
      <w:ins w:id="1303" w:author="ditaoktaria" w:date="2015-01-25T19:51:00Z">
        <w:r w:rsidR="003861C1">
          <w:t xml:space="preserve"> pada</w:t>
        </w:r>
      </w:ins>
      <w:ins w:id="1304" w:author="ditaoktaria" w:date="2015-01-25T19:50:00Z">
        <w:r w:rsidR="003861C1">
          <w:t xml:space="preserve"> </w:t>
        </w:r>
      </w:ins>
      <w:r>
        <w:t xml:space="preserve">sistem </w:t>
      </w:r>
      <w:ins w:id="1305" w:author="ditaoktaria" w:date="2015-01-25T19:54:00Z">
        <w:r w:rsidR="003861C1">
          <w:t xml:space="preserve">ini menggunakan model </w:t>
        </w:r>
      </w:ins>
      <w:ins w:id="1306" w:author="Aryo Pinandito" w:date="2015-02-17T08:50:00Z">
        <w:r w:rsidR="009E3531" w:rsidRPr="00D50D64">
          <w:rPr>
            <w:i/>
            <w:rPrChange w:id="1307" w:author="ditaoktaria" w:date="2015-07-10T12:19:00Z">
              <w:rPr/>
            </w:rPrChange>
          </w:rPr>
          <w:t>native</w:t>
        </w:r>
      </w:ins>
      <w:ins w:id="1308" w:author="ditaoktaria" w:date="2015-01-25T19:54:00Z">
        <w:r w:rsidR="003861C1">
          <w:t xml:space="preserve"> dengan</w:t>
        </w:r>
      </w:ins>
      <w:r>
        <w:t xml:space="preserve"> menggunakan bahasa pemrograman</w:t>
      </w:r>
      <w:ins w:id="1309" w:author="ditaoktaria" w:date="2015-01-25T19:50:00Z">
        <w:r w:rsidR="003861C1">
          <w:t xml:space="preserve"> Java Android. Sedangkan</w:t>
        </w:r>
      </w:ins>
      <w:ins w:id="1310" w:author="ditaoktaria" w:date="2015-01-25T20:01:00Z">
        <w:r w:rsidR="00BF14CF">
          <w:t xml:space="preserve"> </w:t>
        </w:r>
      </w:ins>
      <w:r w:rsidR="009E3531">
        <w:t xml:space="preserve">pengelolaan data sistem yang dibangun </w:t>
      </w:r>
      <w:r>
        <w:t xml:space="preserve">menggunakan </w:t>
      </w:r>
      <w:r w:rsidR="00F00CD6" w:rsidRPr="001227FC">
        <w:t>Database Management System</w:t>
      </w:r>
      <w:r w:rsidR="00F00CD6">
        <w:t xml:space="preserve"> </w:t>
      </w:r>
      <w:r>
        <w:t>MySQL</w:t>
      </w:r>
      <w:ins w:id="1311" w:author="ditaoktaria" w:date="2015-01-25T19:57:00Z">
        <w:r w:rsidR="00F00CD6">
          <w:t xml:space="preserve">. Pada </w:t>
        </w:r>
      </w:ins>
      <w:r>
        <w:t xml:space="preserve">tahap akhir dilakukan implementasi simulasi pada </w:t>
      </w:r>
      <w:r>
        <w:rPr>
          <w:i/>
        </w:rPr>
        <w:t>hardware</w:t>
      </w:r>
      <w:r>
        <w:t xml:space="preserve"> secara langsung dari Eclipse menggunakan </w:t>
      </w:r>
      <w:r w:rsidRPr="001227FC">
        <w:rPr>
          <w:rPrChange w:id="1312" w:author="ditaoktaria" w:date="2015-03-23T18:34:00Z">
            <w:rPr>
              <w:i/>
            </w:rPr>
          </w:rPrChange>
        </w:rPr>
        <w:t>Android Develepmoent Tools</w:t>
      </w:r>
      <w:r>
        <w:t xml:space="preserve"> (ADT). </w:t>
      </w:r>
    </w:p>
    <w:p w14:paraId="112C6E99" w14:textId="7B8B6710" w:rsidR="003E3A1C" w:rsidRDefault="003E3A1C">
      <w:pPr>
        <w:pStyle w:val="Heading2"/>
        <w:numPr>
          <w:ilvl w:val="0"/>
          <w:numId w:val="66"/>
        </w:numPr>
        <w:ind w:hanging="630"/>
        <w:pPrChange w:id="1313" w:author="ditaoktaria oktaria" w:date="2015-03-18T08:53:00Z">
          <w:pPr>
            <w:pStyle w:val="Heading2"/>
            <w:tabs>
              <w:tab w:val="left" w:pos="709"/>
            </w:tabs>
            <w:spacing w:after="60"/>
            <w:ind w:hanging="719"/>
          </w:pPr>
        </w:pPrChange>
      </w:pPr>
      <w:bookmarkStart w:id="1314" w:name="_Toc403732942"/>
      <w:bookmarkStart w:id="1315" w:name="_Toc283905447"/>
      <w:r>
        <w:t>Pengujian dan Analisis</w:t>
      </w:r>
      <w:bookmarkEnd w:id="1314"/>
      <w:bookmarkEnd w:id="1315"/>
    </w:p>
    <w:p w14:paraId="709B97BB" w14:textId="26984129" w:rsidR="003E3A1C" w:rsidRDefault="003E3A1C" w:rsidP="003E3A1C">
      <w:pPr>
        <w:pStyle w:val="Normal1"/>
        <w:spacing w:line="360" w:lineRule="auto"/>
        <w:ind w:firstLine="709"/>
        <w:jc w:val="both"/>
      </w:pPr>
      <w:r>
        <w:t xml:space="preserve">Pengujian </w:t>
      </w:r>
      <w:r w:rsidR="00800A29">
        <w:t xml:space="preserve">yang dilakukan </w:t>
      </w:r>
      <w:r w:rsidR="00441B8A">
        <w:t>pada penilitian ini adalah pengujian validasi</w:t>
      </w:r>
      <w:r w:rsidR="00800A29">
        <w:t xml:space="preserve"> dan kompatibilitas</w:t>
      </w:r>
      <w:r w:rsidR="00441B8A">
        <w:t>. Pengujian validasi</w:t>
      </w:r>
      <w:r w:rsidR="00800A29">
        <w:t xml:space="preserve"> menggunakan metode black-box testing yang</w:t>
      </w:r>
      <w:r>
        <w:t xml:space="preserve"> dilakukan untuk </w:t>
      </w:r>
      <w:r w:rsidR="00A87BAB">
        <w:t xml:space="preserve">mengetahui kesesuaian </w:t>
      </w:r>
      <w:r>
        <w:t xml:space="preserve">sistem yang dibuat telah sesuai dengan spesifikasi kebutuhan yang </w:t>
      </w:r>
      <w:r w:rsidR="00A87BAB">
        <w:t>melandasinya</w:t>
      </w:r>
      <w:r w:rsidR="00800A29">
        <w:t>. Sedangkan pengujian kompatibilitas digunakan untuk mengetahui tingkat keberhasilan aplikasi untuk diterapkan dalam versi-versi berbe</w:t>
      </w:r>
      <w:r w:rsidR="000D4274">
        <w:t>da dalam sistem operasi Android.</w:t>
      </w:r>
      <w:r w:rsidR="000F71D1">
        <w:t xml:space="preserve"> Setelah tahap pengujian selesai, maka dilakukan analisis terhadap hasil pengujian sehingga mendapatkan kesimpulan dari sistem yang telah dibuat.</w:t>
      </w:r>
    </w:p>
    <w:p w14:paraId="7E2EF3BD" w14:textId="10965F58" w:rsidR="003E3A1C" w:rsidRDefault="003E3A1C">
      <w:pPr>
        <w:pStyle w:val="Heading2"/>
        <w:numPr>
          <w:ilvl w:val="0"/>
          <w:numId w:val="66"/>
        </w:numPr>
        <w:ind w:hanging="630"/>
        <w:pPrChange w:id="1316" w:author="ditaoktaria oktaria" w:date="2015-03-18T08:53:00Z">
          <w:pPr>
            <w:pStyle w:val="Heading2"/>
            <w:numPr>
              <w:numId w:val="0"/>
            </w:numPr>
            <w:ind w:left="0" w:firstLine="0"/>
          </w:pPr>
        </w:pPrChange>
      </w:pPr>
      <w:bookmarkStart w:id="1317" w:name="_Toc403732943"/>
      <w:bookmarkStart w:id="1318" w:name="_Toc283905448"/>
      <w:r>
        <w:lastRenderedPageBreak/>
        <w:t>Pengambilan Kesimpulan dan Saran</w:t>
      </w:r>
      <w:bookmarkEnd w:id="1317"/>
      <w:bookmarkEnd w:id="1318"/>
    </w:p>
    <w:p w14:paraId="6A499896" w14:textId="7216A7EF" w:rsidR="003E3A1C" w:rsidRDefault="003E5772" w:rsidP="003E3A1C">
      <w:pPr>
        <w:pStyle w:val="Normal1"/>
        <w:spacing w:line="360" w:lineRule="auto"/>
        <w:ind w:firstLine="709"/>
        <w:jc w:val="both"/>
      </w:pPr>
      <w:r>
        <w:t>Tahap terakhir dari penulisan adalah pengambilan kesimpulan dan saran.. Kesimpulan diambil dari hasil pengujian dan analisis terhadap sistem yang dibangun untuk mengetahui sistem yang dibuat telah sesuai dengan spesifikasi kebutuhan dan telah memenuhi manfaat dan tujuan dilakukannya penelitian. Pengambilan saran dilakukan dengan tujuan untuk memperbaiki kesalahan atau kekurangan yang terjadi pada penelitian untuk memberikan pertimbangan atas pengembangan sistem lebih lanjut</w:t>
      </w:r>
      <w:r w:rsidR="003E3A1C">
        <w:t>.</w:t>
      </w:r>
    </w:p>
    <w:p w14:paraId="1A281BDA" w14:textId="77777777" w:rsidR="00B92C0C" w:rsidRDefault="00B92C0C" w:rsidP="00ED68A3">
      <w:pPr>
        <w:ind w:firstLine="709"/>
        <w:rPr>
          <w:szCs w:val="24"/>
        </w:rPr>
      </w:pPr>
    </w:p>
    <w:p w14:paraId="78E97004" w14:textId="77777777" w:rsidR="00E2503C" w:rsidRDefault="00E2503C" w:rsidP="00ED68A3">
      <w:pPr>
        <w:ind w:firstLine="709"/>
        <w:rPr>
          <w:szCs w:val="24"/>
        </w:rPr>
        <w:sectPr w:rsidR="00E2503C" w:rsidSect="009C3B08">
          <w:headerReference w:type="default" r:id="rId28"/>
          <w:footerReference w:type="default" r:id="rId29"/>
          <w:footerReference w:type="first" r:id="rId30"/>
          <w:pgSz w:w="11909" w:h="16834" w:code="9"/>
          <w:pgMar w:top="1985" w:right="1699" w:bottom="1699" w:left="2268" w:header="720" w:footer="720" w:gutter="0"/>
          <w:cols w:space="720"/>
          <w:titlePg/>
          <w:docGrid w:linePitch="360"/>
        </w:sectPr>
      </w:pPr>
    </w:p>
    <w:p w14:paraId="541ACA3E" w14:textId="77777777" w:rsidR="00E2503C" w:rsidRDefault="00E2503C" w:rsidP="00E2503C">
      <w:pPr>
        <w:pStyle w:val="Heading1"/>
      </w:pPr>
      <w:r>
        <w:lastRenderedPageBreak/>
        <w:t>BAB IV</w:t>
      </w:r>
    </w:p>
    <w:p w14:paraId="22CD9F77" w14:textId="77777777" w:rsidR="00E2503C" w:rsidRDefault="00E2503C" w:rsidP="00E2503C">
      <w:pPr>
        <w:pStyle w:val="Heading1"/>
      </w:pPr>
      <w:r>
        <w:t>ANALISIS DAN PERANCANGAN</w:t>
      </w:r>
    </w:p>
    <w:p w14:paraId="456B6422" w14:textId="77777777" w:rsidR="00E2503C" w:rsidRDefault="00E2503C" w:rsidP="00E2503C"/>
    <w:p w14:paraId="43ED4644" w14:textId="77777777" w:rsidR="00E2503C" w:rsidRDefault="00E2503C" w:rsidP="00E2503C">
      <w:pPr>
        <w:ind w:firstLine="567"/>
      </w:pPr>
      <w:r w:rsidRPr="0052511F">
        <w:t>Bab ini membahas mengenai ana</w:t>
      </w:r>
      <w:r>
        <w:t>lisis dan perancangan aplikasi.</w:t>
      </w:r>
      <w:r w:rsidRPr="0052511F">
        <w:t xml:space="preserve"> </w:t>
      </w:r>
      <w:r>
        <w:t>Berikut diagram tahapan analisis dan perancangan aplikasi pada penelitian ini :</w:t>
      </w:r>
    </w:p>
    <w:p w14:paraId="00AD7759" w14:textId="74637811" w:rsidR="00E2503C" w:rsidRDefault="00E2503C" w:rsidP="00E2503C">
      <w:pPr>
        <w:keepNext/>
        <w:ind w:firstLine="0"/>
      </w:pPr>
      <w:r w:rsidRPr="00B642C8">
        <w:rPr>
          <w:noProof/>
          <w:szCs w:val="24"/>
        </w:rPr>
        <w:drawing>
          <wp:inline distT="0" distB="0" distL="0" distR="0" wp14:anchorId="4F24DC0D" wp14:editId="2426825A">
            <wp:extent cx="50292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029200" cy="3643630"/>
                    </a:xfrm>
                    <a:prstGeom prst="rect">
                      <a:avLst/>
                    </a:prstGeom>
                    <a:noFill/>
                    <a:ln>
                      <a:noFill/>
                    </a:ln>
                  </pic:spPr>
                </pic:pic>
              </a:graphicData>
            </a:graphic>
          </wp:inline>
        </w:drawing>
      </w:r>
    </w:p>
    <w:p w14:paraId="19C8403D" w14:textId="77777777" w:rsidR="00E2503C" w:rsidRPr="0031309C" w:rsidRDefault="00E2503C" w:rsidP="00E2503C">
      <w:pPr>
        <w:pStyle w:val="Caption"/>
        <w:rPr>
          <w:szCs w:val="24"/>
        </w:rPr>
      </w:pPr>
      <w:bookmarkStart w:id="1319" w:name="_Toc297822202"/>
      <w:r>
        <w:t xml:space="preserve">Gambar 4. </w:t>
      </w:r>
      <w:fldSimple w:instr=" SEQ Gambar_4. \* ARABIC ">
        <w:r w:rsidR="0029089E">
          <w:rPr>
            <w:noProof/>
          </w:rPr>
          <w:t>1</w:t>
        </w:r>
      </w:fldSimple>
      <w:r>
        <w:t xml:space="preserve"> </w:t>
      </w:r>
      <w:r w:rsidRPr="00B61150">
        <w:rPr>
          <w:b w:val="0"/>
        </w:rPr>
        <w:t>Diagram Pohon Analisis dan Perancangan</w:t>
      </w:r>
      <w:bookmarkEnd w:id="1319"/>
    </w:p>
    <w:p w14:paraId="325532C3" w14:textId="77777777" w:rsidR="00E2503C" w:rsidRDefault="00E2503C">
      <w:pPr>
        <w:pStyle w:val="Heading2"/>
        <w:numPr>
          <w:ilvl w:val="0"/>
          <w:numId w:val="67"/>
        </w:numPr>
        <w:ind w:hanging="630"/>
        <w:pPrChange w:id="1320" w:author="ditaoktaria oktaria" w:date="2015-03-18T08:55:00Z">
          <w:pPr>
            <w:pStyle w:val="Heading2"/>
            <w:numPr>
              <w:numId w:val="0"/>
            </w:numPr>
            <w:ind w:left="0" w:firstLine="0"/>
          </w:pPr>
        </w:pPrChange>
      </w:pPr>
      <w:r>
        <w:t>Analisis Kebutuhan</w:t>
      </w:r>
    </w:p>
    <w:p w14:paraId="09893693" w14:textId="77777777" w:rsidR="00E2503C" w:rsidRDefault="00E2503C" w:rsidP="00E2503C">
      <w:r>
        <w:t xml:space="preserve">Tahap analisis kebutuhan diawali dengan menjabarkan gambaran umum aplikasi, melakukan identifikasi aktor untuk menentukan aktor-aktor yang terlibat dalam penggunaan aplikasi, penjabaran kebutuhan fungsional yang akan direpresentasikan ke dalam diagram </w:t>
      </w:r>
      <w:r>
        <w:rPr>
          <w:i/>
        </w:rPr>
        <w:t>use case</w:t>
      </w:r>
      <w:r>
        <w:t xml:space="preserve"> serta yang terakhir adalah penjabaran kebutuhan non fungsional. Analisis kebutuhan ini dilakukan untuk mendapatkan kebutuhan yang harus disediakan oleh sistem agar dapat memenuhi kebutuhan pengguna.</w:t>
      </w:r>
    </w:p>
    <w:p w14:paraId="6FFF6B6C" w14:textId="77777777" w:rsidR="00E2503C" w:rsidRDefault="00E2503C" w:rsidP="00E2503C">
      <w:pPr>
        <w:pStyle w:val="Heading3"/>
        <w:numPr>
          <w:ilvl w:val="0"/>
          <w:numId w:val="19"/>
        </w:numPr>
        <w:ind w:hanging="720"/>
      </w:pPr>
      <w:r>
        <w:lastRenderedPageBreak/>
        <w:t>Gambaran Umum Aplikasi</w:t>
      </w:r>
    </w:p>
    <w:p w14:paraId="34C8F167" w14:textId="77777777" w:rsidR="00E2503C" w:rsidRDefault="00E2503C" w:rsidP="00E2503C">
      <w:r>
        <w:t>Penjabaran gambaran umum aplikasi</w:t>
      </w:r>
      <w:r>
        <w:rPr>
          <w:i/>
        </w:rPr>
        <w:t xml:space="preserve"> </w:t>
      </w:r>
      <w:r>
        <w:t>meliputi penjelasan tentang deskripsi umum aplikasi dan lingkungan aplikasi. Berikut penjabarannya :</w:t>
      </w:r>
    </w:p>
    <w:p w14:paraId="1BE1D283" w14:textId="77777777" w:rsidR="00E2503C" w:rsidRDefault="00E2503C" w:rsidP="00D50D64">
      <w:pPr>
        <w:pStyle w:val="Heading5"/>
        <w:numPr>
          <w:ilvl w:val="0"/>
          <w:numId w:val="20"/>
        </w:numPr>
        <w:ind w:left="709" w:hanging="709"/>
      </w:pPr>
      <w:commentRangeStart w:id="1321"/>
      <w:r>
        <w:t>Deskripsi Aplikasi</w:t>
      </w:r>
      <w:commentRangeEnd w:id="1321"/>
      <w:r w:rsidR="00883886">
        <w:rPr>
          <w:rStyle w:val="CommentReference"/>
          <w:rFonts w:eastAsia="Calibri"/>
          <w:b w:val="0"/>
        </w:rPr>
        <w:commentReference w:id="1321"/>
      </w:r>
    </w:p>
    <w:p w14:paraId="68EBAFB1" w14:textId="77777777" w:rsidR="004F0CD2" w:rsidRDefault="00E2503C" w:rsidP="00E2503C">
      <w:pPr>
        <w:rPr>
          <w:ins w:id="1322" w:author="ditaoktaria" w:date="2015-08-04T18:36:00Z"/>
        </w:rPr>
      </w:pPr>
      <w:r>
        <w:t xml:space="preserve">Sistem yang dibangun pada penelitian ini adalah sebuah sistem presentasi </w:t>
      </w:r>
      <w:r>
        <w:rPr>
          <w:i/>
        </w:rPr>
        <w:t xml:space="preserve">online </w:t>
      </w:r>
      <w:r>
        <w:t xml:space="preserve">yang dapat mengelola </w:t>
      </w:r>
      <w:r w:rsidRPr="008629D3">
        <w:rPr>
          <w:i/>
        </w:rPr>
        <w:t>file-file</w:t>
      </w:r>
      <w:r>
        <w:t xml:space="preserve"> presentasi yang terpusat dalam satu server dan menayangkan presentasi secara </w:t>
      </w:r>
      <w:r w:rsidRPr="008629D3">
        <w:rPr>
          <w:i/>
        </w:rPr>
        <w:t>online</w:t>
      </w:r>
      <w:r>
        <w:t xml:space="preserve"> melalui set-top-box. Sistem ini digunakan sebagai alat bantu pengajar untuk melakukan presentasi di kelas. Pengguna diharapkan dapat mengelola </w:t>
      </w:r>
      <w:r w:rsidRPr="008629D3">
        <w:rPr>
          <w:i/>
        </w:rPr>
        <w:t>file-file</w:t>
      </w:r>
      <w:r>
        <w:t xml:space="preserve"> presentasi agar tersimpan lebih teratur, yaitu dapat mengelompokkan </w:t>
      </w:r>
      <w:r>
        <w:rPr>
          <w:i/>
        </w:rPr>
        <w:t xml:space="preserve">file-file </w:t>
      </w:r>
      <w:r>
        <w:t xml:space="preserve">berdasarkan mata kuliah dan saling berbagi </w:t>
      </w:r>
      <w:r w:rsidRPr="008629D3">
        <w:rPr>
          <w:i/>
        </w:rPr>
        <w:t xml:space="preserve">file </w:t>
      </w:r>
      <w:r>
        <w:t xml:space="preserve">dengan anggota </w:t>
      </w:r>
      <w:r>
        <w:rPr>
          <w:i/>
        </w:rPr>
        <w:t>team teaching</w:t>
      </w:r>
      <w:r>
        <w:t xml:space="preserve">. Pengguna juga diharapkan dapat mengakses </w:t>
      </w:r>
      <w:r w:rsidRPr="008629D3">
        <w:rPr>
          <w:i/>
        </w:rPr>
        <w:t>file-file</w:t>
      </w:r>
      <w:r>
        <w:t xml:space="preserve"> secara </w:t>
      </w:r>
      <w:r>
        <w:rPr>
          <w:i/>
        </w:rPr>
        <w:t>online</w:t>
      </w:r>
      <w:r>
        <w:t xml:space="preserve">, sehingga pengguna dapat mengunggah satu </w:t>
      </w:r>
      <w:r w:rsidRPr="008629D3">
        <w:rPr>
          <w:i/>
        </w:rPr>
        <w:t>file</w:t>
      </w:r>
      <w:r>
        <w:t xml:space="preserve"> yang dapat digunakan berulang-ulang dan di kelas yang berbeda. Selain itu pengguna juga diharapkan dapat menayangkan presentasi di kelas tanpa perlu membawa </w:t>
      </w:r>
      <w:r w:rsidRPr="00ED00E5">
        <w:rPr>
          <w:i/>
          <w:rPrChange w:id="1323" w:author="ditaoktaria" w:date="2015-08-02T19:02:00Z">
            <w:rPr/>
          </w:rPrChange>
        </w:rPr>
        <w:t>laptop</w:t>
      </w:r>
      <w:r>
        <w:t xml:space="preserve"> pribadi.</w:t>
      </w:r>
      <w:ins w:id="1324" w:author="ditaoktaria" w:date="2015-08-04T18:35:00Z">
        <w:r w:rsidR="004F0CD2">
          <w:t xml:space="preserve"> </w:t>
        </w:r>
      </w:ins>
    </w:p>
    <w:p w14:paraId="1901CBF7" w14:textId="24BA001B" w:rsidR="004F0CD2" w:rsidRPr="00574D5C" w:rsidRDefault="004F0CD2" w:rsidP="004F0CD2">
      <w:pPr>
        <w:rPr>
          <w:ins w:id="1325" w:author="ditaoktaria" w:date="2015-08-04T18:41:00Z"/>
          <w:i/>
          <w:rPrChange w:id="1326" w:author="ditaoktaria" w:date="2015-08-04T18:46:00Z">
            <w:rPr>
              <w:ins w:id="1327" w:author="ditaoktaria" w:date="2015-08-04T18:41:00Z"/>
            </w:rPr>
          </w:rPrChange>
        </w:rPr>
      </w:pPr>
      <w:ins w:id="1328" w:author="ditaoktaria" w:date="2015-08-04T18:41:00Z">
        <w:r>
          <w:t xml:space="preserve">Sistem terbagi menjadi dua, yaitu sistem pada aplikasi </w:t>
        </w:r>
      </w:ins>
      <w:ins w:id="1329" w:author="ditaoktaria" w:date="2015-08-04T18:43:00Z">
        <w:r w:rsidR="005B14AC">
          <w:t xml:space="preserve">Android </w:t>
        </w:r>
      </w:ins>
      <w:ins w:id="1330" w:author="ditaoktaria" w:date="2015-08-04T18:41:00Z">
        <w:r>
          <w:t xml:space="preserve">dan sistem pada aplikasi </w:t>
        </w:r>
      </w:ins>
      <w:ins w:id="1331" w:author="ditaoktaria" w:date="2015-08-04T18:43:00Z">
        <w:r w:rsidR="005B14AC">
          <w:rPr>
            <w:i/>
          </w:rPr>
          <w:t>website</w:t>
        </w:r>
      </w:ins>
      <w:ins w:id="1332" w:author="ditaoktaria" w:date="2015-08-04T18:41:00Z">
        <w:r>
          <w:t xml:space="preserve">. Sistem pada aplikasi Android memungkinkan pengguna untuk melakukan </w:t>
        </w:r>
        <w:r>
          <w:rPr>
            <w:i/>
          </w:rPr>
          <w:t xml:space="preserve">login </w:t>
        </w:r>
        <w:r w:rsidR="005B14AC">
          <w:t xml:space="preserve">dan memutar </w:t>
        </w:r>
      </w:ins>
      <w:ins w:id="1333" w:author="ditaoktaria" w:date="2015-08-04T18:42:00Z">
        <w:r w:rsidR="005B14AC">
          <w:t>presentasi materi</w:t>
        </w:r>
      </w:ins>
      <w:ins w:id="1334" w:author="ditaoktaria" w:date="2015-08-04T18:44:00Z">
        <w:r w:rsidR="00574D5C">
          <w:t xml:space="preserve"> dalam bentuk video atau </w:t>
        </w:r>
        <w:r w:rsidR="00574D5C">
          <w:rPr>
            <w:i/>
          </w:rPr>
          <w:t xml:space="preserve">file </w:t>
        </w:r>
        <w:r w:rsidR="00574D5C">
          <w:t>PDF</w:t>
        </w:r>
      </w:ins>
      <w:ins w:id="1335" w:author="ditaoktaria" w:date="2015-08-04T18:42:00Z">
        <w:r w:rsidR="005B14AC">
          <w:t xml:space="preserve">, sedangkan untuk pengelolaan </w:t>
        </w:r>
        <w:r w:rsidR="005B14AC">
          <w:rPr>
            <w:i/>
          </w:rPr>
          <w:t xml:space="preserve">file </w:t>
        </w:r>
      </w:ins>
      <w:ins w:id="1336" w:author="ditaoktaria" w:date="2015-08-04T18:43:00Z">
        <w:r w:rsidR="005B14AC">
          <w:t xml:space="preserve">materi dilakukan pada aplikasi </w:t>
        </w:r>
        <w:r w:rsidR="005B14AC" w:rsidRPr="005B14AC">
          <w:rPr>
            <w:i/>
          </w:rPr>
          <w:t>website</w:t>
        </w:r>
      </w:ins>
      <w:ins w:id="1337" w:author="ditaoktaria" w:date="2015-08-04T18:46:00Z">
        <w:r w:rsidR="00574D5C">
          <w:rPr>
            <w:i/>
          </w:rPr>
          <w:t>.</w:t>
        </w:r>
      </w:ins>
    </w:p>
    <w:p w14:paraId="4155BA1D" w14:textId="6CABE1C9" w:rsidR="00E2503C" w:rsidRPr="004F0CD2" w:rsidDel="004F0CD2" w:rsidRDefault="00E2503C" w:rsidP="00E2503C">
      <w:pPr>
        <w:rPr>
          <w:del w:id="1338" w:author="ditaoktaria" w:date="2015-08-04T18:40:00Z"/>
        </w:rPr>
      </w:pPr>
    </w:p>
    <w:p w14:paraId="64BAD418" w14:textId="4B3E3215" w:rsidR="00D13D6F" w:rsidRDefault="00427CE7" w:rsidP="00E2503C">
      <w:r>
        <w:t xml:space="preserve">Sistem ini dibuat dalam lingkup PTIIK dimana pengguna dalam hal ini dosen tidak perlu mendaftarkan </w:t>
      </w:r>
      <w:r w:rsidR="00B6258D">
        <w:t xml:space="preserve">diri </w:t>
      </w:r>
      <w:r>
        <w:t xml:space="preserve">untuk dapat menggunakan sistem. Selama pengguna terdaftar sebagai dosen di PTIIK Universitas Brawijaya dan telah memiliki </w:t>
      </w:r>
      <w:r>
        <w:rPr>
          <w:i/>
        </w:rPr>
        <w:t>e-mail</w:t>
      </w:r>
      <w:r>
        <w:t xml:space="preserve"> UB, maka pengguna bisa melakukan </w:t>
      </w:r>
      <w:r>
        <w:rPr>
          <w:i/>
        </w:rPr>
        <w:t xml:space="preserve">sign in </w:t>
      </w:r>
      <w:r>
        <w:t xml:space="preserve">ke dalam sistem. Untuk melakukan </w:t>
      </w:r>
      <w:r>
        <w:rPr>
          <w:i/>
        </w:rPr>
        <w:t xml:space="preserve">sign in </w:t>
      </w:r>
      <w:r>
        <w:t xml:space="preserve">pertama kali, </w:t>
      </w:r>
      <w:r>
        <w:rPr>
          <w:i/>
        </w:rPr>
        <w:t xml:space="preserve">username </w:t>
      </w:r>
      <w:r>
        <w:t xml:space="preserve">dan </w:t>
      </w:r>
      <w:r>
        <w:rPr>
          <w:i/>
        </w:rPr>
        <w:t xml:space="preserve">password </w:t>
      </w:r>
      <w:r>
        <w:t xml:space="preserve">yang digunakan adalah </w:t>
      </w:r>
      <w:ins w:id="1339" w:author="ditaoktaria" w:date="2015-07-30T08:53:00Z">
        <w:r w:rsidR="00322E7F">
          <w:t>nama lengkap</w:t>
        </w:r>
      </w:ins>
      <w:del w:id="1340" w:author="ditaoktaria" w:date="2015-07-30T08:53:00Z">
        <w:r w:rsidDel="00322E7F">
          <w:rPr>
            <w:i/>
          </w:rPr>
          <w:delText xml:space="preserve">e-mail </w:delText>
        </w:r>
        <w:r w:rsidDel="00322E7F">
          <w:delText>UB</w:delText>
        </w:r>
      </w:del>
      <w:r>
        <w:t xml:space="preserve"> pengguna</w:t>
      </w:r>
      <w:ins w:id="1341" w:author="ditaoktaria" w:date="2015-07-30T08:53:00Z">
        <w:r w:rsidR="00322E7F">
          <w:t xml:space="preserve"> yang terdaftar pada web </w:t>
        </w:r>
      </w:ins>
      <w:ins w:id="1342" w:author="ditaoktaria" w:date="2015-07-30T08:55:00Z">
        <w:r w:rsidR="00322E7F">
          <w:t>PTIIK</w:t>
        </w:r>
      </w:ins>
      <w:r>
        <w:t xml:space="preserve">, lalu pengguna akan diminta mengganti </w:t>
      </w:r>
      <w:r>
        <w:rPr>
          <w:i/>
        </w:rPr>
        <w:t xml:space="preserve">password </w:t>
      </w:r>
      <w:r>
        <w:t xml:space="preserve">dengan kata kunci yang </w:t>
      </w:r>
      <w:ins w:id="1343" w:author="ditaoktaria" w:date="2015-08-04T18:46:00Z">
        <w:r w:rsidR="0099073F">
          <w:t xml:space="preserve">bersifat </w:t>
        </w:r>
      </w:ins>
      <w:r>
        <w:t xml:space="preserve">lebih rahasia. </w:t>
      </w:r>
      <w:del w:id="1344" w:author="ditaoktaria" w:date="2015-08-04T18:47:00Z">
        <w:r w:rsidDel="0099073F">
          <w:rPr>
            <w:i/>
          </w:rPr>
          <w:delText xml:space="preserve">Password </w:delText>
        </w:r>
        <w:r w:rsidDel="0099073F">
          <w:delText xml:space="preserve">baru ini akan menggantikan </w:delText>
        </w:r>
        <w:r w:rsidDel="0099073F">
          <w:rPr>
            <w:i/>
          </w:rPr>
          <w:delText xml:space="preserve">password </w:delText>
        </w:r>
        <w:r w:rsidDel="0099073F">
          <w:delText xml:space="preserve">yang lama untuk melakukan </w:delText>
        </w:r>
        <w:r w:rsidDel="0099073F">
          <w:rPr>
            <w:i/>
          </w:rPr>
          <w:delText xml:space="preserve">login </w:delText>
        </w:r>
        <w:r w:rsidDel="0099073F">
          <w:delText xml:space="preserve">di waktu lainnnya. </w:delText>
        </w:r>
      </w:del>
    </w:p>
    <w:p w14:paraId="10D1D22A" w14:textId="77777777" w:rsidR="00E2503C" w:rsidRDefault="00E2503C" w:rsidP="00D50D64">
      <w:pPr>
        <w:pStyle w:val="Heading5"/>
        <w:numPr>
          <w:ilvl w:val="0"/>
          <w:numId w:val="20"/>
        </w:numPr>
        <w:ind w:left="709" w:hanging="709"/>
        <w:jc w:val="left"/>
      </w:pPr>
      <w:commentRangeStart w:id="1345"/>
      <w:r>
        <w:t>Lingkungan Aplikasi</w:t>
      </w:r>
      <w:commentRangeEnd w:id="1345"/>
      <w:r w:rsidR="004374BB">
        <w:rPr>
          <w:rStyle w:val="CommentReference"/>
          <w:rFonts w:eastAsia="Calibri"/>
          <w:b w:val="0"/>
        </w:rPr>
        <w:commentReference w:id="1345"/>
      </w:r>
    </w:p>
    <w:p w14:paraId="5C7850C0" w14:textId="03CE2D71" w:rsidR="00E2503C" w:rsidDel="00322E7F" w:rsidRDefault="00E2503C">
      <w:pPr>
        <w:rPr>
          <w:del w:id="1346" w:author="ditaoktaria" w:date="2015-07-30T08:59:00Z"/>
        </w:rPr>
      </w:pPr>
      <w:r>
        <w:t xml:space="preserve">Lingkungan utama tempat aplikasi ini adalah perangkat Android set-top-box yang dipasang di kelas sebagai media untuk menayangkan presentasi. Namun aplikasi ini diharapkan juga dapat berjalan pada </w:t>
      </w:r>
      <w:r>
        <w:rPr>
          <w:i/>
        </w:rPr>
        <w:t xml:space="preserve">smartphone </w:t>
      </w:r>
      <w:r>
        <w:t xml:space="preserve">Android </w:t>
      </w:r>
      <w:r>
        <w:lastRenderedPageBreak/>
        <w:t xml:space="preserve">dengan tujuan agar pengguna dapat mengunggah </w:t>
      </w:r>
      <w:r w:rsidRPr="008629D3">
        <w:rPr>
          <w:i/>
        </w:rPr>
        <w:t>file</w:t>
      </w:r>
      <w:r>
        <w:t xml:space="preserve"> presentasi secara online maupun mengecek presentasi dengan menjalankan </w:t>
      </w:r>
      <w:r w:rsidRPr="008629D3">
        <w:rPr>
          <w:i/>
        </w:rPr>
        <w:t>file</w:t>
      </w:r>
      <w:r>
        <w:t xml:space="preserve"> presentasi melalui </w:t>
      </w:r>
      <w:r>
        <w:rPr>
          <w:i/>
        </w:rPr>
        <w:t>smartphone</w:t>
      </w:r>
      <w:r>
        <w:t>.</w:t>
      </w:r>
    </w:p>
    <w:p w14:paraId="0EBEB822" w14:textId="6DD5962E" w:rsidR="00E2503C" w:rsidRDefault="00E2503C" w:rsidP="00322E7F">
      <w:r>
        <w:rPr>
          <w:i/>
        </w:rPr>
        <w:t xml:space="preserve"> </w:t>
      </w:r>
      <w:del w:id="1347" w:author="ditaoktaria" w:date="2015-07-30T09:09:00Z">
        <w:r w:rsidDel="00B123D3">
          <w:delText>Aplikasi ini membutuhkan koneksi jaringan lokal Brawijaya</w:delText>
        </w:r>
      </w:del>
      <w:del w:id="1348" w:author="ditaoktaria" w:date="2015-07-30T08:59:00Z">
        <w:r w:rsidDel="00322E7F">
          <w:delText xml:space="preserve"> dan jaringan publik. Jaringan lokal digunakan</w:delText>
        </w:r>
      </w:del>
      <w:del w:id="1349" w:author="ditaoktaria" w:date="2015-07-30T09:09:00Z">
        <w:r w:rsidDel="00B123D3">
          <w:delText xml:space="preserve"> untuk mengunggah file ke server maupun maupun membuka </w:delText>
        </w:r>
        <w:r w:rsidDel="00B123D3">
          <w:rPr>
            <w:i/>
          </w:rPr>
          <w:delText xml:space="preserve">file </w:delText>
        </w:r>
        <w:r w:rsidDel="00B123D3">
          <w:delText xml:space="preserve">dari server dengan cepat. </w:delText>
        </w:r>
      </w:del>
      <w:del w:id="1350" w:author="ditaoktaria" w:date="2015-07-30T08:59:00Z">
        <w:r w:rsidDel="00322E7F">
          <w:delText>Jaringan publik dibutuhkan ketika pengguna berada di luar Brawijaya.</w:delText>
        </w:r>
      </w:del>
    </w:p>
    <w:p w14:paraId="45AAB6C9" w14:textId="77777777" w:rsidR="00E2503C" w:rsidRDefault="00E2503C" w:rsidP="00E2503C">
      <w:pPr>
        <w:pStyle w:val="Heading3"/>
        <w:numPr>
          <w:ilvl w:val="0"/>
          <w:numId w:val="21"/>
        </w:numPr>
        <w:ind w:left="709" w:hanging="709"/>
      </w:pPr>
      <w:r>
        <w:rPr>
          <w:rFonts w:eastAsia="Calibri"/>
        </w:rPr>
        <w:t>Identifikasi Aktor</w:t>
      </w:r>
    </w:p>
    <w:p w14:paraId="5E8558AA" w14:textId="43507DD4" w:rsidR="00E2503C" w:rsidDel="007E28E8" w:rsidRDefault="00E2503C" w:rsidP="00E2503C">
      <w:pPr>
        <w:rPr>
          <w:del w:id="1351" w:author="ditaoktaria" w:date="2015-07-06T10:14:00Z"/>
        </w:rPr>
      </w:pPr>
      <w:r>
        <w:t>Tahap ini adalah tahap untuk melakukan identifikasi terhadap aktor-aktor yang berinteraksi dengan aplikasi. Tabel 4.1 menjabarkan aktor beserta keterlibatannya dengan aplikasi.</w:t>
      </w:r>
    </w:p>
    <w:p w14:paraId="5BCD0651" w14:textId="2730A331" w:rsidR="007173DD" w:rsidRDefault="007173DD">
      <w:pPr>
        <w:rPr>
          <w:ins w:id="1352" w:author="ditaoktaria" w:date="2015-03-25T13:39:00Z"/>
        </w:rPr>
        <w:pPrChange w:id="1353" w:author="ditaoktaria" w:date="2015-07-06T10:14:00Z">
          <w:pPr>
            <w:jc w:val="left"/>
          </w:pPr>
        </w:pPrChange>
      </w:pPr>
    </w:p>
    <w:p w14:paraId="1CAAEA51" w14:textId="5DA838C7" w:rsidR="007E28E8" w:rsidRPr="00BE351A" w:rsidRDefault="007E28E8">
      <w:pPr>
        <w:pStyle w:val="Caption"/>
        <w:keepNext/>
        <w:rPr>
          <w:ins w:id="1354" w:author="ditaoktaria" w:date="2015-07-06T10:14:00Z"/>
        </w:rPr>
        <w:pPrChange w:id="1355" w:author="ditaoktaria" w:date="2015-07-06T10:14:00Z">
          <w:pPr>
            <w:jc w:val="left"/>
          </w:pPr>
        </w:pPrChange>
      </w:pPr>
      <w:bookmarkStart w:id="1356" w:name="_Toc297818530"/>
      <w:ins w:id="1357" w:author="ditaoktaria" w:date="2015-07-06T10:14:00Z">
        <w:r>
          <w:t xml:space="preserve">Tabel 4. </w:t>
        </w:r>
        <w:r>
          <w:fldChar w:fldCharType="begin"/>
        </w:r>
        <w:r>
          <w:instrText xml:space="preserve"> SEQ Tabel_4. \* ARABIC </w:instrText>
        </w:r>
      </w:ins>
      <w:r>
        <w:fldChar w:fldCharType="separate"/>
      </w:r>
      <w:ins w:id="1358" w:author="ditaoktaria" w:date="2015-07-29T10:19:00Z">
        <w:r w:rsidR="006819DC">
          <w:rPr>
            <w:noProof/>
          </w:rPr>
          <w:t>1</w:t>
        </w:r>
      </w:ins>
      <w:ins w:id="1359" w:author="ditaoktaria" w:date="2015-07-06T10:14:00Z">
        <w:r>
          <w:fldChar w:fldCharType="end"/>
        </w:r>
        <w:r>
          <w:t xml:space="preserve"> </w:t>
        </w:r>
      </w:ins>
      <w:ins w:id="1360" w:author="ditaoktaria" w:date="2015-07-06T10:15:00Z">
        <w:r>
          <w:rPr>
            <w:b w:val="0"/>
          </w:rPr>
          <w:t>Identifikasi Aktor</w:t>
        </w:r>
      </w:ins>
      <w:bookmarkEnd w:id="1356"/>
    </w:p>
    <w:tbl>
      <w:tblPr>
        <w:tblStyle w:val="TableGrid"/>
        <w:tblW w:w="0" w:type="auto"/>
        <w:tblLook w:val="04A0" w:firstRow="1" w:lastRow="0" w:firstColumn="1" w:lastColumn="0" w:noHBand="0" w:noVBand="1"/>
        <w:tblPrChange w:id="1361" w:author="ditaoktaria" w:date="2015-07-06T10:14:00Z">
          <w:tblPr>
            <w:tblStyle w:val="TableGrid"/>
            <w:tblW w:w="0" w:type="auto"/>
            <w:tblLook w:val="04A0" w:firstRow="1" w:lastRow="0" w:firstColumn="1" w:lastColumn="0" w:noHBand="0" w:noVBand="1"/>
          </w:tblPr>
        </w:tblPrChange>
      </w:tblPr>
      <w:tblGrid>
        <w:gridCol w:w="1929"/>
        <w:gridCol w:w="6087"/>
        <w:tblGridChange w:id="1362">
          <w:tblGrid>
            <w:gridCol w:w="1929"/>
            <w:gridCol w:w="6087"/>
          </w:tblGrid>
        </w:tblGridChange>
      </w:tblGrid>
      <w:tr w:rsidR="00E2503C" w14:paraId="67CD6F99" w14:textId="77777777" w:rsidTr="007E28E8">
        <w:tc>
          <w:tcPr>
            <w:tcW w:w="1929" w:type="dxa"/>
            <w:tcPrChange w:id="1363" w:author="ditaoktaria" w:date="2015-07-06T10:14:00Z">
              <w:tcPr>
                <w:tcW w:w="1951" w:type="dxa"/>
              </w:tcPr>
            </w:tcPrChange>
          </w:tcPr>
          <w:p w14:paraId="3CA7520B" w14:textId="77777777" w:rsidR="00E2503C" w:rsidRPr="008629D3" w:rsidRDefault="00E2503C" w:rsidP="00E2503C">
            <w:pPr>
              <w:ind w:firstLine="0"/>
              <w:jc w:val="center"/>
              <w:rPr>
                <w:b/>
              </w:rPr>
            </w:pPr>
            <w:r w:rsidRPr="008629D3">
              <w:rPr>
                <w:b/>
              </w:rPr>
              <w:t>Aktor</w:t>
            </w:r>
          </w:p>
        </w:tc>
        <w:tc>
          <w:tcPr>
            <w:tcW w:w="6087" w:type="dxa"/>
            <w:tcPrChange w:id="1364" w:author="ditaoktaria" w:date="2015-07-06T10:14:00Z">
              <w:tcPr>
                <w:tcW w:w="6207" w:type="dxa"/>
              </w:tcPr>
            </w:tcPrChange>
          </w:tcPr>
          <w:p w14:paraId="7A033321" w14:textId="77777777" w:rsidR="00E2503C" w:rsidRPr="008629D3" w:rsidRDefault="00E2503C" w:rsidP="00E2503C">
            <w:pPr>
              <w:ind w:firstLine="0"/>
              <w:jc w:val="center"/>
              <w:rPr>
                <w:b/>
              </w:rPr>
            </w:pPr>
            <w:r w:rsidRPr="008629D3">
              <w:rPr>
                <w:b/>
              </w:rPr>
              <w:t>Deskripsi</w:t>
            </w:r>
          </w:p>
        </w:tc>
      </w:tr>
      <w:tr w:rsidR="00E2503C" w14:paraId="5B60317E" w14:textId="77777777" w:rsidTr="007E28E8">
        <w:tc>
          <w:tcPr>
            <w:tcW w:w="1929" w:type="dxa"/>
            <w:tcPrChange w:id="1365" w:author="ditaoktaria" w:date="2015-07-06T10:14:00Z">
              <w:tcPr>
                <w:tcW w:w="1951" w:type="dxa"/>
              </w:tcPr>
            </w:tcPrChange>
          </w:tcPr>
          <w:p w14:paraId="4F3F2F1A" w14:textId="77777777" w:rsidR="00E2503C" w:rsidRDefault="00E2503C" w:rsidP="00E2503C">
            <w:pPr>
              <w:ind w:firstLine="0"/>
            </w:pPr>
            <w:r>
              <w:t>Pengguna</w:t>
            </w:r>
          </w:p>
        </w:tc>
        <w:tc>
          <w:tcPr>
            <w:tcW w:w="6087" w:type="dxa"/>
            <w:tcPrChange w:id="1366" w:author="ditaoktaria" w:date="2015-07-06T10:14:00Z">
              <w:tcPr>
                <w:tcW w:w="6207" w:type="dxa"/>
              </w:tcPr>
            </w:tcPrChange>
          </w:tcPr>
          <w:p w14:paraId="45FECF36" w14:textId="77777777" w:rsidR="00E2503C" w:rsidRPr="00EE01D9" w:rsidRDefault="00E2503C">
            <w:pPr>
              <w:keepNext/>
              <w:ind w:firstLine="0"/>
              <w:rPr>
                <w:rFonts w:eastAsia="Times New Roman" w:cstheme="majorBidi"/>
                <w:b/>
                <w:i/>
                <w:iCs/>
                <w:color w:val="404040" w:themeColor="text1" w:themeTint="BF"/>
              </w:rPr>
              <w:pPrChange w:id="1367" w:author="ditaoktaria" w:date="2015-03-25T11:39:00Z">
                <w:pPr>
                  <w:keepNext/>
                  <w:keepLines/>
                  <w:spacing w:before="200"/>
                  <w:ind w:firstLine="0"/>
                  <w:outlineLvl w:val="4"/>
                </w:pPr>
              </w:pPrChange>
            </w:pPr>
            <w:r>
              <w:t xml:space="preserve">Pengguna merupakan pengajar yang telah melakukan registrasi. Pengguna dapat menggunakan aplikasi untuk menayangkan materi presentasi di kelas melalui set-top-box serta mengunggah </w:t>
            </w:r>
            <w:r>
              <w:rPr>
                <w:i/>
              </w:rPr>
              <w:t xml:space="preserve">file </w:t>
            </w:r>
            <w:r>
              <w:t xml:space="preserve"> ke sistem. Pengguna juga dapat berbagi konten materi dengan pengguna lainnya untuk membantu kegiatan </w:t>
            </w:r>
            <w:r>
              <w:rPr>
                <w:i/>
              </w:rPr>
              <w:t>team teaching</w:t>
            </w:r>
            <w:r>
              <w:t>. Selain itu pengguna juga dapat mengelompokkan materi ke dalam mata kuliah atau kelas.</w:t>
            </w:r>
          </w:p>
        </w:tc>
      </w:tr>
    </w:tbl>
    <w:p w14:paraId="2AEF8793" w14:textId="1F3F1608" w:rsidR="00E2503C" w:rsidDel="007173DD" w:rsidRDefault="00E2503C">
      <w:pPr>
        <w:pStyle w:val="Caption"/>
        <w:rPr>
          <w:del w:id="1368" w:author="ditaoktaria" w:date="2015-03-25T13:39:00Z"/>
        </w:rPr>
        <w:pPrChange w:id="1369" w:author="ditaoktaria" w:date="2015-03-25T11:39:00Z">
          <w:pPr>
            <w:ind w:firstLine="0"/>
          </w:pPr>
        </w:pPrChange>
      </w:pPr>
    </w:p>
    <w:p w14:paraId="4230DAC9" w14:textId="77777777" w:rsidR="00E2503C" w:rsidRDefault="00E2503C" w:rsidP="00E2503C">
      <w:pPr>
        <w:pStyle w:val="Heading3"/>
        <w:numPr>
          <w:ilvl w:val="0"/>
          <w:numId w:val="21"/>
        </w:numPr>
        <w:ind w:left="709" w:hanging="709"/>
      </w:pPr>
      <w:r>
        <w:t>Analisis Kebutuhan Fungsional</w:t>
      </w:r>
    </w:p>
    <w:p w14:paraId="67462D54" w14:textId="0E7E8215" w:rsidR="00E2503C" w:rsidDel="00F05CE1" w:rsidRDefault="00E2503C" w:rsidP="00E2503C">
      <w:pPr>
        <w:rPr>
          <w:ins w:id="1370" w:author="ditaoktaria oktaria" w:date="2015-02-17T16:28:00Z"/>
          <w:del w:id="1371" w:author="ditaoktaria" w:date="2015-07-06T10:15:00Z"/>
        </w:rPr>
      </w:pPr>
      <w:del w:id="1372" w:author="ditaoktaria" w:date="2015-03-25T14:06:00Z">
        <w:r w:rsidDel="00CC5B42">
          <w:delText>Daftar</w:delText>
        </w:r>
      </w:del>
      <w:r w:rsidR="00CC5B42">
        <w:t>Kebutuhan fungsional dijabarkan dalam bentuk daf</w:t>
      </w:r>
      <w:r w:rsidR="00006C32">
        <w:t>tar dengan menggunakan nomor SRS (</w:t>
      </w:r>
      <w:r w:rsidR="00006C32">
        <w:rPr>
          <w:i/>
        </w:rPr>
        <w:t>Software Requirement Spesification)</w:t>
      </w:r>
      <w:r w:rsidR="00C24840">
        <w:t xml:space="preserve"> yang ditunjukkan pada tabel 4.2.</w:t>
      </w:r>
      <w:r w:rsidR="00CC5B42">
        <w:t xml:space="preserve"> </w:t>
      </w:r>
    </w:p>
    <w:p w14:paraId="7C58144A" w14:textId="1CDEC12E" w:rsidR="007173DD" w:rsidRDefault="007173DD">
      <w:pPr>
        <w:rPr>
          <w:ins w:id="1373" w:author="ditaoktaria" w:date="2015-03-25T13:40:00Z"/>
        </w:rPr>
        <w:pPrChange w:id="1374" w:author="ditaoktaria" w:date="2015-07-06T10:15:00Z">
          <w:pPr>
            <w:jc w:val="left"/>
          </w:pPr>
        </w:pPrChange>
      </w:pPr>
    </w:p>
    <w:p w14:paraId="36670DD8" w14:textId="14963D94" w:rsidR="00F05CE1" w:rsidRPr="00BE351A" w:rsidRDefault="00F05CE1">
      <w:pPr>
        <w:pStyle w:val="Caption"/>
        <w:keepNext/>
        <w:rPr>
          <w:ins w:id="1375" w:author="ditaoktaria" w:date="2015-07-06T10:15:00Z"/>
        </w:rPr>
        <w:pPrChange w:id="1376" w:author="ditaoktaria" w:date="2015-07-06T10:15:00Z">
          <w:pPr>
            <w:jc w:val="left"/>
          </w:pPr>
        </w:pPrChange>
      </w:pPr>
      <w:bookmarkStart w:id="1377" w:name="_Toc297818531"/>
      <w:ins w:id="1378" w:author="ditaoktaria" w:date="2015-07-06T10:15:00Z">
        <w:r>
          <w:t xml:space="preserve">Tabel 4. </w:t>
        </w:r>
        <w:r>
          <w:fldChar w:fldCharType="begin"/>
        </w:r>
        <w:r>
          <w:instrText xml:space="preserve"> SEQ Tabel_4. \* ARABIC </w:instrText>
        </w:r>
      </w:ins>
      <w:r>
        <w:fldChar w:fldCharType="separate"/>
      </w:r>
      <w:ins w:id="1379" w:author="ditaoktaria" w:date="2015-07-29T10:19:00Z">
        <w:r w:rsidR="006819DC">
          <w:rPr>
            <w:noProof/>
          </w:rPr>
          <w:t>2</w:t>
        </w:r>
      </w:ins>
      <w:ins w:id="1380" w:author="ditaoktaria" w:date="2015-07-06T10:15:00Z">
        <w:r>
          <w:fldChar w:fldCharType="end"/>
        </w:r>
        <w:r>
          <w:t xml:space="preserve"> </w:t>
        </w:r>
        <w:r>
          <w:rPr>
            <w:b w:val="0"/>
          </w:rPr>
          <w:t xml:space="preserve">Spesifikasi </w:t>
        </w:r>
        <w:r w:rsidRPr="00C81F2F">
          <w:rPr>
            <w:b w:val="0"/>
          </w:rPr>
          <w:t>Kebutuhan Fungsional</w:t>
        </w:r>
        <w:bookmarkEnd w:id="1377"/>
      </w:ins>
    </w:p>
    <w:tbl>
      <w:tblPr>
        <w:tblStyle w:val="TableGrid"/>
        <w:tblW w:w="8101" w:type="dxa"/>
        <w:tblLayout w:type="fixed"/>
        <w:tblLook w:val="04A0" w:firstRow="1" w:lastRow="0" w:firstColumn="1" w:lastColumn="0" w:noHBand="0" w:noVBand="1"/>
      </w:tblPr>
      <w:tblGrid>
        <w:gridCol w:w="1548"/>
        <w:gridCol w:w="4590"/>
        <w:gridCol w:w="1963"/>
      </w:tblGrid>
      <w:tr w:rsidR="00E2503C" w14:paraId="7017937B" w14:textId="77777777" w:rsidTr="00E2503C">
        <w:tc>
          <w:tcPr>
            <w:tcW w:w="1548" w:type="dxa"/>
          </w:tcPr>
          <w:p w14:paraId="0A45E754" w14:textId="77777777" w:rsidR="00E2503C" w:rsidRPr="008629D3" w:rsidRDefault="00E2503C" w:rsidP="00E2503C">
            <w:pPr>
              <w:ind w:firstLine="0"/>
              <w:jc w:val="center"/>
              <w:rPr>
                <w:i/>
              </w:rPr>
            </w:pPr>
            <w:r>
              <w:t xml:space="preserve">Nomor </w:t>
            </w:r>
            <w:r>
              <w:rPr>
                <w:i/>
              </w:rPr>
              <w:t>SRS</w:t>
            </w:r>
          </w:p>
        </w:tc>
        <w:tc>
          <w:tcPr>
            <w:tcW w:w="4590" w:type="dxa"/>
          </w:tcPr>
          <w:p w14:paraId="36C84600" w14:textId="77777777" w:rsidR="00E2503C" w:rsidRPr="007353F6" w:rsidRDefault="00E2503C" w:rsidP="00E2503C">
            <w:pPr>
              <w:ind w:firstLine="0"/>
              <w:jc w:val="center"/>
            </w:pPr>
            <w:r>
              <w:t>Kebutuhan</w:t>
            </w:r>
          </w:p>
        </w:tc>
        <w:tc>
          <w:tcPr>
            <w:tcW w:w="1963" w:type="dxa"/>
          </w:tcPr>
          <w:p w14:paraId="3C324897" w14:textId="77777777" w:rsidR="00E2503C" w:rsidRPr="007353F6" w:rsidRDefault="00E2503C" w:rsidP="00E2503C">
            <w:pPr>
              <w:ind w:firstLine="0"/>
              <w:jc w:val="center"/>
            </w:pPr>
            <w:r>
              <w:rPr>
                <w:i/>
              </w:rPr>
              <w:t>Use Case</w:t>
            </w:r>
          </w:p>
        </w:tc>
      </w:tr>
      <w:tr w:rsidR="00E2503C" w14:paraId="32116201" w14:textId="77777777" w:rsidTr="00E2503C">
        <w:tc>
          <w:tcPr>
            <w:tcW w:w="1548" w:type="dxa"/>
          </w:tcPr>
          <w:p w14:paraId="5381D297" w14:textId="77777777" w:rsidR="00E2503C" w:rsidRDefault="00E2503C" w:rsidP="00E2503C">
            <w:pPr>
              <w:ind w:firstLine="0"/>
              <w:jc w:val="center"/>
            </w:pPr>
            <w:r>
              <w:t>SRS_001_01</w:t>
            </w:r>
          </w:p>
        </w:tc>
        <w:tc>
          <w:tcPr>
            <w:tcW w:w="4590" w:type="dxa"/>
          </w:tcPr>
          <w:p w14:paraId="3678BCE7" w14:textId="415A3F4A" w:rsidR="00E2503C" w:rsidRPr="00A13E0D" w:rsidRDefault="00A87A5A" w:rsidP="00FF08CD">
            <w:pPr>
              <w:ind w:firstLine="0"/>
              <w:rPr>
                <w:szCs w:val="24"/>
              </w:rPr>
            </w:pPr>
            <w:r w:rsidRPr="00FF08CD">
              <w:rPr>
                <w:szCs w:val="24"/>
                <w:rPrChange w:id="1381" w:author="ditaoktaria" w:date="2015-03-23T19:15:00Z">
                  <w:rPr>
                    <w:sz w:val="22"/>
                  </w:rPr>
                </w:rPrChange>
              </w:rPr>
              <w:t xml:space="preserve">Aplikasi harus dapat menyediakan fasilitas </w:t>
            </w:r>
            <w:r w:rsidRPr="00FF08CD">
              <w:rPr>
                <w:i/>
                <w:szCs w:val="24"/>
                <w:rPrChange w:id="1382" w:author="ditaoktaria" w:date="2015-03-23T19:15:00Z">
                  <w:rPr>
                    <w:i/>
                    <w:sz w:val="22"/>
                  </w:rPr>
                </w:rPrChange>
              </w:rPr>
              <w:t xml:space="preserve">login </w:t>
            </w:r>
            <w:r w:rsidRPr="00FF08CD">
              <w:rPr>
                <w:szCs w:val="24"/>
                <w:rPrChange w:id="1383" w:author="ditaoktaria" w:date="2015-03-23T19:15:00Z">
                  <w:rPr>
                    <w:sz w:val="22"/>
                  </w:rPr>
                </w:rPrChange>
              </w:rPr>
              <w:t>bagi pengguna.</w:t>
            </w:r>
            <w:r w:rsidR="00131F03" w:rsidRPr="00FF08CD">
              <w:rPr>
                <w:szCs w:val="24"/>
                <w:rPrChange w:id="1384" w:author="ditaoktaria" w:date="2015-03-23T19:15:00Z">
                  <w:rPr>
                    <w:sz w:val="22"/>
                  </w:rPr>
                </w:rPrChange>
              </w:rPr>
              <w:t xml:space="preserve"> Jika pengguna tidak melakukan login, maka pengguna tidak dapat menggunakan fasilitas apapun kecuali fasilitas </w:t>
            </w:r>
            <w:r w:rsidR="00FF08CD" w:rsidRPr="00134714">
              <w:rPr>
                <w:szCs w:val="24"/>
                <w:rPrChange w:id="1385" w:author="ditaoktaria" w:date="2015-03-25T13:59:00Z">
                  <w:rPr>
                    <w:i/>
                    <w:sz w:val="22"/>
                  </w:rPr>
                </w:rPrChange>
              </w:rPr>
              <w:t>lupa</w:t>
            </w:r>
            <w:r w:rsidR="00131F03" w:rsidRPr="00FF08CD">
              <w:rPr>
                <w:i/>
                <w:szCs w:val="24"/>
                <w:rPrChange w:id="1386" w:author="ditaoktaria" w:date="2015-03-23T19:15:00Z">
                  <w:rPr>
                    <w:i/>
                    <w:sz w:val="22"/>
                  </w:rPr>
                </w:rPrChange>
              </w:rPr>
              <w:t xml:space="preserve"> password</w:t>
            </w:r>
            <w:r w:rsidR="00131F03" w:rsidRPr="00FF08CD">
              <w:rPr>
                <w:szCs w:val="24"/>
                <w:rPrChange w:id="1387" w:author="ditaoktaria" w:date="2015-03-23T19:15:00Z">
                  <w:rPr>
                    <w:sz w:val="22"/>
                  </w:rPr>
                </w:rPrChange>
              </w:rPr>
              <w:t>.</w:t>
            </w:r>
            <w:del w:id="1388" w:author="ditaoktaria" w:date="2015-03-23T18:40:00Z">
              <w:r w:rsidR="00E2503C" w:rsidRPr="00FF08CD" w:rsidDel="00A87A5A">
                <w:rPr>
                  <w:szCs w:val="24"/>
                </w:rPr>
                <w:delText>Aplikasi harus dapat menyediakan fasilitas buat akun untuk pengguna, sehingga pengguna dapat masuk ke dalam aplikasi dan meng</w:delText>
              </w:r>
              <w:r w:rsidR="00E2503C" w:rsidRPr="008B5968" w:rsidDel="00A87A5A">
                <w:rPr>
                  <w:szCs w:val="24"/>
                </w:rPr>
                <w:delText>gunakan fitur-fitur yang disediakan oleh aplikasi.</w:delText>
              </w:r>
            </w:del>
          </w:p>
        </w:tc>
        <w:tc>
          <w:tcPr>
            <w:tcW w:w="1963" w:type="dxa"/>
          </w:tcPr>
          <w:p w14:paraId="50F3BFC9" w14:textId="69C00B6E" w:rsidR="00E2503C" w:rsidRPr="008544E4" w:rsidRDefault="00E2503C" w:rsidP="00394DBF">
            <w:pPr>
              <w:keepNext/>
              <w:keepLines/>
              <w:autoSpaceDE w:val="0"/>
              <w:autoSpaceDN w:val="0"/>
              <w:adjustRightInd w:val="0"/>
              <w:spacing w:before="200"/>
              <w:ind w:firstLine="0"/>
              <w:contextualSpacing/>
              <w:outlineLvl w:val="4"/>
              <w:rPr>
                <w:i/>
                <w:rPrChange w:id="1389" w:author="ditaoktaria" w:date="2015-03-25T14:32:00Z">
                  <w:rPr>
                    <w:rFonts w:eastAsia="SimSun" w:cstheme="majorBidi"/>
                    <w:b/>
                    <w:i/>
                    <w:iCs/>
                    <w:color w:val="000000"/>
                    <w:lang w:val="id-ID" w:eastAsia="id-ID"/>
                  </w:rPr>
                </w:rPrChange>
              </w:rPr>
            </w:pPr>
            <w:del w:id="1390" w:author="ditaoktaria" w:date="2015-03-23T18:39:00Z">
              <w:r w:rsidRPr="008544E4" w:rsidDel="00A87A5A">
                <w:rPr>
                  <w:i/>
                  <w:rPrChange w:id="1391" w:author="ditaoktaria" w:date="2015-03-25T14:32:00Z">
                    <w:rPr/>
                  </w:rPrChange>
                </w:rPr>
                <w:delText>Buat Akun</w:delText>
              </w:r>
            </w:del>
            <w:ins w:id="1392" w:author="ditaoktaria" w:date="2015-03-23T18:39:00Z">
              <w:r w:rsidR="00A87A5A" w:rsidRPr="008544E4">
                <w:rPr>
                  <w:i/>
                  <w:rPrChange w:id="1393" w:author="ditaoktaria" w:date="2015-03-25T14:32:00Z">
                    <w:rPr/>
                  </w:rPrChange>
                </w:rPr>
                <w:t>Login</w:t>
              </w:r>
            </w:ins>
          </w:p>
        </w:tc>
      </w:tr>
      <w:tr w:rsidR="00E2503C" w14:paraId="257ACD91" w14:textId="77777777" w:rsidTr="00E2503C">
        <w:tc>
          <w:tcPr>
            <w:tcW w:w="1548" w:type="dxa"/>
          </w:tcPr>
          <w:p w14:paraId="5FE98DFD" w14:textId="77777777" w:rsidR="00E2503C" w:rsidRDefault="00E2503C" w:rsidP="00E2503C">
            <w:pPr>
              <w:ind w:firstLine="0"/>
              <w:jc w:val="center"/>
            </w:pPr>
            <w:r>
              <w:t>SRS_001_02</w:t>
            </w:r>
          </w:p>
        </w:tc>
        <w:tc>
          <w:tcPr>
            <w:tcW w:w="4590" w:type="dxa"/>
          </w:tcPr>
          <w:p w14:paraId="1DF903A5" w14:textId="27CFADDF" w:rsidR="00E2503C" w:rsidRDefault="00FF08CD" w:rsidP="00E2503C">
            <w:pPr>
              <w:ind w:firstLine="0"/>
            </w:pPr>
            <w:r>
              <w:t xml:space="preserve">Aplikasi harus dapat menyediakan fasilitas </w:t>
            </w:r>
            <w:r w:rsidR="00134714">
              <w:t xml:space="preserve">untuk membuat </w:t>
            </w:r>
            <w:r w:rsidR="00134714">
              <w:rPr>
                <w:i/>
              </w:rPr>
              <w:t xml:space="preserve">password </w:t>
            </w:r>
            <w:r w:rsidR="00134714">
              <w:t xml:space="preserve">yang baru ketika </w:t>
            </w:r>
            <w:r w:rsidR="00134714">
              <w:lastRenderedPageBreak/>
              <w:t xml:space="preserve">pengguna tidak dapat </w:t>
            </w:r>
            <w:r w:rsidR="00134714">
              <w:rPr>
                <w:i/>
              </w:rPr>
              <w:t xml:space="preserve">login </w:t>
            </w:r>
            <w:r w:rsidR="00134714">
              <w:t xml:space="preserve">karena tidak bisa memasukkan </w:t>
            </w:r>
            <w:r w:rsidR="00134714">
              <w:rPr>
                <w:i/>
              </w:rPr>
              <w:t xml:space="preserve">password </w:t>
            </w:r>
            <w:r w:rsidR="00134714">
              <w:t>yang benar.</w:t>
            </w:r>
            <w:del w:id="1394" w:author="ditaoktaria" w:date="2015-03-23T18:57:00Z">
              <w:r w:rsidR="00E2503C" w:rsidDel="007B30E9">
                <w:delText>Aplikasi harus dapat menyediakan fasilitas mengelola data akun pengguna yaitu melihat dan mengubah data pengguna serta mengubah password akun pengguna.</w:delText>
              </w:r>
            </w:del>
          </w:p>
        </w:tc>
        <w:tc>
          <w:tcPr>
            <w:tcW w:w="1963" w:type="dxa"/>
          </w:tcPr>
          <w:p w14:paraId="750D9785" w14:textId="4618E383" w:rsidR="00E2503C" w:rsidRPr="007B30E9" w:rsidRDefault="00E2503C" w:rsidP="00394DBF">
            <w:pPr>
              <w:keepNext/>
              <w:keepLines/>
              <w:autoSpaceDE w:val="0"/>
              <w:autoSpaceDN w:val="0"/>
              <w:adjustRightInd w:val="0"/>
              <w:spacing w:before="200"/>
              <w:ind w:firstLine="0"/>
              <w:contextualSpacing/>
              <w:outlineLvl w:val="4"/>
              <w:rPr>
                <w:i/>
                <w:rPrChange w:id="1395" w:author="ditaoktaria" w:date="2015-03-23T18:57:00Z">
                  <w:rPr>
                    <w:rFonts w:eastAsia="SimSun" w:cstheme="majorBidi"/>
                    <w:b/>
                    <w:i/>
                    <w:iCs/>
                    <w:color w:val="000000"/>
                    <w:lang w:val="id-ID" w:eastAsia="id-ID"/>
                  </w:rPr>
                </w:rPrChange>
              </w:rPr>
            </w:pPr>
            <w:del w:id="1396" w:author="ditaoktaria" w:date="2015-03-23T18:57:00Z">
              <w:r w:rsidDel="007B30E9">
                <w:lastRenderedPageBreak/>
                <w:delText>Kelola Akun</w:delText>
              </w:r>
            </w:del>
            <w:ins w:id="1397" w:author="ditaoktaria" w:date="2015-03-23T18:57:00Z">
              <w:r w:rsidR="007B30E9">
                <w:t xml:space="preserve">Lupa </w:t>
              </w:r>
              <w:r w:rsidR="007B30E9">
                <w:rPr>
                  <w:i/>
                </w:rPr>
                <w:t>Password</w:t>
              </w:r>
            </w:ins>
          </w:p>
        </w:tc>
      </w:tr>
      <w:tr w:rsidR="00E2503C" w14:paraId="75011568" w14:textId="77777777" w:rsidTr="00E2503C">
        <w:tc>
          <w:tcPr>
            <w:tcW w:w="1548" w:type="dxa"/>
          </w:tcPr>
          <w:p w14:paraId="732CFE14" w14:textId="77777777" w:rsidR="00E2503C" w:rsidRDefault="00E2503C" w:rsidP="00E2503C">
            <w:pPr>
              <w:ind w:firstLine="0"/>
              <w:jc w:val="center"/>
            </w:pPr>
            <w:r>
              <w:lastRenderedPageBreak/>
              <w:t>SRS_001_03</w:t>
            </w:r>
          </w:p>
        </w:tc>
        <w:tc>
          <w:tcPr>
            <w:tcW w:w="4590" w:type="dxa"/>
          </w:tcPr>
          <w:p w14:paraId="201C2D45" w14:textId="1BE6AD6E" w:rsidR="00E2503C" w:rsidRPr="001940F4" w:rsidRDefault="007B30E9" w:rsidP="00E2503C">
            <w:pPr>
              <w:ind w:firstLine="0"/>
            </w:pPr>
            <w:r>
              <w:t>Aplikasi harus dapat menyediakan fasilitas mengelola data akun pengguna yaitu melihat dan mengubah data pengguna serta mengubah password akun pengguna.</w:t>
            </w:r>
            <w:del w:id="1398" w:author="ditaoktaria" w:date="2015-03-23T18:56:00Z">
              <w:r w:rsidR="00E2503C" w:rsidDel="007B30E9">
                <w:delText xml:space="preserve">Aplikasi harus dapat menyediakan fasilitas lupa password, sehingga </w:delText>
              </w:r>
            </w:del>
          </w:p>
        </w:tc>
        <w:tc>
          <w:tcPr>
            <w:tcW w:w="1963" w:type="dxa"/>
          </w:tcPr>
          <w:p w14:paraId="74016809" w14:textId="18CD6FFD" w:rsidR="00E2503C" w:rsidRDefault="00E2503C" w:rsidP="00E2503C">
            <w:pPr>
              <w:ind w:firstLine="0"/>
            </w:pPr>
            <w:del w:id="1399" w:author="ditaoktaria" w:date="2015-03-23T18:56:00Z">
              <w:r w:rsidDel="007B30E9">
                <w:delText>Lupa Password</w:delText>
              </w:r>
            </w:del>
            <w:ins w:id="1400" w:author="ditaoktaria" w:date="2015-03-23T18:56:00Z">
              <w:r w:rsidR="007B30E9">
                <w:t>Kelola Akun</w:t>
              </w:r>
            </w:ins>
          </w:p>
        </w:tc>
      </w:tr>
      <w:tr w:rsidR="00E2503C" w14:paraId="280FE95F" w14:textId="77777777" w:rsidTr="00E2503C">
        <w:tc>
          <w:tcPr>
            <w:tcW w:w="1548" w:type="dxa"/>
          </w:tcPr>
          <w:p w14:paraId="459F259A" w14:textId="0954A1F9" w:rsidR="00E2503C" w:rsidRDefault="00797CE7" w:rsidP="00E2503C">
            <w:pPr>
              <w:ind w:firstLine="0"/>
              <w:jc w:val="center"/>
            </w:pPr>
            <w:r>
              <w:t>SRS_002_01</w:t>
            </w:r>
          </w:p>
        </w:tc>
        <w:tc>
          <w:tcPr>
            <w:tcW w:w="4590" w:type="dxa"/>
          </w:tcPr>
          <w:p w14:paraId="0572514D" w14:textId="4B7807B3" w:rsidR="00E2503C" w:rsidRDefault="00042C6C" w:rsidP="00E2503C">
            <w:pPr>
              <w:ind w:firstLine="0"/>
            </w:pPr>
            <w:r>
              <w:t>Aplikasi harus dapat menyediakan fasilitas unggah materi bagi pengguna sehingga pengguna dapat menambahkan materi ke dalam sistem.</w:t>
            </w:r>
          </w:p>
        </w:tc>
        <w:tc>
          <w:tcPr>
            <w:tcW w:w="1963" w:type="dxa"/>
          </w:tcPr>
          <w:p w14:paraId="0DA5ADF9" w14:textId="7E77B45A" w:rsidR="00E2503C" w:rsidRDefault="003E4CDB" w:rsidP="00E2503C">
            <w:pPr>
              <w:ind w:firstLine="0"/>
            </w:pPr>
            <w:r>
              <w:t>Unggah Materi</w:t>
            </w:r>
          </w:p>
        </w:tc>
      </w:tr>
      <w:tr w:rsidR="003E4CDB" w14:paraId="00D77E14" w14:textId="77777777" w:rsidTr="00E2503C">
        <w:tc>
          <w:tcPr>
            <w:tcW w:w="1548" w:type="dxa"/>
          </w:tcPr>
          <w:p w14:paraId="0578B908" w14:textId="55202DE0" w:rsidR="003E4CDB" w:rsidRDefault="003E4CDB" w:rsidP="00E2503C">
            <w:pPr>
              <w:ind w:firstLine="0"/>
              <w:jc w:val="center"/>
            </w:pPr>
            <w:r>
              <w:t>SRS_002_0</w:t>
            </w:r>
            <w:r w:rsidR="00797CE7">
              <w:t>2</w:t>
            </w:r>
          </w:p>
        </w:tc>
        <w:tc>
          <w:tcPr>
            <w:tcW w:w="4590" w:type="dxa"/>
          </w:tcPr>
          <w:p w14:paraId="035F2161" w14:textId="229E7CD8" w:rsidR="003E4CDB" w:rsidRDefault="003E4CDB" w:rsidP="00042C6C">
            <w:pPr>
              <w:ind w:firstLine="0"/>
            </w:pPr>
            <w:r>
              <w:t xml:space="preserve">Aplikasi harus dapat menyediakan fasilitas untuk mengelola materi, sehingga pengguna dapat menghapus materi, mengganti nama materi dan </w:t>
            </w:r>
            <w:r w:rsidR="00042C6C">
              <w:t xml:space="preserve">memindahkan </w:t>
            </w:r>
            <w:r>
              <w:t>materi</w:t>
            </w:r>
            <w:ins w:id="1401" w:author="ditaoktaria" w:date="2015-08-04T18:47:00Z">
              <w:r w:rsidR="001359D2">
                <w:t xml:space="preserve"> ke</w:t>
              </w:r>
            </w:ins>
            <w:r>
              <w:t xml:space="preserve"> dalam folder.</w:t>
            </w:r>
          </w:p>
        </w:tc>
        <w:tc>
          <w:tcPr>
            <w:tcW w:w="1963" w:type="dxa"/>
          </w:tcPr>
          <w:p w14:paraId="739045ED" w14:textId="5B104225" w:rsidR="003E4CDB" w:rsidRDefault="003E4CDB" w:rsidP="006A17AF">
            <w:pPr>
              <w:ind w:firstLine="0"/>
            </w:pPr>
            <w:r>
              <w:t>Kelola Materi</w:t>
            </w:r>
          </w:p>
        </w:tc>
      </w:tr>
      <w:tr w:rsidR="003E4CDB" w14:paraId="2075FD78" w14:textId="77777777" w:rsidTr="00E2503C">
        <w:tc>
          <w:tcPr>
            <w:tcW w:w="1548" w:type="dxa"/>
          </w:tcPr>
          <w:p w14:paraId="63F6829C" w14:textId="0BD9E66E" w:rsidR="003E4CDB" w:rsidRDefault="003E4CDB" w:rsidP="00E2503C">
            <w:pPr>
              <w:ind w:firstLine="0"/>
              <w:jc w:val="center"/>
            </w:pPr>
            <w:r>
              <w:t>SRS_002_0</w:t>
            </w:r>
            <w:r w:rsidR="00797CE7">
              <w:t>3</w:t>
            </w:r>
          </w:p>
        </w:tc>
        <w:tc>
          <w:tcPr>
            <w:tcW w:w="4590" w:type="dxa"/>
          </w:tcPr>
          <w:p w14:paraId="02FD9389" w14:textId="6A0E6127" w:rsidR="003E4CDB" w:rsidRDefault="003E4CDB" w:rsidP="00A67EF2">
            <w:pPr>
              <w:ind w:firstLine="0"/>
            </w:pPr>
            <w:r>
              <w:t>Aplikasi harus dapat menyediakan fasilitas untuk mempresentasikan materi dalam berbagai format media.</w:t>
            </w:r>
          </w:p>
        </w:tc>
        <w:tc>
          <w:tcPr>
            <w:tcW w:w="1963" w:type="dxa"/>
          </w:tcPr>
          <w:p w14:paraId="5511A1B8" w14:textId="44B21260" w:rsidR="003E4CDB" w:rsidRDefault="003E4CDB" w:rsidP="006A17AF">
            <w:pPr>
              <w:ind w:firstLine="0"/>
            </w:pPr>
            <w:r>
              <w:t>Presentasi Materi</w:t>
            </w:r>
          </w:p>
        </w:tc>
      </w:tr>
    </w:tbl>
    <w:p w14:paraId="4FBE4C76" w14:textId="1BBCD49F" w:rsidR="00E2503C" w:rsidDel="007173DD" w:rsidRDefault="00E2503C">
      <w:pPr>
        <w:pStyle w:val="Caption"/>
        <w:rPr>
          <w:del w:id="1402" w:author="ditaoktaria" w:date="2015-03-25T13:40:00Z"/>
        </w:rPr>
        <w:pPrChange w:id="1403" w:author="ditaoktaria" w:date="2015-03-25T11:39:00Z">
          <w:pPr/>
        </w:pPrChange>
      </w:pPr>
    </w:p>
    <w:p w14:paraId="5288338B" w14:textId="77777777" w:rsidR="00E2503C" w:rsidRDefault="00E2503C" w:rsidP="00E2503C">
      <w:pPr>
        <w:pStyle w:val="Heading5"/>
        <w:numPr>
          <w:ilvl w:val="0"/>
          <w:numId w:val="22"/>
        </w:numPr>
        <w:ind w:left="720"/>
        <w:rPr>
          <w:i/>
        </w:rPr>
      </w:pPr>
      <w:r>
        <w:t xml:space="preserve">Diagram </w:t>
      </w:r>
      <w:r>
        <w:rPr>
          <w:i/>
        </w:rPr>
        <w:t>Use Case</w:t>
      </w:r>
    </w:p>
    <w:p w14:paraId="71C916F1" w14:textId="77777777" w:rsidR="00877366" w:rsidRDefault="00E2503C" w:rsidP="00E2503C">
      <w:pPr>
        <w:rPr>
          <w:ins w:id="1404" w:author="ditaoktaria" w:date="2015-03-08T15:25:00Z"/>
        </w:rPr>
      </w:pPr>
      <w:r>
        <w:t xml:space="preserve">Diagram </w:t>
      </w:r>
      <w:r>
        <w:rPr>
          <w:i/>
        </w:rPr>
        <w:t xml:space="preserve">use case </w:t>
      </w:r>
      <w:r>
        <w:t xml:space="preserve"> merepresentasikan interaksi antara pengguna dengan system. Diagram </w:t>
      </w:r>
      <w:r w:rsidRPr="008629D3">
        <w:rPr>
          <w:i/>
        </w:rPr>
        <w:t>use case</w:t>
      </w:r>
      <w:r>
        <w:t xml:space="preserve"> terdiri aktor yang merepresentasikan pengguna, use case yang merupakan perilaku system, dan relasi yang menghubungkan aktor dengan</w:t>
      </w:r>
      <w:r>
        <w:rPr>
          <w:i/>
        </w:rPr>
        <w:t xml:space="preserve"> use case. </w:t>
      </w:r>
      <w:r>
        <w:t xml:space="preserve">Diagram </w:t>
      </w:r>
      <w:r>
        <w:rPr>
          <w:i/>
        </w:rPr>
        <w:t xml:space="preserve">use case </w:t>
      </w:r>
      <w:r>
        <w:t>pengguna ditunjukkan pada Gambar 4.2</w:t>
      </w:r>
      <w:ins w:id="1405" w:author="ditaoktaria" w:date="2015-03-08T15:25:00Z">
        <w:r w:rsidR="00877366">
          <w:t>.</w:t>
        </w:r>
      </w:ins>
    </w:p>
    <w:p w14:paraId="1C6853FF" w14:textId="00052527" w:rsidR="00AC2D5F" w:rsidRDefault="00BB1910" w:rsidP="00AC2D5F">
      <w:pPr>
        <w:keepNext/>
        <w:ind w:firstLine="0"/>
        <w:jc w:val="center"/>
      </w:pPr>
      <w:bookmarkStart w:id="1406" w:name="_GoBack"/>
      <w:ins w:id="1407" w:author="ditaoktaria" w:date="2015-08-04T20:04:00Z">
        <w:r>
          <w:rPr>
            <w:noProof/>
          </w:rPr>
          <w:lastRenderedPageBreak/>
          <w:drawing>
            <wp:inline distT="0" distB="0" distL="0" distR="0" wp14:anchorId="606EF7B2" wp14:editId="7A93BB71">
              <wp:extent cx="4760982" cy="2884667"/>
              <wp:effectExtent l="0" t="0" r="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4 at 8.03.38 PM.png"/>
                      <pic:cNvPicPr/>
                    </pic:nvPicPr>
                    <pic:blipFill>
                      <a:blip r:embed="rId32">
                        <a:extLst>
                          <a:ext uri="{28A0092B-C50C-407E-A947-70E740481C1C}">
                            <a14:useLocalDpi xmlns:a14="http://schemas.microsoft.com/office/drawing/2010/main" val="0"/>
                          </a:ext>
                        </a:extLst>
                      </a:blip>
                      <a:stretch>
                        <a:fillRect/>
                      </a:stretch>
                    </pic:blipFill>
                    <pic:spPr>
                      <a:xfrm>
                        <a:off x="0" y="0"/>
                        <a:ext cx="4760982" cy="2884667"/>
                      </a:xfrm>
                      <a:prstGeom prst="rect">
                        <a:avLst/>
                      </a:prstGeom>
                    </pic:spPr>
                  </pic:pic>
                </a:graphicData>
              </a:graphic>
            </wp:inline>
          </w:drawing>
        </w:r>
      </w:ins>
      <w:bookmarkEnd w:id="1406"/>
      <w:commentRangeStart w:id="1408"/>
      <w:del w:id="1409" w:author="ditaoktaria" w:date="2015-07-06T10:06:00Z">
        <w:r w:rsidR="00721512" w:rsidDel="00B375CE">
          <w:rPr>
            <w:noProof/>
          </w:rPr>
          <w:drawing>
            <wp:inline distT="0" distB="0" distL="0" distR="0" wp14:anchorId="15844C4A" wp14:editId="2AC8B462">
              <wp:extent cx="3540090" cy="2172831"/>
              <wp:effectExtent l="0" t="0" r="0" b="12065"/>
              <wp:docPr id="28" name="Picture 28" descr="Macintosh HD:Users:ditaoktaria:Dropbox:skripsi:gambar:use 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use case skripsi.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b="4339"/>
                      <a:stretch/>
                    </pic:blipFill>
                    <pic:spPr bwMode="auto">
                      <a:xfrm>
                        <a:off x="0" y="0"/>
                        <a:ext cx="3540852" cy="2173299"/>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1408"/>
      <w:r w:rsidR="007B4C3E">
        <w:rPr>
          <w:rStyle w:val="CommentReference"/>
        </w:rPr>
        <w:commentReference w:id="1408"/>
      </w:r>
    </w:p>
    <w:p w14:paraId="205180DB" w14:textId="3D7B731B" w:rsidR="00877366" w:rsidRDefault="00AC2D5F" w:rsidP="00AC2D5F">
      <w:pPr>
        <w:pStyle w:val="Caption"/>
        <w:rPr>
          <w:ins w:id="1410" w:author="ditaoktaria" w:date="2015-03-08T15:25:00Z"/>
        </w:rPr>
      </w:pPr>
      <w:bookmarkStart w:id="1411" w:name="_Toc297822203"/>
      <w:r>
        <w:t xml:space="preserve">Gambar 4. </w:t>
      </w:r>
      <w:r w:rsidR="00394DBF">
        <w:fldChar w:fldCharType="begin"/>
      </w:r>
      <w:r w:rsidR="00394DBF">
        <w:rPr>
          <w:b w:val="0"/>
          <w:iCs w:val="0"/>
        </w:rPr>
        <w:instrText xml:space="preserve"> SEQ Gambar_4. \* ARABIC </w:instrText>
      </w:r>
      <w:r w:rsidR="00394DBF">
        <w:fldChar w:fldCharType="separate"/>
      </w:r>
      <w:r w:rsidR="0029089E">
        <w:rPr>
          <w:b w:val="0"/>
          <w:iCs w:val="0"/>
          <w:noProof/>
        </w:rPr>
        <w:t>2</w:t>
      </w:r>
      <w:r w:rsidR="00394DBF">
        <w:rPr>
          <w:noProof/>
        </w:rPr>
        <w:fldChar w:fldCharType="end"/>
      </w:r>
      <w:r>
        <w:t xml:space="preserve"> </w:t>
      </w:r>
      <w:r>
        <w:rPr>
          <w:b w:val="0"/>
        </w:rPr>
        <w:t xml:space="preserve">Diagram </w:t>
      </w:r>
      <w:r w:rsidRPr="00AC2D5F">
        <w:rPr>
          <w:b w:val="0"/>
          <w:i/>
        </w:rPr>
        <w:t>Use Case</w:t>
      </w:r>
      <w:bookmarkEnd w:id="1411"/>
    </w:p>
    <w:p w14:paraId="51C5AC87" w14:textId="77777777" w:rsidR="00E2503C" w:rsidRDefault="00E2503C" w:rsidP="00E2503C">
      <w:pPr>
        <w:pStyle w:val="Heading5"/>
        <w:numPr>
          <w:ilvl w:val="0"/>
          <w:numId w:val="23"/>
        </w:numPr>
        <w:ind w:left="720"/>
      </w:pPr>
      <w:commentRangeStart w:id="1412"/>
      <w:r>
        <w:t xml:space="preserve">Skenario </w:t>
      </w:r>
      <w:r>
        <w:rPr>
          <w:i/>
        </w:rPr>
        <w:t>Use Case</w:t>
      </w:r>
    </w:p>
    <w:commentRangeEnd w:id="1412"/>
    <w:p w14:paraId="27789C0C" w14:textId="77777777" w:rsidR="00E2503C" w:rsidRDefault="0094779F" w:rsidP="00D13D6F">
      <w:pPr>
        <w:ind w:firstLine="709"/>
        <w:rPr>
          <w:u w:val="single"/>
        </w:rPr>
      </w:pPr>
      <w:r>
        <w:rPr>
          <w:rStyle w:val="CommentReference"/>
        </w:rPr>
        <w:commentReference w:id="1412"/>
      </w:r>
      <w:r w:rsidR="00E2503C">
        <w:t xml:space="preserve">Diagram </w:t>
      </w:r>
      <w:r w:rsidR="00E2503C">
        <w:rPr>
          <w:i/>
        </w:rPr>
        <w:t xml:space="preserve">use case </w:t>
      </w:r>
      <w:r w:rsidR="00E2503C">
        <w:t xml:space="preserve"> secara lebih mendetail dijabarkan melalui skenario </w:t>
      </w:r>
      <w:r w:rsidR="00E2503C">
        <w:rPr>
          <w:i/>
        </w:rPr>
        <w:t>use case</w:t>
      </w:r>
      <w:r w:rsidR="00E2503C">
        <w:t xml:space="preserve">. Di dalam skenario </w:t>
      </w:r>
      <w:r w:rsidR="00E2503C" w:rsidRPr="00921B0B">
        <w:rPr>
          <w:i/>
          <w:rPrChange w:id="1413" w:author="Aryo Pinandito" w:date="2015-05-01T09:56:00Z">
            <w:rPr>
              <w:i/>
              <w:u w:val="single"/>
            </w:rPr>
          </w:rPrChange>
        </w:rPr>
        <w:t>use case</w:t>
      </w:r>
      <w:r w:rsidR="00E2503C" w:rsidRPr="00921B0B">
        <w:rPr>
          <w:rPrChange w:id="1414" w:author="Aryo Pinandito" w:date="2015-05-01T09:56:00Z">
            <w:rPr>
              <w:u w:val="single"/>
            </w:rPr>
          </w:rPrChange>
        </w:rPr>
        <w:t xml:space="preserve"> diuraikan nama </w:t>
      </w:r>
      <w:r w:rsidR="00E2503C" w:rsidRPr="00921B0B">
        <w:rPr>
          <w:i/>
          <w:rPrChange w:id="1415" w:author="Aryo Pinandito" w:date="2015-05-01T09:56:00Z">
            <w:rPr>
              <w:i/>
              <w:u w:val="single"/>
            </w:rPr>
          </w:rPrChange>
        </w:rPr>
        <w:t>use case</w:t>
      </w:r>
      <w:r w:rsidR="00E2503C" w:rsidRPr="00921B0B">
        <w:rPr>
          <w:rPrChange w:id="1416" w:author="Aryo Pinandito" w:date="2015-05-01T09:56:00Z">
            <w:rPr>
              <w:u w:val="single"/>
            </w:rPr>
          </w:rPrChange>
        </w:rPr>
        <w:t xml:space="preserve">, tujuan dari </w:t>
      </w:r>
      <w:r w:rsidR="00E2503C" w:rsidRPr="00921B0B">
        <w:rPr>
          <w:i/>
          <w:rPrChange w:id="1417" w:author="Aryo Pinandito" w:date="2015-05-01T09:56:00Z">
            <w:rPr>
              <w:i/>
              <w:u w:val="single"/>
            </w:rPr>
          </w:rPrChange>
        </w:rPr>
        <w:t xml:space="preserve">use case, </w:t>
      </w:r>
      <w:r w:rsidR="00E2503C" w:rsidRPr="00921B0B">
        <w:rPr>
          <w:rPrChange w:id="1418" w:author="Aryo Pinandito" w:date="2015-05-01T09:56:00Z">
            <w:rPr>
              <w:u w:val="single"/>
            </w:rPr>
          </w:rPrChange>
        </w:rPr>
        <w:t xml:space="preserve"> gambaran mengenai </w:t>
      </w:r>
      <w:r w:rsidR="00E2503C" w:rsidRPr="00921B0B">
        <w:rPr>
          <w:i/>
          <w:rPrChange w:id="1419" w:author="Aryo Pinandito" w:date="2015-05-01T09:56:00Z">
            <w:rPr>
              <w:i/>
              <w:u w:val="single"/>
            </w:rPr>
          </w:rPrChange>
        </w:rPr>
        <w:t>use case</w:t>
      </w:r>
      <w:r w:rsidR="00E2503C" w:rsidRPr="00921B0B">
        <w:rPr>
          <w:rPrChange w:id="1420" w:author="Aryo Pinandito" w:date="2015-05-01T09:56:00Z">
            <w:rPr>
              <w:u w:val="single"/>
            </w:rPr>
          </w:rPrChange>
        </w:rPr>
        <w:t>,</w:t>
      </w:r>
      <w:r w:rsidR="00E2503C" w:rsidRPr="00921B0B">
        <w:rPr>
          <w:i/>
          <w:rPrChange w:id="1421" w:author="Aryo Pinandito" w:date="2015-05-01T09:56:00Z">
            <w:rPr>
              <w:i/>
              <w:u w:val="single"/>
            </w:rPr>
          </w:rPrChange>
        </w:rPr>
        <w:t xml:space="preserve"> </w:t>
      </w:r>
      <w:r w:rsidR="00E2503C" w:rsidRPr="00921B0B">
        <w:rPr>
          <w:rPrChange w:id="1422" w:author="Aryo Pinandito" w:date="2015-05-01T09:56:00Z">
            <w:rPr>
              <w:u w:val="single"/>
            </w:rPr>
          </w:rPrChange>
        </w:rPr>
        <w:t xml:space="preserve">aktor yang memiliki interaksi dengan </w:t>
      </w:r>
      <w:r w:rsidR="00E2503C" w:rsidRPr="00921B0B">
        <w:rPr>
          <w:i/>
          <w:rPrChange w:id="1423" w:author="Aryo Pinandito" w:date="2015-05-01T09:56:00Z">
            <w:rPr>
              <w:i/>
              <w:u w:val="single"/>
            </w:rPr>
          </w:rPrChange>
        </w:rPr>
        <w:t>use case</w:t>
      </w:r>
      <w:r w:rsidR="00E2503C" w:rsidRPr="00921B0B">
        <w:rPr>
          <w:rPrChange w:id="1424" w:author="Aryo Pinandito" w:date="2015-05-01T09:56:00Z">
            <w:rPr>
              <w:u w:val="single"/>
            </w:rPr>
          </w:rPrChange>
        </w:rPr>
        <w:t xml:space="preserve">, kondisi awal yang harus dipenuhi sebelum </w:t>
      </w:r>
      <w:r w:rsidR="00E2503C" w:rsidRPr="00921B0B">
        <w:rPr>
          <w:i/>
          <w:rPrChange w:id="1425" w:author="Aryo Pinandito" w:date="2015-05-01T09:56:00Z">
            <w:rPr>
              <w:i/>
              <w:u w:val="single"/>
            </w:rPr>
          </w:rPrChange>
        </w:rPr>
        <w:t xml:space="preserve">use case </w:t>
      </w:r>
      <w:r w:rsidR="00E2503C" w:rsidRPr="00921B0B">
        <w:rPr>
          <w:rPrChange w:id="1426" w:author="Aryo Pinandito" w:date="2015-05-01T09:56:00Z">
            <w:rPr>
              <w:u w:val="single"/>
            </w:rPr>
          </w:rPrChange>
        </w:rPr>
        <w:t xml:space="preserve">tersebut berjalan, alur utama, alur alternatif dan konidisi akhir yang diharapkan setelah berjalannya </w:t>
      </w:r>
      <w:r w:rsidR="00E2503C" w:rsidRPr="00921B0B">
        <w:rPr>
          <w:i/>
          <w:rPrChange w:id="1427" w:author="Aryo Pinandito" w:date="2015-05-01T09:56:00Z">
            <w:rPr>
              <w:i/>
              <w:u w:val="single"/>
            </w:rPr>
          </w:rPrChange>
        </w:rPr>
        <w:t>use case</w:t>
      </w:r>
      <w:r w:rsidR="00E2503C" w:rsidRPr="00921B0B">
        <w:rPr>
          <w:rPrChange w:id="1428" w:author="Aryo Pinandito" w:date="2015-05-01T09:56:00Z">
            <w:rPr>
              <w:u w:val="single"/>
            </w:rPr>
          </w:rPrChange>
        </w:rPr>
        <w:t>.</w:t>
      </w:r>
      <w:r w:rsidR="00E2503C">
        <w:rPr>
          <w:u w:val="single"/>
        </w:rPr>
        <w:t xml:space="preserve"> </w:t>
      </w:r>
    </w:p>
    <w:p w14:paraId="5BA638F1" w14:textId="3A051DDB" w:rsidR="00AC6949" w:rsidDel="007B5BB9" w:rsidRDefault="00AC6949" w:rsidP="00AC6949">
      <w:pPr>
        <w:pStyle w:val="Heading6"/>
        <w:numPr>
          <w:ilvl w:val="0"/>
          <w:numId w:val="24"/>
        </w:numPr>
        <w:ind w:left="720"/>
        <w:rPr>
          <w:del w:id="1429" w:author="ditaoktaria" w:date="2015-06-22T14:42:00Z"/>
        </w:rPr>
      </w:pPr>
      <w:del w:id="1430" w:author="ditaoktaria" w:date="2015-06-22T14:42:00Z">
        <w:r w:rsidRPr="00BF7104" w:rsidDel="007B5BB9">
          <w:delText xml:space="preserve">Skenario </w:delText>
        </w:r>
        <w:r w:rsidRPr="001F50E9" w:rsidDel="007B5BB9">
          <w:rPr>
            <w:i/>
          </w:rPr>
          <w:delText>Use Case</w:delText>
        </w:r>
        <w:r w:rsidRPr="008629D3" w:rsidDel="007B5BB9">
          <w:delText xml:space="preserve"> </w:delText>
        </w:r>
        <w:r w:rsidDel="007B5BB9">
          <w:rPr>
            <w:i/>
          </w:rPr>
          <w:delText>Login</w:delText>
        </w:r>
      </w:del>
    </w:p>
    <w:p w14:paraId="28CB65CD" w14:textId="3BA4D00E" w:rsidR="00E9663E" w:rsidDel="007B5BB9" w:rsidRDefault="00AC6949">
      <w:pPr>
        <w:rPr>
          <w:del w:id="1431" w:author="ditaoktaria" w:date="2015-06-22T14:42:00Z"/>
        </w:rPr>
        <w:pPrChange w:id="1432" w:author="ditaoktaria" w:date="2015-03-26T15:03:00Z">
          <w:pPr>
            <w:jc w:val="left"/>
          </w:pPr>
        </w:pPrChange>
      </w:pPr>
      <w:del w:id="1433" w:author="ditaoktaria" w:date="2015-06-22T14:42:00Z">
        <w:r w:rsidDel="007B5BB9">
          <w:delText xml:space="preserve">Kebutuhan fungsional yang harus disediakan oleh sistem adalah pengguna harus dapat </w:delText>
        </w:r>
        <w:r w:rsidR="002541F5" w:rsidDel="007B5BB9">
          <w:delText>login</w:delText>
        </w:r>
        <w:r w:rsidDel="007B5BB9">
          <w:delText xml:space="preserve"> yang direpresentasikan dengan </w:delText>
        </w:r>
        <w:r w:rsidDel="007B5BB9">
          <w:rPr>
            <w:i/>
          </w:rPr>
          <w:delText xml:space="preserve">use case </w:delText>
        </w:r>
        <w:r w:rsidR="002541F5" w:rsidRPr="002541F5" w:rsidDel="007B5BB9">
          <w:rPr>
            <w:i/>
            <w:rPrChange w:id="1434" w:author="ditaoktaria oktaria" w:date="2015-03-06T16:11:00Z">
              <w:rPr/>
            </w:rPrChange>
          </w:rPr>
          <w:delText>login</w:delText>
        </w:r>
        <w:r w:rsidDel="007B5BB9">
          <w:delText xml:space="preserve">. Skenario </w:delText>
        </w:r>
        <w:r w:rsidDel="007B5BB9">
          <w:rPr>
            <w:i/>
          </w:rPr>
          <w:delText xml:space="preserve">use case </w:delText>
        </w:r>
        <w:r w:rsidR="00A62FE6" w:rsidDel="007B5BB9">
          <w:rPr>
            <w:i/>
          </w:rPr>
          <w:delText>login</w:delText>
        </w:r>
        <w:r w:rsidDel="007B5BB9">
          <w:delText xml:space="preserve"> ditunjukkan pada </w:delText>
        </w:r>
        <w:r w:rsidR="00394DBF" w:rsidDel="007B5BB9">
          <w:delText>T</w:delText>
        </w:r>
        <w:r w:rsidDel="007B5BB9">
          <w:delText>able 4.</w:delText>
        </w:r>
      </w:del>
    </w:p>
    <w:p w14:paraId="04B3E47F" w14:textId="310323A4" w:rsidR="00E9663E" w:rsidRPr="00E9663E" w:rsidDel="007B5BB9" w:rsidRDefault="00E9663E">
      <w:pPr>
        <w:pStyle w:val="Caption"/>
        <w:keepNext/>
        <w:rPr>
          <w:del w:id="1435" w:author="ditaoktaria" w:date="2015-06-22T14:42:00Z"/>
          <w:i/>
          <w:rPrChange w:id="1436" w:author="ditaoktaria" w:date="2015-03-26T15:03:00Z">
            <w:rPr>
              <w:del w:id="1437" w:author="ditaoktaria" w:date="2015-06-22T14:42:00Z"/>
            </w:rPr>
          </w:rPrChange>
        </w:rPr>
        <w:pPrChange w:id="1438" w:author="ditaoktaria" w:date="2015-03-26T15:03:00Z">
          <w:pPr>
            <w:jc w:val="left"/>
          </w:pPr>
        </w:pPrChange>
      </w:pPr>
      <w:del w:id="1439" w:author="ditaoktaria" w:date="2015-06-22T14:42:00Z">
        <w:r w:rsidDel="007B5BB9">
          <w:delText xml:space="preserve">Tabel 4. </w:delText>
        </w:r>
        <w:r w:rsidR="006A68AB" w:rsidDel="007B5BB9">
          <w:rPr>
            <w:b w:val="0"/>
            <w:iCs w:val="0"/>
          </w:rPr>
          <w:fldChar w:fldCharType="begin"/>
        </w:r>
        <w:r w:rsidR="006A68AB" w:rsidDel="007B5BB9">
          <w:delInstrText xml:space="preserve"> SEQ Tabel_4. \* ARABIC </w:delInstrText>
        </w:r>
        <w:r w:rsidR="006A68AB" w:rsidDel="007B5BB9">
          <w:rPr>
            <w:b w:val="0"/>
            <w:iCs w:val="0"/>
          </w:rPr>
          <w:fldChar w:fldCharType="separate"/>
        </w:r>
        <w:r w:rsidR="006035CF" w:rsidDel="007B5BB9">
          <w:rPr>
            <w:noProof/>
          </w:rPr>
          <w:delText>3</w:delText>
        </w:r>
        <w:r w:rsidR="006A68AB" w:rsidDel="007B5BB9">
          <w:rPr>
            <w:b w:val="0"/>
            <w:iCs w:val="0"/>
            <w:noProof/>
          </w:rPr>
          <w:fldChar w:fldCharType="end"/>
        </w:r>
        <w:r w:rsidDel="007B5BB9">
          <w:delText xml:space="preserve"> </w:delText>
        </w:r>
        <w:r w:rsidDel="007B5BB9">
          <w:rPr>
            <w:b w:val="0"/>
          </w:rPr>
          <w:delText xml:space="preserve">Skenario </w:delText>
        </w:r>
        <w:r w:rsidDel="007B5BB9">
          <w:rPr>
            <w:b w:val="0"/>
            <w:i/>
          </w:rPr>
          <w:delText>Use Case Login</w:delText>
        </w:r>
      </w:del>
    </w:p>
    <w:p w14:paraId="4282F75B" w14:textId="2070098C" w:rsidR="00064893" w:rsidDel="007B5BB9" w:rsidRDefault="00394DBF">
      <w:pPr>
        <w:rPr>
          <w:del w:id="1440" w:author="ditaoktaria" w:date="2015-06-22T14:42:00Z"/>
        </w:rPr>
        <w:pPrChange w:id="1441" w:author="ditaoktaria" w:date="2015-03-26T15:04:00Z">
          <w:pPr>
            <w:jc w:val="left"/>
          </w:pPr>
        </w:pPrChange>
      </w:pPr>
      <w:del w:id="1442" w:author="ditaoktaria" w:date="2015-06-22T14:42:00Z">
        <w:r w:rsidDel="007B5BB9">
          <w:delText>T</w:delText>
        </w:r>
        <w:r w:rsidR="001C7A3E" w:rsidDel="007B5BB9">
          <w:delText>abel 4.4</w:delText>
        </w:r>
      </w:del>
    </w:p>
    <w:p w14:paraId="341BCEA5" w14:textId="68D36D37" w:rsidR="009C4094" w:rsidRPr="009C4094" w:rsidDel="007B5BB9" w:rsidRDefault="009C4094">
      <w:pPr>
        <w:pStyle w:val="Caption"/>
        <w:keepNext/>
        <w:rPr>
          <w:del w:id="1443" w:author="ditaoktaria" w:date="2015-06-22T14:42:00Z"/>
          <w:i/>
          <w:rPrChange w:id="1444" w:author="ditaoktaria" w:date="2015-03-26T15:04:00Z">
            <w:rPr>
              <w:del w:id="1445" w:author="ditaoktaria" w:date="2015-06-22T14:42:00Z"/>
            </w:rPr>
          </w:rPrChange>
        </w:rPr>
        <w:pPrChange w:id="1446" w:author="ditaoktaria" w:date="2015-03-26T15:04:00Z">
          <w:pPr>
            <w:jc w:val="left"/>
          </w:pPr>
        </w:pPrChange>
      </w:pPr>
      <w:del w:id="1447" w:author="ditaoktaria" w:date="2015-06-22T14:42:00Z">
        <w:r w:rsidDel="007B5BB9">
          <w:delText xml:space="preserve">Tabel 4. </w:delText>
        </w:r>
        <w:r w:rsidR="006A68AB" w:rsidDel="007B5BB9">
          <w:rPr>
            <w:b w:val="0"/>
            <w:iCs w:val="0"/>
          </w:rPr>
          <w:fldChar w:fldCharType="begin"/>
        </w:r>
        <w:r w:rsidR="006A68AB" w:rsidDel="007B5BB9">
          <w:delInstrText xml:space="preserve"> SEQ Tabel_4. \* ARABIC </w:delInstrText>
        </w:r>
        <w:r w:rsidR="006A68AB" w:rsidDel="007B5BB9">
          <w:rPr>
            <w:b w:val="0"/>
            <w:iCs w:val="0"/>
          </w:rPr>
          <w:fldChar w:fldCharType="separate"/>
        </w:r>
        <w:r w:rsidR="006035CF" w:rsidDel="007B5BB9">
          <w:rPr>
            <w:noProof/>
          </w:rPr>
          <w:delText>4</w:delText>
        </w:r>
        <w:r w:rsidR="006A68AB" w:rsidDel="007B5BB9">
          <w:rPr>
            <w:b w:val="0"/>
            <w:iCs w:val="0"/>
            <w:noProof/>
          </w:rPr>
          <w:fldChar w:fldCharType="end"/>
        </w:r>
        <w:r w:rsidDel="007B5BB9">
          <w:delText xml:space="preserve"> </w:delText>
        </w:r>
        <w:r w:rsidDel="007B5BB9">
          <w:rPr>
            <w:b w:val="0"/>
          </w:rPr>
          <w:delText xml:space="preserve">Skenario </w:delText>
        </w:r>
        <w:r w:rsidDel="007B5BB9">
          <w:rPr>
            <w:b w:val="0"/>
            <w:i/>
          </w:rPr>
          <w:delText xml:space="preserve">Use Case </w:delText>
        </w:r>
        <w:r w:rsidDel="007B5BB9">
          <w:rPr>
            <w:b w:val="0"/>
          </w:rPr>
          <w:delText xml:space="preserve">Lupa </w:delText>
        </w:r>
        <w:r w:rsidDel="007B5BB9">
          <w:rPr>
            <w:b w:val="0"/>
            <w:i/>
          </w:rPr>
          <w:delText>Password</w:delText>
        </w:r>
      </w:del>
    </w:p>
    <w:p w14:paraId="21997266" w14:textId="77777777" w:rsidR="00E2503C" w:rsidRDefault="00E2503C">
      <w:pPr>
        <w:pStyle w:val="Heading6"/>
        <w:numPr>
          <w:ilvl w:val="0"/>
          <w:numId w:val="24"/>
        </w:numPr>
        <w:spacing w:before="0"/>
        <w:ind w:left="714" w:hanging="357"/>
        <w:rPr>
          <w:ins w:id="1448" w:author="ditaoktaria" w:date="2015-03-26T14:59:00Z"/>
        </w:rPr>
        <w:pPrChange w:id="1449" w:author="ditaoktaria" w:date="2015-07-30T10:32:00Z">
          <w:pPr>
            <w:pStyle w:val="Heading6"/>
            <w:numPr>
              <w:numId w:val="24"/>
            </w:numPr>
            <w:ind w:left="720" w:hanging="360"/>
          </w:pPr>
        </w:pPrChange>
      </w:pPr>
      <w:ins w:id="1450" w:author="ditaoktaria oktaria" w:date="2015-02-17T16:28:00Z">
        <w:r w:rsidRPr="00BF7104">
          <w:t xml:space="preserve">Skenario </w:t>
        </w:r>
        <w:r w:rsidRPr="001F50E9">
          <w:rPr>
            <w:i/>
          </w:rPr>
          <w:t>Use Case</w:t>
        </w:r>
        <w:r w:rsidRPr="00245484">
          <w:t xml:space="preserve"> </w:t>
        </w:r>
        <w:r w:rsidRPr="00BF7104">
          <w:t>Kelola Akun</w:t>
        </w:r>
      </w:ins>
    </w:p>
    <w:p w14:paraId="16907FF3" w14:textId="7B7584BD" w:rsidR="00650E66" w:rsidRDefault="008C4AD0">
      <w:pPr>
        <w:rPr>
          <w:ins w:id="1451" w:author="ditaoktaria" w:date="2015-03-25T13:50:00Z"/>
        </w:rPr>
        <w:pPrChange w:id="1452" w:author="ditaoktaria oktaria" w:date="2015-04-21T11:54:00Z">
          <w:pPr>
            <w:jc w:val="left"/>
          </w:pPr>
        </w:pPrChange>
      </w:pPr>
      <w:ins w:id="1453" w:author="ditaoktaria" w:date="2015-03-26T14:59:00Z">
        <w:r>
          <w:t xml:space="preserve">Kebutuhan fungsional </w:t>
        </w:r>
      </w:ins>
      <w:ins w:id="1454" w:author="ditaoktaria" w:date="2015-03-27T08:36:00Z">
        <w:r w:rsidR="00B01444">
          <w:t xml:space="preserve">selanjutnya </w:t>
        </w:r>
      </w:ins>
      <w:ins w:id="1455" w:author="ditaoktaria" w:date="2015-03-26T14:59:00Z">
        <w:r>
          <w:t xml:space="preserve">yang harus disediakan oleh sistem adalah kebutuhan pengguna untuk mengelola akun yang direpresentasikan dengan </w:t>
        </w:r>
        <w:r>
          <w:rPr>
            <w:i/>
          </w:rPr>
          <w:t xml:space="preserve">use case </w:t>
        </w:r>
        <w:r>
          <w:t xml:space="preserve">kelola akun. Skenario </w:t>
        </w:r>
        <w:r>
          <w:rPr>
            <w:i/>
          </w:rPr>
          <w:t xml:space="preserve">use case </w:t>
        </w:r>
      </w:ins>
      <w:ins w:id="1456" w:author="ditaoktaria" w:date="2015-03-26T15:00:00Z">
        <w:r>
          <w:t>kelola akun</w:t>
        </w:r>
      </w:ins>
      <w:ins w:id="1457" w:author="ditaoktaria" w:date="2015-03-26T14:59:00Z">
        <w:r w:rsidR="00191DE2">
          <w:t xml:space="preserve"> ditunjukkan pada </w:t>
        </w:r>
      </w:ins>
      <w:r w:rsidR="00394DBF">
        <w:t>T</w:t>
      </w:r>
      <w:ins w:id="1458" w:author="ditaoktaria" w:date="2015-03-26T14:59:00Z">
        <w:r w:rsidR="00191DE2">
          <w:t>able 4.</w:t>
        </w:r>
        <w:r w:rsidR="00F05CE1">
          <w:t>3</w:t>
        </w:r>
      </w:ins>
      <w:ins w:id="1459" w:author="ditaoktaria oktaria" w:date="2015-04-21T11:54:00Z">
        <w:r w:rsidR="00166360">
          <w:t>.</w:t>
        </w:r>
      </w:ins>
    </w:p>
    <w:p w14:paraId="3EC58972" w14:textId="3972CF0F" w:rsidR="00F05CE1" w:rsidRDefault="00F05CE1">
      <w:pPr>
        <w:pStyle w:val="Caption"/>
        <w:keepNext/>
        <w:rPr>
          <w:ins w:id="1460" w:author="ditaoktaria" w:date="2015-07-06T10:16:00Z"/>
        </w:rPr>
        <w:pPrChange w:id="1461" w:author="ditaoktaria" w:date="2015-07-06T10:16:00Z">
          <w:pPr>
            <w:jc w:val="left"/>
          </w:pPr>
        </w:pPrChange>
      </w:pPr>
      <w:ins w:id="1462" w:author="ditaoktaria" w:date="2015-07-06T10:16:00Z">
        <w:r>
          <w:t xml:space="preserve">Tabel 4. </w:t>
        </w:r>
        <w:r>
          <w:fldChar w:fldCharType="begin"/>
        </w:r>
        <w:r>
          <w:instrText xml:space="preserve"> SEQ Tabel_4. \* ARABIC </w:instrText>
        </w:r>
      </w:ins>
      <w:r>
        <w:fldChar w:fldCharType="separate"/>
      </w:r>
      <w:ins w:id="1463" w:author="ditaoktaria" w:date="2015-07-29T10:19:00Z">
        <w:r w:rsidR="006819DC">
          <w:rPr>
            <w:noProof/>
          </w:rPr>
          <w:t>3</w:t>
        </w:r>
      </w:ins>
      <w:ins w:id="1464" w:author="ditaoktaria" w:date="2015-07-06T10:16:00Z">
        <w:r>
          <w:fldChar w:fldCharType="end"/>
        </w:r>
        <w:r>
          <w:t xml:space="preserve"> </w:t>
        </w:r>
        <w:r>
          <w:rPr>
            <w:b w:val="0"/>
          </w:rPr>
          <w:t xml:space="preserve">Skenario </w:t>
        </w:r>
        <w:r>
          <w:rPr>
            <w:b w:val="0"/>
            <w:i/>
          </w:rPr>
          <w:t xml:space="preserve">Use Case </w:t>
        </w:r>
        <w:r>
          <w:rPr>
            <w:b w:val="0"/>
          </w:rPr>
          <w:t>Kelola Akun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465" w:author="ditaoktaria" w:date="2015-03-25T12:0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1466">
          <w:tblGrid>
            <w:gridCol w:w="1922"/>
            <w:gridCol w:w="6008"/>
          </w:tblGrid>
        </w:tblGridChange>
      </w:tblGrid>
      <w:tr w:rsidR="00E2503C" w:rsidRPr="006223D6" w14:paraId="3E7E5CB8" w14:textId="77777777" w:rsidTr="00C80A88">
        <w:trPr>
          <w:trHeight w:val="338"/>
        </w:trPr>
        <w:tc>
          <w:tcPr>
            <w:tcW w:w="1922" w:type="dxa"/>
            <w:shd w:val="clear" w:color="auto" w:fill="BFBFBF"/>
            <w:vAlign w:val="center"/>
            <w:tcPrChange w:id="1467" w:author="ditaoktaria" w:date="2015-03-25T12:02:00Z">
              <w:tcPr>
                <w:tcW w:w="1922" w:type="dxa"/>
                <w:shd w:val="clear" w:color="auto" w:fill="BFBFBF"/>
                <w:vAlign w:val="center"/>
              </w:tcPr>
            </w:tcPrChange>
          </w:tcPr>
          <w:p w14:paraId="5707422B" w14:textId="77777777" w:rsidR="00E2503C" w:rsidRPr="00411B04" w:rsidRDefault="00E2503C" w:rsidP="000854A3">
            <w:pPr>
              <w:ind w:firstLine="0"/>
              <w:jc w:val="left"/>
              <w:rPr>
                <w:b/>
                <w:sz w:val="22"/>
              </w:rPr>
            </w:pPr>
            <w:r w:rsidRPr="00411B04">
              <w:rPr>
                <w:b/>
                <w:sz w:val="22"/>
              </w:rPr>
              <w:t>Nama</w:t>
            </w:r>
          </w:p>
        </w:tc>
        <w:tc>
          <w:tcPr>
            <w:tcW w:w="6008" w:type="dxa"/>
            <w:vAlign w:val="center"/>
            <w:tcPrChange w:id="1468" w:author="ditaoktaria" w:date="2015-03-25T12:02:00Z">
              <w:tcPr>
                <w:tcW w:w="6008" w:type="dxa"/>
                <w:vAlign w:val="center"/>
              </w:tcPr>
            </w:tcPrChange>
          </w:tcPr>
          <w:p w14:paraId="4C825186" w14:textId="77777777" w:rsidR="00E2503C" w:rsidRPr="00411B04" w:rsidRDefault="00E2503C">
            <w:pPr>
              <w:keepNext/>
              <w:keepLines/>
              <w:ind w:firstLine="31"/>
              <w:jc w:val="left"/>
              <w:outlineLvl w:val="4"/>
              <w:rPr>
                <w:sz w:val="22"/>
                <w:rPrChange w:id="1469" w:author="ditaoktaria oktaria" w:date="2015-02-25T15:24:00Z">
                  <w:rPr>
                    <w:rFonts w:eastAsia="Times New Roman" w:cstheme="majorBidi"/>
                    <w:b/>
                    <w:i/>
                    <w:iCs/>
                    <w:color w:val="404040" w:themeColor="text1" w:themeTint="BF"/>
                    <w:sz w:val="22"/>
                  </w:rPr>
                </w:rPrChange>
              </w:rPr>
              <w:pPrChange w:id="1470" w:author="ditaoktaria" w:date="2015-07-10T12:44:00Z">
                <w:pPr>
                  <w:keepNext/>
                  <w:keepLines/>
                  <w:numPr>
                    <w:numId w:val="18"/>
                  </w:numPr>
                  <w:spacing w:before="200"/>
                  <w:ind w:left="720" w:firstLine="0"/>
                  <w:jc w:val="left"/>
                  <w:outlineLvl w:val="4"/>
                </w:pPr>
              </w:pPrChange>
            </w:pPr>
            <w:r w:rsidRPr="00411B04">
              <w:rPr>
                <w:sz w:val="22"/>
              </w:rPr>
              <w:t>Kelola Akun</w:t>
            </w:r>
          </w:p>
        </w:tc>
      </w:tr>
      <w:tr w:rsidR="00E2503C" w:rsidRPr="006223D6" w14:paraId="2588F072" w14:textId="77777777" w:rsidTr="0073764D">
        <w:trPr>
          <w:trHeight w:val="245"/>
        </w:trPr>
        <w:tc>
          <w:tcPr>
            <w:tcW w:w="1922" w:type="dxa"/>
            <w:shd w:val="clear" w:color="auto" w:fill="BFBFBF"/>
            <w:vAlign w:val="center"/>
            <w:tcPrChange w:id="1471" w:author="ditaoktaria" w:date="2015-02-25T19:09:00Z">
              <w:tcPr>
                <w:tcW w:w="1922" w:type="dxa"/>
                <w:shd w:val="clear" w:color="auto" w:fill="BFBFBF"/>
                <w:vAlign w:val="center"/>
              </w:tcPr>
            </w:tcPrChange>
          </w:tcPr>
          <w:p w14:paraId="10B7CCEC" w14:textId="77777777" w:rsidR="00E2503C" w:rsidRPr="00411B04" w:rsidRDefault="00E2503C" w:rsidP="000854A3">
            <w:pPr>
              <w:ind w:firstLine="0"/>
              <w:jc w:val="left"/>
              <w:rPr>
                <w:b/>
                <w:sz w:val="22"/>
              </w:rPr>
            </w:pPr>
            <w:r w:rsidRPr="00411B04">
              <w:rPr>
                <w:b/>
                <w:sz w:val="22"/>
              </w:rPr>
              <w:t>Kode SRS</w:t>
            </w:r>
          </w:p>
        </w:tc>
        <w:tc>
          <w:tcPr>
            <w:tcW w:w="6008" w:type="dxa"/>
            <w:vAlign w:val="center"/>
            <w:tcPrChange w:id="1472" w:author="ditaoktaria" w:date="2015-02-25T19:09:00Z">
              <w:tcPr>
                <w:tcW w:w="6008" w:type="dxa"/>
                <w:vAlign w:val="center"/>
              </w:tcPr>
            </w:tcPrChange>
          </w:tcPr>
          <w:p w14:paraId="763D378C" w14:textId="075506DA" w:rsidR="00E2503C" w:rsidRPr="00411B04" w:rsidRDefault="00E2503C">
            <w:pPr>
              <w:keepNext/>
              <w:keepLines/>
              <w:ind w:firstLine="56"/>
              <w:jc w:val="left"/>
              <w:outlineLvl w:val="4"/>
              <w:rPr>
                <w:sz w:val="22"/>
                <w:rPrChange w:id="1473" w:author="ditaoktaria oktaria" w:date="2015-02-25T15:24:00Z">
                  <w:rPr>
                    <w:rFonts w:eastAsia="Times New Roman" w:cstheme="majorBidi"/>
                    <w:b/>
                    <w:i/>
                    <w:iCs/>
                    <w:color w:val="404040" w:themeColor="text1" w:themeTint="BF"/>
                    <w:sz w:val="22"/>
                  </w:rPr>
                </w:rPrChange>
              </w:rPr>
              <w:pPrChange w:id="1474" w:author="ditaoktaria" w:date="2015-07-10T12:44:00Z">
                <w:pPr>
                  <w:keepNext/>
                  <w:keepLines/>
                  <w:numPr>
                    <w:numId w:val="18"/>
                  </w:numPr>
                  <w:spacing w:before="200"/>
                  <w:ind w:left="720" w:firstLine="0"/>
                  <w:jc w:val="left"/>
                  <w:outlineLvl w:val="4"/>
                </w:pPr>
              </w:pPrChange>
            </w:pPr>
            <w:r w:rsidRPr="00411B04">
              <w:rPr>
                <w:sz w:val="22"/>
              </w:rPr>
              <w:t>SRS_001_0</w:t>
            </w:r>
            <w:ins w:id="1475" w:author="ditaoktaria" w:date="2015-03-23T18:56:00Z">
              <w:r w:rsidR="00272CAC">
                <w:rPr>
                  <w:sz w:val="22"/>
                </w:rPr>
                <w:t>3</w:t>
              </w:r>
            </w:ins>
          </w:p>
        </w:tc>
      </w:tr>
      <w:tr w:rsidR="00E2503C" w:rsidRPr="006223D6" w14:paraId="29EB0AB5" w14:textId="77777777" w:rsidTr="00E2503C">
        <w:tc>
          <w:tcPr>
            <w:tcW w:w="1922" w:type="dxa"/>
            <w:shd w:val="clear" w:color="auto" w:fill="BFBFBF"/>
            <w:vAlign w:val="center"/>
          </w:tcPr>
          <w:p w14:paraId="117CFF30" w14:textId="77777777" w:rsidR="00E2503C" w:rsidRPr="00411B04" w:rsidRDefault="00E2503C" w:rsidP="000854A3">
            <w:pPr>
              <w:ind w:firstLine="0"/>
              <w:jc w:val="left"/>
              <w:rPr>
                <w:b/>
                <w:sz w:val="22"/>
              </w:rPr>
            </w:pPr>
            <w:r w:rsidRPr="00411B04">
              <w:rPr>
                <w:b/>
                <w:sz w:val="22"/>
              </w:rPr>
              <w:t>Tujuan</w:t>
            </w:r>
          </w:p>
        </w:tc>
        <w:tc>
          <w:tcPr>
            <w:tcW w:w="6008" w:type="dxa"/>
            <w:vAlign w:val="center"/>
          </w:tcPr>
          <w:p w14:paraId="035689A4" w14:textId="77777777" w:rsidR="00E2503C" w:rsidRPr="00411B04" w:rsidRDefault="00E2503C">
            <w:pPr>
              <w:keepNext/>
              <w:keepLines/>
              <w:ind w:left="56" w:firstLine="0"/>
              <w:jc w:val="left"/>
              <w:outlineLvl w:val="4"/>
              <w:rPr>
                <w:sz w:val="22"/>
                <w:rPrChange w:id="1476" w:author="ditaoktaria oktaria" w:date="2015-02-25T15:24:00Z">
                  <w:rPr>
                    <w:rFonts w:eastAsia="Times New Roman" w:cstheme="majorBidi"/>
                    <w:b/>
                    <w:i/>
                    <w:iCs/>
                    <w:color w:val="404040" w:themeColor="text1" w:themeTint="BF"/>
                    <w:sz w:val="22"/>
                  </w:rPr>
                </w:rPrChange>
              </w:rPr>
              <w:pPrChange w:id="1477" w:author="ditaoktaria" w:date="2015-07-10T12:44:00Z">
                <w:pPr>
                  <w:keepNext/>
                  <w:keepLines/>
                  <w:numPr>
                    <w:numId w:val="18"/>
                  </w:numPr>
                  <w:spacing w:before="200"/>
                  <w:ind w:left="720" w:firstLine="0"/>
                  <w:jc w:val="left"/>
                  <w:outlineLvl w:val="4"/>
                </w:pPr>
              </w:pPrChange>
            </w:pPr>
            <w:r w:rsidRPr="00411B04">
              <w:rPr>
                <w:sz w:val="22"/>
              </w:rPr>
              <w:t>Mengelola akun</w:t>
            </w:r>
          </w:p>
        </w:tc>
      </w:tr>
      <w:tr w:rsidR="00E2503C" w:rsidRPr="006223D6" w14:paraId="4C83A37C" w14:textId="77777777" w:rsidTr="00E2503C">
        <w:tc>
          <w:tcPr>
            <w:tcW w:w="1922" w:type="dxa"/>
            <w:shd w:val="clear" w:color="auto" w:fill="BFBFBF"/>
            <w:vAlign w:val="center"/>
          </w:tcPr>
          <w:p w14:paraId="4AC5E7D5" w14:textId="773F2F32" w:rsidR="00E2503C" w:rsidRPr="006B4BEA" w:rsidRDefault="00E2503C">
            <w:pPr>
              <w:ind w:firstLine="0"/>
              <w:jc w:val="left"/>
              <w:rPr>
                <w:b/>
                <w:sz w:val="22"/>
                <w:rPrChange w:id="1478" w:author="ditaoktaria oktaria" w:date="2015-03-09T08:56:00Z">
                  <w:rPr>
                    <w:rFonts w:eastAsia="Times New Roman" w:cstheme="majorBidi"/>
                    <w:b/>
                    <w:i/>
                    <w:iCs/>
                    <w:color w:val="404040" w:themeColor="text1" w:themeTint="BF"/>
                    <w:sz w:val="22"/>
                  </w:rPr>
                </w:rPrChange>
              </w:rPr>
              <w:pPrChange w:id="1479" w:author="ditaoktaria" w:date="2015-07-10T12:44:00Z">
                <w:pPr>
                  <w:keepNext/>
                  <w:keepLines/>
                  <w:numPr>
                    <w:numId w:val="18"/>
                  </w:numPr>
                  <w:spacing w:before="200"/>
                  <w:ind w:left="720" w:firstLine="0"/>
                  <w:jc w:val="left"/>
                  <w:outlineLvl w:val="4"/>
                </w:pPr>
              </w:pPrChange>
            </w:pPr>
            <w:r w:rsidRPr="00411B04">
              <w:rPr>
                <w:b/>
                <w:sz w:val="22"/>
              </w:rPr>
              <w:t>Deskripsi</w:t>
            </w:r>
            <w:r w:rsidR="006B4BEA">
              <w:rPr>
                <w:b/>
                <w:sz w:val="22"/>
              </w:rPr>
              <w:t xml:space="preserve"> </w:t>
            </w:r>
            <w:r w:rsidRPr="00411B04">
              <w:rPr>
                <w:b/>
                <w:i/>
                <w:sz w:val="22"/>
              </w:rPr>
              <w:t>(Brief Description)</w:t>
            </w:r>
          </w:p>
        </w:tc>
        <w:tc>
          <w:tcPr>
            <w:tcW w:w="6008" w:type="dxa"/>
            <w:vAlign w:val="center"/>
          </w:tcPr>
          <w:p w14:paraId="255BC43A" w14:textId="63F49510" w:rsidR="00E2503C" w:rsidRPr="004260AA" w:rsidRDefault="005222A9">
            <w:pPr>
              <w:keepNext/>
              <w:keepLines/>
              <w:ind w:left="56" w:firstLine="0"/>
              <w:jc w:val="left"/>
              <w:outlineLvl w:val="4"/>
              <w:rPr>
                <w:i/>
                <w:sz w:val="22"/>
                <w:rPrChange w:id="1480" w:author="ditaoktaria oktaria" w:date="2015-03-17T14:46:00Z">
                  <w:rPr>
                    <w:rFonts w:eastAsia="Times New Roman" w:cstheme="majorBidi"/>
                    <w:b/>
                    <w:i/>
                    <w:iCs/>
                    <w:color w:val="404040" w:themeColor="text1" w:themeTint="BF"/>
                    <w:sz w:val="22"/>
                  </w:rPr>
                </w:rPrChange>
              </w:rPr>
              <w:pPrChange w:id="1481" w:author="ditaoktaria" w:date="2015-07-10T12:44:00Z">
                <w:pPr>
                  <w:keepNext/>
                  <w:keepLines/>
                  <w:numPr>
                    <w:numId w:val="18"/>
                  </w:numPr>
                  <w:spacing w:before="200"/>
                  <w:ind w:left="720" w:firstLine="0"/>
                  <w:jc w:val="left"/>
                  <w:outlineLvl w:val="4"/>
                </w:pPr>
              </w:pPrChange>
            </w:pPr>
            <w:ins w:id="1482" w:author="ditaoktaria" w:date="2015-03-23T19:02:00Z">
              <w:r>
                <w:rPr>
                  <w:i/>
                  <w:sz w:val="22"/>
                </w:rPr>
                <w:t xml:space="preserve">Use case </w:t>
              </w:r>
              <w:r>
                <w:rPr>
                  <w:sz w:val="22"/>
                </w:rPr>
                <w:t>ini memungkinkan akor</w:t>
              </w:r>
            </w:ins>
            <w:ins w:id="1483" w:author="ditaoktaria" w:date="2015-03-23T19:03:00Z">
              <w:r>
                <w:rPr>
                  <w:sz w:val="22"/>
                </w:rPr>
                <w:t xml:space="preserve"> untuk</w:t>
              </w:r>
            </w:ins>
            <w:r w:rsidR="00E2503C" w:rsidRPr="00411B04">
              <w:rPr>
                <w:sz w:val="22"/>
              </w:rPr>
              <w:t xml:space="preserve"> dapat melihat dan mengubah data profil akunnya sendiri, yaitu seperti nama lengkap, </w:t>
            </w:r>
            <w:r w:rsidR="00E2503C" w:rsidRPr="00411B04">
              <w:rPr>
                <w:i/>
                <w:sz w:val="22"/>
              </w:rPr>
              <w:t>username</w:t>
            </w:r>
            <w:r w:rsidR="00E2503C" w:rsidRPr="00411B04">
              <w:rPr>
                <w:sz w:val="22"/>
              </w:rPr>
              <w:t xml:space="preserve">, </w:t>
            </w:r>
            <w:r w:rsidR="00E2503C" w:rsidRPr="00411B04">
              <w:rPr>
                <w:i/>
                <w:sz w:val="22"/>
              </w:rPr>
              <w:t>password</w:t>
            </w:r>
            <w:r w:rsidR="00E2503C" w:rsidRPr="00411B04">
              <w:rPr>
                <w:sz w:val="22"/>
              </w:rPr>
              <w:t xml:space="preserve">, </w:t>
            </w:r>
            <w:r w:rsidR="00E2503C" w:rsidRPr="00411B04">
              <w:rPr>
                <w:i/>
                <w:sz w:val="22"/>
              </w:rPr>
              <w:t>e-mail</w:t>
            </w:r>
            <w:r w:rsidR="004260AA">
              <w:rPr>
                <w:i/>
                <w:sz w:val="22"/>
              </w:rPr>
              <w:t>.</w:t>
            </w:r>
          </w:p>
        </w:tc>
      </w:tr>
      <w:tr w:rsidR="00E2503C" w:rsidRPr="006223D6" w14:paraId="50D65403" w14:textId="77777777" w:rsidTr="00E2503C">
        <w:tc>
          <w:tcPr>
            <w:tcW w:w="1922" w:type="dxa"/>
            <w:shd w:val="clear" w:color="auto" w:fill="BFBFBF"/>
            <w:vAlign w:val="center"/>
          </w:tcPr>
          <w:p w14:paraId="7123B1A6" w14:textId="77777777" w:rsidR="00E2503C" w:rsidRPr="00411B04" w:rsidRDefault="00E2503C">
            <w:pPr>
              <w:keepNext/>
              <w:keepLines/>
              <w:ind w:firstLine="0"/>
              <w:jc w:val="left"/>
              <w:outlineLvl w:val="4"/>
              <w:rPr>
                <w:b/>
                <w:sz w:val="22"/>
                <w:rPrChange w:id="1484" w:author="ditaoktaria oktaria" w:date="2015-02-25T15:24:00Z">
                  <w:rPr>
                    <w:rFonts w:eastAsia="Times New Roman" w:cstheme="majorBidi"/>
                    <w:b/>
                    <w:i/>
                    <w:iCs/>
                    <w:color w:val="404040" w:themeColor="text1" w:themeTint="BF"/>
                    <w:sz w:val="22"/>
                  </w:rPr>
                </w:rPrChange>
              </w:rPr>
              <w:pPrChange w:id="1485" w:author="ditaoktaria" w:date="2015-07-10T12:44:00Z">
                <w:pPr>
                  <w:keepNext/>
                  <w:keepLines/>
                  <w:numPr>
                    <w:numId w:val="18"/>
                  </w:numPr>
                  <w:spacing w:before="200"/>
                  <w:ind w:left="720" w:firstLine="0"/>
                  <w:jc w:val="left"/>
                  <w:outlineLvl w:val="4"/>
                </w:pPr>
              </w:pPrChange>
            </w:pPr>
            <w:r w:rsidRPr="00411B04">
              <w:rPr>
                <w:b/>
                <w:sz w:val="22"/>
              </w:rPr>
              <w:lastRenderedPageBreak/>
              <w:t>Aktor</w:t>
            </w:r>
          </w:p>
        </w:tc>
        <w:tc>
          <w:tcPr>
            <w:tcW w:w="6008" w:type="dxa"/>
            <w:vAlign w:val="center"/>
          </w:tcPr>
          <w:p w14:paraId="016312D6" w14:textId="77777777" w:rsidR="00E2503C" w:rsidRPr="00411B04" w:rsidRDefault="00E2503C">
            <w:pPr>
              <w:keepNext/>
              <w:keepLines/>
              <w:ind w:left="56" w:firstLine="0"/>
              <w:jc w:val="left"/>
              <w:outlineLvl w:val="4"/>
              <w:rPr>
                <w:sz w:val="22"/>
                <w:rPrChange w:id="1486" w:author="ditaoktaria oktaria" w:date="2015-02-25T15:24:00Z">
                  <w:rPr>
                    <w:rFonts w:eastAsia="Times New Roman" w:cstheme="majorBidi"/>
                    <w:b/>
                    <w:i/>
                    <w:iCs/>
                    <w:color w:val="404040" w:themeColor="text1" w:themeTint="BF"/>
                    <w:sz w:val="22"/>
                  </w:rPr>
                </w:rPrChange>
              </w:rPr>
              <w:pPrChange w:id="1487" w:author="ditaoktaria" w:date="2015-07-10T12:44:00Z">
                <w:pPr>
                  <w:keepNext/>
                  <w:keepLines/>
                  <w:numPr>
                    <w:numId w:val="18"/>
                  </w:numPr>
                  <w:spacing w:before="200"/>
                  <w:ind w:left="720" w:firstLine="0"/>
                  <w:jc w:val="left"/>
                  <w:outlineLvl w:val="4"/>
                </w:pPr>
              </w:pPrChange>
            </w:pPr>
            <w:r w:rsidRPr="00411B04">
              <w:rPr>
                <w:sz w:val="22"/>
              </w:rPr>
              <w:t>Pengguna</w:t>
            </w:r>
          </w:p>
        </w:tc>
      </w:tr>
      <w:tr w:rsidR="00E2503C" w:rsidRPr="006223D6" w14:paraId="2C75A44E" w14:textId="77777777" w:rsidTr="00E2503C">
        <w:tc>
          <w:tcPr>
            <w:tcW w:w="1922" w:type="dxa"/>
            <w:shd w:val="clear" w:color="auto" w:fill="BFBFBF"/>
            <w:vAlign w:val="center"/>
          </w:tcPr>
          <w:p w14:paraId="4AF79C4F" w14:textId="0F40B83B" w:rsidR="00E2503C" w:rsidRPr="006B4BEA" w:rsidRDefault="00E2503C">
            <w:pPr>
              <w:ind w:firstLine="0"/>
              <w:jc w:val="left"/>
              <w:rPr>
                <w:b/>
                <w:sz w:val="22"/>
                <w:rPrChange w:id="1488" w:author="ditaoktaria oktaria" w:date="2015-03-09T08:56:00Z">
                  <w:rPr>
                    <w:rFonts w:eastAsia="Times New Roman" w:cstheme="majorBidi"/>
                    <w:b/>
                    <w:i/>
                    <w:iCs/>
                    <w:color w:val="404040" w:themeColor="text1" w:themeTint="BF"/>
                    <w:sz w:val="22"/>
                  </w:rPr>
                </w:rPrChange>
              </w:rPr>
              <w:pPrChange w:id="1489" w:author="ditaoktaria" w:date="2015-07-10T12:44:00Z">
                <w:pPr>
                  <w:keepNext/>
                  <w:keepLines/>
                  <w:numPr>
                    <w:numId w:val="18"/>
                  </w:numPr>
                  <w:spacing w:before="200"/>
                  <w:ind w:left="720" w:firstLine="0"/>
                  <w:jc w:val="left"/>
                  <w:outlineLvl w:val="4"/>
                </w:pPr>
              </w:pPrChange>
            </w:pPr>
            <w:r w:rsidRPr="00411B04">
              <w:rPr>
                <w:b/>
                <w:sz w:val="22"/>
              </w:rPr>
              <w:t>Kondisi Awal</w:t>
            </w:r>
            <w:r w:rsidR="006B4BEA">
              <w:rPr>
                <w:b/>
                <w:sz w:val="22"/>
              </w:rPr>
              <w:t xml:space="preserve"> </w:t>
            </w:r>
            <w:r w:rsidRPr="00411B04">
              <w:rPr>
                <w:b/>
                <w:i/>
                <w:sz w:val="22"/>
              </w:rPr>
              <w:t>(Pre-Conditions)</w:t>
            </w:r>
          </w:p>
        </w:tc>
        <w:tc>
          <w:tcPr>
            <w:tcW w:w="6008" w:type="dxa"/>
            <w:vAlign w:val="center"/>
          </w:tcPr>
          <w:p w14:paraId="183460E3" w14:textId="77777777" w:rsidR="00E2503C" w:rsidRPr="00411B04" w:rsidRDefault="00E2503C">
            <w:pPr>
              <w:keepNext/>
              <w:keepLines/>
              <w:ind w:left="56" w:firstLine="0"/>
              <w:jc w:val="left"/>
              <w:outlineLvl w:val="4"/>
              <w:rPr>
                <w:sz w:val="22"/>
                <w:rPrChange w:id="1490" w:author="ditaoktaria oktaria" w:date="2015-02-25T15:24:00Z">
                  <w:rPr>
                    <w:rFonts w:eastAsia="Times New Roman" w:cstheme="majorBidi"/>
                    <w:b/>
                    <w:i/>
                    <w:iCs/>
                    <w:color w:val="404040" w:themeColor="text1" w:themeTint="BF"/>
                    <w:sz w:val="22"/>
                  </w:rPr>
                </w:rPrChange>
              </w:rPr>
              <w:pPrChange w:id="1491" w:author="ditaoktaria" w:date="2015-07-10T12:44:00Z">
                <w:pPr>
                  <w:keepNext/>
                  <w:keepLines/>
                  <w:numPr>
                    <w:numId w:val="18"/>
                  </w:numPr>
                  <w:spacing w:before="200"/>
                  <w:ind w:left="720" w:firstLine="0"/>
                  <w:jc w:val="left"/>
                  <w:outlineLvl w:val="4"/>
                </w:pPr>
              </w:pPrChange>
            </w:pPr>
            <w:r w:rsidRPr="00411B04">
              <w:rPr>
                <w:sz w:val="22"/>
              </w:rPr>
              <w:t xml:space="preserve">Aktor harus melakukan </w:t>
            </w:r>
            <w:r w:rsidRPr="00411B04">
              <w:rPr>
                <w:i/>
                <w:sz w:val="22"/>
              </w:rPr>
              <w:t xml:space="preserve">login </w:t>
            </w:r>
            <w:r w:rsidRPr="00411B04">
              <w:rPr>
                <w:sz w:val="22"/>
              </w:rPr>
              <w:t>terlebih dahulu kemudian masuk ke halaman profil.</w:t>
            </w:r>
          </w:p>
        </w:tc>
      </w:tr>
      <w:tr w:rsidR="00E2503C" w:rsidRPr="006223D6" w14:paraId="3487060F" w14:textId="77777777" w:rsidTr="00E2503C">
        <w:tc>
          <w:tcPr>
            <w:tcW w:w="7930" w:type="dxa"/>
            <w:gridSpan w:val="2"/>
            <w:shd w:val="clear" w:color="auto" w:fill="BFBFBF"/>
            <w:vAlign w:val="center"/>
          </w:tcPr>
          <w:p w14:paraId="382D14E2" w14:textId="77777777" w:rsidR="00E2503C" w:rsidRPr="00411B04" w:rsidRDefault="00E2503C" w:rsidP="000854A3">
            <w:pPr>
              <w:ind w:firstLine="0"/>
              <w:jc w:val="left"/>
              <w:rPr>
                <w:sz w:val="22"/>
              </w:rPr>
            </w:pPr>
            <w:r w:rsidRPr="00411B04">
              <w:rPr>
                <w:b/>
                <w:i/>
                <w:sz w:val="22"/>
              </w:rPr>
              <w:t>Flow of Events</w:t>
            </w:r>
          </w:p>
        </w:tc>
      </w:tr>
      <w:tr w:rsidR="00E2503C" w:rsidRPr="006223D6" w14:paraId="10C22157" w14:textId="77777777" w:rsidTr="00E2503C">
        <w:tc>
          <w:tcPr>
            <w:tcW w:w="7930" w:type="dxa"/>
            <w:gridSpan w:val="2"/>
            <w:shd w:val="clear" w:color="auto" w:fill="D9D9D9" w:themeFill="background1" w:themeFillShade="D9"/>
            <w:vAlign w:val="center"/>
          </w:tcPr>
          <w:p w14:paraId="3B002CC4" w14:textId="77777777" w:rsidR="00E2503C" w:rsidRPr="00411B04" w:rsidRDefault="00E2503C">
            <w:pPr>
              <w:keepNext/>
              <w:keepLines/>
              <w:ind w:left="90" w:firstLine="0"/>
              <w:jc w:val="center"/>
              <w:outlineLvl w:val="4"/>
              <w:rPr>
                <w:sz w:val="22"/>
                <w:rPrChange w:id="1492" w:author="ditaoktaria oktaria" w:date="2015-02-25T15:24:00Z">
                  <w:rPr>
                    <w:rFonts w:eastAsia="Times New Roman" w:cstheme="majorBidi"/>
                    <w:b/>
                    <w:i/>
                    <w:iCs/>
                    <w:color w:val="404040" w:themeColor="text1" w:themeTint="BF"/>
                    <w:sz w:val="22"/>
                  </w:rPr>
                </w:rPrChange>
              </w:rPr>
              <w:pPrChange w:id="1493" w:author="ditaoktaria" w:date="2015-07-10T12:44:00Z">
                <w:pPr>
                  <w:keepNext/>
                  <w:keepLines/>
                  <w:numPr>
                    <w:numId w:val="18"/>
                  </w:numPr>
                  <w:spacing w:before="200"/>
                  <w:ind w:left="720"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E2503C" w:rsidRPr="006223D6" w14:paraId="38B9BA22" w14:textId="77777777" w:rsidTr="00E2503C">
        <w:tc>
          <w:tcPr>
            <w:tcW w:w="7930" w:type="dxa"/>
            <w:gridSpan w:val="2"/>
            <w:shd w:val="clear" w:color="auto" w:fill="auto"/>
            <w:vAlign w:val="center"/>
          </w:tcPr>
          <w:p w14:paraId="0285BAAF" w14:textId="77777777" w:rsidR="00E2503C" w:rsidRPr="00411B04" w:rsidRDefault="00E2503C" w:rsidP="000854A3">
            <w:pPr>
              <w:pStyle w:val="ListParagraph"/>
              <w:spacing w:after="200"/>
              <w:ind w:left="90" w:firstLine="0"/>
              <w:jc w:val="left"/>
              <w:rPr>
                <w:sz w:val="22"/>
                <w:szCs w:val="22"/>
              </w:rPr>
            </w:pPr>
            <w:r w:rsidRPr="00411B04">
              <w:rPr>
                <w:i/>
                <w:sz w:val="22"/>
                <w:szCs w:val="22"/>
              </w:rPr>
              <w:t xml:space="preserve">Use case </w:t>
            </w:r>
            <w:r w:rsidRPr="00411B04">
              <w:rPr>
                <w:sz w:val="22"/>
                <w:szCs w:val="22"/>
              </w:rPr>
              <w:t>ini dimulai ketika aktor ingin melihat dan mengubah data profil akun.</w:t>
            </w:r>
          </w:p>
          <w:p w14:paraId="5F578844" w14:textId="77777777" w:rsidR="00E2503C" w:rsidRPr="00411B04" w:rsidRDefault="00E2503C">
            <w:pPr>
              <w:pStyle w:val="ListParagraph"/>
              <w:keepNext/>
              <w:keepLines/>
              <w:numPr>
                <w:ilvl w:val="0"/>
                <w:numId w:val="59"/>
              </w:numPr>
              <w:spacing w:after="200"/>
              <w:jc w:val="left"/>
              <w:outlineLvl w:val="4"/>
              <w:rPr>
                <w:sz w:val="22"/>
                <w:szCs w:val="22"/>
                <w:rPrChange w:id="1494" w:author="ditaoktaria oktaria" w:date="2015-02-25T15:24:00Z">
                  <w:rPr>
                    <w:rFonts w:cstheme="majorBidi"/>
                    <w:b/>
                    <w:i/>
                    <w:iCs/>
                    <w:color w:val="404040" w:themeColor="text1" w:themeTint="BF"/>
                    <w:sz w:val="22"/>
                    <w:szCs w:val="22"/>
                  </w:rPr>
                </w:rPrChange>
              </w:rPr>
              <w:pPrChange w:id="1495"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Sistem akan menampilkan data akun aktor.</w:t>
            </w:r>
          </w:p>
          <w:p w14:paraId="3C13777E" w14:textId="77777777" w:rsidR="00E2503C" w:rsidRPr="00411B04" w:rsidRDefault="00E2503C">
            <w:pPr>
              <w:pStyle w:val="ListParagraph"/>
              <w:keepNext/>
              <w:keepLines/>
              <w:numPr>
                <w:ilvl w:val="0"/>
                <w:numId w:val="59"/>
              </w:numPr>
              <w:spacing w:after="200"/>
              <w:jc w:val="left"/>
              <w:outlineLvl w:val="4"/>
              <w:rPr>
                <w:sz w:val="22"/>
                <w:szCs w:val="22"/>
                <w:rPrChange w:id="1496" w:author="ditaoktaria oktaria" w:date="2015-02-25T15:24:00Z">
                  <w:rPr>
                    <w:rFonts w:cstheme="majorBidi"/>
                    <w:b/>
                    <w:i/>
                    <w:iCs/>
                    <w:color w:val="404040" w:themeColor="text1" w:themeTint="BF"/>
                    <w:sz w:val="22"/>
                    <w:szCs w:val="22"/>
                  </w:rPr>
                </w:rPrChange>
              </w:rPr>
              <w:pPrChange w:id="1497"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 xml:space="preserve">Jika aktor memilih menu </w:t>
            </w:r>
            <w:r w:rsidRPr="00411B04">
              <w:rPr>
                <w:i/>
                <w:sz w:val="22"/>
                <w:szCs w:val="22"/>
              </w:rPr>
              <w:t>edit</w:t>
            </w:r>
            <w:r w:rsidRPr="00411B04">
              <w:rPr>
                <w:sz w:val="22"/>
                <w:szCs w:val="22"/>
              </w:rPr>
              <w:t xml:space="preserve">, maka sistem akan menampilkan </w:t>
            </w:r>
            <w:r w:rsidRPr="00411B04">
              <w:rPr>
                <w:i/>
                <w:sz w:val="22"/>
                <w:szCs w:val="22"/>
              </w:rPr>
              <w:t xml:space="preserve">form </w:t>
            </w:r>
            <w:r w:rsidRPr="00411B04">
              <w:rPr>
                <w:sz w:val="22"/>
                <w:szCs w:val="22"/>
              </w:rPr>
              <w:t>masukan</w:t>
            </w:r>
            <w:r w:rsidRPr="00411B04">
              <w:rPr>
                <w:i/>
                <w:sz w:val="22"/>
                <w:szCs w:val="22"/>
              </w:rPr>
              <w:t xml:space="preserve"> </w:t>
            </w:r>
            <w:r w:rsidRPr="00411B04">
              <w:rPr>
                <w:sz w:val="22"/>
                <w:szCs w:val="22"/>
              </w:rPr>
              <w:t>yang telah berisi data profil akun aktor.</w:t>
            </w:r>
          </w:p>
          <w:p w14:paraId="51DBDEA2" w14:textId="77777777" w:rsidR="00E2503C" w:rsidRDefault="00E2503C">
            <w:pPr>
              <w:pStyle w:val="ListParagraph"/>
              <w:keepNext/>
              <w:keepLines/>
              <w:numPr>
                <w:ilvl w:val="0"/>
                <w:numId w:val="59"/>
              </w:numPr>
              <w:spacing w:after="200"/>
              <w:jc w:val="left"/>
              <w:outlineLvl w:val="4"/>
              <w:rPr>
                <w:rFonts w:cstheme="majorBidi"/>
                <w:b/>
                <w:i/>
                <w:iCs/>
                <w:color w:val="404040" w:themeColor="text1" w:themeTint="BF"/>
                <w:sz w:val="22"/>
                <w:szCs w:val="22"/>
              </w:rPr>
              <w:pPrChange w:id="1498"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Sistem mengizinkan aktor untuk melakukan perubahan terhadap data aktor.</w:t>
            </w:r>
          </w:p>
          <w:p w14:paraId="54F9CA86" w14:textId="0DDB4D4D" w:rsidR="00C75327" w:rsidRPr="00411B04" w:rsidRDefault="00C75327">
            <w:pPr>
              <w:pStyle w:val="ListParagraph"/>
              <w:keepNext/>
              <w:keepLines/>
              <w:numPr>
                <w:ilvl w:val="0"/>
                <w:numId w:val="59"/>
              </w:numPr>
              <w:spacing w:after="200"/>
              <w:jc w:val="left"/>
              <w:outlineLvl w:val="4"/>
              <w:rPr>
                <w:sz w:val="22"/>
                <w:szCs w:val="22"/>
                <w:rPrChange w:id="1499" w:author="ditaoktaria oktaria" w:date="2015-02-25T15:24:00Z">
                  <w:rPr>
                    <w:rFonts w:cstheme="majorBidi"/>
                    <w:b/>
                    <w:i/>
                    <w:iCs/>
                    <w:color w:val="404040" w:themeColor="text1" w:themeTint="BF"/>
                    <w:sz w:val="22"/>
                    <w:szCs w:val="22"/>
                  </w:rPr>
                </w:rPrChange>
              </w:rPr>
              <w:pPrChange w:id="1500" w:author="ditaoktaria" w:date="2015-07-10T12:44:00Z">
                <w:pPr>
                  <w:pStyle w:val="ListParagraph"/>
                  <w:keepNext/>
                  <w:keepLines/>
                  <w:numPr>
                    <w:numId w:val="30"/>
                  </w:numPr>
                  <w:spacing w:before="200" w:after="200"/>
                  <w:ind w:left="810" w:hanging="360"/>
                  <w:jc w:val="left"/>
                  <w:outlineLvl w:val="4"/>
                </w:pPr>
              </w:pPrChange>
            </w:pPr>
            <w:r>
              <w:rPr>
                <w:sz w:val="22"/>
                <w:szCs w:val="22"/>
              </w:rPr>
              <w:t>Aktor melakukan perubahan.</w:t>
            </w:r>
          </w:p>
          <w:p w14:paraId="7AF8E017" w14:textId="77777777" w:rsidR="00E2503C" w:rsidRPr="00411B04" w:rsidRDefault="00E2503C">
            <w:pPr>
              <w:pStyle w:val="ListParagraph"/>
              <w:keepNext/>
              <w:keepLines/>
              <w:numPr>
                <w:ilvl w:val="0"/>
                <w:numId w:val="59"/>
              </w:numPr>
              <w:spacing w:after="200"/>
              <w:jc w:val="left"/>
              <w:outlineLvl w:val="4"/>
              <w:rPr>
                <w:sz w:val="22"/>
                <w:szCs w:val="22"/>
                <w:rPrChange w:id="1501" w:author="ditaoktaria oktaria" w:date="2015-02-25T15:24:00Z">
                  <w:rPr>
                    <w:rFonts w:cstheme="majorBidi"/>
                    <w:b/>
                    <w:i/>
                    <w:iCs/>
                    <w:color w:val="404040" w:themeColor="text1" w:themeTint="BF"/>
                    <w:sz w:val="22"/>
                    <w:szCs w:val="22"/>
                  </w:rPr>
                </w:rPrChange>
              </w:rPr>
              <w:pPrChange w:id="1502"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Setelah aktor memilih menu simpan, maka sistem akan melakukan memperbarui  data yang lama dengan data yang baru.</w:t>
            </w:r>
          </w:p>
        </w:tc>
      </w:tr>
      <w:tr w:rsidR="00E2503C" w:rsidRPr="006223D6" w14:paraId="479ACC5B" w14:textId="77777777" w:rsidTr="00E2503C">
        <w:tc>
          <w:tcPr>
            <w:tcW w:w="1922" w:type="dxa"/>
            <w:shd w:val="clear" w:color="auto" w:fill="BFBFBF" w:themeFill="background1" w:themeFillShade="BF"/>
            <w:vAlign w:val="center"/>
          </w:tcPr>
          <w:p w14:paraId="063779AB" w14:textId="7ECF2895" w:rsidR="00E2503C" w:rsidRPr="008D2395" w:rsidRDefault="00E2503C">
            <w:pPr>
              <w:ind w:firstLine="0"/>
              <w:jc w:val="left"/>
              <w:rPr>
                <w:b/>
                <w:sz w:val="22"/>
                <w:rPrChange w:id="1503" w:author="ditaoktaria oktaria" w:date="2015-03-09T08:57:00Z">
                  <w:rPr>
                    <w:rFonts w:eastAsia="Times New Roman" w:cstheme="majorBidi"/>
                    <w:b/>
                    <w:i/>
                    <w:iCs/>
                    <w:color w:val="404040" w:themeColor="text1" w:themeTint="BF"/>
                    <w:sz w:val="22"/>
                  </w:rPr>
                </w:rPrChange>
              </w:rPr>
              <w:pPrChange w:id="1504" w:author="ditaoktaria" w:date="2015-07-10T12:44:00Z">
                <w:pPr>
                  <w:keepNext/>
                  <w:keepLines/>
                  <w:numPr>
                    <w:numId w:val="18"/>
                  </w:numPr>
                  <w:spacing w:before="200"/>
                  <w:ind w:left="720" w:firstLine="0"/>
                  <w:jc w:val="left"/>
                  <w:outlineLvl w:val="4"/>
                </w:pPr>
              </w:pPrChange>
            </w:pPr>
            <w:r w:rsidRPr="00411B04">
              <w:rPr>
                <w:b/>
                <w:sz w:val="22"/>
              </w:rPr>
              <w:t>Kondisi Akhir</w:t>
            </w:r>
            <w:r w:rsidR="008D2395">
              <w:rPr>
                <w:b/>
                <w:sz w:val="22"/>
              </w:rPr>
              <w:t xml:space="preserve"> </w:t>
            </w:r>
            <w:r w:rsidRPr="00411B04">
              <w:rPr>
                <w:b/>
                <w:i/>
                <w:sz w:val="22"/>
              </w:rPr>
              <w:t>(Post-Conditions)</w:t>
            </w:r>
          </w:p>
        </w:tc>
        <w:tc>
          <w:tcPr>
            <w:tcW w:w="6008" w:type="dxa"/>
            <w:vAlign w:val="center"/>
          </w:tcPr>
          <w:p w14:paraId="1943582F" w14:textId="77777777" w:rsidR="00E2503C" w:rsidRPr="00411B04" w:rsidRDefault="00E2503C">
            <w:pPr>
              <w:keepNext/>
              <w:keepLines/>
              <w:ind w:firstLine="0"/>
              <w:jc w:val="left"/>
              <w:outlineLvl w:val="4"/>
              <w:rPr>
                <w:sz w:val="22"/>
                <w:rPrChange w:id="1505" w:author="ditaoktaria oktaria" w:date="2015-02-25T15:24:00Z">
                  <w:rPr>
                    <w:rFonts w:eastAsia="Times New Roman" w:cstheme="majorBidi"/>
                    <w:b/>
                    <w:i/>
                    <w:iCs/>
                    <w:color w:val="404040" w:themeColor="text1" w:themeTint="BF"/>
                    <w:sz w:val="22"/>
                  </w:rPr>
                </w:rPrChange>
              </w:rPr>
              <w:pPrChange w:id="1506" w:author="ditaoktaria" w:date="2015-07-10T12:44:00Z">
                <w:pPr>
                  <w:keepNext/>
                  <w:keepLines/>
                  <w:numPr>
                    <w:numId w:val="18"/>
                  </w:numPr>
                  <w:spacing w:before="200"/>
                  <w:ind w:left="720" w:firstLine="0"/>
                  <w:jc w:val="left"/>
                  <w:outlineLvl w:val="4"/>
                </w:pPr>
              </w:pPrChange>
            </w:pPr>
            <w:r w:rsidRPr="00411B04">
              <w:rPr>
                <w:sz w:val="22"/>
              </w:rPr>
              <w:t>Data profil akun yang ditampilkan sesuai dengan yang tersimpan saat perubahan terakhir dilakukan.</w:t>
            </w:r>
          </w:p>
        </w:tc>
      </w:tr>
    </w:tbl>
    <w:p w14:paraId="0398D8A3" w14:textId="15A0048D" w:rsidR="00071619" w:rsidDel="00F90FDC" w:rsidRDefault="00071619" w:rsidP="00071619">
      <w:pPr>
        <w:pStyle w:val="Heading6"/>
        <w:numPr>
          <w:ilvl w:val="0"/>
          <w:numId w:val="24"/>
        </w:numPr>
        <w:ind w:left="720"/>
        <w:rPr>
          <w:del w:id="1507" w:author="ditaoktaria" w:date="2015-06-26T14:26:00Z"/>
        </w:rPr>
      </w:pPr>
      <w:del w:id="1508" w:author="ditaoktaria" w:date="2015-06-26T14:26:00Z">
        <w:r w:rsidRPr="00BF7104" w:rsidDel="00F90FDC">
          <w:delText xml:space="preserve">Skenario </w:delText>
        </w:r>
        <w:r w:rsidRPr="001F50E9" w:rsidDel="00F90FDC">
          <w:rPr>
            <w:i/>
          </w:rPr>
          <w:delText>Use Case</w:delText>
        </w:r>
        <w:r w:rsidRPr="00BF7104" w:rsidDel="00F90FDC">
          <w:delText xml:space="preserve"> </w:delText>
        </w:r>
        <w:r w:rsidR="00F40841" w:rsidDel="00F90FDC">
          <w:delText>Unggah</w:delText>
        </w:r>
        <w:r w:rsidRPr="00BF7104" w:rsidDel="00F90FDC">
          <w:delText xml:space="preserve"> Materi</w:delText>
        </w:r>
      </w:del>
    </w:p>
    <w:p w14:paraId="6463B2ED" w14:textId="11BCD13E" w:rsidR="000D639A" w:rsidRPr="000D639A" w:rsidDel="00F90FDC" w:rsidRDefault="000D639A">
      <w:pPr>
        <w:rPr>
          <w:ins w:id="1509" w:author="ditaoktaria oktaria" w:date="2015-02-27T10:23:00Z"/>
          <w:del w:id="1510" w:author="ditaoktaria" w:date="2015-06-26T14:26:00Z"/>
        </w:rPr>
        <w:pPrChange w:id="1511" w:author="ditaoktaria" w:date="2015-03-26T15:00:00Z">
          <w:pPr>
            <w:pStyle w:val="Heading6"/>
            <w:numPr>
              <w:numId w:val="24"/>
            </w:numPr>
            <w:ind w:left="720" w:hanging="360"/>
          </w:pPr>
        </w:pPrChange>
      </w:pPr>
      <w:del w:id="1512" w:author="ditaoktaria" w:date="2015-06-26T14:26:00Z">
        <w:r w:rsidDel="00F90FDC">
          <w:delText xml:space="preserve">Kebutuhan fungsional </w:delText>
        </w:r>
        <w:r w:rsidR="00B01444" w:rsidDel="00F90FDC">
          <w:delText xml:space="preserve">selanjutnya </w:delText>
        </w:r>
        <w:r w:rsidDel="00F90FDC">
          <w:delText xml:space="preserve">yang harus disediakan oleh sistem adalah pengguna harus dapat </w:delText>
        </w:r>
        <w:r w:rsidR="00E9663E" w:rsidDel="00F90FDC">
          <w:delText>mengunggah materi</w:delText>
        </w:r>
        <w:r w:rsidDel="00F90FDC">
          <w:delText xml:space="preserve"> yang direpresentasikan dengan </w:delText>
        </w:r>
        <w:r w:rsidDel="00F90FDC">
          <w:rPr>
            <w:i/>
          </w:rPr>
          <w:delText xml:space="preserve">use case </w:delText>
        </w:r>
        <w:r w:rsidR="00E9663E" w:rsidDel="00F90FDC">
          <w:delText>unggah materi</w:delText>
        </w:r>
        <w:r w:rsidDel="00F90FDC">
          <w:delText xml:space="preserve">. Skenario </w:delText>
        </w:r>
        <w:r w:rsidDel="00F90FDC">
          <w:rPr>
            <w:i/>
          </w:rPr>
          <w:delText xml:space="preserve">use case </w:delText>
        </w:r>
        <w:r w:rsidR="00E9663E" w:rsidDel="00F90FDC">
          <w:delText>unggah materi</w:delText>
        </w:r>
        <w:r w:rsidDel="00F90FDC">
          <w:delText xml:space="preserve"> ditunjukkan pada </w:delText>
        </w:r>
        <w:r w:rsidR="00394DBF" w:rsidDel="00F90FDC">
          <w:delText>T</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1513">
          <w:tblGrid>
            <w:gridCol w:w="1922"/>
            <w:gridCol w:w="6008"/>
          </w:tblGrid>
        </w:tblGridChange>
      </w:tblGrid>
      <w:tr w:rsidR="00071619" w:rsidRPr="00193933" w:rsidDel="00F90FDC" w14:paraId="293E51A4" w14:textId="17739208" w:rsidTr="00F40841">
        <w:trPr>
          <w:del w:id="1514" w:author="ditaoktaria" w:date="2015-06-26T14:26:00Z"/>
        </w:trPr>
        <w:tc>
          <w:tcPr>
            <w:tcW w:w="1922" w:type="dxa"/>
            <w:shd w:val="clear" w:color="auto" w:fill="BFBFBF"/>
            <w:vAlign w:val="center"/>
          </w:tcPr>
          <w:p w14:paraId="4A59ACF1" w14:textId="18D6A05E" w:rsidR="00071619" w:rsidRPr="00EF5353" w:rsidDel="00F90FDC" w:rsidRDefault="00DE1EF1" w:rsidP="00F40841">
            <w:pPr>
              <w:keepNext/>
              <w:keepLines/>
              <w:spacing w:before="200"/>
              <w:ind w:firstLine="0"/>
              <w:jc w:val="left"/>
              <w:outlineLvl w:val="4"/>
              <w:rPr>
                <w:del w:id="1515" w:author="ditaoktaria" w:date="2015-06-26T14:26:00Z"/>
                <w:b/>
                <w:sz w:val="22"/>
              </w:rPr>
            </w:pPr>
            <w:del w:id="1516" w:author="ditaoktaria" w:date="2015-06-26T14:26:00Z">
              <w:r w:rsidDel="00F90FDC">
                <w:delText xml:space="preserve"> </w:delText>
              </w:r>
              <w:r w:rsidR="00071619" w:rsidRPr="00411B04" w:rsidDel="00F90FDC">
                <w:rPr>
                  <w:b/>
                  <w:sz w:val="22"/>
                </w:rPr>
                <w:delText>Nama</w:delText>
              </w:r>
            </w:del>
          </w:p>
        </w:tc>
        <w:tc>
          <w:tcPr>
            <w:tcW w:w="6008" w:type="dxa"/>
            <w:vAlign w:val="center"/>
          </w:tcPr>
          <w:p w14:paraId="6D4C7556" w14:textId="64010D99" w:rsidR="00071619" w:rsidRPr="00EF5353" w:rsidDel="00F90FDC" w:rsidRDefault="00F40841" w:rsidP="00F40841">
            <w:pPr>
              <w:ind w:firstLine="0"/>
              <w:jc w:val="left"/>
              <w:rPr>
                <w:del w:id="1517" w:author="ditaoktaria" w:date="2015-06-26T14:26:00Z"/>
                <w:sz w:val="22"/>
              </w:rPr>
            </w:pPr>
            <w:del w:id="1518" w:author="ditaoktaria" w:date="2015-06-26T14:26:00Z">
              <w:r w:rsidDel="00F90FDC">
                <w:rPr>
                  <w:sz w:val="22"/>
                </w:rPr>
                <w:delText xml:space="preserve">Unggah </w:delText>
              </w:r>
              <w:r w:rsidR="00DE32C5" w:rsidDel="00F90FDC">
                <w:rPr>
                  <w:sz w:val="22"/>
                </w:rPr>
                <w:delText>Materi</w:delText>
              </w:r>
            </w:del>
          </w:p>
        </w:tc>
      </w:tr>
      <w:tr w:rsidR="00071619" w:rsidRPr="00193933" w:rsidDel="00F90FDC" w14:paraId="49019EEF" w14:textId="10E09428"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19"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0"/>
          <w:del w:id="1520" w:author="ditaoktaria" w:date="2015-06-26T14:26:00Z"/>
        </w:trPr>
        <w:tc>
          <w:tcPr>
            <w:tcW w:w="1922" w:type="dxa"/>
            <w:shd w:val="clear" w:color="auto" w:fill="BFBFBF"/>
            <w:vAlign w:val="center"/>
            <w:tcPrChange w:id="1521" w:author="ditaoktaria" w:date="2015-03-25T11:36:00Z">
              <w:tcPr>
                <w:tcW w:w="1922" w:type="dxa"/>
                <w:shd w:val="clear" w:color="auto" w:fill="BFBFBF"/>
                <w:vAlign w:val="center"/>
              </w:tcPr>
            </w:tcPrChange>
          </w:tcPr>
          <w:p w14:paraId="56CEBB8C" w14:textId="2C8B51FA" w:rsidR="00071619" w:rsidRPr="00EF5353" w:rsidDel="00F90FDC" w:rsidRDefault="00071619" w:rsidP="00F40841">
            <w:pPr>
              <w:keepNext/>
              <w:keepLines/>
              <w:spacing w:before="200"/>
              <w:ind w:firstLine="0"/>
              <w:jc w:val="left"/>
              <w:outlineLvl w:val="4"/>
              <w:rPr>
                <w:del w:id="1522" w:author="ditaoktaria" w:date="2015-06-26T14:26:00Z"/>
                <w:b/>
                <w:sz w:val="22"/>
              </w:rPr>
            </w:pPr>
            <w:del w:id="1523" w:author="ditaoktaria" w:date="2015-06-26T14:26:00Z">
              <w:r w:rsidRPr="00411B04" w:rsidDel="00F90FDC">
                <w:rPr>
                  <w:b/>
                  <w:sz w:val="22"/>
                </w:rPr>
                <w:delText>Kode SRS</w:delText>
              </w:r>
            </w:del>
          </w:p>
        </w:tc>
        <w:tc>
          <w:tcPr>
            <w:tcW w:w="6008" w:type="dxa"/>
            <w:vAlign w:val="center"/>
            <w:tcPrChange w:id="1524" w:author="ditaoktaria" w:date="2015-03-25T11:36:00Z">
              <w:tcPr>
                <w:tcW w:w="6008" w:type="dxa"/>
                <w:vAlign w:val="center"/>
              </w:tcPr>
            </w:tcPrChange>
          </w:tcPr>
          <w:p w14:paraId="53FDC1D3" w14:textId="37714E96" w:rsidR="00071619" w:rsidRPr="00EF5353" w:rsidDel="00F90FDC" w:rsidRDefault="00071619" w:rsidP="00F40841">
            <w:pPr>
              <w:ind w:firstLine="0"/>
              <w:jc w:val="left"/>
              <w:rPr>
                <w:del w:id="1525" w:author="ditaoktaria" w:date="2015-06-26T14:26:00Z"/>
                <w:sz w:val="22"/>
              </w:rPr>
            </w:pPr>
            <w:del w:id="1526" w:author="ditaoktaria" w:date="2015-06-26T14:26:00Z">
              <w:r w:rsidRPr="00EF5353" w:rsidDel="00F90FDC">
                <w:rPr>
                  <w:sz w:val="22"/>
                </w:rPr>
                <w:delText>SRS_002_001</w:delText>
              </w:r>
            </w:del>
          </w:p>
        </w:tc>
      </w:tr>
      <w:tr w:rsidR="00071619" w:rsidRPr="00193933" w:rsidDel="00F90FDC" w14:paraId="3E69109C" w14:textId="46538CD4"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27"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31"/>
          <w:del w:id="1528" w:author="ditaoktaria" w:date="2015-06-26T14:26:00Z"/>
        </w:trPr>
        <w:tc>
          <w:tcPr>
            <w:tcW w:w="1922" w:type="dxa"/>
            <w:shd w:val="clear" w:color="auto" w:fill="BFBFBF"/>
            <w:vAlign w:val="center"/>
            <w:tcPrChange w:id="1529" w:author="ditaoktaria" w:date="2015-03-25T11:36:00Z">
              <w:tcPr>
                <w:tcW w:w="1922" w:type="dxa"/>
                <w:shd w:val="clear" w:color="auto" w:fill="BFBFBF"/>
                <w:vAlign w:val="center"/>
              </w:tcPr>
            </w:tcPrChange>
          </w:tcPr>
          <w:p w14:paraId="5E3B0426" w14:textId="30FB9AFA" w:rsidR="00071619" w:rsidRPr="00EF5353" w:rsidDel="00F90FDC" w:rsidRDefault="00071619" w:rsidP="00F40841">
            <w:pPr>
              <w:keepNext/>
              <w:keepLines/>
              <w:spacing w:before="200"/>
              <w:ind w:firstLine="0"/>
              <w:jc w:val="left"/>
              <w:outlineLvl w:val="4"/>
              <w:rPr>
                <w:del w:id="1530" w:author="ditaoktaria" w:date="2015-06-26T14:26:00Z"/>
                <w:b/>
                <w:sz w:val="22"/>
              </w:rPr>
            </w:pPr>
            <w:del w:id="1531" w:author="ditaoktaria" w:date="2015-06-26T14:26:00Z">
              <w:r w:rsidRPr="00411B04" w:rsidDel="00F90FDC">
                <w:rPr>
                  <w:b/>
                  <w:sz w:val="22"/>
                </w:rPr>
                <w:delText>Tujuan</w:delText>
              </w:r>
            </w:del>
          </w:p>
        </w:tc>
        <w:tc>
          <w:tcPr>
            <w:tcW w:w="6008" w:type="dxa"/>
            <w:vAlign w:val="center"/>
            <w:tcPrChange w:id="1532" w:author="ditaoktaria" w:date="2015-03-25T11:36:00Z">
              <w:tcPr>
                <w:tcW w:w="6008" w:type="dxa"/>
                <w:vAlign w:val="center"/>
              </w:tcPr>
            </w:tcPrChange>
          </w:tcPr>
          <w:p w14:paraId="191B1108" w14:textId="1EF8B564" w:rsidR="00071619" w:rsidRPr="00EF5353" w:rsidDel="00F90FDC" w:rsidRDefault="00F40841" w:rsidP="00F40841">
            <w:pPr>
              <w:ind w:firstLine="0"/>
              <w:jc w:val="left"/>
              <w:rPr>
                <w:del w:id="1533" w:author="ditaoktaria" w:date="2015-06-26T14:26:00Z"/>
                <w:sz w:val="22"/>
              </w:rPr>
            </w:pPr>
            <w:del w:id="1534" w:author="ditaoktaria" w:date="2015-06-26T14:26:00Z">
              <w:r w:rsidDel="00F90FDC">
                <w:rPr>
                  <w:sz w:val="22"/>
                </w:rPr>
                <w:delText>Mengunggah Materi</w:delText>
              </w:r>
            </w:del>
          </w:p>
        </w:tc>
      </w:tr>
      <w:tr w:rsidR="00071619" w:rsidRPr="00193933" w:rsidDel="00F90FDC" w14:paraId="32EA6F0E" w14:textId="436062C5"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35"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864"/>
          <w:del w:id="1536" w:author="ditaoktaria" w:date="2015-06-26T14:26:00Z"/>
        </w:trPr>
        <w:tc>
          <w:tcPr>
            <w:tcW w:w="1922" w:type="dxa"/>
            <w:shd w:val="clear" w:color="auto" w:fill="BFBFBF"/>
            <w:vAlign w:val="center"/>
            <w:tcPrChange w:id="1537" w:author="ditaoktaria" w:date="2015-03-25T11:36:00Z">
              <w:tcPr>
                <w:tcW w:w="1922" w:type="dxa"/>
                <w:shd w:val="clear" w:color="auto" w:fill="BFBFBF"/>
                <w:vAlign w:val="center"/>
              </w:tcPr>
            </w:tcPrChange>
          </w:tcPr>
          <w:p w14:paraId="5994D0DD" w14:textId="7EE22A76" w:rsidR="00071619" w:rsidRPr="00EF5353" w:rsidDel="00F90FDC" w:rsidRDefault="00071619" w:rsidP="00F40841">
            <w:pPr>
              <w:keepNext/>
              <w:keepLines/>
              <w:spacing w:before="200"/>
              <w:ind w:firstLine="0"/>
              <w:jc w:val="left"/>
              <w:outlineLvl w:val="4"/>
              <w:rPr>
                <w:del w:id="1538" w:author="ditaoktaria" w:date="2015-06-26T14:26:00Z"/>
                <w:b/>
                <w:i/>
                <w:sz w:val="22"/>
              </w:rPr>
            </w:pPr>
            <w:del w:id="1539" w:author="ditaoktaria" w:date="2015-06-26T14:26:00Z">
              <w:r w:rsidRPr="00411B04" w:rsidDel="00F90FDC">
                <w:rPr>
                  <w:b/>
                  <w:sz w:val="22"/>
                </w:rPr>
                <w:delText>Deskrip</w:delText>
              </w:r>
              <w:r w:rsidRPr="00411B04" w:rsidDel="00F90FDC">
                <w:rPr>
                  <w:b/>
                  <w:i/>
                  <w:sz w:val="22"/>
                </w:rPr>
                <w:delText>(Brief Description)</w:delText>
              </w:r>
            </w:del>
          </w:p>
        </w:tc>
        <w:tc>
          <w:tcPr>
            <w:tcW w:w="6008" w:type="dxa"/>
            <w:vAlign w:val="center"/>
            <w:tcPrChange w:id="1540" w:author="ditaoktaria" w:date="2015-03-25T11:36:00Z">
              <w:tcPr>
                <w:tcW w:w="6008" w:type="dxa"/>
                <w:vAlign w:val="center"/>
              </w:tcPr>
            </w:tcPrChange>
          </w:tcPr>
          <w:p w14:paraId="3D1D9503" w14:textId="5E4CCCF9" w:rsidR="00071619" w:rsidRPr="00EF5353" w:rsidDel="00F90FDC" w:rsidRDefault="00071619" w:rsidP="00F40841">
            <w:pPr>
              <w:ind w:firstLine="0"/>
              <w:jc w:val="left"/>
              <w:rPr>
                <w:del w:id="1541" w:author="ditaoktaria" w:date="2015-06-26T14:26:00Z"/>
                <w:sz w:val="22"/>
              </w:rPr>
            </w:pPr>
            <w:del w:id="1542" w:author="ditaoktaria" w:date="2015-06-26T14:26:00Z">
              <w:r w:rsidRPr="00EF5353" w:rsidDel="00F90FDC">
                <w:rPr>
                  <w:sz w:val="22"/>
                </w:rPr>
                <w:delText xml:space="preserve">Use case ini memungkinkan pengguna untuk </w:delText>
              </w:r>
              <w:r w:rsidR="00F40841" w:rsidDel="00F90FDC">
                <w:rPr>
                  <w:sz w:val="22"/>
                </w:rPr>
                <w:delText>mengunggah materi.</w:delText>
              </w:r>
            </w:del>
          </w:p>
        </w:tc>
      </w:tr>
      <w:tr w:rsidR="00071619" w:rsidRPr="00193933" w:rsidDel="00F90FDC" w14:paraId="6F46044A" w14:textId="7C9029CF" w:rsidTr="00F40841">
        <w:trPr>
          <w:del w:id="1543" w:author="ditaoktaria" w:date="2015-06-26T14:26:00Z"/>
        </w:trPr>
        <w:tc>
          <w:tcPr>
            <w:tcW w:w="1922" w:type="dxa"/>
            <w:shd w:val="clear" w:color="auto" w:fill="BFBFBF"/>
            <w:vAlign w:val="center"/>
          </w:tcPr>
          <w:p w14:paraId="66B33331" w14:textId="6F8B08FF" w:rsidR="00071619" w:rsidRPr="00EF5353" w:rsidDel="00F90FDC" w:rsidRDefault="00071619" w:rsidP="00F40841">
            <w:pPr>
              <w:keepNext/>
              <w:keepLines/>
              <w:spacing w:before="200"/>
              <w:ind w:firstLine="0"/>
              <w:jc w:val="left"/>
              <w:outlineLvl w:val="4"/>
              <w:rPr>
                <w:del w:id="1544" w:author="ditaoktaria" w:date="2015-06-26T14:26:00Z"/>
                <w:b/>
                <w:sz w:val="22"/>
              </w:rPr>
            </w:pPr>
            <w:del w:id="1545" w:author="ditaoktaria" w:date="2015-06-26T14:26:00Z">
              <w:r w:rsidRPr="00411B04" w:rsidDel="00F90FDC">
                <w:rPr>
                  <w:b/>
                  <w:sz w:val="22"/>
                </w:rPr>
                <w:delText>Aktor</w:delText>
              </w:r>
            </w:del>
          </w:p>
        </w:tc>
        <w:tc>
          <w:tcPr>
            <w:tcW w:w="6008" w:type="dxa"/>
            <w:vAlign w:val="center"/>
          </w:tcPr>
          <w:p w14:paraId="03BFC71B" w14:textId="4475F6F7" w:rsidR="00071619" w:rsidRPr="00EF5353" w:rsidDel="00F90FDC" w:rsidRDefault="00071619" w:rsidP="00F40841">
            <w:pPr>
              <w:ind w:firstLine="0"/>
              <w:jc w:val="left"/>
              <w:rPr>
                <w:del w:id="1546" w:author="ditaoktaria" w:date="2015-06-26T14:26:00Z"/>
                <w:sz w:val="22"/>
              </w:rPr>
            </w:pPr>
            <w:del w:id="1547" w:author="ditaoktaria" w:date="2015-06-26T14:26:00Z">
              <w:r w:rsidRPr="00EF5353" w:rsidDel="00F90FDC">
                <w:rPr>
                  <w:sz w:val="22"/>
                </w:rPr>
                <w:delText>Pengguna</w:delText>
              </w:r>
            </w:del>
          </w:p>
        </w:tc>
      </w:tr>
      <w:tr w:rsidR="00071619" w:rsidRPr="00193933" w:rsidDel="00F90FDC" w14:paraId="3692796E" w14:textId="17606846" w:rsidTr="00F40841">
        <w:trPr>
          <w:del w:id="1548" w:author="ditaoktaria" w:date="2015-06-26T14:26:00Z"/>
        </w:trPr>
        <w:tc>
          <w:tcPr>
            <w:tcW w:w="1922" w:type="dxa"/>
            <w:shd w:val="clear" w:color="auto" w:fill="BFBFBF"/>
            <w:vAlign w:val="center"/>
          </w:tcPr>
          <w:p w14:paraId="6C1F6E89" w14:textId="53CC147E" w:rsidR="00071619" w:rsidRPr="00EF5353" w:rsidDel="00F90FDC" w:rsidRDefault="00071619" w:rsidP="00F40841">
            <w:pPr>
              <w:keepNext/>
              <w:keepLines/>
              <w:spacing w:before="200"/>
              <w:ind w:firstLine="0"/>
              <w:jc w:val="left"/>
              <w:outlineLvl w:val="4"/>
              <w:rPr>
                <w:del w:id="1549" w:author="ditaoktaria" w:date="2015-06-26T14:26:00Z"/>
                <w:b/>
                <w:sz w:val="22"/>
              </w:rPr>
            </w:pPr>
            <w:del w:id="1550" w:author="ditaoktaria" w:date="2015-06-26T14:26:00Z">
              <w:r w:rsidRPr="00411B04" w:rsidDel="00F90FDC">
                <w:rPr>
                  <w:b/>
                  <w:sz w:val="22"/>
                </w:rPr>
                <w:delText>Kondisi Awal</w:delText>
              </w:r>
            </w:del>
          </w:p>
          <w:p w14:paraId="0CE06E17" w14:textId="10ABB656" w:rsidR="00071619" w:rsidRPr="00EF5353" w:rsidDel="00F90FDC" w:rsidRDefault="00071619" w:rsidP="00F40841">
            <w:pPr>
              <w:keepNext/>
              <w:keepLines/>
              <w:spacing w:before="200"/>
              <w:ind w:firstLine="0"/>
              <w:jc w:val="left"/>
              <w:outlineLvl w:val="4"/>
              <w:rPr>
                <w:del w:id="1551" w:author="ditaoktaria" w:date="2015-06-26T14:26:00Z"/>
                <w:b/>
                <w:i/>
                <w:sz w:val="22"/>
              </w:rPr>
            </w:pPr>
            <w:del w:id="1552" w:author="ditaoktaria" w:date="2015-06-26T14:26:00Z">
              <w:r w:rsidRPr="00411B04" w:rsidDel="00F90FDC">
                <w:rPr>
                  <w:b/>
                  <w:i/>
                  <w:sz w:val="22"/>
                </w:rPr>
                <w:delText>(Pre-Conditions)</w:delText>
              </w:r>
            </w:del>
          </w:p>
        </w:tc>
        <w:tc>
          <w:tcPr>
            <w:tcW w:w="6008" w:type="dxa"/>
            <w:vAlign w:val="center"/>
          </w:tcPr>
          <w:p w14:paraId="18EC26A0" w14:textId="356C50B1" w:rsidR="00071619" w:rsidRPr="00F40841" w:rsidDel="00F90FDC" w:rsidRDefault="00071619" w:rsidP="005D7360">
            <w:pPr>
              <w:ind w:firstLine="0"/>
              <w:jc w:val="left"/>
              <w:rPr>
                <w:del w:id="1553" w:author="ditaoktaria" w:date="2015-06-26T14:26:00Z"/>
                <w:sz w:val="22"/>
              </w:rPr>
            </w:pPr>
            <w:del w:id="1554" w:author="ditaoktaria" w:date="2015-06-26T14:26:00Z">
              <w:r w:rsidRPr="00EF5353" w:rsidDel="00F90FDC">
                <w:rPr>
                  <w:sz w:val="22"/>
                </w:rPr>
                <w:delText xml:space="preserve">Aktor harus melakukan </w:delText>
              </w:r>
              <w:r w:rsidRPr="00EF5353" w:rsidDel="00F90FDC">
                <w:rPr>
                  <w:i/>
                  <w:sz w:val="22"/>
                </w:rPr>
                <w:delText xml:space="preserve">login </w:delText>
              </w:r>
              <w:r w:rsidRPr="00EF5353" w:rsidDel="00F90FDC">
                <w:rPr>
                  <w:sz w:val="22"/>
                </w:rPr>
                <w:delText xml:space="preserve">terlebih dahulu </w:delText>
              </w:r>
              <w:r w:rsidR="00F40841" w:rsidDel="00F90FDC">
                <w:rPr>
                  <w:sz w:val="22"/>
                </w:rPr>
                <w:delText>dan</w:delText>
              </w:r>
              <w:r w:rsidRPr="00EF5353" w:rsidDel="00F90FDC">
                <w:rPr>
                  <w:sz w:val="22"/>
                </w:rPr>
                <w:delText xml:space="preserve"> masuk pada menu </w:delText>
              </w:r>
              <w:r w:rsidRPr="00EF5353" w:rsidDel="00F90FDC">
                <w:rPr>
                  <w:i/>
                  <w:sz w:val="22"/>
                </w:rPr>
                <w:delText>materials</w:delText>
              </w:r>
              <w:r w:rsidR="003047DF" w:rsidDel="00F90FDC">
                <w:rPr>
                  <w:sz w:val="22"/>
                </w:rPr>
                <w:delText xml:space="preserve"> kemudian masuk ke salah satu </w:delText>
              </w:r>
              <w:r w:rsidR="003047DF" w:rsidDel="00F90FDC">
                <w:rPr>
                  <w:i/>
                  <w:sz w:val="22"/>
                </w:rPr>
                <w:delText xml:space="preserve">folder </w:delText>
              </w:r>
              <w:r w:rsidR="003047DF" w:rsidDel="00F90FDC">
                <w:rPr>
                  <w:sz w:val="22"/>
                </w:rPr>
                <w:delText>mata kuliah</w:delText>
              </w:r>
              <w:r w:rsidRPr="00EF5353" w:rsidDel="00F90FDC">
                <w:rPr>
                  <w:sz w:val="22"/>
                </w:rPr>
                <w:delText>.</w:delText>
              </w:r>
              <w:r w:rsidR="00F40841" w:rsidDel="00F90FDC">
                <w:rPr>
                  <w:sz w:val="22"/>
                </w:rPr>
                <w:delText xml:space="preserve"> </w:delText>
              </w:r>
            </w:del>
          </w:p>
        </w:tc>
      </w:tr>
      <w:tr w:rsidR="00071619" w:rsidRPr="00193933" w:rsidDel="00F90FDC" w14:paraId="10044BF6" w14:textId="660AA703" w:rsidTr="00F40841">
        <w:trPr>
          <w:del w:id="1555" w:author="ditaoktaria" w:date="2015-06-26T14:26:00Z"/>
        </w:trPr>
        <w:tc>
          <w:tcPr>
            <w:tcW w:w="7930" w:type="dxa"/>
            <w:gridSpan w:val="2"/>
            <w:shd w:val="clear" w:color="auto" w:fill="BFBFBF"/>
            <w:vAlign w:val="center"/>
          </w:tcPr>
          <w:p w14:paraId="2C49385E" w14:textId="0751BEA0" w:rsidR="00071619" w:rsidRPr="00EF5353" w:rsidDel="00F90FDC" w:rsidRDefault="00071619" w:rsidP="00F40841">
            <w:pPr>
              <w:ind w:firstLine="0"/>
              <w:jc w:val="left"/>
              <w:rPr>
                <w:del w:id="1556" w:author="ditaoktaria" w:date="2015-06-26T14:26:00Z"/>
                <w:sz w:val="22"/>
              </w:rPr>
            </w:pPr>
            <w:del w:id="1557" w:author="ditaoktaria" w:date="2015-06-26T14:26:00Z">
              <w:r w:rsidRPr="00411B04" w:rsidDel="00F90FDC">
                <w:rPr>
                  <w:b/>
                  <w:i/>
                  <w:sz w:val="22"/>
                </w:rPr>
                <w:delText>Flow of Events</w:delText>
              </w:r>
            </w:del>
          </w:p>
        </w:tc>
      </w:tr>
      <w:tr w:rsidR="00071619" w:rsidRPr="00193933" w:rsidDel="00F90FDC" w14:paraId="0DADC7BA" w14:textId="5AB96A4B" w:rsidTr="00F40841">
        <w:trPr>
          <w:del w:id="1558" w:author="ditaoktaria" w:date="2015-06-26T14:26:00Z"/>
        </w:trPr>
        <w:tc>
          <w:tcPr>
            <w:tcW w:w="7930" w:type="dxa"/>
            <w:gridSpan w:val="2"/>
            <w:shd w:val="clear" w:color="auto" w:fill="D9D9D9" w:themeFill="background1" w:themeFillShade="D9"/>
            <w:vAlign w:val="center"/>
          </w:tcPr>
          <w:p w14:paraId="0FE2DFBB" w14:textId="14068F70" w:rsidR="00071619" w:rsidRPr="00EF5353" w:rsidDel="00F90FDC" w:rsidRDefault="00071619" w:rsidP="00F40841">
            <w:pPr>
              <w:ind w:firstLine="0"/>
              <w:jc w:val="center"/>
              <w:rPr>
                <w:del w:id="1559" w:author="ditaoktaria" w:date="2015-06-26T14:26:00Z"/>
                <w:sz w:val="22"/>
              </w:rPr>
            </w:pPr>
            <w:del w:id="1560" w:author="ditaoktaria" w:date="2015-06-26T14:26:00Z">
              <w:r w:rsidRPr="00411B04" w:rsidDel="00F90FDC">
                <w:rPr>
                  <w:b/>
                  <w:sz w:val="22"/>
                </w:rPr>
                <w:delText>Alur Utama</w:delText>
              </w:r>
              <w:r w:rsidRPr="00411B04" w:rsidDel="00F90FDC">
                <w:rPr>
                  <w:sz w:val="22"/>
                </w:rPr>
                <w:delText xml:space="preserve"> </w:delText>
              </w:r>
              <w:r w:rsidRPr="00411B04" w:rsidDel="00F90FDC">
                <w:rPr>
                  <w:b/>
                  <w:i/>
                  <w:sz w:val="22"/>
                </w:rPr>
                <w:delText>(Basic Flow)</w:delText>
              </w:r>
            </w:del>
          </w:p>
        </w:tc>
      </w:tr>
      <w:tr w:rsidR="00071619" w:rsidRPr="00193933" w:rsidDel="00F90FDC" w14:paraId="0A673C05" w14:textId="64C2485B" w:rsidTr="00F40841">
        <w:trPr>
          <w:del w:id="1561" w:author="ditaoktaria" w:date="2015-06-26T14:26:00Z"/>
        </w:trPr>
        <w:tc>
          <w:tcPr>
            <w:tcW w:w="7930" w:type="dxa"/>
            <w:gridSpan w:val="2"/>
            <w:shd w:val="clear" w:color="auto" w:fill="auto"/>
            <w:vAlign w:val="center"/>
          </w:tcPr>
          <w:p w14:paraId="5ED3E649" w14:textId="08DB4701" w:rsidR="00071619" w:rsidRPr="00EF5353" w:rsidDel="00F90FDC" w:rsidRDefault="00071619" w:rsidP="00F40841">
            <w:pPr>
              <w:pStyle w:val="ListParagraph"/>
              <w:keepNext/>
              <w:keepLines/>
              <w:spacing w:before="200" w:after="200"/>
              <w:ind w:left="0" w:firstLine="0"/>
              <w:jc w:val="left"/>
              <w:outlineLvl w:val="4"/>
              <w:rPr>
                <w:del w:id="1562" w:author="ditaoktaria" w:date="2015-06-26T14:26:00Z"/>
                <w:sz w:val="22"/>
                <w:szCs w:val="22"/>
              </w:rPr>
            </w:pPr>
            <w:del w:id="1563" w:author="ditaoktaria" w:date="2015-06-26T14:26:00Z">
              <w:r w:rsidRPr="00EF5353" w:rsidDel="00F90FDC">
                <w:rPr>
                  <w:i/>
                  <w:sz w:val="22"/>
                  <w:szCs w:val="22"/>
                </w:rPr>
                <w:delText xml:space="preserve">Use case </w:delText>
              </w:r>
              <w:r w:rsidRPr="00EF5353" w:rsidDel="00F90FDC">
                <w:rPr>
                  <w:sz w:val="22"/>
                  <w:szCs w:val="22"/>
                </w:rPr>
                <w:delText xml:space="preserve">ini dimulai ketika aktor ingin </w:delText>
              </w:r>
              <w:r w:rsidR="00111B03" w:rsidDel="00F90FDC">
                <w:rPr>
                  <w:sz w:val="22"/>
                  <w:szCs w:val="22"/>
                </w:rPr>
                <w:delText>mengunggah materi.</w:delText>
              </w:r>
            </w:del>
          </w:p>
          <w:p w14:paraId="036A1A29" w14:textId="7E78C4FA" w:rsidR="005D7360" w:rsidDel="00F90FDC" w:rsidRDefault="005D7360" w:rsidP="003218BB">
            <w:pPr>
              <w:pStyle w:val="ListParagraph"/>
              <w:numPr>
                <w:ilvl w:val="0"/>
                <w:numId w:val="31"/>
              </w:numPr>
              <w:spacing w:after="200"/>
              <w:jc w:val="left"/>
              <w:rPr>
                <w:del w:id="1564" w:author="ditaoktaria" w:date="2015-06-26T14:26:00Z"/>
                <w:sz w:val="22"/>
                <w:szCs w:val="22"/>
              </w:rPr>
            </w:pPr>
            <w:del w:id="1565" w:author="ditaoktaria" w:date="2015-06-26T14:26:00Z">
              <w:r w:rsidDel="00F90FDC">
                <w:rPr>
                  <w:sz w:val="22"/>
                  <w:szCs w:val="22"/>
                </w:rPr>
                <w:delText xml:space="preserve">Sistem menampilkan menu </w:delText>
              </w:r>
              <w:r w:rsidRPr="005D7360" w:rsidDel="00F90FDC">
                <w:rPr>
                  <w:i/>
                  <w:sz w:val="22"/>
                  <w:szCs w:val="22"/>
                </w:rPr>
                <w:delText>upload</w:delText>
              </w:r>
              <w:r w:rsidDel="00F90FDC">
                <w:rPr>
                  <w:sz w:val="22"/>
                  <w:szCs w:val="22"/>
                </w:rPr>
                <w:delText>.</w:delText>
              </w:r>
            </w:del>
          </w:p>
          <w:p w14:paraId="5B4B951C" w14:textId="27CDB4B9" w:rsidR="003218BB" w:rsidRPr="00EF5353" w:rsidDel="00F90FDC" w:rsidRDefault="003218BB" w:rsidP="003218BB">
            <w:pPr>
              <w:pStyle w:val="ListParagraph"/>
              <w:numPr>
                <w:ilvl w:val="0"/>
                <w:numId w:val="31"/>
              </w:numPr>
              <w:spacing w:after="200"/>
              <w:jc w:val="left"/>
              <w:rPr>
                <w:del w:id="1566" w:author="ditaoktaria" w:date="2015-06-26T14:26:00Z"/>
                <w:sz w:val="22"/>
                <w:szCs w:val="22"/>
              </w:rPr>
            </w:pPr>
            <w:del w:id="1567" w:author="ditaoktaria" w:date="2015-06-26T14:26:00Z">
              <w:r w:rsidRPr="005D7360" w:rsidDel="00F90FDC">
                <w:rPr>
                  <w:sz w:val="22"/>
                  <w:szCs w:val="22"/>
                </w:rPr>
                <w:delText>Sistem</w:delText>
              </w:r>
              <w:r w:rsidRPr="00EF5353" w:rsidDel="00F90FDC">
                <w:rPr>
                  <w:sz w:val="22"/>
                  <w:szCs w:val="22"/>
                </w:rPr>
                <w:delText xml:space="preserve"> akan menampilkan </w:delText>
              </w:r>
              <w:r w:rsidRPr="00EF5353" w:rsidDel="00F90FDC">
                <w:rPr>
                  <w:i/>
                  <w:sz w:val="22"/>
                  <w:szCs w:val="22"/>
                </w:rPr>
                <w:delText>file manager</w:delText>
              </w:r>
              <w:r w:rsidRPr="00EF5353" w:rsidDel="00F90FDC">
                <w:rPr>
                  <w:sz w:val="22"/>
                  <w:szCs w:val="22"/>
                </w:rPr>
                <w:delText xml:space="preserve"> dari perangkat.</w:delText>
              </w:r>
            </w:del>
          </w:p>
          <w:p w14:paraId="7DA436F9" w14:textId="009A1E90" w:rsidR="003218BB" w:rsidDel="00F90FDC" w:rsidRDefault="003218BB" w:rsidP="003218BB">
            <w:pPr>
              <w:pStyle w:val="ListParagraph"/>
              <w:numPr>
                <w:ilvl w:val="0"/>
                <w:numId w:val="31"/>
              </w:numPr>
              <w:spacing w:after="200"/>
              <w:jc w:val="left"/>
              <w:rPr>
                <w:del w:id="1568" w:author="ditaoktaria" w:date="2015-06-26T14:26:00Z"/>
                <w:sz w:val="22"/>
                <w:szCs w:val="22"/>
              </w:rPr>
            </w:pPr>
            <w:del w:id="1569" w:author="ditaoktaria" w:date="2015-06-26T14:26:00Z">
              <w:r w:rsidRPr="00EF5353" w:rsidDel="00F90FDC">
                <w:rPr>
                  <w:sz w:val="22"/>
                  <w:szCs w:val="22"/>
                </w:rPr>
                <w:delText xml:space="preserve">Sistem mengizinkan aktor untuk memilih </w:delText>
              </w:r>
              <w:r w:rsidRPr="00EF5353" w:rsidDel="00F90FDC">
                <w:rPr>
                  <w:i/>
                  <w:sz w:val="22"/>
                  <w:szCs w:val="22"/>
                </w:rPr>
                <w:delText>file</w:delText>
              </w:r>
              <w:r w:rsidRPr="00EF5353" w:rsidDel="00F90FDC">
                <w:rPr>
                  <w:sz w:val="22"/>
                  <w:szCs w:val="22"/>
                </w:rPr>
                <w:delText xml:space="preserve"> yang akan diunggah.</w:delText>
              </w:r>
            </w:del>
          </w:p>
          <w:p w14:paraId="6649986A" w14:textId="2EC6A1C6" w:rsidR="00E92BA7" w:rsidDel="00F90FDC" w:rsidRDefault="00E92BA7" w:rsidP="003218BB">
            <w:pPr>
              <w:pStyle w:val="ListParagraph"/>
              <w:numPr>
                <w:ilvl w:val="0"/>
                <w:numId w:val="31"/>
              </w:numPr>
              <w:spacing w:after="200"/>
              <w:jc w:val="left"/>
              <w:rPr>
                <w:del w:id="1570" w:author="ditaoktaria" w:date="2015-06-26T14:26:00Z"/>
                <w:sz w:val="22"/>
                <w:szCs w:val="22"/>
              </w:rPr>
            </w:pPr>
            <w:del w:id="1571" w:author="ditaoktaria" w:date="2015-06-26T14:26:00Z">
              <w:r w:rsidDel="00F90FDC">
                <w:rPr>
                  <w:sz w:val="22"/>
                  <w:szCs w:val="22"/>
                </w:rPr>
                <w:delText>Aktor memilih file yang akan diupload dan menekan tombol ok.</w:delText>
              </w:r>
            </w:del>
          </w:p>
          <w:p w14:paraId="30691039" w14:textId="45EEA3B4" w:rsidR="00E92BA7" w:rsidDel="00F90FDC" w:rsidRDefault="00E92BA7" w:rsidP="003218BB">
            <w:pPr>
              <w:pStyle w:val="ListParagraph"/>
              <w:numPr>
                <w:ilvl w:val="0"/>
                <w:numId w:val="31"/>
              </w:numPr>
              <w:spacing w:after="200"/>
              <w:jc w:val="left"/>
              <w:rPr>
                <w:del w:id="1572" w:author="ditaoktaria" w:date="2015-06-26T14:26:00Z"/>
                <w:sz w:val="22"/>
                <w:szCs w:val="22"/>
              </w:rPr>
            </w:pPr>
            <w:del w:id="1573" w:author="ditaoktaria" w:date="2015-06-26T14:26:00Z">
              <w:r w:rsidDel="00F90FDC">
                <w:rPr>
                  <w:sz w:val="22"/>
                  <w:szCs w:val="22"/>
                </w:rPr>
                <w:delText xml:space="preserve">Sistem menampilkan form masukan yang telah berisi nama </w:delText>
              </w:r>
              <w:r w:rsidRPr="00E92BA7" w:rsidDel="00F90FDC">
                <w:rPr>
                  <w:i/>
                  <w:sz w:val="22"/>
                  <w:rPrChange w:id="1574" w:author="ditaoktaria oktaria" w:date="2015-03-09T15:13:00Z">
                    <w:rPr>
                      <w:sz w:val="22"/>
                    </w:rPr>
                  </w:rPrChange>
                </w:rPr>
                <w:delText>file</w:delText>
              </w:r>
              <w:r w:rsidDel="00F90FDC">
                <w:rPr>
                  <w:sz w:val="22"/>
                  <w:szCs w:val="22"/>
                </w:rPr>
                <w:delText xml:space="preserve"> dan mengizinkan pengguna mengubah nama </w:delText>
              </w:r>
              <w:r w:rsidRPr="00E92BA7" w:rsidDel="00F90FDC">
                <w:rPr>
                  <w:i/>
                  <w:sz w:val="22"/>
                  <w:rPrChange w:id="1575" w:author="ditaoktaria oktaria" w:date="2015-03-09T15:13:00Z">
                    <w:rPr>
                      <w:sz w:val="22"/>
                    </w:rPr>
                  </w:rPrChange>
                </w:rPr>
                <w:delText>file</w:delText>
              </w:r>
              <w:r w:rsidDel="00F90FDC">
                <w:rPr>
                  <w:sz w:val="22"/>
                  <w:szCs w:val="22"/>
                </w:rPr>
                <w:delText>.</w:delText>
              </w:r>
            </w:del>
          </w:p>
          <w:p w14:paraId="11AC8FA1" w14:textId="174EF731" w:rsidR="00E92BA7" w:rsidDel="00F90FDC" w:rsidRDefault="00E92BA7" w:rsidP="003218BB">
            <w:pPr>
              <w:pStyle w:val="ListParagraph"/>
              <w:numPr>
                <w:ilvl w:val="0"/>
                <w:numId w:val="31"/>
              </w:numPr>
              <w:spacing w:after="200"/>
              <w:jc w:val="left"/>
              <w:rPr>
                <w:del w:id="1576" w:author="ditaoktaria" w:date="2015-06-26T14:26:00Z"/>
                <w:sz w:val="22"/>
                <w:szCs w:val="22"/>
              </w:rPr>
            </w:pPr>
            <w:del w:id="1577" w:author="ditaoktaria" w:date="2015-06-26T14:26:00Z">
              <w:r w:rsidDel="00F90FDC">
                <w:rPr>
                  <w:sz w:val="22"/>
                  <w:szCs w:val="22"/>
                </w:rPr>
                <w:delText>Aktor dapat melakukan perubahan atau tidak.</w:delText>
              </w:r>
            </w:del>
          </w:p>
          <w:p w14:paraId="240EC099" w14:textId="42B60138" w:rsidR="00E92BA7" w:rsidRPr="00EF5353" w:rsidDel="00F90FDC" w:rsidRDefault="00E92BA7" w:rsidP="003218BB">
            <w:pPr>
              <w:pStyle w:val="ListParagraph"/>
              <w:numPr>
                <w:ilvl w:val="0"/>
                <w:numId w:val="31"/>
              </w:numPr>
              <w:spacing w:after="200"/>
              <w:jc w:val="left"/>
              <w:rPr>
                <w:del w:id="1578" w:author="ditaoktaria" w:date="2015-06-26T14:26:00Z"/>
                <w:sz w:val="22"/>
                <w:szCs w:val="22"/>
              </w:rPr>
            </w:pPr>
            <w:del w:id="1579" w:author="ditaoktaria" w:date="2015-06-26T14:26:00Z">
              <w:r w:rsidDel="00F90FDC">
                <w:rPr>
                  <w:sz w:val="22"/>
                  <w:szCs w:val="22"/>
                </w:rPr>
                <w:delText xml:space="preserve">Aktor menekan tombol </w:delText>
              </w:r>
              <w:r w:rsidDel="00F90FDC">
                <w:rPr>
                  <w:i/>
                  <w:sz w:val="22"/>
                  <w:szCs w:val="22"/>
                </w:rPr>
                <w:delText>done</w:delText>
              </w:r>
              <w:r w:rsidDel="00F90FDC">
                <w:rPr>
                  <w:sz w:val="22"/>
                  <w:szCs w:val="22"/>
                </w:rPr>
                <w:delText>.</w:delText>
              </w:r>
            </w:del>
          </w:p>
          <w:p w14:paraId="6C3D6561" w14:textId="298169BD" w:rsidR="00071619" w:rsidRPr="00EF5353" w:rsidDel="00F90FDC" w:rsidRDefault="003218BB">
            <w:pPr>
              <w:pStyle w:val="ListParagraph"/>
              <w:numPr>
                <w:ilvl w:val="0"/>
                <w:numId w:val="31"/>
              </w:numPr>
              <w:spacing w:after="200"/>
              <w:jc w:val="left"/>
              <w:rPr>
                <w:del w:id="1580" w:author="ditaoktaria" w:date="2015-06-26T14:26:00Z"/>
                <w:rFonts w:cstheme="majorBidi"/>
                <w:b/>
                <w:i/>
                <w:iCs/>
                <w:color w:val="404040" w:themeColor="text1" w:themeTint="BF"/>
                <w:sz w:val="22"/>
                <w:szCs w:val="22"/>
              </w:rPr>
              <w:pPrChange w:id="1581" w:author="ditaoktaria oktaria" w:date="2015-02-27T11:04:00Z">
                <w:pPr>
                  <w:pStyle w:val="ListParagraph"/>
                  <w:keepNext/>
                  <w:keepLines/>
                  <w:numPr>
                    <w:ilvl w:val="1"/>
                    <w:numId w:val="31"/>
                  </w:numPr>
                  <w:spacing w:before="200" w:after="200"/>
                  <w:ind w:left="1440" w:hanging="360"/>
                  <w:jc w:val="left"/>
                  <w:outlineLvl w:val="4"/>
                </w:pPr>
              </w:pPrChange>
            </w:pPr>
            <w:del w:id="1582" w:author="ditaoktaria" w:date="2015-06-26T14:26:00Z">
              <w:r w:rsidRPr="00EF5353" w:rsidDel="00F90FDC">
                <w:rPr>
                  <w:sz w:val="22"/>
                  <w:szCs w:val="22"/>
                </w:rPr>
                <w:delText xml:space="preserve">Setelah aktor mengunggah </w:delText>
              </w:r>
              <w:r w:rsidRPr="00EF5353" w:rsidDel="00F90FDC">
                <w:rPr>
                  <w:i/>
                  <w:sz w:val="22"/>
                  <w:szCs w:val="22"/>
                </w:rPr>
                <w:delText>file</w:delText>
              </w:r>
              <w:r w:rsidRPr="00EF5353" w:rsidDel="00F90FDC">
                <w:rPr>
                  <w:sz w:val="22"/>
                  <w:szCs w:val="22"/>
                </w:rPr>
                <w:delText xml:space="preserve"> yang dipilih, </w:delText>
              </w:r>
              <w:r w:rsidRPr="00EF5353" w:rsidDel="00F90FDC">
                <w:rPr>
                  <w:i/>
                  <w:sz w:val="22"/>
                  <w:szCs w:val="22"/>
                </w:rPr>
                <w:delText xml:space="preserve">file </w:delText>
              </w:r>
              <w:r w:rsidRPr="00EF5353" w:rsidDel="00F90FDC">
                <w:rPr>
                  <w:sz w:val="22"/>
                  <w:szCs w:val="22"/>
                </w:rPr>
                <w:delText>tersebut akan disimpan di dalam sistem.</w:delText>
              </w:r>
            </w:del>
          </w:p>
        </w:tc>
      </w:tr>
      <w:tr w:rsidR="00071619" w:rsidRPr="00193933" w:rsidDel="00F90FDC" w14:paraId="5B28D09C" w14:textId="591CB52E" w:rsidTr="00F40841">
        <w:trPr>
          <w:del w:id="1583" w:author="ditaoktaria" w:date="2015-06-26T14:26:00Z"/>
        </w:trPr>
        <w:tc>
          <w:tcPr>
            <w:tcW w:w="7930" w:type="dxa"/>
            <w:gridSpan w:val="2"/>
            <w:shd w:val="clear" w:color="auto" w:fill="auto"/>
            <w:vAlign w:val="center"/>
          </w:tcPr>
          <w:p w14:paraId="71A8288E" w14:textId="37C69A5D" w:rsidR="00071619" w:rsidRPr="00EF5353" w:rsidDel="00F90FDC" w:rsidRDefault="00071619" w:rsidP="00F40841">
            <w:pPr>
              <w:ind w:firstLine="0"/>
              <w:jc w:val="center"/>
              <w:rPr>
                <w:del w:id="1584" w:author="ditaoktaria" w:date="2015-06-26T14:26:00Z"/>
                <w:sz w:val="22"/>
              </w:rPr>
            </w:pPr>
            <w:del w:id="1585" w:author="ditaoktaria" w:date="2015-06-26T14:26:00Z">
              <w:r w:rsidRPr="00411B04" w:rsidDel="00F90FDC">
                <w:rPr>
                  <w:b/>
                  <w:sz w:val="22"/>
                </w:rPr>
                <w:delText xml:space="preserve">Alur Alternatif </w:delText>
              </w:r>
              <w:r w:rsidRPr="00411B04" w:rsidDel="00F90FDC">
                <w:rPr>
                  <w:b/>
                  <w:i/>
                  <w:sz w:val="22"/>
                </w:rPr>
                <w:delText>(Alternative Flows)</w:delText>
              </w:r>
            </w:del>
          </w:p>
        </w:tc>
      </w:tr>
      <w:tr w:rsidR="00071619" w:rsidRPr="00193933" w:rsidDel="00F90FDC" w14:paraId="16021A14" w14:textId="4204D79C" w:rsidTr="00F40841">
        <w:trPr>
          <w:del w:id="1586" w:author="ditaoktaria" w:date="2015-06-26T14:26:00Z"/>
        </w:trPr>
        <w:tc>
          <w:tcPr>
            <w:tcW w:w="1922" w:type="dxa"/>
            <w:shd w:val="clear" w:color="auto" w:fill="auto"/>
            <w:vAlign w:val="center"/>
          </w:tcPr>
          <w:p w14:paraId="47D7E8C8" w14:textId="4B24AE2D" w:rsidR="00071619" w:rsidRPr="00411B04" w:rsidDel="00F90FDC" w:rsidRDefault="00071619" w:rsidP="00F40841">
            <w:pPr>
              <w:ind w:firstLine="0"/>
              <w:jc w:val="left"/>
              <w:rPr>
                <w:del w:id="1587" w:author="ditaoktaria" w:date="2015-06-26T14:26:00Z"/>
                <w:b/>
                <w:sz w:val="22"/>
              </w:rPr>
            </w:pPr>
            <w:del w:id="1588" w:author="ditaoktaria" w:date="2015-06-26T14:26:00Z">
              <w:r w:rsidRPr="00EF5353" w:rsidDel="00F90FDC">
                <w:rPr>
                  <w:b/>
                  <w:sz w:val="22"/>
                </w:rPr>
                <w:delText>F</w:delText>
              </w:r>
              <w:r w:rsidDel="00F90FDC">
                <w:rPr>
                  <w:b/>
                  <w:sz w:val="22"/>
                </w:rPr>
                <w:delText xml:space="preserve">ormat </w:delText>
              </w:r>
              <w:r w:rsidDel="00F90FDC">
                <w:rPr>
                  <w:b/>
                  <w:i/>
                  <w:sz w:val="22"/>
                </w:rPr>
                <w:delText>file</w:delText>
              </w:r>
              <w:r w:rsidRPr="00EF5353" w:rsidDel="00F90FDC">
                <w:rPr>
                  <w:b/>
                  <w:sz w:val="22"/>
                </w:rPr>
                <w:delText xml:space="preserve"> tidak sesuai</w:delText>
              </w:r>
            </w:del>
          </w:p>
        </w:tc>
        <w:tc>
          <w:tcPr>
            <w:tcW w:w="6008" w:type="dxa"/>
            <w:vAlign w:val="center"/>
          </w:tcPr>
          <w:p w14:paraId="410A2104" w14:textId="39A60031" w:rsidR="00071619" w:rsidDel="00F90FDC" w:rsidRDefault="00071619" w:rsidP="00F40841">
            <w:pPr>
              <w:pStyle w:val="ListParagraph"/>
              <w:numPr>
                <w:ilvl w:val="0"/>
                <w:numId w:val="36"/>
              </w:numPr>
              <w:ind w:left="328"/>
              <w:jc w:val="left"/>
              <w:rPr>
                <w:del w:id="1589" w:author="ditaoktaria" w:date="2015-06-26T14:26:00Z"/>
                <w:sz w:val="22"/>
              </w:rPr>
            </w:pPr>
            <w:del w:id="1590" w:author="ditaoktaria" w:date="2015-06-26T14:26:00Z">
              <w:r w:rsidDel="00F90FDC">
                <w:rPr>
                  <w:sz w:val="22"/>
                </w:rPr>
                <w:delText xml:space="preserve">Sistem akan memberikan pemberitahuan kepada aktor bahwa format </w:delText>
              </w:r>
              <w:r w:rsidDel="00F90FDC">
                <w:rPr>
                  <w:i/>
                  <w:sz w:val="22"/>
                </w:rPr>
                <w:delText xml:space="preserve">file </w:delText>
              </w:r>
              <w:r w:rsidDel="00F90FDC">
                <w:rPr>
                  <w:sz w:val="22"/>
                </w:rPr>
                <w:delText xml:space="preserve">yang diunggah oleh aktor tidak </w:delText>
              </w:r>
              <w:r w:rsidDel="00F90FDC">
                <w:rPr>
                  <w:i/>
                  <w:sz w:val="22"/>
                </w:rPr>
                <w:delText>valid</w:delText>
              </w:r>
              <w:r w:rsidDel="00F90FDC">
                <w:rPr>
                  <w:sz w:val="22"/>
                </w:rPr>
                <w:delText>.</w:delText>
              </w:r>
            </w:del>
          </w:p>
          <w:p w14:paraId="43422B63" w14:textId="3B731E50" w:rsidR="00071619" w:rsidDel="00F90FDC" w:rsidRDefault="00071619" w:rsidP="00F40841">
            <w:pPr>
              <w:pStyle w:val="ListParagraph"/>
              <w:numPr>
                <w:ilvl w:val="0"/>
                <w:numId w:val="36"/>
              </w:numPr>
              <w:ind w:left="328"/>
              <w:jc w:val="left"/>
              <w:rPr>
                <w:del w:id="1591" w:author="ditaoktaria" w:date="2015-06-26T14:26:00Z"/>
                <w:sz w:val="22"/>
              </w:rPr>
            </w:pPr>
            <w:del w:id="1592" w:author="ditaoktaria" w:date="2015-06-26T14:26:00Z">
              <w:r w:rsidDel="00F90FDC">
                <w:rPr>
                  <w:sz w:val="22"/>
                </w:rPr>
                <w:delText xml:space="preserve">Sistem akan memberitahu aktor format </w:delText>
              </w:r>
              <w:r w:rsidDel="00F90FDC">
                <w:rPr>
                  <w:i/>
                  <w:sz w:val="22"/>
                </w:rPr>
                <w:delText>file</w:delText>
              </w:r>
              <w:r w:rsidDel="00F90FDC">
                <w:rPr>
                  <w:sz w:val="22"/>
                </w:rPr>
                <w:delText xml:space="preserve"> apa saja yang diizinkan untuk diunggah ke dalam sistem.</w:delText>
              </w:r>
            </w:del>
          </w:p>
          <w:p w14:paraId="5C875BB1" w14:textId="2BD8A5C0" w:rsidR="00E57D62" w:rsidDel="00F90FDC" w:rsidRDefault="00E57D62" w:rsidP="00F40841">
            <w:pPr>
              <w:pStyle w:val="ListParagraph"/>
              <w:numPr>
                <w:ilvl w:val="0"/>
                <w:numId w:val="36"/>
              </w:numPr>
              <w:ind w:left="328"/>
              <w:jc w:val="left"/>
              <w:rPr>
                <w:del w:id="1593" w:author="ditaoktaria" w:date="2015-06-26T14:26:00Z"/>
                <w:sz w:val="22"/>
              </w:rPr>
            </w:pPr>
            <w:del w:id="1594" w:author="ditaoktaria" w:date="2015-06-26T14:26:00Z">
              <w:r w:rsidDel="00F90FDC">
                <w:rPr>
                  <w:sz w:val="22"/>
                </w:rPr>
                <w:delText>Sistem mengizinkan aktor untuk menutup notifikasi.</w:delText>
              </w:r>
            </w:del>
          </w:p>
          <w:p w14:paraId="4A40A7CF" w14:textId="20D24203" w:rsidR="00E57D62" w:rsidDel="00F90FDC" w:rsidRDefault="00E57D62" w:rsidP="00F40841">
            <w:pPr>
              <w:pStyle w:val="ListParagraph"/>
              <w:numPr>
                <w:ilvl w:val="0"/>
                <w:numId w:val="36"/>
              </w:numPr>
              <w:ind w:left="328"/>
              <w:jc w:val="left"/>
              <w:rPr>
                <w:del w:id="1595" w:author="ditaoktaria" w:date="2015-06-26T14:26:00Z"/>
                <w:sz w:val="22"/>
              </w:rPr>
            </w:pPr>
            <w:del w:id="1596" w:author="ditaoktaria" w:date="2015-06-26T14:26:00Z">
              <w:r w:rsidDel="00F90FDC">
                <w:rPr>
                  <w:sz w:val="22"/>
                </w:rPr>
                <w:delText>Aktor menutup notifikasi.</w:delText>
              </w:r>
            </w:del>
          </w:p>
          <w:p w14:paraId="3CA1608F" w14:textId="0C8AC06D" w:rsidR="00E57D62" w:rsidRPr="00EF5353" w:rsidDel="00F90FDC" w:rsidRDefault="00E57D62" w:rsidP="00F40841">
            <w:pPr>
              <w:pStyle w:val="ListParagraph"/>
              <w:numPr>
                <w:ilvl w:val="0"/>
                <w:numId w:val="36"/>
              </w:numPr>
              <w:ind w:left="328"/>
              <w:jc w:val="left"/>
              <w:rPr>
                <w:del w:id="1597" w:author="ditaoktaria" w:date="2015-06-26T14:26:00Z"/>
                <w:sz w:val="22"/>
              </w:rPr>
            </w:pPr>
            <w:del w:id="1598" w:author="ditaoktaria" w:date="2015-06-26T14:26:00Z">
              <w:r w:rsidDel="00F90FDC">
                <w:rPr>
                  <w:sz w:val="22"/>
                </w:rPr>
                <w:delText>Skenario kembali ke alur utama (</w:delText>
              </w:r>
              <w:r w:rsidDel="00F90FDC">
                <w:rPr>
                  <w:i/>
                  <w:sz w:val="22"/>
                </w:rPr>
                <w:delText>basic flow</w:delText>
              </w:r>
              <w:r w:rsidDel="00F90FDC">
                <w:rPr>
                  <w:sz w:val="22"/>
                </w:rPr>
                <w:delText>).</w:delText>
              </w:r>
            </w:del>
          </w:p>
        </w:tc>
      </w:tr>
      <w:tr w:rsidR="00071619" w:rsidRPr="00193933" w:rsidDel="00F90FDC" w14:paraId="5B3E7D70" w14:textId="1A3C1B14" w:rsidTr="00F40841">
        <w:trPr>
          <w:del w:id="1599" w:author="ditaoktaria" w:date="2015-06-26T14:26:00Z"/>
        </w:trPr>
        <w:tc>
          <w:tcPr>
            <w:tcW w:w="1922" w:type="dxa"/>
            <w:shd w:val="clear" w:color="auto" w:fill="auto"/>
            <w:vAlign w:val="center"/>
          </w:tcPr>
          <w:p w14:paraId="69AF39B8" w14:textId="7BD9C84E" w:rsidR="00071619" w:rsidRPr="00411B04" w:rsidDel="00F90FDC" w:rsidRDefault="00071619" w:rsidP="00F40841">
            <w:pPr>
              <w:ind w:firstLine="0"/>
              <w:jc w:val="left"/>
              <w:rPr>
                <w:del w:id="1600" w:author="ditaoktaria" w:date="2015-06-26T14:26:00Z"/>
                <w:b/>
                <w:sz w:val="22"/>
              </w:rPr>
            </w:pPr>
            <w:del w:id="1601" w:author="ditaoktaria" w:date="2015-06-26T14:26:00Z">
              <w:r w:rsidRPr="00EF5353" w:rsidDel="00F90FDC">
                <w:rPr>
                  <w:b/>
                  <w:sz w:val="22"/>
                </w:rPr>
                <w:delText>Ukuran file melebihi batas maksimum</w:delText>
              </w:r>
            </w:del>
          </w:p>
        </w:tc>
        <w:tc>
          <w:tcPr>
            <w:tcW w:w="6008" w:type="dxa"/>
            <w:vAlign w:val="center"/>
          </w:tcPr>
          <w:p w14:paraId="108486D5" w14:textId="230BDDCF" w:rsidR="00E57D62" w:rsidDel="00F90FDC" w:rsidRDefault="00E57D62">
            <w:pPr>
              <w:pStyle w:val="ListParagraph"/>
              <w:numPr>
                <w:ilvl w:val="0"/>
                <w:numId w:val="43"/>
              </w:numPr>
              <w:ind w:left="346"/>
              <w:jc w:val="left"/>
              <w:rPr>
                <w:del w:id="1602" w:author="ditaoktaria" w:date="2015-06-26T14:26:00Z"/>
                <w:rFonts w:eastAsia="Times New Roman" w:cstheme="majorBidi"/>
                <w:b/>
                <w:i/>
                <w:iCs/>
                <w:color w:val="404040" w:themeColor="text1" w:themeTint="BF"/>
                <w:sz w:val="22"/>
              </w:rPr>
              <w:pPrChange w:id="1603" w:author="ditaoktaria" w:date="2015-02-27T18:13:00Z">
                <w:pPr>
                  <w:keepNext/>
                  <w:keepLines/>
                  <w:autoSpaceDE w:val="0"/>
                  <w:autoSpaceDN w:val="0"/>
                  <w:adjustRightInd w:val="0"/>
                  <w:spacing w:before="200"/>
                  <w:ind w:firstLine="0"/>
                  <w:jc w:val="left"/>
                  <w:outlineLvl w:val="4"/>
                </w:pPr>
              </w:pPrChange>
            </w:pPr>
            <w:del w:id="1604" w:author="ditaoktaria" w:date="2015-06-26T14:26:00Z">
              <w:r w:rsidDel="00F90FDC">
                <w:rPr>
                  <w:sz w:val="22"/>
                </w:rPr>
                <w:delText xml:space="preserve">Sistem akan memberikan pemberitahuan kepada aktor bahwa ukuran </w:delText>
              </w:r>
              <w:r w:rsidDel="00F90FDC">
                <w:rPr>
                  <w:i/>
                  <w:sz w:val="22"/>
                </w:rPr>
                <w:delText xml:space="preserve">file </w:delText>
              </w:r>
              <w:r w:rsidDel="00F90FDC">
                <w:rPr>
                  <w:sz w:val="22"/>
                </w:rPr>
                <w:delText>yang diunggah melebihi batas maksimum yang diizinkan oleh sistem.</w:delText>
              </w:r>
            </w:del>
          </w:p>
          <w:p w14:paraId="69E42187" w14:textId="20F30BF8" w:rsidR="00071619" w:rsidDel="00F90FDC" w:rsidRDefault="00E57D62">
            <w:pPr>
              <w:pStyle w:val="ListParagraph"/>
              <w:numPr>
                <w:ilvl w:val="0"/>
                <w:numId w:val="43"/>
              </w:numPr>
              <w:ind w:left="346"/>
              <w:jc w:val="left"/>
              <w:rPr>
                <w:del w:id="1605" w:author="ditaoktaria" w:date="2015-06-26T14:26:00Z"/>
                <w:rFonts w:eastAsia="Times New Roman" w:cstheme="majorBidi"/>
                <w:b/>
                <w:i/>
                <w:iCs/>
                <w:color w:val="404040" w:themeColor="text1" w:themeTint="BF"/>
                <w:sz w:val="22"/>
              </w:rPr>
              <w:pPrChange w:id="1606" w:author="ditaoktaria" w:date="2015-02-27T18:13:00Z">
                <w:pPr>
                  <w:keepNext/>
                  <w:keepLines/>
                  <w:autoSpaceDE w:val="0"/>
                  <w:autoSpaceDN w:val="0"/>
                  <w:adjustRightInd w:val="0"/>
                  <w:spacing w:before="200"/>
                  <w:ind w:firstLine="0"/>
                  <w:jc w:val="left"/>
                  <w:outlineLvl w:val="4"/>
                </w:pPr>
              </w:pPrChange>
            </w:pPr>
            <w:del w:id="1607" w:author="ditaoktaria" w:date="2015-06-26T14:26:00Z">
              <w:r w:rsidRPr="00E57D62" w:rsidDel="00F90FDC">
                <w:rPr>
                  <w:sz w:val="22"/>
                  <w:rPrChange w:id="1608" w:author="ditaoktaria" w:date="2015-02-27T18:10:00Z">
                    <w:rPr/>
                  </w:rPrChange>
                </w:rPr>
                <w:delText xml:space="preserve">Sistem </w:delText>
              </w:r>
              <w:r w:rsidDel="00F90FDC">
                <w:rPr>
                  <w:sz w:val="22"/>
                </w:rPr>
                <w:delText xml:space="preserve">memberikan pemberitahuan kepada </w:delText>
              </w:r>
              <w:r w:rsidRPr="00E57D62" w:rsidDel="00F90FDC">
                <w:rPr>
                  <w:sz w:val="22"/>
                  <w:rPrChange w:id="1609" w:author="ditaoktaria" w:date="2015-02-27T18:10:00Z">
                    <w:rPr/>
                  </w:rPrChange>
                </w:rPr>
                <w:delText xml:space="preserve">aktor </w:delText>
              </w:r>
              <w:r w:rsidDel="00F90FDC">
                <w:rPr>
                  <w:sz w:val="22"/>
                </w:rPr>
                <w:delText>berapa ukuran</w:delText>
              </w:r>
              <w:r w:rsidRPr="00E57D62" w:rsidDel="00F90FDC">
                <w:rPr>
                  <w:sz w:val="22"/>
                  <w:rPrChange w:id="1610" w:author="ditaoktaria" w:date="2015-02-27T18:10:00Z">
                    <w:rPr/>
                  </w:rPrChange>
                </w:rPr>
                <w:delText xml:space="preserve"> </w:delText>
              </w:r>
              <w:r w:rsidR="00FB6FFC" w:rsidDel="00F90FDC">
                <w:rPr>
                  <w:i/>
                  <w:sz w:val="22"/>
                </w:rPr>
                <w:delText xml:space="preserve">file </w:delText>
              </w:r>
              <w:r w:rsidRPr="00E57D62" w:rsidDel="00F90FDC">
                <w:rPr>
                  <w:sz w:val="22"/>
                  <w:rPrChange w:id="1611" w:author="ditaoktaria" w:date="2015-02-27T18:10:00Z">
                    <w:rPr/>
                  </w:rPrChange>
                </w:rPr>
                <w:delText>yang diizinkan untuk diunggah ke dalam sistem.</w:delText>
              </w:r>
            </w:del>
          </w:p>
          <w:p w14:paraId="6FE721C4" w14:textId="65D86085" w:rsidR="00E57D62" w:rsidDel="00F90FDC" w:rsidRDefault="00E57D62" w:rsidP="00AA2C2D">
            <w:pPr>
              <w:pStyle w:val="ListParagraph"/>
              <w:numPr>
                <w:ilvl w:val="0"/>
                <w:numId w:val="43"/>
              </w:numPr>
              <w:ind w:left="346"/>
              <w:jc w:val="left"/>
              <w:rPr>
                <w:del w:id="1612" w:author="ditaoktaria" w:date="2015-06-26T14:26:00Z"/>
                <w:sz w:val="22"/>
              </w:rPr>
            </w:pPr>
            <w:del w:id="1613" w:author="ditaoktaria" w:date="2015-06-26T14:26:00Z">
              <w:r w:rsidDel="00F90FDC">
                <w:rPr>
                  <w:sz w:val="22"/>
                </w:rPr>
                <w:delText>Sistem mengizinkan aktor untuk menutup notifikasi.</w:delText>
              </w:r>
            </w:del>
          </w:p>
          <w:p w14:paraId="1107415C" w14:textId="2C43379D" w:rsidR="00E57D62" w:rsidDel="00F90FDC" w:rsidRDefault="00E57D62" w:rsidP="00AA2C2D">
            <w:pPr>
              <w:pStyle w:val="ListParagraph"/>
              <w:numPr>
                <w:ilvl w:val="0"/>
                <w:numId w:val="43"/>
              </w:numPr>
              <w:ind w:left="346"/>
              <w:jc w:val="left"/>
              <w:rPr>
                <w:del w:id="1614" w:author="ditaoktaria" w:date="2015-06-26T14:26:00Z"/>
                <w:sz w:val="22"/>
              </w:rPr>
            </w:pPr>
            <w:del w:id="1615" w:author="ditaoktaria" w:date="2015-06-26T14:26:00Z">
              <w:r w:rsidDel="00F90FDC">
                <w:rPr>
                  <w:sz w:val="22"/>
                </w:rPr>
                <w:delText>Aktor menutup notifikasi.</w:delText>
              </w:r>
            </w:del>
          </w:p>
          <w:p w14:paraId="02463A7D" w14:textId="25ADDE76" w:rsidR="00E57D62" w:rsidRPr="00E57D62" w:rsidDel="00F90FDC" w:rsidRDefault="00E57D62">
            <w:pPr>
              <w:pStyle w:val="ListParagraph"/>
              <w:numPr>
                <w:ilvl w:val="0"/>
                <w:numId w:val="43"/>
              </w:numPr>
              <w:ind w:left="346"/>
              <w:jc w:val="left"/>
              <w:rPr>
                <w:del w:id="1616" w:author="ditaoktaria" w:date="2015-06-26T14:26:00Z"/>
                <w:sz w:val="22"/>
                <w:rPrChange w:id="1617" w:author="ditaoktaria" w:date="2015-02-27T18:10:00Z">
                  <w:rPr>
                    <w:del w:id="1618" w:author="ditaoktaria" w:date="2015-06-26T14:26:00Z"/>
                    <w:rFonts w:eastAsia="Times New Roman" w:cstheme="majorBidi"/>
                    <w:b/>
                    <w:i/>
                    <w:iCs/>
                    <w:color w:val="404040" w:themeColor="text1" w:themeTint="BF"/>
                  </w:rPr>
                </w:rPrChange>
              </w:rPr>
              <w:pPrChange w:id="1619" w:author="ditaoktaria" w:date="2015-02-27T18:13:00Z">
                <w:pPr>
                  <w:keepNext/>
                  <w:keepLines/>
                  <w:autoSpaceDE w:val="0"/>
                  <w:autoSpaceDN w:val="0"/>
                  <w:adjustRightInd w:val="0"/>
                  <w:spacing w:before="200"/>
                  <w:ind w:firstLine="0"/>
                  <w:jc w:val="left"/>
                  <w:outlineLvl w:val="4"/>
                </w:pPr>
              </w:pPrChange>
            </w:pPr>
            <w:del w:id="1620" w:author="ditaoktaria" w:date="2015-06-26T14:26:00Z">
              <w:r w:rsidDel="00F90FDC">
                <w:rPr>
                  <w:sz w:val="22"/>
                </w:rPr>
                <w:delText>Skenario kembali ke alur utama (</w:delText>
              </w:r>
              <w:r w:rsidDel="00F90FDC">
                <w:rPr>
                  <w:i/>
                  <w:sz w:val="22"/>
                </w:rPr>
                <w:delText>basic flow</w:delText>
              </w:r>
              <w:r w:rsidDel="00F90FDC">
                <w:rPr>
                  <w:sz w:val="22"/>
                </w:rPr>
                <w:delText>).</w:delText>
              </w:r>
            </w:del>
          </w:p>
        </w:tc>
      </w:tr>
      <w:tr w:rsidR="00071619" w:rsidRPr="00193933" w:rsidDel="00F90FDC" w14:paraId="4227F6FE" w14:textId="70016B4D" w:rsidTr="00F40841">
        <w:trPr>
          <w:del w:id="1621" w:author="ditaoktaria" w:date="2015-06-26T14:26:00Z"/>
        </w:trPr>
        <w:tc>
          <w:tcPr>
            <w:tcW w:w="1922" w:type="dxa"/>
            <w:shd w:val="clear" w:color="auto" w:fill="auto"/>
            <w:vAlign w:val="center"/>
          </w:tcPr>
          <w:p w14:paraId="27A1267C" w14:textId="638B7AA2" w:rsidR="00071619" w:rsidRPr="00EF5353" w:rsidDel="00F90FDC" w:rsidRDefault="00071619" w:rsidP="00F40841">
            <w:pPr>
              <w:keepNext/>
              <w:keepLines/>
              <w:spacing w:before="200"/>
              <w:ind w:firstLine="0"/>
              <w:jc w:val="left"/>
              <w:outlineLvl w:val="4"/>
              <w:rPr>
                <w:del w:id="1622" w:author="ditaoktaria" w:date="2015-06-26T14:26:00Z"/>
                <w:b/>
                <w:sz w:val="22"/>
              </w:rPr>
            </w:pPr>
            <w:del w:id="1623" w:author="ditaoktaria" w:date="2015-06-26T14:26:00Z">
              <w:r w:rsidRPr="00411B04" w:rsidDel="00F90FDC">
                <w:rPr>
                  <w:b/>
                  <w:sz w:val="22"/>
                </w:rPr>
                <w:delText>Kondisi Akhir</w:delText>
              </w:r>
            </w:del>
          </w:p>
          <w:p w14:paraId="6C4E23B5" w14:textId="22C4D8CB" w:rsidR="00071619" w:rsidRPr="00411B04" w:rsidDel="00F90FDC" w:rsidRDefault="00071619" w:rsidP="00F40841">
            <w:pPr>
              <w:ind w:firstLine="0"/>
              <w:jc w:val="left"/>
              <w:rPr>
                <w:del w:id="1624" w:author="ditaoktaria" w:date="2015-06-26T14:26:00Z"/>
                <w:b/>
                <w:sz w:val="22"/>
              </w:rPr>
            </w:pPr>
            <w:del w:id="1625" w:author="ditaoktaria" w:date="2015-06-26T14:26:00Z">
              <w:r w:rsidRPr="00411B04" w:rsidDel="00F90FDC">
                <w:rPr>
                  <w:b/>
                  <w:i/>
                  <w:sz w:val="22"/>
                </w:rPr>
                <w:delText>(Post-Conditions)</w:delText>
              </w:r>
            </w:del>
          </w:p>
        </w:tc>
        <w:tc>
          <w:tcPr>
            <w:tcW w:w="6008" w:type="dxa"/>
            <w:vAlign w:val="center"/>
          </w:tcPr>
          <w:p w14:paraId="0CBCCD98" w14:textId="017B3DE0" w:rsidR="00071619" w:rsidRPr="00EF5353" w:rsidDel="00F90FDC" w:rsidRDefault="00071619" w:rsidP="003218BB">
            <w:pPr>
              <w:ind w:firstLine="0"/>
              <w:jc w:val="left"/>
              <w:rPr>
                <w:del w:id="1626" w:author="ditaoktaria" w:date="2015-06-26T14:26:00Z"/>
                <w:sz w:val="22"/>
              </w:rPr>
            </w:pPr>
            <w:del w:id="1627" w:author="ditaoktaria" w:date="2015-06-26T14:26:00Z">
              <w:r w:rsidDel="00F90FDC">
                <w:rPr>
                  <w:sz w:val="22"/>
                </w:rPr>
                <w:delText xml:space="preserve">Jika </w:delText>
              </w:r>
              <w:r w:rsidDel="00F90FDC">
                <w:rPr>
                  <w:i/>
                  <w:sz w:val="22"/>
                </w:rPr>
                <w:delText xml:space="preserve">use case </w:delText>
              </w:r>
              <w:r w:rsidDel="00F90FDC">
                <w:rPr>
                  <w:sz w:val="22"/>
                </w:rPr>
                <w:delText xml:space="preserve">berhasil, </w:delText>
              </w:r>
              <w:r w:rsidDel="00F90FDC">
                <w:rPr>
                  <w:i/>
                  <w:sz w:val="22"/>
                </w:rPr>
                <w:delText xml:space="preserve">file </w:delText>
              </w:r>
              <w:r w:rsidDel="00F90FDC">
                <w:rPr>
                  <w:sz w:val="22"/>
                </w:rPr>
                <w:delText>materi akan ditambahkan</w:delText>
              </w:r>
              <w:r w:rsidR="003218BB" w:rsidDel="00F90FDC">
                <w:rPr>
                  <w:sz w:val="22"/>
                </w:rPr>
                <w:delText xml:space="preserve"> ke dalam</w:delText>
              </w:r>
              <w:r w:rsidDel="00F90FDC">
                <w:rPr>
                  <w:sz w:val="22"/>
                </w:rPr>
                <w:delText xml:space="preserve"> sistem</w:delText>
              </w:r>
              <w:r w:rsidR="003218BB" w:rsidDel="00F90FDC">
                <w:rPr>
                  <w:sz w:val="22"/>
                </w:rPr>
                <w:delText>.</w:delText>
              </w:r>
            </w:del>
          </w:p>
        </w:tc>
      </w:tr>
    </w:tbl>
    <w:p w14:paraId="77DDB642" w14:textId="77777777" w:rsidR="00E2503C" w:rsidRDefault="00E2503C" w:rsidP="00E2503C">
      <w:pPr>
        <w:pStyle w:val="Heading6"/>
        <w:numPr>
          <w:ilvl w:val="0"/>
          <w:numId w:val="24"/>
        </w:numPr>
        <w:ind w:left="720"/>
      </w:pPr>
      <w:r w:rsidRPr="00BF7104">
        <w:t xml:space="preserve">Skenario </w:t>
      </w:r>
      <w:r w:rsidRPr="001F50E9">
        <w:rPr>
          <w:i/>
        </w:rPr>
        <w:t>Use Case</w:t>
      </w:r>
      <w:r w:rsidRPr="00BF7104">
        <w:t xml:space="preserve"> Kelola Materi</w:t>
      </w:r>
    </w:p>
    <w:p w14:paraId="40526C4F" w14:textId="77777777" w:rsidR="00B642C8" w:rsidDel="0001688F" w:rsidRDefault="00B01444">
      <w:pPr>
        <w:rPr>
          <w:del w:id="1628" w:author="ditaoktaria oktaria" w:date="2015-05-21T09:13:00Z"/>
        </w:rPr>
        <w:pPrChange w:id="1629" w:author="ditaoktaria oktaria" w:date="2015-07-14T14:39:00Z">
          <w:pPr>
            <w:pStyle w:val="Heading6"/>
            <w:numPr>
              <w:numId w:val="24"/>
            </w:numPr>
            <w:ind w:left="720" w:hanging="360"/>
          </w:pPr>
        </w:pPrChange>
      </w:pPr>
      <w:r>
        <w:t xml:space="preserve">Kebutuhan fungsional </w:t>
      </w:r>
      <w:r w:rsidR="009D7607">
        <w:t xml:space="preserve">selanjutnya </w:t>
      </w:r>
      <w:r>
        <w:t xml:space="preserve">yang harus disediakan oleh sistem adalah pengguna harus dapat mengelola materi yang direpresentasikan dengan </w:t>
      </w:r>
      <w:r>
        <w:rPr>
          <w:i/>
        </w:rPr>
        <w:t xml:space="preserve">use case </w:t>
      </w:r>
      <w:r>
        <w:t xml:space="preserve">kelola materi. Skenario </w:t>
      </w:r>
      <w:r>
        <w:rPr>
          <w:i/>
        </w:rPr>
        <w:t xml:space="preserve">use case </w:t>
      </w:r>
      <w:r>
        <w:t xml:space="preserve">kelola materi ditunjukkan pada </w:t>
      </w:r>
      <w:r w:rsidR="00394DBF">
        <w:t>T</w:t>
      </w:r>
      <w:ins w:id="1630" w:author="ditaoktaria" w:date="2015-03-27T08:35:00Z">
        <w:r>
          <w:t>ab</w:t>
        </w:r>
      </w:ins>
      <w:ins w:id="1631" w:author="ditaoktaria" w:date="2015-03-27T08:38:00Z">
        <w:r>
          <w:t>e</w:t>
        </w:r>
      </w:ins>
      <w:ins w:id="1632" w:author="ditaoktaria" w:date="2015-03-27T08:35:00Z">
        <w:r>
          <w:t>l</w:t>
        </w:r>
      </w:ins>
      <w:ins w:id="1633" w:author="ditaoktaria" w:date="2015-03-27T08:38:00Z">
        <w:r w:rsidR="00F05CE1">
          <w:t xml:space="preserve"> 4.4</w:t>
        </w:r>
        <w:r>
          <w:t>.</w:t>
        </w:r>
      </w:ins>
    </w:p>
    <w:p w14:paraId="400A2494" w14:textId="77777777" w:rsidR="00196476" w:rsidRDefault="00196476">
      <w:pPr>
        <w:rPr>
          <w:ins w:id="1634" w:author="ditaoktaria oktaria" w:date="2015-07-14T14:39:00Z"/>
        </w:rPr>
        <w:pPrChange w:id="1635" w:author="ditaoktaria oktaria" w:date="2015-07-14T14:39:00Z">
          <w:pPr>
            <w:pStyle w:val="Caption"/>
            <w:keepNext/>
          </w:pPr>
        </w:pPrChange>
      </w:pPr>
    </w:p>
    <w:p w14:paraId="11F269C4" w14:textId="75DB567B" w:rsidR="00001172" w:rsidDel="00B642C8" w:rsidRDefault="0001688F">
      <w:pPr>
        <w:jc w:val="center"/>
        <w:rPr>
          <w:ins w:id="1636" w:author="Aryo Pinandito" w:date="2015-05-01T10:05:00Z"/>
          <w:del w:id="1637" w:author="ditaoktaria oktaria" w:date="2015-05-21T09:12:00Z"/>
        </w:rPr>
        <w:pPrChange w:id="1638" w:author="ditaoktaria" w:date="2015-07-10T12:43:00Z">
          <w:pPr>
            <w:pStyle w:val="Heading6"/>
            <w:numPr>
              <w:numId w:val="24"/>
            </w:numPr>
            <w:ind w:left="720" w:hanging="360"/>
          </w:pPr>
        </w:pPrChange>
      </w:pPr>
      <w:del w:id="1639" w:author="ditaoktaria oktaria" w:date="2015-07-14T14:39:00Z">
        <w:r w:rsidDel="00196476">
          <w:rPr>
            <w:rStyle w:val="CommentReference"/>
            <w:b/>
            <w:iCs/>
          </w:rPr>
          <w:commentReference w:id="1640"/>
        </w:r>
      </w:del>
    </w:p>
    <w:p w14:paraId="6CE71789" w14:textId="7A91A23E" w:rsidR="00F05CE1" w:rsidRPr="00BE351A" w:rsidDel="00196476" w:rsidRDefault="00F05CE1">
      <w:pPr>
        <w:pStyle w:val="Caption"/>
        <w:keepNext/>
        <w:spacing w:after="0"/>
        <w:rPr>
          <w:ins w:id="1641" w:author="ditaoktaria" w:date="2015-07-06T10:17:00Z"/>
          <w:del w:id="1642" w:author="ditaoktaria oktaria" w:date="2015-07-14T14:39:00Z"/>
        </w:rPr>
        <w:pPrChange w:id="1643" w:author="ditaoktaria" w:date="2015-07-10T12:43:00Z">
          <w:pPr>
            <w:pStyle w:val="Caption"/>
            <w:keepNext/>
          </w:pPr>
        </w:pPrChange>
      </w:pPr>
    </w:p>
    <w:p w14:paraId="7317CCC7" w14:textId="499575A4" w:rsidR="00997CEC" w:rsidRPr="00997CEC" w:rsidRDefault="00997CEC">
      <w:pPr>
        <w:pStyle w:val="Caption"/>
        <w:keepNext/>
        <w:spacing w:after="0"/>
        <w:rPr>
          <w:ins w:id="1644" w:author="ditaoktaria" w:date="2015-07-10T12:30:00Z"/>
          <w:b w:val="0"/>
        </w:rPr>
        <w:pPrChange w:id="1645" w:author="ditaoktaria" w:date="2015-07-10T12:43:00Z">
          <w:pPr>
            <w:pStyle w:val="Caption"/>
            <w:keepNext/>
          </w:pPr>
        </w:pPrChange>
      </w:pPr>
      <w:ins w:id="1646" w:author="ditaoktaria" w:date="2015-07-10T12:30:00Z">
        <w:r>
          <w:t xml:space="preserve">Tabel 4. </w:t>
        </w:r>
        <w:r>
          <w:fldChar w:fldCharType="begin"/>
        </w:r>
        <w:r>
          <w:instrText xml:space="preserve"> SEQ Tabel_4. \* ARABIC </w:instrText>
        </w:r>
      </w:ins>
      <w:r>
        <w:fldChar w:fldCharType="separate"/>
      </w:r>
      <w:ins w:id="1647" w:author="ditaoktaria" w:date="2015-07-29T10:19:00Z">
        <w:r w:rsidR="006819DC">
          <w:rPr>
            <w:noProof/>
          </w:rPr>
          <w:t>4</w:t>
        </w:r>
      </w:ins>
      <w:ins w:id="1648" w:author="ditaoktaria" w:date="2015-07-10T12:30:00Z">
        <w:r>
          <w:fldChar w:fldCharType="end"/>
        </w:r>
        <w:r>
          <w:t xml:space="preserve"> </w:t>
        </w:r>
        <w:r>
          <w:rPr>
            <w:b w:val="0"/>
          </w:rPr>
          <w:t xml:space="preserve">Skenario </w:t>
        </w:r>
        <w:r>
          <w:rPr>
            <w:b w:val="0"/>
            <w:i/>
          </w:rPr>
          <w:t xml:space="preserve">Use Case </w:t>
        </w:r>
        <w:r>
          <w:rPr>
            <w:b w:val="0"/>
          </w:rPr>
          <w:t>Kelola Materi</w:t>
        </w:r>
      </w:ins>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649" w:author="ditaoktaria" w:date="2015-07-10T12:3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1650">
          <w:tblGrid>
            <w:gridCol w:w="1922"/>
            <w:gridCol w:w="6008"/>
          </w:tblGrid>
        </w:tblGridChange>
      </w:tblGrid>
      <w:tr w:rsidR="00E2503C" w:rsidRPr="00193933" w14:paraId="7AA0C0A3" w14:textId="77777777" w:rsidTr="00997CEC">
        <w:trPr>
          <w:trHeight w:val="416"/>
        </w:trPr>
        <w:tc>
          <w:tcPr>
            <w:tcW w:w="1922" w:type="dxa"/>
            <w:shd w:val="clear" w:color="auto" w:fill="BFBFBF"/>
            <w:vAlign w:val="center"/>
            <w:tcPrChange w:id="1651" w:author="ditaoktaria" w:date="2015-07-10T12:34:00Z">
              <w:tcPr>
                <w:tcW w:w="1922" w:type="dxa"/>
                <w:shd w:val="clear" w:color="auto" w:fill="BFBFBF"/>
                <w:vAlign w:val="center"/>
              </w:tcPr>
            </w:tcPrChange>
          </w:tcPr>
          <w:p w14:paraId="6B7B3563" w14:textId="77777777" w:rsidR="00E2503C" w:rsidRPr="00D11FA6" w:rsidRDefault="00E2503C">
            <w:pPr>
              <w:keepNext/>
              <w:keepLines/>
              <w:ind w:firstLine="0"/>
              <w:jc w:val="left"/>
              <w:outlineLvl w:val="4"/>
              <w:rPr>
                <w:rFonts w:eastAsia="Times New Roman"/>
                <w:b/>
                <w:iCs/>
                <w:sz w:val="22"/>
              </w:rPr>
              <w:pPrChange w:id="1652" w:author="ditaoktaria" w:date="2015-07-10T12:43:00Z">
                <w:pPr>
                  <w:keepNext/>
                  <w:keepLines/>
                  <w:framePr w:hSpace="180" w:wrap="around" w:vAnchor="text" w:hAnchor="text" w:y="1"/>
                  <w:spacing w:before="200"/>
                  <w:ind w:firstLine="0"/>
                  <w:suppressOverlap/>
                  <w:jc w:val="left"/>
                  <w:outlineLvl w:val="4"/>
                </w:pPr>
              </w:pPrChange>
            </w:pPr>
            <w:r w:rsidRPr="00411B04">
              <w:rPr>
                <w:b/>
                <w:sz w:val="22"/>
              </w:rPr>
              <w:t>Nama</w:t>
            </w:r>
          </w:p>
        </w:tc>
        <w:tc>
          <w:tcPr>
            <w:tcW w:w="6008" w:type="dxa"/>
            <w:vAlign w:val="center"/>
            <w:tcPrChange w:id="1653" w:author="ditaoktaria" w:date="2015-07-10T12:34:00Z">
              <w:tcPr>
                <w:tcW w:w="6008" w:type="dxa"/>
                <w:vAlign w:val="center"/>
              </w:tcPr>
            </w:tcPrChange>
          </w:tcPr>
          <w:p w14:paraId="70BC15E4" w14:textId="77777777" w:rsidR="00E2503C" w:rsidRPr="00D11FA6" w:rsidRDefault="00E2503C">
            <w:pPr>
              <w:keepNext/>
              <w:keepLines/>
              <w:ind w:firstLine="0"/>
              <w:jc w:val="left"/>
              <w:outlineLvl w:val="4"/>
              <w:rPr>
                <w:rFonts w:eastAsia="Times New Roman"/>
                <w:b/>
                <w:iCs/>
                <w:sz w:val="22"/>
              </w:rPr>
              <w:pPrChange w:id="1654"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55" w:author="ditaoktaria oktaria" w:date="2015-02-25T15:24:00Z">
                  <w:rPr/>
                </w:rPrChange>
              </w:rPr>
              <w:t>Kelola Materi</w:t>
            </w:r>
          </w:p>
        </w:tc>
      </w:tr>
      <w:tr w:rsidR="00E2503C" w:rsidRPr="00193933" w14:paraId="5E4922B2" w14:textId="77777777" w:rsidTr="00997CEC">
        <w:tc>
          <w:tcPr>
            <w:tcW w:w="1922" w:type="dxa"/>
            <w:shd w:val="clear" w:color="auto" w:fill="BFBFBF"/>
            <w:vAlign w:val="center"/>
            <w:tcPrChange w:id="1656" w:author="ditaoktaria" w:date="2015-07-10T12:28:00Z">
              <w:tcPr>
                <w:tcW w:w="1922" w:type="dxa"/>
                <w:shd w:val="clear" w:color="auto" w:fill="BFBFBF"/>
                <w:vAlign w:val="center"/>
              </w:tcPr>
            </w:tcPrChange>
          </w:tcPr>
          <w:p w14:paraId="040B3451" w14:textId="77777777" w:rsidR="00E2503C" w:rsidRPr="00411B04" w:rsidRDefault="00E2503C">
            <w:pPr>
              <w:keepNext/>
              <w:keepLines/>
              <w:ind w:firstLine="0"/>
              <w:jc w:val="left"/>
              <w:outlineLvl w:val="4"/>
              <w:rPr>
                <w:b/>
                <w:sz w:val="22"/>
                <w:rPrChange w:id="1657" w:author="ditaoktaria oktaria" w:date="2015-02-25T15:24:00Z">
                  <w:rPr>
                    <w:rFonts w:eastAsia="Times New Roman" w:cstheme="majorBidi"/>
                    <w:b/>
                    <w:i/>
                    <w:iCs/>
                    <w:color w:val="404040" w:themeColor="text1" w:themeTint="BF"/>
                  </w:rPr>
                </w:rPrChange>
              </w:rPr>
              <w:pPrChange w:id="1658" w:author="ditaoktaria" w:date="2015-07-10T12:43:00Z">
                <w:pPr>
                  <w:keepNext/>
                  <w:keepLines/>
                  <w:numPr>
                    <w:numId w:val="18"/>
                  </w:numPr>
                  <w:spacing w:before="200"/>
                  <w:ind w:left="720" w:firstLine="0"/>
                  <w:jc w:val="left"/>
                  <w:outlineLvl w:val="4"/>
                </w:pPr>
              </w:pPrChange>
            </w:pPr>
            <w:r w:rsidRPr="00411B04">
              <w:rPr>
                <w:b/>
                <w:sz w:val="22"/>
              </w:rPr>
              <w:t>Kode SRS</w:t>
            </w:r>
          </w:p>
        </w:tc>
        <w:tc>
          <w:tcPr>
            <w:tcW w:w="6008" w:type="dxa"/>
            <w:vAlign w:val="center"/>
            <w:tcPrChange w:id="1659" w:author="ditaoktaria" w:date="2015-07-10T12:28:00Z">
              <w:tcPr>
                <w:tcW w:w="6008" w:type="dxa"/>
                <w:vAlign w:val="center"/>
              </w:tcPr>
            </w:tcPrChange>
          </w:tcPr>
          <w:p w14:paraId="3CE2A7B8" w14:textId="70A3D8DD" w:rsidR="00E2503C" w:rsidRPr="00411B04" w:rsidRDefault="00021F9C">
            <w:pPr>
              <w:keepNext/>
              <w:keepLines/>
              <w:ind w:firstLine="0"/>
              <w:jc w:val="left"/>
              <w:outlineLvl w:val="4"/>
              <w:rPr>
                <w:sz w:val="22"/>
                <w:rPrChange w:id="1660" w:author="ditaoktaria oktaria" w:date="2015-02-25T15:24:00Z">
                  <w:rPr>
                    <w:rFonts w:eastAsia="Times New Roman"/>
                    <w:b/>
                    <w:iCs/>
                  </w:rPr>
                </w:rPrChange>
              </w:rPr>
              <w:pPrChange w:id="1661" w:author="ditaoktaria" w:date="2015-07-10T12:43:00Z">
                <w:pPr>
                  <w:keepNext/>
                  <w:keepLines/>
                  <w:framePr w:hSpace="180" w:wrap="around" w:vAnchor="text" w:hAnchor="text" w:y="1"/>
                  <w:spacing w:before="200"/>
                  <w:ind w:firstLine="0"/>
                  <w:suppressOverlap/>
                  <w:jc w:val="left"/>
                  <w:outlineLvl w:val="4"/>
                </w:pPr>
              </w:pPrChange>
            </w:pPr>
            <w:r w:rsidRPr="00042C6C">
              <w:rPr>
                <w:sz w:val="22"/>
              </w:rPr>
              <w:t>SRS_002_002</w:t>
            </w:r>
          </w:p>
        </w:tc>
      </w:tr>
      <w:tr w:rsidR="00E2503C" w:rsidRPr="00193933" w14:paraId="662A77D3" w14:textId="77777777" w:rsidTr="00997CEC">
        <w:tc>
          <w:tcPr>
            <w:tcW w:w="1922" w:type="dxa"/>
            <w:shd w:val="clear" w:color="auto" w:fill="BFBFBF"/>
            <w:vAlign w:val="center"/>
            <w:tcPrChange w:id="1662" w:author="ditaoktaria" w:date="2015-07-10T12:28:00Z">
              <w:tcPr>
                <w:tcW w:w="1922" w:type="dxa"/>
                <w:shd w:val="clear" w:color="auto" w:fill="BFBFBF"/>
                <w:vAlign w:val="center"/>
              </w:tcPr>
            </w:tcPrChange>
          </w:tcPr>
          <w:p w14:paraId="36C4F33C" w14:textId="77777777" w:rsidR="00E2503C" w:rsidRPr="00411B04" w:rsidRDefault="00E2503C">
            <w:pPr>
              <w:keepNext/>
              <w:keepLines/>
              <w:ind w:firstLine="0"/>
              <w:jc w:val="left"/>
              <w:outlineLvl w:val="4"/>
              <w:rPr>
                <w:b/>
                <w:sz w:val="22"/>
                <w:rPrChange w:id="1663" w:author="ditaoktaria oktaria" w:date="2015-02-25T15:24:00Z">
                  <w:rPr>
                    <w:rFonts w:eastAsia="Times New Roman" w:cstheme="majorBidi"/>
                    <w:b/>
                    <w:i/>
                    <w:iCs/>
                    <w:color w:val="404040" w:themeColor="text1" w:themeTint="BF"/>
                  </w:rPr>
                </w:rPrChange>
              </w:rPr>
              <w:pPrChange w:id="1664" w:author="ditaoktaria" w:date="2015-07-10T12:43:00Z">
                <w:pPr>
                  <w:keepNext/>
                  <w:keepLines/>
                  <w:numPr>
                    <w:numId w:val="18"/>
                  </w:numPr>
                  <w:spacing w:before="200"/>
                  <w:ind w:left="720" w:firstLine="0"/>
                  <w:jc w:val="left"/>
                  <w:outlineLvl w:val="4"/>
                </w:pPr>
              </w:pPrChange>
            </w:pPr>
            <w:r w:rsidRPr="00411B04">
              <w:rPr>
                <w:b/>
                <w:sz w:val="22"/>
              </w:rPr>
              <w:t>Tujuan</w:t>
            </w:r>
          </w:p>
        </w:tc>
        <w:tc>
          <w:tcPr>
            <w:tcW w:w="6008" w:type="dxa"/>
            <w:vAlign w:val="center"/>
            <w:tcPrChange w:id="1665" w:author="ditaoktaria" w:date="2015-07-10T12:28:00Z">
              <w:tcPr>
                <w:tcW w:w="6008" w:type="dxa"/>
                <w:vAlign w:val="center"/>
              </w:tcPr>
            </w:tcPrChange>
          </w:tcPr>
          <w:p w14:paraId="3CB42634" w14:textId="77777777" w:rsidR="00E2503C" w:rsidRPr="00411B04" w:rsidRDefault="00E2503C">
            <w:pPr>
              <w:keepNext/>
              <w:keepLines/>
              <w:ind w:firstLine="0"/>
              <w:jc w:val="left"/>
              <w:outlineLvl w:val="4"/>
              <w:rPr>
                <w:sz w:val="22"/>
                <w:rPrChange w:id="1666" w:author="ditaoktaria oktaria" w:date="2015-02-25T15:24:00Z">
                  <w:rPr>
                    <w:rFonts w:eastAsia="Times New Roman"/>
                    <w:b/>
                    <w:iCs/>
                  </w:rPr>
                </w:rPrChange>
              </w:rPr>
              <w:pPrChange w:id="1667"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68" w:author="ditaoktaria oktaria" w:date="2015-02-25T15:24:00Z">
                  <w:rPr/>
                </w:rPrChange>
              </w:rPr>
              <w:t>Mengelola Materi</w:t>
            </w:r>
          </w:p>
        </w:tc>
      </w:tr>
      <w:tr w:rsidR="00E2503C" w:rsidRPr="00193933" w14:paraId="1CBE6B76" w14:textId="77777777" w:rsidTr="00997CEC">
        <w:tc>
          <w:tcPr>
            <w:tcW w:w="1922" w:type="dxa"/>
            <w:shd w:val="clear" w:color="auto" w:fill="BFBFBF"/>
            <w:vAlign w:val="center"/>
            <w:tcPrChange w:id="1669" w:author="ditaoktaria" w:date="2015-07-10T12:28:00Z">
              <w:tcPr>
                <w:tcW w:w="1922" w:type="dxa"/>
                <w:shd w:val="clear" w:color="auto" w:fill="BFBFBF"/>
                <w:vAlign w:val="center"/>
              </w:tcPr>
            </w:tcPrChange>
          </w:tcPr>
          <w:p w14:paraId="6F15D143" w14:textId="0DD4C8BE" w:rsidR="00E2503C" w:rsidRPr="00D7113C" w:rsidRDefault="00E2503C">
            <w:pPr>
              <w:keepNext/>
              <w:keepLines/>
              <w:ind w:firstLine="0"/>
              <w:jc w:val="left"/>
              <w:outlineLvl w:val="4"/>
              <w:rPr>
                <w:b/>
                <w:sz w:val="22"/>
                <w:rPrChange w:id="1670" w:author="ditaoktaria oktaria" w:date="2015-03-09T16:39:00Z">
                  <w:rPr>
                    <w:rFonts w:eastAsia="Times New Roman" w:cstheme="majorBidi"/>
                    <w:b/>
                    <w:i/>
                    <w:iCs/>
                    <w:color w:val="404040" w:themeColor="text1" w:themeTint="BF"/>
                  </w:rPr>
                </w:rPrChange>
              </w:rPr>
              <w:pPrChange w:id="1671" w:author="ditaoktaria" w:date="2015-07-10T12:43:00Z">
                <w:pPr>
                  <w:keepNext/>
                  <w:keepLines/>
                  <w:numPr>
                    <w:numId w:val="18"/>
                  </w:numPr>
                  <w:spacing w:before="200"/>
                  <w:ind w:left="720" w:firstLine="0"/>
                  <w:jc w:val="left"/>
                  <w:outlineLvl w:val="4"/>
                </w:pPr>
              </w:pPrChange>
            </w:pPr>
            <w:r w:rsidRPr="00411B04">
              <w:rPr>
                <w:b/>
                <w:sz w:val="22"/>
              </w:rPr>
              <w:t>Deskripsi</w:t>
            </w:r>
            <w:r w:rsidR="00D7113C">
              <w:rPr>
                <w:b/>
                <w:sz w:val="22"/>
              </w:rPr>
              <w:t xml:space="preserve"> </w:t>
            </w:r>
            <w:r w:rsidRPr="00411B04">
              <w:rPr>
                <w:b/>
                <w:i/>
                <w:sz w:val="22"/>
              </w:rPr>
              <w:t>(Brief Description)</w:t>
            </w:r>
          </w:p>
        </w:tc>
        <w:tc>
          <w:tcPr>
            <w:tcW w:w="6008" w:type="dxa"/>
            <w:vAlign w:val="center"/>
            <w:tcPrChange w:id="1672" w:author="ditaoktaria" w:date="2015-07-10T12:28:00Z">
              <w:tcPr>
                <w:tcW w:w="6008" w:type="dxa"/>
                <w:vAlign w:val="center"/>
              </w:tcPr>
            </w:tcPrChange>
          </w:tcPr>
          <w:p w14:paraId="3309DF0B" w14:textId="77777777" w:rsidR="00E2503C" w:rsidRPr="00411B04" w:rsidRDefault="00E2503C">
            <w:pPr>
              <w:keepNext/>
              <w:keepLines/>
              <w:ind w:firstLine="0"/>
              <w:jc w:val="left"/>
              <w:outlineLvl w:val="4"/>
              <w:rPr>
                <w:sz w:val="22"/>
                <w:rPrChange w:id="1673" w:author="ditaoktaria oktaria" w:date="2015-02-25T15:24:00Z">
                  <w:rPr>
                    <w:rFonts w:eastAsia="Times New Roman"/>
                    <w:b/>
                    <w:iCs/>
                  </w:rPr>
                </w:rPrChange>
              </w:rPr>
              <w:pPrChange w:id="1674"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75" w:author="ditaoktaria oktaria" w:date="2015-02-25T15:24:00Z">
                  <w:rPr/>
                </w:rPrChange>
              </w:rPr>
              <w:t>Use case ini memungkinkan pengguna untuk mengelola materi, sehingga pengguna dapat mengunggah materi, menghapus materi, mengganti nama materi dan mengelompokkan materi dalam folder.</w:t>
            </w:r>
          </w:p>
        </w:tc>
      </w:tr>
      <w:tr w:rsidR="00E2503C" w:rsidRPr="00193933" w14:paraId="157D3A85" w14:textId="77777777" w:rsidTr="00997CEC">
        <w:tc>
          <w:tcPr>
            <w:tcW w:w="1922" w:type="dxa"/>
            <w:shd w:val="clear" w:color="auto" w:fill="BFBFBF"/>
            <w:vAlign w:val="center"/>
            <w:tcPrChange w:id="1676" w:author="ditaoktaria" w:date="2015-07-10T12:28:00Z">
              <w:tcPr>
                <w:tcW w:w="1922" w:type="dxa"/>
                <w:shd w:val="clear" w:color="auto" w:fill="BFBFBF"/>
                <w:vAlign w:val="center"/>
              </w:tcPr>
            </w:tcPrChange>
          </w:tcPr>
          <w:p w14:paraId="502D45C3" w14:textId="77777777" w:rsidR="00E2503C" w:rsidRPr="00411B04" w:rsidRDefault="00E2503C">
            <w:pPr>
              <w:keepNext/>
              <w:keepLines/>
              <w:ind w:firstLine="0"/>
              <w:jc w:val="left"/>
              <w:outlineLvl w:val="4"/>
              <w:rPr>
                <w:b/>
                <w:sz w:val="22"/>
                <w:rPrChange w:id="1677" w:author="ditaoktaria oktaria" w:date="2015-02-25T15:24:00Z">
                  <w:rPr>
                    <w:rFonts w:eastAsia="Times New Roman" w:cstheme="majorBidi"/>
                    <w:b/>
                    <w:i/>
                    <w:iCs/>
                    <w:color w:val="404040" w:themeColor="text1" w:themeTint="BF"/>
                  </w:rPr>
                </w:rPrChange>
              </w:rPr>
              <w:pPrChange w:id="1678" w:author="ditaoktaria" w:date="2015-07-10T12:43:00Z">
                <w:pPr>
                  <w:keepNext/>
                  <w:keepLines/>
                  <w:numPr>
                    <w:numId w:val="18"/>
                  </w:numPr>
                  <w:spacing w:before="200"/>
                  <w:ind w:left="720" w:firstLine="0"/>
                  <w:jc w:val="left"/>
                  <w:outlineLvl w:val="4"/>
                </w:pPr>
              </w:pPrChange>
            </w:pPr>
            <w:r w:rsidRPr="00411B04">
              <w:rPr>
                <w:b/>
                <w:sz w:val="22"/>
              </w:rPr>
              <w:t>Aktor</w:t>
            </w:r>
          </w:p>
        </w:tc>
        <w:tc>
          <w:tcPr>
            <w:tcW w:w="6008" w:type="dxa"/>
            <w:vAlign w:val="center"/>
            <w:tcPrChange w:id="1679" w:author="ditaoktaria" w:date="2015-07-10T12:28:00Z">
              <w:tcPr>
                <w:tcW w:w="6008" w:type="dxa"/>
                <w:vAlign w:val="center"/>
              </w:tcPr>
            </w:tcPrChange>
          </w:tcPr>
          <w:p w14:paraId="73DA3702" w14:textId="77777777" w:rsidR="00E2503C" w:rsidRPr="00411B04" w:rsidRDefault="00E2503C">
            <w:pPr>
              <w:keepNext/>
              <w:keepLines/>
              <w:ind w:firstLine="0"/>
              <w:jc w:val="left"/>
              <w:outlineLvl w:val="4"/>
              <w:rPr>
                <w:sz w:val="22"/>
                <w:rPrChange w:id="1680" w:author="ditaoktaria oktaria" w:date="2015-02-25T15:24:00Z">
                  <w:rPr>
                    <w:rFonts w:eastAsia="Times New Roman"/>
                    <w:b/>
                    <w:iCs/>
                  </w:rPr>
                </w:rPrChange>
              </w:rPr>
              <w:pPrChange w:id="1681"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82" w:author="ditaoktaria oktaria" w:date="2015-02-25T15:24:00Z">
                  <w:rPr/>
                </w:rPrChange>
              </w:rPr>
              <w:t>Pengguna</w:t>
            </w:r>
          </w:p>
        </w:tc>
      </w:tr>
      <w:tr w:rsidR="00E2503C" w:rsidRPr="00193933" w14:paraId="35D64157" w14:textId="77777777" w:rsidTr="00997CEC">
        <w:tc>
          <w:tcPr>
            <w:tcW w:w="1922" w:type="dxa"/>
            <w:shd w:val="clear" w:color="auto" w:fill="BFBFBF"/>
            <w:vAlign w:val="center"/>
            <w:tcPrChange w:id="1683" w:author="ditaoktaria" w:date="2015-07-10T12:28:00Z">
              <w:tcPr>
                <w:tcW w:w="1922" w:type="dxa"/>
                <w:shd w:val="clear" w:color="auto" w:fill="BFBFBF"/>
                <w:vAlign w:val="center"/>
              </w:tcPr>
            </w:tcPrChange>
          </w:tcPr>
          <w:p w14:paraId="68A2B24F" w14:textId="4321EF7B" w:rsidR="00E2503C" w:rsidRPr="00D7113C" w:rsidRDefault="00E2503C">
            <w:pPr>
              <w:keepNext/>
              <w:keepLines/>
              <w:ind w:firstLine="0"/>
              <w:jc w:val="left"/>
              <w:outlineLvl w:val="4"/>
              <w:rPr>
                <w:b/>
                <w:sz w:val="22"/>
                <w:rPrChange w:id="1684" w:author="ditaoktaria oktaria" w:date="2015-03-09T16:39:00Z">
                  <w:rPr>
                    <w:rFonts w:eastAsia="Times New Roman" w:cstheme="majorBidi"/>
                    <w:b/>
                    <w:i/>
                    <w:iCs/>
                    <w:color w:val="404040" w:themeColor="text1" w:themeTint="BF"/>
                  </w:rPr>
                </w:rPrChange>
              </w:rPr>
              <w:pPrChange w:id="1685" w:author="ditaoktaria" w:date="2015-07-10T12:43:00Z">
                <w:pPr>
                  <w:keepNext/>
                  <w:keepLines/>
                  <w:numPr>
                    <w:numId w:val="18"/>
                  </w:numPr>
                  <w:spacing w:before="200"/>
                  <w:ind w:left="720" w:firstLine="0"/>
                  <w:jc w:val="left"/>
                  <w:outlineLvl w:val="4"/>
                </w:pPr>
              </w:pPrChange>
            </w:pPr>
            <w:r w:rsidRPr="00411B04">
              <w:rPr>
                <w:b/>
                <w:sz w:val="22"/>
              </w:rPr>
              <w:t>Kondisi Awal</w:t>
            </w:r>
            <w:r w:rsidR="00D7113C">
              <w:rPr>
                <w:b/>
                <w:sz w:val="22"/>
              </w:rPr>
              <w:t xml:space="preserve"> </w:t>
            </w:r>
            <w:r w:rsidRPr="00411B04">
              <w:rPr>
                <w:b/>
                <w:i/>
                <w:sz w:val="22"/>
              </w:rPr>
              <w:t>(Pre-Conditions)</w:t>
            </w:r>
          </w:p>
        </w:tc>
        <w:tc>
          <w:tcPr>
            <w:tcW w:w="6008" w:type="dxa"/>
            <w:vAlign w:val="center"/>
            <w:tcPrChange w:id="1686" w:author="ditaoktaria" w:date="2015-07-10T12:28:00Z">
              <w:tcPr>
                <w:tcW w:w="6008" w:type="dxa"/>
                <w:vAlign w:val="center"/>
              </w:tcPr>
            </w:tcPrChange>
          </w:tcPr>
          <w:p w14:paraId="449F7EF4" w14:textId="2E882368" w:rsidR="00E2503C" w:rsidRPr="00411B04" w:rsidRDefault="00E2503C">
            <w:pPr>
              <w:keepNext/>
              <w:keepLines/>
              <w:ind w:firstLine="0"/>
              <w:jc w:val="left"/>
              <w:outlineLvl w:val="4"/>
              <w:rPr>
                <w:sz w:val="22"/>
                <w:rPrChange w:id="1687" w:author="ditaoktaria oktaria" w:date="2015-02-25T15:24:00Z">
                  <w:rPr>
                    <w:rFonts w:eastAsia="Times New Roman"/>
                    <w:b/>
                    <w:iCs/>
                  </w:rPr>
                </w:rPrChange>
              </w:rPr>
              <w:pPrChange w:id="1688"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89" w:author="ditaoktaria oktaria" w:date="2015-02-25T15:24:00Z">
                  <w:rPr/>
                </w:rPrChange>
              </w:rPr>
              <w:t xml:space="preserve">Aktor harus melakukan </w:t>
            </w:r>
            <w:r w:rsidRPr="00411B04">
              <w:rPr>
                <w:i/>
                <w:sz w:val="22"/>
                <w:rPrChange w:id="1690" w:author="ditaoktaria oktaria" w:date="2015-02-25T15:24:00Z">
                  <w:rPr>
                    <w:i/>
                  </w:rPr>
                </w:rPrChange>
              </w:rPr>
              <w:t xml:space="preserve">login </w:t>
            </w:r>
            <w:r w:rsidRPr="00411B04">
              <w:rPr>
                <w:sz w:val="22"/>
                <w:rPrChange w:id="1691" w:author="ditaoktaria oktaria" w:date="2015-02-25T15:24:00Z">
                  <w:rPr/>
                </w:rPrChange>
              </w:rPr>
              <w:t xml:space="preserve">terlebih dahulu kemudian masuk pada menu </w:t>
            </w:r>
            <w:r w:rsidRPr="00411B04">
              <w:rPr>
                <w:i/>
                <w:sz w:val="22"/>
                <w:rPrChange w:id="1692" w:author="ditaoktaria oktaria" w:date="2015-02-25T15:24:00Z">
                  <w:rPr>
                    <w:i/>
                  </w:rPr>
                </w:rPrChange>
              </w:rPr>
              <w:t>materials</w:t>
            </w:r>
            <w:r w:rsidRPr="00411B04">
              <w:rPr>
                <w:sz w:val="22"/>
                <w:rPrChange w:id="1693" w:author="ditaoktaria oktaria" w:date="2015-02-25T15:24:00Z">
                  <w:rPr/>
                </w:rPrChange>
              </w:rPr>
              <w:t>.</w:t>
            </w:r>
            <w:r w:rsidR="00ED0F8C">
              <w:rPr>
                <w:sz w:val="22"/>
              </w:rPr>
              <w:t xml:space="preserve"> </w:t>
            </w:r>
          </w:p>
        </w:tc>
      </w:tr>
      <w:tr w:rsidR="00E2503C" w:rsidRPr="00193933" w14:paraId="3B737DD9" w14:textId="77777777" w:rsidTr="00997CEC">
        <w:tc>
          <w:tcPr>
            <w:tcW w:w="7930" w:type="dxa"/>
            <w:gridSpan w:val="2"/>
            <w:shd w:val="clear" w:color="auto" w:fill="BFBFBF"/>
            <w:vAlign w:val="center"/>
            <w:tcPrChange w:id="1694" w:author="ditaoktaria" w:date="2015-07-10T12:28:00Z">
              <w:tcPr>
                <w:tcW w:w="7930" w:type="dxa"/>
                <w:gridSpan w:val="2"/>
                <w:shd w:val="clear" w:color="auto" w:fill="BFBFBF"/>
                <w:vAlign w:val="center"/>
              </w:tcPr>
            </w:tcPrChange>
          </w:tcPr>
          <w:p w14:paraId="77957341" w14:textId="77777777" w:rsidR="00E2503C" w:rsidRPr="00411B04" w:rsidRDefault="00E2503C">
            <w:pPr>
              <w:keepNext/>
              <w:keepLines/>
              <w:ind w:firstLine="0"/>
              <w:jc w:val="left"/>
              <w:outlineLvl w:val="4"/>
              <w:rPr>
                <w:sz w:val="22"/>
                <w:rPrChange w:id="1695" w:author="ditaoktaria oktaria" w:date="2015-02-25T15:24:00Z">
                  <w:rPr>
                    <w:rFonts w:eastAsia="Times New Roman"/>
                    <w:b/>
                    <w:iCs/>
                  </w:rPr>
                </w:rPrChange>
              </w:rPr>
              <w:pPrChange w:id="1696" w:author="ditaoktaria" w:date="2015-07-10T12:43:00Z">
                <w:pPr>
                  <w:keepNext/>
                  <w:keepLines/>
                  <w:framePr w:hSpace="180" w:wrap="around" w:vAnchor="text" w:hAnchor="text" w:y="1"/>
                  <w:spacing w:before="200"/>
                  <w:ind w:firstLine="0"/>
                  <w:suppressOverlap/>
                  <w:jc w:val="left"/>
                  <w:outlineLvl w:val="4"/>
                </w:pPr>
              </w:pPrChange>
            </w:pPr>
            <w:r w:rsidRPr="00411B04">
              <w:rPr>
                <w:b/>
                <w:i/>
                <w:sz w:val="22"/>
              </w:rPr>
              <w:t>Flow of Events</w:t>
            </w:r>
          </w:p>
        </w:tc>
      </w:tr>
      <w:tr w:rsidR="00E2503C" w:rsidRPr="00193933" w14:paraId="69F669E1" w14:textId="77777777" w:rsidTr="00997CEC">
        <w:tc>
          <w:tcPr>
            <w:tcW w:w="7930" w:type="dxa"/>
            <w:gridSpan w:val="2"/>
            <w:shd w:val="clear" w:color="auto" w:fill="D9D9D9" w:themeFill="background1" w:themeFillShade="D9"/>
            <w:vAlign w:val="center"/>
            <w:tcPrChange w:id="1697" w:author="ditaoktaria" w:date="2015-07-10T12:28:00Z">
              <w:tcPr>
                <w:tcW w:w="7930" w:type="dxa"/>
                <w:gridSpan w:val="2"/>
                <w:shd w:val="clear" w:color="auto" w:fill="D9D9D9" w:themeFill="background1" w:themeFillShade="D9"/>
                <w:vAlign w:val="center"/>
              </w:tcPr>
            </w:tcPrChange>
          </w:tcPr>
          <w:p w14:paraId="58AFC3C6" w14:textId="77777777" w:rsidR="00E2503C" w:rsidRPr="00411B04" w:rsidRDefault="00E2503C">
            <w:pPr>
              <w:keepNext/>
              <w:keepLines/>
              <w:ind w:firstLine="0"/>
              <w:jc w:val="center"/>
              <w:outlineLvl w:val="4"/>
              <w:rPr>
                <w:sz w:val="22"/>
                <w:rPrChange w:id="1698" w:author="ditaoktaria oktaria" w:date="2015-02-25T15:24:00Z">
                  <w:rPr>
                    <w:rFonts w:eastAsia="Times New Roman"/>
                    <w:b/>
                    <w:iCs/>
                  </w:rPr>
                </w:rPrChange>
              </w:rPr>
              <w:pPrChange w:id="1699" w:author="ditaoktaria" w:date="2015-07-10T12:43:00Z">
                <w:pPr>
                  <w:keepNext/>
                  <w:keepLines/>
                  <w:framePr w:hSpace="180" w:wrap="around" w:vAnchor="text" w:hAnchor="text" w:y="1"/>
                  <w:spacing w:before="200"/>
                  <w:ind w:firstLine="0"/>
                  <w:suppressOverlap/>
                  <w:jc w:val="center"/>
                  <w:outlineLvl w:val="4"/>
                </w:pPr>
              </w:pPrChange>
            </w:pPr>
            <w:r w:rsidRPr="00411B04">
              <w:rPr>
                <w:b/>
                <w:sz w:val="22"/>
              </w:rPr>
              <w:lastRenderedPageBreak/>
              <w:t>Alur Utama</w:t>
            </w:r>
            <w:r w:rsidRPr="00411B04">
              <w:rPr>
                <w:sz w:val="22"/>
              </w:rPr>
              <w:t xml:space="preserve"> </w:t>
            </w:r>
            <w:r w:rsidRPr="00411B04">
              <w:rPr>
                <w:b/>
                <w:i/>
                <w:sz w:val="22"/>
              </w:rPr>
              <w:t>(Basic Flow)</w:t>
            </w:r>
          </w:p>
        </w:tc>
      </w:tr>
      <w:tr w:rsidR="00E2503C" w:rsidRPr="00193933" w14:paraId="5400C6EE" w14:textId="77777777" w:rsidTr="00997CEC">
        <w:tc>
          <w:tcPr>
            <w:tcW w:w="7930" w:type="dxa"/>
            <w:gridSpan w:val="2"/>
            <w:shd w:val="clear" w:color="auto" w:fill="auto"/>
            <w:vAlign w:val="center"/>
            <w:tcPrChange w:id="1700" w:author="ditaoktaria" w:date="2015-07-10T12:28:00Z">
              <w:tcPr>
                <w:tcW w:w="7930" w:type="dxa"/>
                <w:gridSpan w:val="2"/>
                <w:shd w:val="clear" w:color="auto" w:fill="auto"/>
                <w:vAlign w:val="center"/>
              </w:tcPr>
            </w:tcPrChange>
          </w:tcPr>
          <w:p w14:paraId="2D48CC9C" w14:textId="6AB2FBFF" w:rsidR="00E2503C" w:rsidRPr="00411B04" w:rsidRDefault="00E2503C">
            <w:pPr>
              <w:pStyle w:val="ListParagraph"/>
              <w:keepNext/>
              <w:keepLines/>
              <w:spacing w:after="200"/>
              <w:ind w:left="0" w:firstLine="0"/>
              <w:jc w:val="left"/>
              <w:outlineLvl w:val="4"/>
              <w:rPr>
                <w:sz w:val="22"/>
                <w:szCs w:val="22"/>
                <w:rPrChange w:id="1701" w:author="ditaoktaria oktaria" w:date="2015-02-25T15:24:00Z">
                  <w:rPr>
                    <w:rFonts w:cstheme="majorBidi"/>
                    <w:b/>
                    <w:i/>
                    <w:iCs/>
                    <w:color w:val="404040" w:themeColor="text1" w:themeTint="BF"/>
                    <w:szCs w:val="22"/>
                  </w:rPr>
                </w:rPrChange>
              </w:rPr>
              <w:pPrChange w:id="1702" w:author="ditaoktaria" w:date="2015-07-10T12:43:00Z">
                <w:pPr>
                  <w:pStyle w:val="ListParagraph"/>
                  <w:keepNext/>
                  <w:keepLines/>
                  <w:numPr>
                    <w:numId w:val="18"/>
                  </w:numPr>
                  <w:spacing w:before="200" w:after="200"/>
                  <w:ind w:left="0" w:firstLine="0"/>
                  <w:jc w:val="left"/>
                  <w:outlineLvl w:val="4"/>
                </w:pPr>
              </w:pPrChange>
            </w:pPr>
            <w:r w:rsidRPr="00411B04">
              <w:rPr>
                <w:i/>
                <w:sz w:val="22"/>
                <w:szCs w:val="22"/>
                <w:rPrChange w:id="1703" w:author="ditaoktaria oktaria" w:date="2015-02-25T15:24:00Z">
                  <w:rPr>
                    <w:i/>
                    <w:szCs w:val="22"/>
                  </w:rPr>
                </w:rPrChange>
              </w:rPr>
              <w:t xml:space="preserve">Use case </w:t>
            </w:r>
            <w:r w:rsidRPr="00411B04">
              <w:rPr>
                <w:sz w:val="22"/>
                <w:szCs w:val="22"/>
                <w:rPrChange w:id="1704" w:author="ditaoktaria oktaria" w:date="2015-02-25T15:24:00Z">
                  <w:rPr>
                    <w:szCs w:val="22"/>
                  </w:rPr>
                </w:rPrChange>
              </w:rPr>
              <w:t>ini dimulai ketika aktor ingin mengubah nama</w:t>
            </w:r>
            <w:r w:rsidR="00155B5A">
              <w:rPr>
                <w:sz w:val="22"/>
                <w:szCs w:val="22"/>
              </w:rPr>
              <w:t xml:space="preserve"> materi, </w:t>
            </w:r>
            <w:r w:rsidR="00155B5A" w:rsidRPr="004A7647">
              <w:rPr>
                <w:sz w:val="22"/>
                <w:szCs w:val="22"/>
              </w:rPr>
              <w:t>menghapus materi, atau</w:t>
            </w:r>
            <w:r w:rsidRPr="00411B04">
              <w:rPr>
                <w:sz w:val="22"/>
                <w:szCs w:val="22"/>
                <w:rPrChange w:id="1705" w:author="ditaoktaria oktaria" w:date="2015-02-25T15:24:00Z">
                  <w:rPr>
                    <w:szCs w:val="22"/>
                  </w:rPr>
                </w:rPrChange>
              </w:rPr>
              <w:t xml:space="preserve"> </w:t>
            </w:r>
            <w:r w:rsidR="004A7647">
              <w:rPr>
                <w:sz w:val="22"/>
                <w:szCs w:val="22"/>
              </w:rPr>
              <w:t>memindahkan</w:t>
            </w:r>
            <w:r w:rsidRPr="00411B04">
              <w:rPr>
                <w:sz w:val="22"/>
                <w:szCs w:val="22"/>
                <w:rPrChange w:id="1706" w:author="ditaoktaria oktaria" w:date="2015-02-25T15:24:00Z">
                  <w:rPr>
                    <w:szCs w:val="22"/>
                  </w:rPr>
                </w:rPrChange>
              </w:rPr>
              <w:t xml:space="preserve"> materi ke dalam folder.</w:t>
            </w:r>
          </w:p>
          <w:p w14:paraId="3E4B52C4" w14:textId="4C75B950" w:rsidR="00225ADA" w:rsidRDefault="00225ADA">
            <w:pPr>
              <w:pStyle w:val="ListParagraph"/>
              <w:keepNext/>
              <w:keepLines/>
              <w:numPr>
                <w:ilvl w:val="0"/>
                <w:numId w:val="39"/>
              </w:numPr>
              <w:spacing w:after="200"/>
              <w:jc w:val="left"/>
              <w:outlineLvl w:val="4"/>
              <w:rPr>
                <w:rFonts w:cstheme="majorBidi"/>
                <w:b/>
                <w:i/>
                <w:iCs/>
                <w:color w:val="404040" w:themeColor="text1" w:themeTint="BF"/>
                <w:sz w:val="22"/>
                <w:szCs w:val="22"/>
              </w:rPr>
              <w:pPrChange w:id="1707" w:author="ditaoktaria" w:date="2015-07-10T12:43:00Z">
                <w:pPr>
                  <w:pStyle w:val="ListParagraph"/>
                  <w:keepNext/>
                  <w:keepLines/>
                  <w:numPr>
                    <w:numId w:val="31"/>
                  </w:numPr>
                  <w:spacing w:before="200" w:after="200"/>
                  <w:ind w:hanging="360"/>
                  <w:jc w:val="left"/>
                  <w:outlineLvl w:val="4"/>
                </w:pPr>
              </w:pPrChange>
            </w:pPr>
            <w:r>
              <w:rPr>
                <w:sz w:val="22"/>
                <w:szCs w:val="22"/>
              </w:rPr>
              <w:t>Aktor memberikan pilihan materi yang akan dikelola</w:t>
            </w:r>
            <w:r w:rsidR="00DA7074">
              <w:rPr>
                <w:sz w:val="22"/>
                <w:szCs w:val="22"/>
              </w:rPr>
              <w:t xml:space="preserve"> </w:t>
            </w:r>
            <w:ins w:id="1708" w:author="ditaoktaria" w:date="2015-06-22T14:41:00Z">
              <w:r w:rsidR="00CC1F7E">
                <w:rPr>
                  <w:sz w:val="22"/>
                  <w:szCs w:val="22"/>
                </w:rPr>
                <w:t xml:space="preserve">dengan </w:t>
              </w:r>
            </w:ins>
            <w:r w:rsidR="00DA7074">
              <w:rPr>
                <w:sz w:val="22"/>
              </w:rPr>
              <w:t>menekan kotak centang pada salah satu materi.</w:t>
            </w:r>
          </w:p>
          <w:p w14:paraId="0E7AE09E" w14:textId="7A01AC51" w:rsidR="007F7108" w:rsidRPr="00844997" w:rsidRDefault="00225ADA">
            <w:pPr>
              <w:pStyle w:val="ListParagraph"/>
              <w:keepNext/>
              <w:keepLines/>
              <w:numPr>
                <w:ilvl w:val="0"/>
                <w:numId w:val="39"/>
              </w:numPr>
              <w:spacing w:after="200"/>
              <w:jc w:val="left"/>
              <w:outlineLvl w:val="4"/>
              <w:rPr>
                <w:sz w:val="22"/>
                <w:szCs w:val="22"/>
                <w:rPrChange w:id="1709" w:author="ditaoktaria oktaria" w:date="2015-02-27T11:04:00Z">
                  <w:rPr>
                    <w:rFonts w:cstheme="majorBidi"/>
                    <w:b/>
                    <w:i/>
                    <w:iCs/>
                    <w:color w:val="404040" w:themeColor="text1" w:themeTint="BF"/>
                    <w:szCs w:val="22"/>
                  </w:rPr>
                </w:rPrChange>
              </w:rPr>
              <w:pPrChange w:id="1710" w:author="ditaoktaria" w:date="2015-07-10T12:43:00Z">
                <w:pPr>
                  <w:pStyle w:val="ListParagraph"/>
                  <w:keepNext/>
                  <w:keepLines/>
                  <w:numPr>
                    <w:numId w:val="31"/>
                  </w:numPr>
                  <w:spacing w:before="200" w:after="200"/>
                  <w:ind w:hanging="360"/>
                  <w:jc w:val="left"/>
                  <w:outlineLvl w:val="4"/>
                </w:pPr>
              </w:pPrChange>
            </w:pPr>
            <w:r>
              <w:rPr>
                <w:sz w:val="22"/>
                <w:szCs w:val="22"/>
              </w:rPr>
              <w:t xml:space="preserve">Sistem akan menampilkan tombol-tombol menu kelola materi, yaitu tombol </w:t>
            </w:r>
            <w:r>
              <w:rPr>
                <w:i/>
                <w:sz w:val="22"/>
                <w:szCs w:val="22"/>
              </w:rPr>
              <w:t>edit</w:t>
            </w:r>
            <w:r>
              <w:rPr>
                <w:sz w:val="22"/>
                <w:szCs w:val="22"/>
              </w:rPr>
              <w:t xml:space="preserve">, </w:t>
            </w:r>
            <w:r>
              <w:rPr>
                <w:i/>
                <w:sz w:val="22"/>
                <w:szCs w:val="22"/>
              </w:rPr>
              <w:t>delete</w:t>
            </w:r>
            <w:r>
              <w:rPr>
                <w:sz w:val="22"/>
                <w:szCs w:val="22"/>
              </w:rPr>
              <w:t xml:space="preserve"> dan </w:t>
            </w:r>
            <w:r>
              <w:rPr>
                <w:i/>
                <w:sz w:val="22"/>
                <w:szCs w:val="22"/>
              </w:rPr>
              <w:t>move</w:t>
            </w:r>
            <w:r w:rsidR="002B271F">
              <w:rPr>
                <w:i/>
                <w:sz w:val="22"/>
                <w:szCs w:val="22"/>
              </w:rPr>
              <w:t xml:space="preserve"> to</w:t>
            </w:r>
            <w:r>
              <w:rPr>
                <w:sz w:val="22"/>
                <w:szCs w:val="22"/>
              </w:rPr>
              <w:t xml:space="preserve">. </w:t>
            </w:r>
          </w:p>
          <w:p w14:paraId="3F472EC9" w14:textId="77777777" w:rsidR="006851E8" w:rsidRPr="00411B04" w:rsidRDefault="006851E8">
            <w:pPr>
              <w:pStyle w:val="ListParagraph"/>
              <w:keepNext/>
              <w:keepLines/>
              <w:numPr>
                <w:ilvl w:val="0"/>
                <w:numId w:val="39"/>
              </w:numPr>
              <w:spacing w:after="200"/>
              <w:jc w:val="left"/>
              <w:outlineLvl w:val="4"/>
              <w:rPr>
                <w:sz w:val="22"/>
                <w:szCs w:val="22"/>
                <w:rPrChange w:id="1711" w:author="ditaoktaria oktaria" w:date="2015-02-25T15:24:00Z">
                  <w:rPr>
                    <w:rFonts w:cstheme="majorBidi"/>
                    <w:b/>
                    <w:i/>
                    <w:iCs/>
                    <w:color w:val="404040" w:themeColor="text1" w:themeTint="BF"/>
                    <w:szCs w:val="22"/>
                  </w:rPr>
                </w:rPrChange>
              </w:rPr>
              <w:pPrChange w:id="1712"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713" w:author="ditaoktaria oktaria" w:date="2015-02-25T15:24:00Z">
                  <w:rPr>
                    <w:szCs w:val="22"/>
                  </w:rPr>
                </w:rPrChange>
              </w:rPr>
              <w:t xml:space="preserve">Sistem akan </w:t>
            </w:r>
            <w:r w:rsidR="005070A7" w:rsidRPr="00411B04">
              <w:rPr>
                <w:sz w:val="22"/>
                <w:szCs w:val="22"/>
                <w:rPrChange w:id="1714" w:author="ditaoktaria oktaria" w:date="2015-02-25T15:24:00Z">
                  <w:rPr>
                    <w:szCs w:val="22"/>
                  </w:rPr>
                </w:rPrChange>
              </w:rPr>
              <w:t>menjalankan fungsi sesuai dengan perilaku aktor.</w:t>
            </w:r>
          </w:p>
          <w:p w14:paraId="27C21BEB" w14:textId="6D0B4A6A" w:rsidR="005E53BB" w:rsidRPr="00411B04" w:rsidRDefault="005E53BB">
            <w:pPr>
              <w:pStyle w:val="ListParagraph"/>
              <w:numPr>
                <w:ilvl w:val="1"/>
                <w:numId w:val="39"/>
              </w:numPr>
              <w:spacing w:after="200"/>
              <w:jc w:val="left"/>
              <w:rPr>
                <w:sz w:val="22"/>
                <w:szCs w:val="22"/>
                <w:rPrChange w:id="1715" w:author="ditaoktaria oktaria" w:date="2015-02-25T15:24:00Z">
                  <w:rPr>
                    <w:rFonts w:cstheme="majorBidi"/>
                    <w:b/>
                    <w:i/>
                    <w:iCs/>
                    <w:color w:val="404040" w:themeColor="text1" w:themeTint="BF"/>
                    <w:szCs w:val="22"/>
                  </w:rPr>
                </w:rPrChange>
              </w:rPr>
              <w:pPrChange w:id="1716"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717" w:author="ditaoktaria oktaria" w:date="2015-02-25T15:24:00Z">
                  <w:rPr>
                    <w:szCs w:val="22"/>
                  </w:rPr>
                </w:rPrChange>
              </w:rPr>
              <w:t>Jika aktor mene</w:t>
            </w:r>
            <w:r w:rsidR="001555FE" w:rsidRPr="00411B04">
              <w:rPr>
                <w:sz w:val="22"/>
                <w:szCs w:val="22"/>
                <w:rPrChange w:id="1718" w:author="ditaoktaria oktaria" w:date="2015-02-25T15:24:00Z">
                  <w:rPr>
                    <w:szCs w:val="22"/>
                  </w:rPr>
                </w:rPrChange>
              </w:rPr>
              <w:t xml:space="preserve">kan tombol </w:t>
            </w:r>
            <w:r w:rsidR="001555FE" w:rsidRPr="00411B04">
              <w:rPr>
                <w:i/>
                <w:sz w:val="22"/>
                <w:szCs w:val="22"/>
                <w:rPrChange w:id="1719" w:author="ditaoktaria oktaria" w:date="2015-02-25T15:24:00Z">
                  <w:rPr>
                    <w:i/>
                    <w:szCs w:val="22"/>
                  </w:rPr>
                </w:rPrChange>
              </w:rPr>
              <w:t>edit</w:t>
            </w:r>
            <w:r w:rsidRPr="00411B04">
              <w:rPr>
                <w:sz w:val="22"/>
                <w:szCs w:val="22"/>
                <w:rPrChange w:id="1720" w:author="ditaoktaria oktaria" w:date="2015-02-25T15:24:00Z">
                  <w:rPr>
                    <w:szCs w:val="22"/>
                  </w:rPr>
                </w:rPrChange>
              </w:rPr>
              <w:t xml:space="preserve"> maka alur “ubah </w:t>
            </w:r>
            <w:r w:rsidR="008F6EF1">
              <w:rPr>
                <w:sz w:val="22"/>
                <w:szCs w:val="22"/>
              </w:rPr>
              <w:t>n</w:t>
            </w:r>
            <w:r w:rsidRPr="00411B04">
              <w:rPr>
                <w:sz w:val="22"/>
                <w:szCs w:val="22"/>
                <w:rPrChange w:id="1721" w:author="ditaoktaria oktaria" w:date="2015-02-25T15:24:00Z">
                  <w:rPr>
                    <w:szCs w:val="22"/>
                  </w:rPr>
                </w:rPrChange>
              </w:rPr>
              <w:t>ama materi” akan dijalankan.</w:t>
            </w:r>
          </w:p>
          <w:p w14:paraId="2E999F1C" w14:textId="778228C8" w:rsidR="005E53BB" w:rsidRPr="00411B04" w:rsidRDefault="005E53BB">
            <w:pPr>
              <w:pStyle w:val="ListParagraph"/>
              <w:numPr>
                <w:ilvl w:val="1"/>
                <w:numId w:val="39"/>
              </w:numPr>
              <w:spacing w:after="200"/>
              <w:jc w:val="left"/>
              <w:rPr>
                <w:sz w:val="22"/>
                <w:szCs w:val="22"/>
                <w:rPrChange w:id="1722" w:author="ditaoktaria oktaria" w:date="2015-02-25T15:24:00Z">
                  <w:rPr>
                    <w:rFonts w:cstheme="majorBidi"/>
                    <w:b/>
                    <w:i/>
                    <w:iCs/>
                    <w:color w:val="404040" w:themeColor="text1" w:themeTint="BF"/>
                    <w:szCs w:val="22"/>
                  </w:rPr>
                </w:rPrChange>
              </w:rPr>
              <w:pPrChange w:id="1723"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724" w:author="ditaoktaria oktaria" w:date="2015-02-25T15:24:00Z">
                  <w:rPr>
                    <w:szCs w:val="22"/>
                  </w:rPr>
                </w:rPrChange>
              </w:rPr>
              <w:t xml:space="preserve">Jika aktor menekan tombol </w:t>
            </w:r>
            <w:r w:rsidR="001555FE" w:rsidRPr="00411B04">
              <w:rPr>
                <w:i/>
                <w:sz w:val="22"/>
                <w:szCs w:val="22"/>
                <w:rPrChange w:id="1725" w:author="ditaoktaria oktaria" w:date="2015-02-25T15:24:00Z">
                  <w:rPr>
                    <w:i/>
                    <w:szCs w:val="22"/>
                  </w:rPr>
                </w:rPrChange>
              </w:rPr>
              <w:t>delete</w:t>
            </w:r>
            <w:r w:rsidRPr="00411B04">
              <w:rPr>
                <w:sz w:val="22"/>
                <w:szCs w:val="22"/>
                <w:rPrChange w:id="1726" w:author="ditaoktaria oktaria" w:date="2015-02-25T15:24:00Z">
                  <w:rPr>
                    <w:szCs w:val="22"/>
                  </w:rPr>
                </w:rPrChange>
              </w:rPr>
              <w:t xml:space="preserve"> maka alur “hapus materi</w:t>
            </w:r>
            <w:r w:rsidR="001555FE" w:rsidRPr="00411B04">
              <w:rPr>
                <w:sz w:val="22"/>
                <w:szCs w:val="22"/>
                <w:rPrChange w:id="1727" w:author="ditaoktaria oktaria" w:date="2015-02-25T15:24:00Z">
                  <w:rPr>
                    <w:szCs w:val="22"/>
                  </w:rPr>
                </w:rPrChange>
              </w:rPr>
              <w:t>”</w:t>
            </w:r>
            <w:r w:rsidRPr="00411B04">
              <w:rPr>
                <w:sz w:val="22"/>
                <w:szCs w:val="22"/>
                <w:rPrChange w:id="1728" w:author="ditaoktaria oktaria" w:date="2015-02-25T15:24:00Z">
                  <w:rPr>
                    <w:szCs w:val="22"/>
                  </w:rPr>
                </w:rPrChange>
              </w:rPr>
              <w:t xml:space="preserve"> akan dijalankan</w:t>
            </w:r>
            <w:r w:rsidR="009C6B8E" w:rsidRPr="00411B04">
              <w:rPr>
                <w:sz w:val="22"/>
                <w:szCs w:val="22"/>
                <w:rPrChange w:id="1729" w:author="ditaoktaria oktaria" w:date="2015-02-25T15:24:00Z">
                  <w:rPr>
                    <w:szCs w:val="22"/>
                  </w:rPr>
                </w:rPrChange>
              </w:rPr>
              <w:t>.</w:t>
            </w:r>
          </w:p>
          <w:p w14:paraId="5CDE376A" w14:textId="3E5194C5" w:rsidR="002C784E" w:rsidRPr="00755163" w:rsidRDefault="00442557">
            <w:pPr>
              <w:pStyle w:val="ListParagraph"/>
              <w:numPr>
                <w:ilvl w:val="1"/>
                <w:numId w:val="39"/>
              </w:numPr>
              <w:spacing w:after="200"/>
              <w:jc w:val="left"/>
              <w:rPr>
                <w:sz w:val="22"/>
                <w:szCs w:val="22"/>
                <w:rPrChange w:id="1730" w:author="ditaoktaria oktaria" w:date="2015-02-27T14:26:00Z">
                  <w:rPr>
                    <w:rFonts w:cstheme="majorBidi"/>
                    <w:b/>
                    <w:i/>
                    <w:iCs/>
                    <w:color w:val="404040" w:themeColor="text1" w:themeTint="BF"/>
                    <w:szCs w:val="22"/>
                  </w:rPr>
                </w:rPrChange>
              </w:rPr>
              <w:pPrChange w:id="1731"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732" w:author="ditaoktaria oktaria" w:date="2015-02-25T15:24:00Z">
                  <w:rPr>
                    <w:szCs w:val="22"/>
                  </w:rPr>
                </w:rPrChange>
              </w:rPr>
              <w:t xml:space="preserve">Jika aktor menekan tombol </w:t>
            </w:r>
            <w:r w:rsidR="005E7F38" w:rsidRPr="00411B04">
              <w:rPr>
                <w:i/>
                <w:sz w:val="22"/>
                <w:szCs w:val="22"/>
                <w:rPrChange w:id="1733" w:author="ditaoktaria oktaria" w:date="2015-02-25T15:24:00Z">
                  <w:rPr>
                    <w:szCs w:val="22"/>
                  </w:rPr>
                </w:rPrChange>
              </w:rPr>
              <w:t>move to</w:t>
            </w:r>
            <w:r w:rsidRPr="00411B04">
              <w:rPr>
                <w:sz w:val="22"/>
                <w:szCs w:val="22"/>
                <w:rPrChange w:id="1734" w:author="ditaoktaria oktaria" w:date="2015-02-25T15:24:00Z">
                  <w:rPr>
                    <w:szCs w:val="22"/>
                  </w:rPr>
                </w:rPrChange>
              </w:rPr>
              <w:t xml:space="preserve"> maka alur </w:t>
            </w:r>
            <w:r w:rsidR="003E5CBB">
              <w:rPr>
                <w:sz w:val="22"/>
                <w:szCs w:val="22"/>
              </w:rPr>
              <w:t>pindah</w:t>
            </w:r>
            <w:r w:rsidRPr="00411B04">
              <w:rPr>
                <w:sz w:val="22"/>
                <w:szCs w:val="22"/>
                <w:rPrChange w:id="1735" w:author="ditaoktaria oktaria" w:date="2015-02-25T15:24:00Z">
                  <w:rPr>
                    <w:szCs w:val="22"/>
                  </w:rPr>
                </w:rPrChange>
              </w:rPr>
              <w:t xml:space="preserve"> </w:t>
            </w:r>
            <w:r w:rsidRPr="00411B04">
              <w:rPr>
                <w:i/>
                <w:sz w:val="22"/>
                <w:szCs w:val="22"/>
                <w:rPrChange w:id="1736" w:author="ditaoktaria oktaria" w:date="2015-02-25T15:24:00Z">
                  <w:rPr>
                    <w:szCs w:val="22"/>
                  </w:rPr>
                </w:rPrChange>
              </w:rPr>
              <w:t>folder</w:t>
            </w:r>
            <w:r w:rsidRPr="00411B04">
              <w:rPr>
                <w:sz w:val="22"/>
                <w:szCs w:val="22"/>
                <w:rPrChange w:id="1737" w:author="ditaoktaria oktaria" w:date="2015-02-25T15:24:00Z">
                  <w:rPr>
                    <w:szCs w:val="22"/>
                  </w:rPr>
                </w:rPrChange>
              </w:rPr>
              <w:t xml:space="preserve"> akan dijalankan.</w:t>
            </w:r>
          </w:p>
        </w:tc>
      </w:tr>
      <w:tr w:rsidR="00E2503C" w:rsidRPr="00193933" w14:paraId="735E4002" w14:textId="77777777" w:rsidTr="00997CEC">
        <w:tc>
          <w:tcPr>
            <w:tcW w:w="7930" w:type="dxa"/>
            <w:gridSpan w:val="2"/>
            <w:shd w:val="clear" w:color="auto" w:fill="D9D9D9" w:themeFill="background1" w:themeFillShade="D9"/>
            <w:vAlign w:val="center"/>
            <w:tcPrChange w:id="1738" w:author="ditaoktaria" w:date="2015-07-10T12:28:00Z">
              <w:tcPr>
                <w:tcW w:w="7930" w:type="dxa"/>
                <w:gridSpan w:val="2"/>
                <w:shd w:val="clear" w:color="auto" w:fill="D9D9D9" w:themeFill="background1" w:themeFillShade="D9"/>
                <w:vAlign w:val="center"/>
              </w:tcPr>
            </w:tcPrChange>
          </w:tcPr>
          <w:p w14:paraId="3CDC881B" w14:textId="77777777" w:rsidR="00E2503C" w:rsidRPr="00411B04" w:rsidRDefault="00E2503C">
            <w:pPr>
              <w:keepNext/>
              <w:keepLines/>
              <w:ind w:firstLine="0"/>
              <w:jc w:val="center"/>
              <w:outlineLvl w:val="1"/>
              <w:rPr>
                <w:b/>
                <w:sz w:val="22"/>
                <w:rPrChange w:id="1739" w:author="ditaoktaria oktaria" w:date="2015-02-25T15:24:00Z">
                  <w:rPr>
                    <w:rFonts w:eastAsia="Times New Roman" w:cstheme="majorBidi"/>
                    <w:b/>
                    <w:i/>
                    <w:iCs/>
                    <w:color w:val="404040" w:themeColor="text1" w:themeTint="BF"/>
                  </w:rPr>
                </w:rPrChange>
              </w:rPr>
              <w:pPrChange w:id="1740" w:author="ditaoktaria" w:date="2015-07-10T12:43:00Z">
                <w:pPr>
                  <w:keepNext/>
                  <w:keepLines/>
                  <w:numPr>
                    <w:numId w:val="18"/>
                  </w:numPr>
                  <w:spacing w:before="240"/>
                  <w:ind w:left="720" w:firstLine="0"/>
                  <w:jc w:val="center"/>
                  <w:outlineLvl w:val="1"/>
                </w:pPr>
              </w:pPrChange>
            </w:pPr>
            <w:r w:rsidRPr="00411B04">
              <w:rPr>
                <w:b/>
                <w:sz w:val="22"/>
              </w:rPr>
              <w:t xml:space="preserve">Alur Bagian </w:t>
            </w:r>
            <w:r w:rsidRPr="00411B04">
              <w:rPr>
                <w:b/>
                <w:i/>
                <w:sz w:val="22"/>
              </w:rPr>
              <w:t>(Sub Flow)</w:t>
            </w:r>
          </w:p>
        </w:tc>
      </w:tr>
      <w:tr w:rsidR="00E2503C" w:rsidRPr="00193933" w14:paraId="6C0DDDC7" w14:textId="77777777" w:rsidTr="00997CEC">
        <w:tc>
          <w:tcPr>
            <w:tcW w:w="1922" w:type="dxa"/>
            <w:shd w:val="clear" w:color="auto" w:fill="auto"/>
            <w:vAlign w:val="center"/>
            <w:tcPrChange w:id="1741" w:author="ditaoktaria" w:date="2015-07-10T12:28:00Z">
              <w:tcPr>
                <w:tcW w:w="1922" w:type="dxa"/>
                <w:shd w:val="clear" w:color="auto" w:fill="auto"/>
                <w:vAlign w:val="center"/>
              </w:tcPr>
            </w:tcPrChange>
          </w:tcPr>
          <w:p w14:paraId="22F67712" w14:textId="50ECCA98" w:rsidR="00E2503C" w:rsidRPr="00411B04" w:rsidRDefault="00E2503C">
            <w:pPr>
              <w:keepNext/>
              <w:keepLines/>
              <w:ind w:firstLine="0"/>
              <w:jc w:val="left"/>
              <w:outlineLvl w:val="4"/>
              <w:rPr>
                <w:b/>
                <w:sz w:val="22"/>
                <w:rPrChange w:id="1742" w:author="ditaoktaria oktaria" w:date="2015-02-25T15:24:00Z">
                  <w:rPr>
                    <w:rFonts w:eastAsia="Times New Roman" w:cstheme="majorBidi"/>
                    <w:b/>
                    <w:i/>
                    <w:iCs/>
                    <w:color w:val="404040" w:themeColor="text1" w:themeTint="BF"/>
                  </w:rPr>
                </w:rPrChange>
              </w:rPr>
              <w:pPrChange w:id="1743" w:author="ditaoktaria" w:date="2015-07-10T12:43:00Z">
                <w:pPr>
                  <w:keepNext/>
                  <w:keepLines/>
                  <w:numPr>
                    <w:numId w:val="18"/>
                  </w:numPr>
                  <w:spacing w:before="200"/>
                  <w:ind w:left="720" w:firstLine="0"/>
                  <w:jc w:val="left"/>
                  <w:outlineLvl w:val="4"/>
                </w:pPr>
              </w:pPrChange>
            </w:pPr>
            <w:r w:rsidRPr="00411B04">
              <w:rPr>
                <w:b/>
                <w:sz w:val="22"/>
              </w:rPr>
              <w:t>Ubah Nama Materi</w:t>
            </w:r>
          </w:p>
        </w:tc>
        <w:tc>
          <w:tcPr>
            <w:tcW w:w="6008" w:type="dxa"/>
            <w:shd w:val="clear" w:color="auto" w:fill="auto"/>
            <w:vAlign w:val="center"/>
            <w:tcPrChange w:id="1744" w:author="ditaoktaria" w:date="2015-07-10T12:28:00Z">
              <w:tcPr>
                <w:tcW w:w="6008" w:type="dxa"/>
                <w:shd w:val="clear" w:color="auto" w:fill="auto"/>
                <w:vAlign w:val="center"/>
              </w:tcPr>
            </w:tcPrChange>
          </w:tcPr>
          <w:p w14:paraId="5AF507F1" w14:textId="77777777" w:rsidR="00B531FA" w:rsidRPr="00411B04" w:rsidRDefault="00254C92">
            <w:pPr>
              <w:pStyle w:val="ListParagraph"/>
              <w:numPr>
                <w:ilvl w:val="0"/>
                <w:numId w:val="33"/>
              </w:numPr>
              <w:spacing w:after="200"/>
              <w:ind w:left="328"/>
              <w:jc w:val="left"/>
              <w:rPr>
                <w:sz w:val="22"/>
                <w:szCs w:val="22"/>
                <w:rPrChange w:id="1745" w:author="ditaoktaria oktaria" w:date="2015-02-25T15:24:00Z">
                  <w:rPr>
                    <w:rFonts w:cstheme="majorBidi"/>
                    <w:b/>
                    <w:i/>
                    <w:iCs/>
                    <w:color w:val="404040" w:themeColor="text1" w:themeTint="BF"/>
                    <w:szCs w:val="22"/>
                  </w:rPr>
                </w:rPrChange>
              </w:rPr>
              <w:pPrChange w:id="1746"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47" w:author="ditaoktaria oktaria" w:date="2015-02-25T15:24:00Z">
                  <w:rPr>
                    <w:szCs w:val="22"/>
                  </w:rPr>
                </w:rPrChange>
              </w:rPr>
              <w:t xml:space="preserve">Sistem akan menampilkan </w:t>
            </w:r>
            <w:r w:rsidRPr="00411B04">
              <w:rPr>
                <w:i/>
                <w:sz w:val="22"/>
                <w:szCs w:val="22"/>
                <w:rPrChange w:id="1748" w:author="ditaoktaria oktaria" w:date="2015-02-25T15:24:00Z">
                  <w:rPr>
                    <w:szCs w:val="22"/>
                  </w:rPr>
                </w:rPrChange>
              </w:rPr>
              <w:t>form</w:t>
            </w:r>
            <w:r w:rsidRPr="00411B04">
              <w:rPr>
                <w:sz w:val="22"/>
                <w:szCs w:val="22"/>
                <w:rPrChange w:id="1749" w:author="ditaoktaria oktaria" w:date="2015-02-25T15:24:00Z">
                  <w:rPr>
                    <w:szCs w:val="22"/>
                  </w:rPr>
                </w:rPrChange>
              </w:rPr>
              <w:t xml:space="preserve"> inputan yang telah berisi </w:t>
            </w:r>
            <w:r w:rsidR="00B531FA" w:rsidRPr="00411B04">
              <w:rPr>
                <w:sz w:val="22"/>
                <w:szCs w:val="22"/>
                <w:rPrChange w:id="1750" w:author="ditaoktaria oktaria" w:date="2015-02-25T15:24:00Z">
                  <w:rPr>
                    <w:szCs w:val="22"/>
                  </w:rPr>
                </w:rPrChange>
              </w:rPr>
              <w:t>nama materi</w:t>
            </w:r>
          </w:p>
          <w:p w14:paraId="0FCE6909" w14:textId="4DAC3F01" w:rsidR="00E2503C" w:rsidRPr="00411B04" w:rsidRDefault="00B531FA">
            <w:pPr>
              <w:pStyle w:val="ListParagraph"/>
              <w:numPr>
                <w:ilvl w:val="0"/>
                <w:numId w:val="33"/>
              </w:numPr>
              <w:spacing w:after="200"/>
              <w:ind w:left="328"/>
              <w:jc w:val="left"/>
              <w:rPr>
                <w:sz w:val="22"/>
                <w:szCs w:val="22"/>
                <w:rPrChange w:id="1751" w:author="ditaoktaria oktaria" w:date="2015-02-25T15:24:00Z">
                  <w:rPr>
                    <w:rFonts w:cstheme="majorBidi"/>
                    <w:b/>
                    <w:i/>
                    <w:iCs/>
                    <w:color w:val="404040" w:themeColor="text1" w:themeTint="BF"/>
                    <w:szCs w:val="22"/>
                  </w:rPr>
                </w:rPrChange>
              </w:rPr>
              <w:pPrChange w:id="1752"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53" w:author="ditaoktaria oktaria" w:date="2015-02-25T15:24:00Z">
                  <w:rPr>
                    <w:szCs w:val="22"/>
                  </w:rPr>
                </w:rPrChange>
              </w:rPr>
              <w:t xml:space="preserve">Sistem </w:t>
            </w:r>
            <w:r w:rsidR="00E77B09" w:rsidRPr="00411B04">
              <w:rPr>
                <w:sz w:val="22"/>
                <w:szCs w:val="22"/>
                <w:rPrChange w:id="1754" w:author="ditaoktaria oktaria" w:date="2015-02-25T15:24:00Z">
                  <w:rPr>
                    <w:szCs w:val="22"/>
                  </w:rPr>
                </w:rPrChange>
              </w:rPr>
              <w:t>mengizinka</w:t>
            </w:r>
            <w:r w:rsidR="00193ADE" w:rsidRPr="00411B04">
              <w:rPr>
                <w:sz w:val="22"/>
                <w:szCs w:val="22"/>
                <w:rPrChange w:id="1755" w:author="ditaoktaria oktaria" w:date="2015-02-25T15:24:00Z">
                  <w:rPr>
                    <w:szCs w:val="22"/>
                  </w:rPr>
                </w:rPrChange>
              </w:rPr>
              <w:t xml:space="preserve">n aktor untuk mengubah nama </w:t>
            </w:r>
            <w:r w:rsidR="00193ADE" w:rsidRPr="00411B04">
              <w:rPr>
                <w:i/>
                <w:sz w:val="22"/>
                <w:szCs w:val="22"/>
                <w:rPrChange w:id="1756" w:author="ditaoktaria oktaria" w:date="2015-02-25T15:24:00Z">
                  <w:rPr>
                    <w:i/>
                    <w:szCs w:val="22"/>
                  </w:rPr>
                </w:rPrChange>
              </w:rPr>
              <w:t xml:space="preserve">file </w:t>
            </w:r>
            <w:r w:rsidR="00193ADE" w:rsidRPr="00411B04">
              <w:rPr>
                <w:sz w:val="22"/>
                <w:szCs w:val="22"/>
                <w:rPrChange w:id="1757" w:author="ditaoktaria oktaria" w:date="2015-02-25T15:24:00Z">
                  <w:rPr>
                    <w:szCs w:val="22"/>
                  </w:rPr>
                </w:rPrChange>
              </w:rPr>
              <w:t>materi.</w:t>
            </w:r>
          </w:p>
          <w:p w14:paraId="4EAEA2BE" w14:textId="77777777" w:rsidR="000F6B0A" w:rsidRDefault="00550A3E">
            <w:pPr>
              <w:pStyle w:val="ListParagraph"/>
              <w:numPr>
                <w:ilvl w:val="0"/>
                <w:numId w:val="33"/>
              </w:numPr>
              <w:spacing w:after="200"/>
              <w:ind w:left="328"/>
              <w:jc w:val="left"/>
              <w:rPr>
                <w:rFonts w:cstheme="majorBidi"/>
                <w:b/>
                <w:i/>
                <w:iCs/>
                <w:color w:val="404040" w:themeColor="text1" w:themeTint="BF"/>
                <w:sz w:val="22"/>
                <w:szCs w:val="22"/>
              </w:rPr>
              <w:pPrChange w:id="1758"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59" w:author="ditaoktaria oktaria" w:date="2015-02-25T15:24:00Z">
                  <w:rPr>
                    <w:szCs w:val="22"/>
                  </w:rPr>
                </w:rPrChange>
              </w:rPr>
              <w:t>Aktor mengubah nama</w:t>
            </w:r>
            <w:r w:rsidR="00193ADE" w:rsidRPr="00411B04">
              <w:rPr>
                <w:sz w:val="22"/>
                <w:szCs w:val="22"/>
                <w:rPrChange w:id="1760" w:author="ditaoktaria oktaria" w:date="2015-02-25T15:24:00Z">
                  <w:rPr>
                    <w:szCs w:val="22"/>
                  </w:rPr>
                </w:rPrChange>
              </w:rPr>
              <w:t xml:space="preserve"> </w:t>
            </w:r>
            <w:r w:rsidR="00193ADE" w:rsidRPr="00411B04">
              <w:rPr>
                <w:i/>
                <w:sz w:val="22"/>
                <w:szCs w:val="22"/>
                <w:rPrChange w:id="1761" w:author="ditaoktaria oktaria" w:date="2015-02-25T15:24:00Z">
                  <w:rPr>
                    <w:i/>
                    <w:szCs w:val="22"/>
                  </w:rPr>
                </w:rPrChange>
              </w:rPr>
              <w:t xml:space="preserve">file </w:t>
            </w:r>
            <w:r w:rsidR="00193ADE" w:rsidRPr="00411B04">
              <w:rPr>
                <w:sz w:val="22"/>
                <w:szCs w:val="22"/>
                <w:rPrChange w:id="1762" w:author="ditaoktaria oktaria" w:date="2015-02-25T15:24:00Z">
                  <w:rPr>
                    <w:szCs w:val="22"/>
                  </w:rPr>
                </w:rPrChange>
              </w:rPr>
              <w:t>materi</w:t>
            </w:r>
            <w:r w:rsidR="000F6B0A">
              <w:rPr>
                <w:sz w:val="22"/>
                <w:szCs w:val="22"/>
              </w:rPr>
              <w:t>.</w:t>
            </w:r>
          </w:p>
          <w:p w14:paraId="5C34DE29" w14:textId="2F27DF8B" w:rsidR="00550A3E" w:rsidRPr="00411B04" w:rsidRDefault="000F6B0A">
            <w:pPr>
              <w:pStyle w:val="ListParagraph"/>
              <w:numPr>
                <w:ilvl w:val="0"/>
                <w:numId w:val="33"/>
              </w:numPr>
              <w:spacing w:after="200"/>
              <w:ind w:left="328"/>
              <w:jc w:val="left"/>
              <w:rPr>
                <w:sz w:val="22"/>
                <w:szCs w:val="22"/>
                <w:rPrChange w:id="1763" w:author="ditaoktaria oktaria" w:date="2015-02-25T15:24:00Z">
                  <w:rPr>
                    <w:rFonts w:cstheme="majorBidi"/>
                    <w:b/>
                    <w:i/>
                    <w:iCs/>
                    <w:color w:val="404040" w:themeColor="text1" w:themeTint="BF"/>
                    <w:szCs w:val="22"/>
                  </w:rPr>
                </w:rPrChange>
              </w:rPr>
              <w:pPrChange w:id="1764" w:author="ditaoktaria" w:date="2015-07-10T12:43:00Z">
                <w:pPr>
                  <w:pStyle w:val="ListParagraph"/>
                  <w:keepNext/>
                  <w:keepLines/>
                  <w:numPr>
                    <w:numId w:val="28"/>
                  </w:numPr>
                  <w:spacing w:before="200" w:after="200"/>
                  <w:ind w:left="371" w:hanging="360"/>
                  <w:jc w:val="left"/>
                  <w:outlineLvl w:val="4"/>
                </w:pPr>
              </w:pPrChange>
            </w:pPr>
            <w:r>
              <w:rPr>
                <w:sz w:val="22"/>
                <w:szCs w:val="22"/>
              </w:rPr>
              <w:t xml:space="preserve">Aktor </w:t>
            </w:r>
            <w:r w:rsidR="001C489B" w:rsidRPr="00411B04">
              <w:rPr>
                <w:sz w:val="22"/>
                <w:szCs w:val="22"/>
                <w:rPrChange w:id="1765" w:author="ditaoktaria oktaria" w:date="2015-02-25T15:24:00Z">
                  <w:rPr>
                    <w:szCs w:val="22"/>
                  </w:rPr>
                </w:rPrChange>
              </w:rPr>
              <w:t xml:space="preserve">menekan tombol </w:t>
            </w:r>
            <w:r w:rsidR="001C489B" w:rsidRPr="00411B04">
              <w:rPr>
                <w:i/>
                <w:sz w:val="22"/>
                <w:szCs w:val="22"/>
                <w:rPrChange w:id="1766" w:author="ditaoktaria oktaria" w:date="2015-02-25T15:24:00Z">
                  <w:rPr>
                    <w:i/>
                    <w:szCs w:val="22"/>
                  </w:rPr>
                </w:rPrChange>
              </w:rPr>
              <w:t>save</w:t>
            </w:r>
            <w:r w:rsidR="00193ADE" w:rsidRPr="00411B04">
              <w:rPr>
                <w:sz w:val="22"/>
                <w:szCs w:val="22"/>
                <w:rPrChange w:id="1767" w:author="ditaoktaria oktaria" w:date="2015-02-25T15:24:00Z">
                  <w:rPr>
                    <w:szCs w:val="22"/>
                  </w:rPr>
                </w:rPrChange>
              </w:rPr>
              <w:t>.</w:t>
            </w:r>
          </w:p>
          <w:p w14:paraId="6442A702" w14:textId="0B3FA640" w:rsidR="00093EE0" w:rsidRPr="00411B04" w:rsidRDefault="00843AB6">
            <w:pPr>
              <w:pStyle w:val="ListParagraph"/>
              <w:numPr>
                <w:ilvl w:val="0"/>
                <w:numId w:val="33"/>
              </w:numPr>
              <w:spacing w:after="200"/>
              <w:ind w:left="328"/>
              <w:jc w:val="left"/>
              <w:rPr>
                <w:sz w:val="22"/>
                <w:szCs w:val="22"/>
                <w:rPrChange w:id="1768" w:author="ditaoktaria oktaria" w:date="2015-02-25T15:24:00Z">
                  <w:rPr>
                    <w:rFonts w:cstheme="majorBidi"/>
                    <w:b/>
                    <w:i/>
                    <w:iCs/>
                    <w:color w:val="404040" w:themeColor="text1" w:themeTint="BF"/>
                    <w:szCs w:val="22"/>
                  </w:rPr>
                </w:rPrChange>
              </w:rPr>
              <w:pPrChange w:id="1769"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70" w:author="ditaoktaria oktaria" w:date="2015-02-25T15:24:00Z">
                  <w:rPr>
                    <w:szCs w:val="22"/>
                  </w:rPr>
                </w:rPrChange>
              </w:rPr>
              <w:t>Setelah aktor berhasil melakukan perubahan nama maka s</w:t>
            </w:r>
            <w:r w:rsidR="00093EE0" w:rsidRPr="00411B04">
              <w:rPr>
                <w:sz w:val="22"/>
                <w:szCs w:val="22"/>
                <w:rPrChange w:id="1771" w:author="ditaoktaria oktaria" w:date="2015-02-25T15:24:00Z">
                  <w:rPr>
                    <w:szCs w:val="22"/>
                  </w:rPr>
                </w:rPrChange>
              </w:rPr>
              <w:t>istem</w:t>
            </w:r>
            <w:r w:rsidR="00B531FA" w:rsidRPr="00411B04">
              <w:rPr>
                <w:sz w:val="22"/>
                <w:szCs w:val="22"/>
                <w:rPrChange w:id="1772" w:author="ditaoktaria oktaria" w:date="2015-02-25T15:24:00Z">
                  <w:rPr>
                    <w:szCs w:val="22"/>
                  </w:rPr>
                </w:rPrChange>
              </w:rPr>
              <w:t xml:space="preserve"> </w:t>
            </w:r>
            <w:r w:rsidRPr="00411B04">
              <w:rPr>
                <w:sz w:val="22"/>
                <w:szCs w:val="22"/>
                <w:rPrChange w:id="1773" w:author="ditaoktaria oktaria" w:date="2015-02-25T15:24:00Z">
                  <w:rPr>
                    <w:szCs w:val="22"/>
                  </w:rPr>
                </w:rPrChange>
              </w:rPr>
              <w:t xml:space="preserve">memperbarui nama </w:t>
            </w:r>
            <w:r w:rsidRPr="00411B04">
              <w:rPr>
                <w:i/>
                <w:sz w:val="22"/>
                <w:szCs w:val="22"/>
                <w:rPrChange w:id="1774" w:author="ditaoktaria oktaria" w:date="2015-02-25T15:24:00Z">
                  <w:rPr>
                    <w:i/>
                    <w:szCs w:val="22"/>
                  </w:rPr>
                </w:rPrChange>
              </w:rPr>
              <w:t xml:space="preserve">file </w:t>
            </w:r>
            <w:r w:rsidRPr="00411B04">
              <w:rPr>
                <w:sz w:val="22"/>
                <w:szCs w:val="22"/>
                <w:rPrChange w:id="1775" w:author="ditaoktaria oktaria" w:date="2015-02-25T15:24:00Z">
                  <w:rPr>
                    <w:szCs w:val="22"/>
                  </w:rPr>
                </w:rPrChange>
              </w:rPr>
              <w:t xml:space="preserve">materi dengan nama baru. </w:t>
            </w:r>
          </w:p>
        </w:tc>
      </w:tr>
      <w:tr w:rsidR="00E2503C" w:rsidRPr="00193933" w14:paraId="5E488C6D" w14:textId="77777777" w:rsidTr="00997CEC">
        <w:tc>
          <w:tcPr>
            <w:tcW w:w="1922" w:type="dxa"/>
            <w:shd w:val="clear" w:color="auto" w:fill="auto"/>
            <w:vAlign w:val="center"/>
            <w:tcPrChange w:id="1776" w:author="ditaoktaria" w:date="2015-07-10T12:28:00Z">
              <w:tcPr>
                <w:tcW w:w="1922" w:type="dxa"/>
                <w:shd w:val="clear" w:color="auto" w:fill="auto"/>
                <w:vAlign w:val="center"/>
              </w:tcPr>
            </w:tcPrChange>
          </w:tcPr>
          <w:p w14:paraId="6B020444" w14:textId="1CA6340F" w:rsidR="00E2503C" w:rsidRPr="00411B04" w:rsidRDefault="00E2503C">
            <w:pPr>
              <w:keepNext/>
              <w:keepLines/>
              <w:ind w:firstLine="0"/>
              <w:jc w:val="left"/>
              <w:outlineLvl w:val="4"/>
              <w:rPr>
                <w:b/>
                <w:sz w:val="22"/>
                <w:rPrChange w:id="1777" w:author="ditaoktaria oktaria" w:date="2015-02-25T15:24:00Z">
                  <w:rPr>
                    <w:rFonts w:eastAsia="Times New Roman" w:cstheme="majorBidi"/>
                    <w:b/>
                    <w:i/>
                    <w:iCs/>
                    <w:color w:val="404040" w:themeColor="text1" w:themeTint="BF"/>
                  </w:rPr>
                </w:rPrChange>
              </w:rPr>
              <w:pPrChange w:id="1778" w:author="ditaoktaria" w:date="2015-07-10T12:43:00Z">
                <w:pPr>
                  <w:keepNext/>
                  <w:keepLines/>
                  <w:numPr>
                    <w:numId w:val="18"/>
                  </w:numPr>
                  <w:spacing w:before="200"/>
                  <w:ind w:left="720" w:firstLine="0"/>
                  <w:jc w:val="left"/>
                  <w:outlineLvl w:val="4"/>
                </w:pPr>
              </w:pPrChange>
            </w:pPr>
            <w:r w:rsidRPr="00411B04">
              <w:rPr>
                <w:b/>
                <w:sz w:val="22"/>
              </w:rPr>
              <w:t>Hapus Materi</w:t>
            </w:r>
          </w:p>
        </w:tc>
        <w:tc>
          <w:tcPr>
            <w:tcW w:w="6008" w:type="dxa"/>
            <w:shd w:val="clear" w:color="auto" w:fill="auto"/>
            <w:vAlign w:val="center"/>
            <w:tcPrChange w:id="1779" w:author="ditaoktaria" w:date="2015-07-10T12:28:00Z">
              <w:tcPr>
                <w:tcW w:w="6008" w:type="dxa"/>
                <w:shd w:val="clear" w:color="auto" w:fill="auto"/>
                <w:vAlign w:val="center"/>
              </w:tcPr>
            </w:tcPrChange>
          </w:tcPr>
          <w:p w14:paraId="5928C599" w14:textId="77777777" w:rsidR="00E2503C" w:rsidRDefault="004F0771" w:rsidP="000854A3">
            <w:pPr>
              <w:pStyle w:val="ListParagraph"/>
              <w:numPr>
                <w:ilvl w:val="0"/>
                <w:numId w:val="25"/>
              </w:numPr>
              <w:spacing w:after="200"/>
              <w:ind w:left="371"/>
              <w:jc w:val="left"/>
              <w:rPr>
                <w:sz w:val="22"/>
                <w:szCs w:val="22"/>
              </w:rPr>
            </w:pPr>
            <w:r>
              <w:rPr>
                <w:sz w:val="22"/>
                <w:szCs w:val="22"/>
              </w:rPr>
              <w:t xml:space="preserve">Sistem akan meminta aktor untuk mengkonfirmasi penghapusan </w:t>
            </w:r>
            <w:r>
              <w:rPr>
                <w:i/>
                <w:sz w:val="22"/>
                <w:szCs w:val="22"/>
              </w:rPr>
              <w:t xml:space="preserve">file </w:t>
            </w:r>
            <w:r>
              <w:rPr>
                <w:sz w:val="22"/>
                <w:szCs w:val="22"/>
              </w:rPr>
              <w:t>materi</w:t>
            </w:r>
            <w:r w:rsidR="00E82CB1">
              <w:rPr>
                <w:sz w:val="22"/>
                <w:szCs w:val="22"/>
              </w:rPr>
              <w:t xml:space="preserve"> yang telah dipilih untuk dihapus.</w:t>
            </w:r>
          </w:p>
          <w:p w14:paraId="0C316FA7" w14:textId="77777777" w:rsidR="00B73466" w:rsidRDefault="00B73466">
            <w:pPr>
              <w:pStyle w:val="ListParagraph"/>
              <w:numPr>
                <w:ilvl w:val="0"/>
                <w:numId w:val="25"/>
              </w:numPr>
              <w:spacing w:after="200"/>
              <w:ind w:left="371"/>
              <w:jc w:val="left"/>
              <w:rPr>
                <w:b/>
                <w:iCs/>
                <w:sz w:val="22"/>
                <w:szCs w:val="22"/>
              </w:rPr>
              <w:pPrChange w:id="1780" w:author="ditaoktaria" w:date="2015-07-10T12:43:00Z">
                <w:pPr>
                  <w:pStyle w:val="ListParagraph"/>
                  <w:keepNext/>
                  <w:keepLines/>
                  <w:framePr w:hSpace="180" w:wrap="around" w:vAnchor="text" w:hAnchor="text" w:y="1"/>
                  <w:numPr>
                    <w:numId w:val="25"/>
                  </w:numPr>
                  <w:spacing w:before="200" w:after="200"/>
                  <w:ind w:left="371" w:hanging="360"/>
                  <w:suppressOverlap/>
                  <w:jc w:val="left"/>
                  <w:outlineLvl w:val="3"/>
                </w:pPr>
              </w:pPrChange>
            </w:pPr>
            <w:r>
              <w:rPr>
                <w:sz w:val="22"/>
                <w:szCs w:val="22"/>
              </w:rPr>
              <w:t>Aktor mengkonfirmasi penghapusan.</w:t>
            </w:r>
          </w:p>
          <w:p w14:paraId="476A90F9" w14:textId="5975BF68" w:rsidR="00B73466" w:rsidRPr="00411B04" w:rsidRDefault="00B73466">
            <w:pPr>
              <w:pStyle w:val="ListParagraph"/>
              <w:keepNext/>
              <w:keepLines/>
              <w:numPr>
                <w:ilvl w:val="0"/>
                <w:numId w:val="25"/>
              </w:numPr>
              <w:spacing w:after="200"/>
              <w:ind w:left="371"/>
              <w:jc w:val="left"/>
              <w:outlineLvl w:val="4"/>
              <w:rPr>
                <w:sz w:val="22"/>
                <w:szCs w:val="22"/>
                <w:rPrChange w:id="1781" w:author="ditaoktaria oktaria" w:date="2015-02-25T15:24:00Z">
                  <w:rPr>
                    <w:rFonts w:cstheme="majorBidi"/>
                    <w:b/>
                    <w:i/>
                    <w:iCs/>
                    <w:color w:val="404040" w:themeColor="text1" w:themeTint="BF"/>
                    <w:szCs w:val="22"/>
                  </w:rPr>
                </w:rPrChange>
              </w:rPr>
              <w:pPrChange w:id="1782" w:author="ditaoktaria" w:date="2015-07-10T12:43:00Z">
                <w:pPr>
                  <w:pStyle w:val="ListParagraph"/>
                  <w:keepNext/>
                  <w:keepLines/>
                  <w:framePr w:hSpace="180" w:wrap="around" w:vAnchor="text" w:hAnchor="text" w:y="1"/>
                  <w:numPr>
                    <w:numId w:val="25"/>
                  </w:numPr>
                  <w:spacing w:before="200" w:after="200"/>
                  <w:ind w:left="371" w:hanging="360"/>
                  <w:suppressOverlap/>
                  <w:jc w:val="left"/>
                  <w:outlineLvl w:val="4"/>
                </w:pPr>
              </w:pPrChange>
            </w:pPr>
            <w:r>
              <w:rPr>
                <w:sz w:val="22"/>
                <w:szCs w:val="22"/>
              </w:rPr>
              <w:t xml:space="preserve">Sistem akan menghapus </w:t>
            </w:r>
            <w:r>
              <w:rPr>
                <w:i/>
                <w:sz w:val="22"/>
                <w:szCs w:val="22"/>
              </w:rPr>
              <w:t xml:space="preserve">file </w:t>
            </w:r>
            <w:r>
              <w:rPr>
                <w:sz w:val="22"/>
                <w:szCs w:val="22"/>
              </w:rPr>
              <w:t>materi dari sistem.</w:t>
            </w:r>
          </w:p>
        </w:tc>
      </w:tr>
      <w:tr w:rsidR="00E2503C" w:rsidRPr="00193933" w14:paraId="47EAD027" w14:textId="77777777" w:rsidTr="00997CEC">
        <w:tc>
          <w:tcPr>
            <w:tcW w:w="1922" w:type="dxa"/>
            <w:shd w:val="clear" w:color="auto" w:fill="auto"/>
            <w:vAlign w:val="center"/>
            <w:tcPrChange w:id="1783" w:author="ditaoktaria" w:date="2015-07-10T12:28:00Z">
              <w:tcPr>
                <w:tcW w:w="1922" w:type="dxa"/>
                <w:shd w:val="clear" w:color="auto" w:fill="auto"/>
                <w:vAlign w:val="center"/>
              </w:tcPr>
            </w:tcPrChange>
          </w:tcPr>
          <w:p w14:paraId="204027FD" w14:textId="203D828A" w:rsidR="00E2503C" w:rsidRPr="00411B04" w:rsidRDefault="003E5CBB" w:rsidP="000854A3">
            <w:pPr>
              <w:ind w:firstLine="0"/>
              <w:rPr>
                <w:b/>
                <w:sz w:val="22"/>
              </w:rPr>
            </w:pPr>
            <w:r>
              <w:rPr>
                <w:b/>
                <w:sz w:val="22"/>
              </w:rPr>
              <w:t xml:space="preserve">Pindah </w:t>
            </w:r>
            <w:r w:rsidRPr="003E5CBB">
              <w:rPr>
                <w:b/>
                <w:i/>
                <w:sz w:val="22"/>
                <w:rPrChange w:id="1784" w:author="ditaoktaria oktaria" w:date="2015-02-27T09:23:00Z">
                  <w:rPr>
                    <w:b/>
                    <w:sz w:val="22"/>
                  </w:rPr>
                </w:rPrChange>
              </w:rPr>
              <w:t>Folder</w:t>
            </w:r>
          </w:p>
        </w:tc>
        <w:tc>
          <w:tcPr>
            <w:tcW w:w="6008" w:type="dxa"/>
            <w:shd w:val="clear" w:color="auto" w:fill="auto"/>
            <w:vAlign w:val="center"/>
            <w:tcPrChange w:id="1785" w:author="ditaoktaria" w:date="2015-07-10T12:28:00Z">
              <w:tcPr>
                <w:tcW w:w="6008" w:type="dxa"/>
                <w:shd w:val="clear" w:color="auto" w:fill="auto"/>
                <w:vAlign w:val="center"/>
              </w:tcPr>
            </w:tcPrChange>
          </w:tcPr>
          <w:p w14:paraId="2FF672C0" w14:textId="1C9CF955" w:rsidR="00056A93" w:rsidRDefault="00056A93">
            <w:pPr>
              <w:pStyle w:val="ListParagraph"/>
              <w:numPr>
                <w:ilvl w:val="0"/>
                <w:numId w:val="37"/>
              </w:numPr>
              <w:ind w:left="328"/>
              <w:rPr>
                <w:rFonts w:eastAsia="Times New Roman" w:cstheme="majorBidi"/>
                <w:b/>
                <w:i/>
                <w:iCs/>
                <w:color w:val="000000"/>
                <w:sz w:val="22"/>
                <w:lang w:val="id-ID" w:eastAsia="id-ID"/>
              </w:rPr>
              <w:pPrChange w:id="1786"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Sistem menampilkan daftar folder yang dimiliki oleh aktor</w:t>
            </w:r>
          </w:p>
          <w:p w14:paraId="19EA45A1" w14:textId="77777777" w:rsidR="00E2503C" w:rsidRDefault="0030683F">
            <w:pPr>
              <w:pStyle w:val="ListParagraph"/>
              <w:numPr>
                <w:ilvl w:val="0"/>
                <w:numId w:val="37"/>
              </w:numPr>
              <w:ind w:left="328"/>
              <w:rPr>
                <w:rFonts w:eastAsia="Times New Roman" w:cstheme="majorBidi"/>
                <w:b/>
                <w:i/>
                <w:iCs/>
                <w:color w:val="000000"/>
                <w:sz w:val="22"/>
                <w:lang w:val="id-ID" w:eastAsia="id-ID"/>
              </w:rPr>
              <w:pPrChange w:id="1787" w:author="ditaoktaria" w:date="2015-07-10T12:43:00Z">
                <w:pPr>
                  <w:keepNext/>
                  <w:keepLines/>
                  <w:autoSpaceDE w:val="0"/>
                  <w:autoSpaceDN w:val="0"/>
                  <w:adjustRightInd w:val="0"/>
                  <w:spacing w:before="200"/>
                  <w:ind w:firstLine="0"/>
                  <w:jc w:val="center"/>
                  <w:outlineLvl w:val="4"/>
                </w:pPr>
              </w:pPrChange>
            </w:pPr>
            <w:r w:rsidRPr="0030683F">
              <w:rPr>
                <w:color w:val="000000"/>
                <w:sz w:val="22"/>
                <w:lang w:val="id-ID" w:eastAsia="id-ID"/>
                <w:rPrChange w:id="1788" w:author="ditaoktaria oktaria" w:date="2015-02-26T14:47:00Z">
                  <w:rPr>
                    <w:b/>
                    <w:color w:val="000000"/>
                    <w:sz w:val="22"/>
                    <w:lang w:val="id-ID" w:eastAsia="id-ID"/>
                  </w:rPr>
                </w:rPrChange>
              </w:rPr>
              <w:t>Sistem</w:t>
            </w:r>
            <w:r>
              <w:rPr>
                <w:color w:val="000000"/>
                <w:sz w:val="22"/>
                <w:lang w:val="id-ID" w:eastAsia="id-ID"/>
              </w:rPr>
              <w:t xml:space="preserve"> mengizinkan aktor untuk memberikan pilihan </w:t>
            </w:r>
            <w:r w:rsidR="00056A93">
              <w:rPr>
                <w:color w:val="000000"/>
                <w:sz w:val="22"/>
                <w:lang w:val="id-ID" w:eastAsia="id-ID"/>
              </w:rPr>
              <w:t>folder yang menjadi tujuan.</w:t>
            </w:r>
          </w:p>
          <w:p w14:paraId="3735EFDF" w14:textId="77777777" w:rsidR="00056A93" w:rsidRDefault="00056A93">
            <w:pPr>
              <w:pStyle w:val="ListParagraph"/>
              <w:numPr>
                <w:ilvl w:val="0"/>
                <w:numId w:val="37"/>
              </w:numPr>
              <w:ind w:left="328"/>
              <w:rPr>
                <w:rFonts w:eastAsia="Times New Roman" w:cstheme="majorBidi"/>
                <w:b/>
                <w:i/>
                <w:iCs/>
                <w:color w:val="000000"/>
                <w:sz w:val="22"/>
                <w:lang w:val="id-ID" w:eastAsia="id-ID"/>
              </w:rPr>
              <w:pPrChange w:id="1789"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Aktor memberikan pilihan folder.</w:t>
            </w:r>
          </w:p>
          <w:p w14:paraId="0F1A08A9" w14:textId="74CAE726" w:rsidR="007C2DB4" w:rsidRDefault="007C2DB4">
            <w:pPr>
              <w:pStyle w:val="ListParagraph"/>
              <w:numPr>
                <w:ilvl w:val="0"/>
                <w:numId w:val="37"/>
              </w:numPr>
              <w:ind w:left="328"/>
              <w:rPr>
                <w:rFonts w:eastAsia="Times New Roman" w:cstheme="majorBidi"/>
                <w:b/>
                <w:i/>
                <w:iCs/>
                <w:color w:val="000000"/>
                <w:sz w:val="22"/>
                <w:lang w:val="id-ID" w:eastAsia="id-ID"/>
              </w:rPr>
              <w:pPrChange w:id="1790"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Aktor menekan tombol ok.</w:t>
            </w:r>
          </w:p>
          <w:p w14:paraId="584AC816" w14:textId="05D2BEE5" w:rsidR="00056A93" w:rsidRPr="0030683F" w:rsidRDefault="00056A93">
            <w:pPr>
              <w:pStyle w:val="ListParagraph"/>
              <w:numPr>
                <w:ilvl w:val="0"/>
                <w:numId w:val="37"/>
              </w:numPr>
              <w:ind w:left="328"/>
              <w:rPr>
                <w:color w:val="000000"/>
                <w:sz w:val="22"/>
                <w:lang w:val="id-ID" w:eastAsia="id-ID"/>
                <w:rPrChange w:id="1791" w:author="ditaoktaria oktaria" w:date="2015-02-26T14:47:00Z">
                  <w:rPr>
                    <w:rFonts w:eastAsiaTheme="majorEastAsia" w:cstheme="majorBidi"/>
                    <w:b/>
                    <w:i/>
                    <w:iCs/>
                    <w:color w:val="404040" w:themeColor="text1" w:themeTint="BF"/>
                    <w:lang w:val="id-ID" w:eastAsia="id-ID"/>
                  </w:rPr>
                </w:rPrChange>
              </w:rPr>
              <w:pPrChange w:id="1792" w:author="ditaoktaria" w:date="2015-07-10T12:43:00Z">
                <w:pPr>
                  <w:keepNext/>
                  <w:keepLines/>
                  <w:autoSpaceDE w:val="0"/>
                  <w:autoSpaceDN w:val="0"/>
                  <w:adjustRightInd w:val="0"/>
                  <w:spacing w:before="200"/>
                  <w:ind w:firstLine="0"/>
                  <w:jc w:val="center"/>
                  <w:outlineLvl w:val="7"/>
                </w:pPr>
              </w:pPrChange>
            </w:pPr>
            <w:r>
              <w:rPr>
                <w:color w:val="000000"/>
                <w:sz w:val="22"/>
                <w:lang w:val="id-ID" w:eastAsia="id-ID"/>
              </w:rPr>
              <w:t>Sistem memindahkan materi ke folder yang telah dipilih.</w:t>
            </w:r>
          </w:p>
        </w:tc>
      </w:tr>
      <w:tr w:rsidR="008B7BDB" w:rsidRPr="00193933" w14:paraId="51924D90" w14:textId="77777777" w:rsidTr="00997CEC">
        <w:tc>
          <w:tcPr>
            <w:tcW w:w="7930" w:type="dxa"/>
            <w:gridSpan w:val="2"/>
            <w:shd w:val="clear" w:color="auto" w:fill="D9D9D9" w:themeFill="background1" w:themeFillShade="D9"/>
            <w:tcPrChange w:id="1793" w:author="ditaoktaria" w:date="2015-07-10T12:28:00Z">
              <w:tcPr>
                <w:tcW w:w="7930" w:type="dxa"/>
                <w:gridSpan w:val="2"/>
                <w:shd w:val="clear" w:color="auto" w:fill="auto"/>
              </w:tcPr>
            </w:tcPrChange>
          </w:tcPr>
          <w:p w14:paraId="1A15CE26" w14:textId="4FC8E384" w:rsidR="008B7BDB" w:rsidRPr="00D91AFA" w:rsidRDefault="008B7BDB">
            <w:pPr>
              <w:ind w:firstLine="0"/>
              <w:jc w:val="center"/>
              <w:rPr>
                <w:sz w:val="22"/>
                <w:rPrChange w:id="1794" w:author="ditaoktaria oktaria" w:date="2015-02-25T15:27:00Z">
                  <w:rPr>
                    <w:rFonts w:eastAsia="Times New Roman" w:cstheme="majorBidi"/>
                    <w:b/>
                    <w:i/>
                    <w:iCs/>
                    <w:color w:val="404040" w:themeColor="text1" w:themeTint="BF"/>
                  </w:rPr>
                </w:rPrChange>
              </w:rPr>
              <w:pPrChange w:id="1795" w:author="ditaoktaria" w:date="2015-07-10T12:43:00Z">
                <w:pPr>
                  <w:keepNext/>
                  <w:keepLines/>
                  <w:spacing w:before="200"/>
                  <w:ind w:firstLine="0"/>
                  <w:jc w:val="left"/>
                  <w:outlineLvl w:val="4"/>
                </w:pPr>
              </w:pPrChange>
            </w:pPr>
            <w:r w:rsidRPr="00B94C18">
              <w:rPr>
                <w:b/>
                <w:sz w:val="22"/>
              </w:rPr>
              <w:lastRenderedPageBreak/>
              <w:t xml:space="preserve">Alur Alternatif </w:t>
            </w:r>
            <w:r w:rsidRPr="00B94C18">
              <w:rPr>
                <w:b/>
                <w:i/>
                <w:sz w:val="22"/>
              </w:rPr>
              <w:t>(Alternative Flows)</w:t>
            </w:r>
          </w:p>
        </w:tc>
      </w:tr>
      <w:tr w:rsidR="008B7BDB" w:rsidRPr="00193933" w14:paraId="2EFE55DC" w14:textId="77777777" w:rsidTr="00997CEC">
        <w:tc>
          <w:tcPr>
            <w:tcW w:w="1922" w:type="dxa"/>
            <w:shd w:val="clear" w:color="auto" w:fill="auto"/>
            <w:vAlign w:val="center"/>
            <w:tcPrChange w:id="1796" w:author="ditaoktaria" w:date="2015-07-10T12:28:00Z">
              <w:tcPr>
                <w:tcW w:w="1922" w:type="dxa"/>
                <w:shd w:val="clear" w:color="auto" w:fill="auto"/>
                <w:vAlign w:val="center"/>
              </w:tcPr>
            </w:tcPrChange>
          </w:tcPr>
          <w:p w14:paraId="22AE62BE" w14:textId="6D187A96" w:rsidR="008B7BDB" w:rsidRPr="00411B04" w:rsidRDefault="008B7BDB">
            <w:pPr>
              <w:keepNext/>
              <w:keepLines/>
              <w:ind w:firstLine="0"/>
              <w:jc w:val="left"/>
              <w:outlineLvl w:val="4"/>
              <w:rPr>
                <w:rFonts w:eastAsia="Times New Roman"/>
                <w:b/>
                <w:iCs/>
                <w:sz w:val="22"/>
              </w:rPr>
              <w:pPrChange w:id="1797" w:author="ditaoktaria" w:date="2015-07-10T12:43:00Z">
                <w:pPr>
                  <w:keepNext/>
                  <w:keepLines/>
                  <w:framePr w:hSpace="180" w:wrap="around" w:vAnchor="text" w:hAnchor="text" w:y="1"/>
                  <w:spacing w:before="200"/>
                  <w:ind w:firstLine="0"/>
                  <w:suppressOverlap/>
                  <w:jc w:val="left"/>
                  <w:outlineLvl w:val="4"/>
                </w:pPr>
              </w:pPrChange>
            </w:pPr>
            <w:r>
              <w:rPr>
                <w:b/>
                <w:sz w:val="22"/>
              </w:rPr>
              <w:t>Hapus Materi Dibatalkan</w:t>
            </w:r>
          </w:p>
        </w:tc>
        <w:tc>
          <w:tcPr>
            <w:tcW w:w="6008" w:type="dxa"/>
            <w:vAlign w:val="center"/>
            <w:tcPrChange w:id="1798" w:author="ditaoktaria" w:date="2015-07-10T12:28:00Z">
              <w:tcPr>
                <w:tcW w:w="6008" w:type="dxa"/>
                <w:vAlign w:val="center"/>
              </w:tcPr>
            </w:tcPrChange>
          </w:tcPr>
          <w:p w14:paraId="170ED497" w14:textId="5A7DD58F" w:rsidR="008B7BDB" w:rsidRPr="000136D4" w:rsidRDefault="000136D4" w:rsidP="000854A3">
            <w:pPr>
              <w:ind w:firstLine="0"/>
              <w:jc w:val="left"/>
              <w:rPr>
                <w:sz w:val="22"/>
              </w:rPr>
            </w:pPr>
            <w:r w:rsidRPr="00193933">
              <w:rPr>
                <w:sz w:val="22"/>
              </w:rPr>
              <w:t xml:space="preserve">Jika pada </w:t>
            </w:r>
            <w:r w:rsidRPr="00193933">
              <w:rPr>
                <w:i/>
                <w:sz w:val="22"/>
              </w:rPr>
              <w:t>sub flow</w:t>
            </w:r>
            <w:r w:rsidRPr="00193933">
              <w:rPr>
                <w:sz w:val="22"/>
              </w:rPr>
              <w:t xml:space="preserve"> “Hapus </w:t>
            </w:r>
            <w:r>
              <w:rPr>
                <w:sz w:val="22"/>
              </w:rPr>
              <w:t>Materi</w:t>
            </w:r>
            <w:r w:rsidRPr="00193933">
              <w:rPr>
                <w:sz w:val="22"/>
              </w:rPr>
              <w:t xml:space="preserve">” aktor memutuskan untuk tidak menghapus </w:t>
            </w:r>
            <w:r>
              <w:rPr>
                <w:sz w:val="22"/>
              </w:rPr>
              <w:t>materi</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dan kembali ke awal </w:t>
            </w:r>
            <w:r w:rsidRPr="00193933">
              <w:rPr>
                <w:i/>
                <w:sz w:val="22"/>
              </w:rPr>
              <w:t>basic flow</w:t>
            </w:r>
            <w:r>
              <w:rPr>
                <w:sz w:val="22"/>
              </w:rPr>
              <w:t>.</w:t>
            </w:r>
          </w:p>
        </w:tc>
      </w:tr>
      <w:tr w:rsidR="008B7BDB" w:rsidRPr="00193933" w14:paraId="714987C8" w14:textId="77777777" w:rsidTr="00997CEC">
        <w:tc>
          <w:tcPr>
            <w:tcW w:w="1922" w:type="dxa"/>
            <w:shd w:val="clear" w:color="auto" w:fill="auto"/>
            <w:vAlign w:val="center"/>
            <w:tcPrChange w:id="1799" w:author="ditaoktaria" w:date="2015-07-10T12:28:00Z">
              <w:tcPr>
                <w:tcW w:w="1922" w:type="dxa"/>
                <w:shd w:val="clear" w:color="auto" w:fill="auto"/>
                <w:vAlign w:val="center"/>
              </w:tcPr>
            </w:tcPrChange>
          </w:tcPr>
          <w:p w14:paraId="42698721" w14:textId="77777777" w:rsidR="008B7BDB" w:rsidRPr="0041328A" w:rsidRDefault="008B7BDB">
            <w:pPr>
              <w:keepNext/>
              <w:keepLines/>
              <w:ind w:firstLine="0"/>
              <w:jc w:val="left"/>
              <w:outlineLvl w:val="4"/>
              <w:rPr>
                <w:rFonts w:eastAsia="Times New Roman"/>
                <w:b/>
                <w:iCs/>
                <w:sz w:val="22"/>
              </w:rPr>
              <w:pPrChange w:id="1800" w:author="ditaoktaria" w:date="2015-07-10T12:43:00Z">
                <w:pPr>
                  <w:keepNext/>
                  <w:keepLines/>
                  <w:framePr w:hSpace="180" w:wrap="around" w:vAnchor="text" w:hAnchor="text" w:y="1"/>
                  <w:spacing w:before="200"/>
                  <w:ind w:firstLine="0"/>
                  <w:suppressOverlap/>
                  <w:jc w:val="left"/>
                  <w:outlineLvl w:val="4"/>
                </w:pPr>
              </w:pPrChange>
            </w:pPr>
            <w:r w:rsidRPr="00411B04">
              <w:rPr>
                <w:b/>
                <w:sz w:val="22"/>
              </w:rPr>
              <w:t>Kondisi Akhir</w:t>
            </w:r>
          </w:p>
          <w:p w14:paraId="53600691" w14:textId="6571C837" w:rsidR="008B7BDB" w:rsidRPr="00411B04" w:rsidRDefault="008B7BDB">
            <w:pPr>
              <w:keepNext/>
              <w:keepLines/>
              <w:ind w:firstLine="0"/>
              <w:jc w:val="left"/>
              <w:outlineLvl w:val="4"/>
              <w:rPr>
                <w:rFonts w:eastAsia="Times New Roman"/>
                <w:b/>
                <w:iCs/>
                <w:sz w:val="22"/>
              </w:rPr>
              <w:pPrChange w:id="1801" w:author="ditaoktaria" w:date="2015-07-10T12:43:00Z">
                <w:pPr>
                  <w:keepNext/>
                  <w:keepLines/>
                  <w:framePr w:hSpace="180" w:wrap="around" w:vAnchor="text" w:hAnchor="text" w:y="1"/>
                  <w:spacing w:before="200"/>
                  <w:ind w:firstLine="0"/>
                  <w:suppressOverlap/>
                  <w:jc w:val="left"/>
                  <w:outlineLvl w:val="4"/>
                </w:pPr>
              </w:pPrChange>
            </w:pPr>
            <w:r w:rsidRPr="00411B04">
              <w:rPr>
                <w:b/>
                <w:i/>
                <w:sz w:val="22"/>
              </w:rPr>
              <w:t>(Post-Conditions)</w:t>
            </w:r>
          </w:p>
        </w:tc>
        <w:tc>
          <w:tcPr>
            <w:tcW w:w="6008" w:type="dxa"/>
            <w:vAlign w:val="center"/>
            <w:tcPrChange w:id="1802" w:author="ditaoktaria" w:date="2015-07-10T12:28:00Z">
              <w:tcPr>
                <w:tcW w:w="6008" w:type="dxa"/>
                <w:vAlign w:val="center"/>
              </w:tcPr>
            </w:tcPrChange>
          </w:tcPr>
          <w:p w14:paraId="25E8DBEB" w14:textId="591ACDE8" w:rsidR="008B7BDB" w:rsidRDefault="008B7BDB" w:rsidP="000854A3">
            <w:pPr>
              <w:ind w:firstLine="0"/>
              <w:jc w:val="left"/>
              <w:rPr>
                <w:sz w:val="22"/>
              </w:rPr>
            </w:pPr>
            <w:r>
              <w:rPr>
                <w:sz w:val="22"/>
              </w:rPr>
              <w:t xml:space="preserve">Jika </w:t>
            </w:r>
            <w:r>
              <w:rPr>
                <w:i/>
                <w:sz w:val="22"/>
              </w:rPr>
              <w:t xml:space="preserve">use case </w:t>
            </w:r>
            <w:r>
              <w:rPr>
                <w:sz w:val="22"/>
              </w:rPr>
              <w:t xml:space="preserve">berhasil, </w:t>
            </w:r>
            <w:r>
              <w:rPr>
                <w:i/>
                <w:sz w:val="22"/>
              </w:rPr>
              <w:t xml:space="preserve">file </w:t>
            </w:r>
            <w:r>
              <w:rPr>
                <w:sz w:val="22"/>
              </w:rPr>
              <w:t>materi akan terubah namanya, terhapus dari sistem atau berpindah ke dalam folder yang dipilih.</w:t>
            </w:r>
          </w:p>
        </w:tc>
      </w:tr>
    </w:tbl>
    <w:p w14:paraId="3C3B2213" w14:textId="2F0A33AA" w:rsidR="0030683F" w:rsidRDefault="0030683F" w:rsidP="0030683F">
      <w:pPr>
        <w:pStyle w:val="Heading6"/>
        <w:numPr>
          <w:ilvl w:val="0"/>
          <w:numId w:val="24"/>
        </w:numPr>
        <w:ind w:left="720"/>
        <w:rPr>
          <w:ins w:id="1803" w:author="ditaoktaria" w:date="2015-03-27T08:39:00Z"/>
        </w:rPr>
      </w:pPr>
      <w:commentRangeStart w:id="1804"/>
      <w:r w:rsidRPr="00BF7104">
        <w:t xml:space="preserve">Skenario </w:t>
      </w:r>
      <w:r w:rsidRPr="001F50E9">
        <w:rPr>
          <w:i/>
        </w:rPr>
        <w:t>Use Case</w:t>
      </w:r>
      <w:r w:rsidRPr="00BF7104">
        <w:t xml:space="preserve"> Presentasi Materi</w:t>
      </w:r>
      <w:commentRangeEnd w:id="1804"/>
      <w:r w:rsidR="00DC0E70">
        <w:rPr>
          <w:rStyle w:val="CommentReference"/>
          <w:rFonts w:eastAsia="Calibri"/>
          <w:b w:val="0"/>
          <w:iCs w:val="0"/>
        </w:rPr>
        <w:commentReference w:id="1804"/>
      </w:r>
    </w:p>
    <w:p w14:paraId="470AB55E" w14:textId="7503F13A" w:rsidR="009D7607" w:rsidRPr="009D7607" w:rsidRDefault="009D7607">
      <w:pPr>
        <w:rPr>
          <w:ins w:id="1805" w:author="ditaoktaria oktaria" w:date="2015-02-26T14:50:00Z"/>
        </w:rPr>
        <w:pPrChange w:id="1806" w:author="ditaoktaria" w:date="2015-03-27T08:39:00Z">
          <w:pPr>
            <w:pStyle w:val="Heading6"/>
            <w:numPr>
              <w:numId w:val="24"/>
            </w:numPr>
            <w:ind w:left="720" w:hanging="360"/>
          </w:pPr>
        </w:pPrChange>
      </w:pPr>
      <w:ins w:id="1807" w:author="ditaoktaria" w:date="2015-03-27T08:39:00Z">
        <w:r>
          <w:t xml:space="preserve">Kebutuhan fungsional selanjutnya yang harus disediakan oleh sistem adalah pengguna harus dapat </w:t>
        </w:r>
      </w:ins>
      <w:ins w:id="1808" w:author="ditaoktaria" w:date="2015-03-27T09:33:00Z">
        <w:r w:rsidR="007E46AB">
          <w:t>menayangkan</w:t>
        </w:r>
      </w:ins>
      <w:ins w:id="1809" w:author="ditaoktaria" w:date="2015-03-27T08:39:00Z">
        <w:r>
          <w:t xml:space="preserve"> materi yang direpresentasikan dengan </w:t>
        </w:r>
        <w:r>
          <w:rPr>
            <w:i/>
          </w:rPr>
          <w:t xml:space="preserve">use case </w:t>
        </w:r>
      </w:ins>
      <w:ins w:id="1810" w:author="ditaoktaria" w:date="2015-03-27T09:33:00Z">
        <w:r w:rsidR="007E46AB">
          <w:t>presentasi</w:t>
        </w:r>
      </w:ins>
      <w:ins w:id="1811" w:author="ditaoktaria" w:date="2015-03-27T08:39:00Z">
        <w:r>
          <w:t xml:space="preserve"> materi. Skenario </w:t>
        </w:r>
        <w:r>
          <w:rPr>
            <w:i/>
          </w:rPr>
          <w:t xml:space="preserve">use case </w:t>
        </w:r>
      </w:ins>
      <w:ins w:id="1812" w:author="ditaoktaria" w:date="2015-03-27T09:33:00Z">
        <w:r w:rsidR="007E46AB">
          <w:t>presentasi</w:t>
        </w:r>
      </w:ins>
      <w:ins w:id="1813" w:author="ditaoktaria" w:date="2015-03-27T08:39:00Z">
        <w:r>
          <w:t xml:space="preserve"> materi ditunjukkan pada </w:t>
        </w:r>
      </w:ins>
      <w:r w:rsidR="00394DBF">
        <w:t>T</w:t>
      </w:r>
      <w:ins w:id="1814" w:author="ditaoktaria" w:date="2015-03-27T08:39:00Z">
        <w:r>
          <w:t>ab</w:t>
        </w:r>
        <w:r w:rsidR="00F05CE1">
          <w:t>el 4.5</w:t>
        </w:r>
        <w:r w:rsidR="007E46AB">
          <w:t>.</w:t>
        </w:r>
      </w:ins>
    </w:p>
    <w:p w14:paraId="4396FB82" w14:textId="3EE0C3C1" w:rsidR="0030683F" w:rsidDel="00F05CE1" w:rsidRDefault="0030683F" w:rsidP="0030683F">
      <w:pPr>
        <w:pStyle w:val="Caption"/>
        <w:keepNext/>
        <w:rPr>
          <w:del w:id="1815" w:author="ditaoktaria" w:date="2015-07-06T10:21:00Z"/>
        </w:rPr>
      </w:pPr>
      <w:ins w:id="1816" w:author="ditaoktaria oktaria" w:date="2015-02-26T14:50:00Z">
        <w:del w:id="1817" w:author="ditaoktaria" w:date="2015-07-06T10:21:00Z">
          <w:r w:rsidDel="00F05CE1">
            <w:delText>Tabel 4.</w:delText>
          </w:r>
        </w:del>
      </w:ins>
      <w:del w:id="1818" w:author="ditaoktaria" w:date="2015-07-06T10:21:00Z">
        <w:r w:rsidR="00956F29" w:rsidDel="00F05CE1">
          <w:delText xml:space="preserve"> </w:delText>
        </w:r>
      </w:del>
      <w:ins w:id="1819" w:author="ditaoktaria oktaria" w:date="2015-02-26T14:50:00Z">
        <w:del w:id="1820" w:author="ditaoktaria" w:date="2015-03-25T13:39:00Z">
          <w:r w:rsidDel="007173DD">
            <w:rPr>
              <w:b w:val="0"/>
              <w:iCs w:val="0"/>
            </w:rPr>
            <w:fldChar w:fldCharType="begin"/>
          </w:r>
          <w:r w:rsidDel="007173DD">
            <w:delInstrText xml:space="preserve"> SEQ Tabel_4. \* ARABIC </w:delInstrText>
          </w:r>
          <w:r w:rsidDel="007173DD">
            <w:rPr>
              <w:b w:val="0"/>
              <w:iCs w:val="0"/>
            </w:rPr>
            <w:fldChar w:fldCharType="separate"/>
          </w:r>
        </w:del>
      </w:ins>
      <w:ins w:id="1821" w:author="ditaoktaria oktaria" w:date="2015-03-06T16:41:00Z">
        <w:del w:id="1822" w:author="ditaoktaria" w:date="2015-03-25T11:39:00Z">
          <w:r w:rsidR="00C17CFD" w:rsidDel="00324A0C">
            <w:rPr>
              <w:noProof/>
            </w:rPr>
            <w:delText>5</w:delText>
          </w:r>
        </w:del>
      </w:ins>
      <w:del w:id="1823" w:author="ditaoktaria" w:date="2015-03-25T11:39:00Z">
        <w:r w:rsidDel="00324A0C">
          <w:rPr>
            <w:noProof/>
          </w:rPr>
          <w:delText>6</w:delText>
        </w:r>
      </w:del>
      <w:ins w:id="1824" w:author="ditaoktaria oktaria" w:date="2015-02-26T14:50:00Z">
        <w:del w:id="1825" w:author="ditaoktaria" w:date="2015-03-25T13:39:00Z">
          <w:r w:rsidDel="007173DD">
            <w:rPr>
              <w:b w:val="0"/>
              <w:iCs w:val="0"/>
              <w:noProof/>
            </w:rPr>
            <w:fldChar w:fldCharType="end"/>
          </w:r>
        </w:del>
        <w:del w:id="1826" w:author="ditaoktaria" w:date="2015-07-06T10:21:00Z">
          <w:r w:rsidRPr="00D81786" w:rsidDel="00F05CE1">
            <w:rPr>
              <w:b w:val="0"/>
            </w:rPr>
            <w:delText xml:space="preserve"> </w:delText>
          </w:r>
          <w:r w:rsidRPr="00017391" w:rsidDel="00F05CE1">
            <w:rPr>
              <w:b w:val="0"/>
            </w:rPr>
            <w:delText xml:space="preserve">Skenario </w:delText>
          </w:r>
        </w:del>
        <w:del w:id="1827" w:author="ditaoktaria" w:date="2015-03-25T13:50:00Z">
          <w:r w:rsidRPr="00017391" w:rsidDel="00DF2343">
            <w:rPr>
              <w:b w:val="0"/>
              <w:i/>
            </w:rPr>
            <w:delText>Use Case</w:delText>
          </w:r>
        </w:del>
      </w:ins>
      <w:del w:id="1828" w:author="ditaoktaria" w:date="2015-07-06T10:21:00Z">
        <w:r w:rsidRPr="00017391" w:rsidDel="00F05CE1">
          <w:rPr>
            <w:b w:val="0"/>
          </w:rPr>
          <w:delText xml:space="preserve"> </w:delText>
        </w:r>
      </w:del>
    </w:p>
    <w:p w14:paraId="1929BEA3" w14:textId="5982B356" w:rsidR="00F05CE1" w:rsidRPr="00BE351A" w:rsidRDefault="00F05CE1">
      <w:pPr>
        <w:pStyle w:val="Caption"/>
        <w:keepNext/>
        <w:rPr>
          <w:ins w:id="1829" w:author="ditaoktaria" w:date="2015-07-06T10:21:00Z"/>
        </w:rPr>
        <w:pPrChange w:id="1830" w:author="ditaoktaria" w:date="2015-07-06T10:21:00Z">
          <w:pPr>
            <w:jc w:val="left"/>
          </w:pPr>
        </w:pPrChange>
      </w:pPr>
      <w:ins w:id="1831" w:author="ditaoktaria" w:date="2015-07-06T10:21:00Z">
        <w:r>
          <w:t xml:space="preserve">Tabel 4. </w:t>
        </w:r>
        <w:r>
          <w:fldChar w:fldCharType="begin"/>
        </w:r>
        <w:r>
          <w:instrText xml:space="preserve"> SEQ Tabel_4. \* ARABIC </w:instrText>
        </w:r>
      </w:ins>
      <w:r>
        <w:fldChar w:fldCharType="separate"/>
      </w:r>
      <w:ins w:id="1832" w:author="ditaoktaria" w:date="2015-07-29T10:19:00Z">
        <w:r w:rsidR="006819DC">
          <w:rPr>
            <w:noProof/>
          </w:rPr>
          <w:t>5</w:t>
        </w:r>
      </w:ins>
      <w:ins w:id="1833" w:author="ditaoktaria" w:date="2015-07-06T10:21:00Z">
        <w:r>
          <w:fldChar w:fldCharType="end"/>
        </w:r>
        <w:r>
          <w:t xml:space="preserve"> </w:t>
        </w:r>
        <w:r>
          <w:rPr>
            <w:b w:val="0"/>
          </w:rPr>
          <w:t xml:space="preserve">Skenario </w:t>
        </w:r>
        <w:r>
          <w:rPr>
            <w:b w:val="0"/>
            <w:i/>
          </w:rPr>
          <w:t xml:space="preserve">Use Case </w:t>
        </w:r>
        <w:r>
          <w:rPr>
            <w:b w:val="0"/>
          </w:rPr>
          <w:t>Presentasi Materi</w:t>
        </w:r>
      </w:ins>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34" w:author="ditaoktaria" w:date="2015-07-10T12:3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43"/>
        <w:gridCol w:w="6073"/>
        <w:tblGridChange w:id="1835">
          <w:tblGrid>
            <w:gridCol w:w="1922"/>
            <w:gridCol w:w="6008"/>
            <w:gridCol w:w="86"/>
          </w:tblGrid>
        </w:tblGridChange>
      </w:tblGrid>
      <w:tr w:rsidR="0030683F" w:rsidRPr="00193933" w14:paraId="1C1EDCAD" w14:textId="77777777" w:rsidTr="00997CEC">
        <w:trPr>
          <w:trHeight w:val="454"/>
          <w:trPrChange w:id="1836" w:author="ditaoktaria" w:date="2015-07-10T12:36:00Z">
            <w:trPr>
              <w:gridAfter w:val="0"/>
            </w:trPr>
          </w:trPrChange>
        </w:trPr>
        <w:tc>
          <w:tcPr>
            <w:tcW w:w="1212" w:type="pct"/>
            <w:shd w:val="clear" w:color="auto" w:fill="BFBFBF"/>
            <w:vAlign w:val="center"/>
            <w:tcPrChange w:id="1837" w:author="ditaoktaria" w:date="2015-07-10T12:36:00Z">
              <w:tcPr>
                <w:tcW w:w="1922" w:type="dxa"/>
                <w:shd w:val="clear" w:color="auto" w:fill="BFBFBF"/>
                <w:vAlign w:val="center"/>
              </w:tcPr>
            </w:tcPrChange>
          </w:tcPr>
          <w:p w14:paraId="123B8471" w14:textId="77777777" w:rsidR="0030683F" w:rsidRPr="00F54944" w:rsidRDefault="0030683F">
            <w:pPr>
              <w:keepNext/>
              <w:keepLines/>
              <w:ind w:firstLine="0"/>
              <w:jc w:val="left"/>
              <w:outlineLvl w:val="6"/>
              <w:rPr>
                <w:b/>
                <w:sz w:val="22"/>
                <w:rPrChange w:id="1838" w:author="ditaoktaria oktaria" w:date="2015-02-27T16:17:00Z">
                  <w:rPr>
                    <w:rFonts w:eastAsia="Times New Roman" w:cstheme="majorBidi"/>
                    <w:b/>
                    <w:i/>
                    <w:iCs/>
                    <w:color w:val="404040"/>
                  </w:rPr>
                </w:rPrChange>
              </w:rPr>
              <w:pPrChange w:id="1839" w:author="ditaoktaria" w:date="2015-07-10T12:40:00Z">
                <w:pPr>
                  <w:keepNext/>
                  <w:keepLines/>
                  <w:numPr>
                    <w:numId w:val="18"/>
                  </w:numPr>
                  <w:spacing w:before="200"/>
                  <w:ind w:left="720" w:firstLine="0"/>
                  <w:jc w:val="left"/>
                  <w:outlineLvl w:val="6"/>
                </w:pPr>
              </w:pPrChange>
            </w:pPr>
            <w:r w:rsidRPr="00F54944">
              <w:rPr>
                <w:b/>
                <w:sz w:val="22"/>
              </w:rPr>
              <w:t>Nama</w:t>
            </w:r>
          </w:p>
        </w:tc>
        <w:tc>
          <w:tcPr>
            <w:tcW w:w="3788" w:type="pct"/>
            <w:vAlign w:val="center"/>
            <w:tcPrChange w:id="1840" w:author="ditaoktaria" w:date="2015-07-10T12:36:00Z">
              <w:tcPr>
                <w:tcW w:w="6008" w:type="dxa"/>
                <w:vAlign w:val="center"/>
              </w:tcPr>
            </w:tcPrChange>
          </w:tcPr>
          <w:p w14:paraId="1054B134" w14:textId="356CCC36" w:rsidR="0030683F" w:rsidRPr="00F54944" w:rsidRDefault="003E4CDB">
            <w:pPr>
              <w:keepNext/>
              <w:keepLines/>
              <w:ind w:firstLine="0"/>
              <w:jc w:val="left"/>
              <w:outlineLvl w:val="4"/>
              <w:rPr>
                <w:sz w:val="22"/>
                <w:rPrChange w:id="1841" w:author="ditaoktaria oktaria" w:date="2015-02-27T16:17:00Z">
                  <w:rPr>
                    <w:rFonts w:eastAsia="Times New Roman"/>
                    <w:b/>
                    <w:iCs/>
                  </w:rPr>
                </w:rPrChange>
              </w:rPr>
              <w:pPrChange w:id="1842" w:author="ditaoktaria" w:date="2015-07-10T12:40:00Z">
                <w:pPr>
                  <w:keepNext/>
                  <w:keepLines/>
                  <w:framePr w:hSpace="180" w:wrap="around" w:vAnchor="text" w:hAnchor="text" w:y="1"/>
                  <w:spacing w:before="200"/>
                  <w:ind w:firstLine="0"/>
                  <w:suppressOverlap/>
                  <w:jc w:val="left"/>
                  <w:outlineLvl w:val="4"/>
                </w:pPr>
              </w:pPrChange>
            </w:pPr>
            <w:r w:rsidRPr="00F54944">
              <w:rPr>
                <w:sz w:val="22"/>
                <w:rPrChange w:id="1843" w:author="ditaoktaria oktaria" w:date="2015-02-27T16:17:00Z">
                  <w:rPr/>
                </w:rPrChange>
              </w:rPr>
              <w:t>Presentasi Materi</w:t>
            </w:r>
          </w:p>
        </w:tc>
      </w:tr>
      <w:tr w:rsidR="0030683F" w:rsidRPr="00193933" w14:paraId="71FF0346" w14:textId="77777777" w:rsidTr="00997CEC">
        <w:trPr>
          <w:trHeight w:val="454"/>
          <w:trPrChange w:id="1844" w:author="ditaoktaria" w:date="2015-07-10T12:36:00Z">
            <w:trPr>
              <w:gridAfter w:val="0"/>
            </w:trPr>
          </w:trPrChange>
        </w:trPr>
        <w:tc>
          <w:tcPr>
            <w:tcW w:w="1212" w:type="pct"/>
            <w:shd w:val="clear" w:color="auto" w:fill="BFBFBF"/>
            <w:vAlign w:val="center"/>
            <w:tcPrChange w:id="1845" w:author="ditaoktaria" w:date="2015-07-10T12:36:00Z">
              <w:tcPr>
                <w:tcW w:w="1922" w:type="dxa"/>
                <w:shd w:val="clear" w:color="auto" w:fill="BFBFBF"/>
                <w:vAlign w:val="center"/>
              </w:tcPr>
            </w:tcPrChange>
          </w:tcPr>
          <w:p w14:paraId="6704A8F2" w14:textId="77777777" w:rsidR="0030683F" w:rsidRPr="00F54944" w:rsidRDefault="0030683F">
            <w:pPr>
              <w:keepNext/>
              <w:keepLines/>
              <w:ind w:firstLine="0"/>
              <w:jc w:val="left"/>
              <w:outlineLvl w:val="6"/>
              <w:rPr>
                <w:b/>
                <w:sz w:val="22"/>
                <w:rPrChange w:id="1846" w:author="ditaoktaria oktaria" w:date="2015-02-27T16:17:00Z">
                  <w:rPr>
                    <w:rFonts w:eastAsia="Times New Roman" w:cstheme="majorBidi"/>
                    <w:b/>
                    <w:i/>
                    <w:iCs/>
                    <w:color w:val="404040"/>
                  </w:rPr>
                </w:rPrChange>
              </w:rPr>
              <w:pPrChange w:id="1847" w:author="ditaoktaria" w:date="2015-07-10T12:40:00Z">
                <w:pPr>
                  <w:keepNext/>
                  <w:keepLines/>
                  <w:numPr>
                    <w:numId w:val="18"/>
                  </w:numPr>
                  <w:spacing w:before="200"/>
                  <w:ind w:left="720" w:firstLine="0"/>
                  <w:jc w:val="left"/>
                  <w:outlineLvl w:val="6"/>
                </w:pPr>
              </w:pPrChange>
            </w:pPr>
            <w:r w:rsidRPr="00F54944">
              <w:rPr>
                <w:b/>
                <w:sz w:val="22"/>
              </w:rPr>
              <w:t>Kode SRS</w:t>
            </w:r>
          </w:p>
        </w:tc>
        <w:tc>
          <w:tcPr>
            <w:tcW w:w="3788" w:type="pct"/>
            <w:vAlign w:val="center"/>
            <w:tcPrChange w:id="1848" w:author="ditaoktaria" w:date="2015-07-10T12:36:00Z">
              <w:tcPr>
                <w:tcW w:w="6008" w:type="dxa"/>
                <w:vAlign w:val="center"/>
              </w:tcPr>
            </w:tcPrChange>
          </w:tcPr>
          <w:p w14:paraId="38D22C6C" w14:textId="4CBC921E" w:rsidR="0030683F" w:rsidRPr="00F54944" w:rsidRDefault="003E4CDB">
            <w:pPr>
              <w:keepNext/>
              <w:keepLines/>
              <w:ind w:firstLine="0"/>
              <w:jc w:val="left"/>
              <w:outlineLvl w:val="4"/>
              <w:rPr>
                <w:sz w:val="22"/>
                <w:rPrChange w:id="1849" w:author="ditaoktaria oktaria" w:date="2015-02-27T16:17:00Z">
                  <w:rPr>
                    <w:rFonts w:eastAsia="Times New Roman"/>
                    <w:b/>
                    <w:iCs/>
                  </w:rPr>
                </w:rPrChange>
              </w:rPr>
              <w:pPrChange w:id="1850" w:author="ditaoktaria" w:date="2015-07-10T12:40:00Z">
                <w:pPr>
                  <w:keepNext/>
                  <w:keepLines/>
                  <w:framePr w:hSpace="180" w:wrap="around" w:vAnchor="text" w:hAnchor="text" w:y="1"/>
                  <w:spacing w:before="200"/>
                  <w:ind w:firstLine="0"/>
                  <w:suppressOverlap/>
                  <w:jc w:val="left"/>
                  <w:outlineLvl w:val="4"/>
                </w:pPr>
              </w:pPrChange>
            </w:pPr>
            <w:r w:rsidRPr="00F54944">
              <w:rPr>
                <w:sz w:val="22"/>
                <w:rPrChange w:id="1851" w:author="ditaoktaria oktaria" w:date="2015-02-27T16:17:00Z">
                  <w:rPr/>
                </w:rPrChange>
              </w:rPr>
              <w:t>SRS_</w:t>
            </w:r>
            <w:r w:rsidR="00F54944" w:rsidRPr="00F54944">
              <w:rPr>
                <w:sz w:val="22"/>
                <w:rPrChange w:id="1852" w:author="ditaoktaria oktaria" w:date="2015-02-27T16:17:00Z">
                  <w:rPr/>
                </w:rPrChange>
              </w:rPr>
              <w:t>002_03</w:t>
            </w:r>
          </w:p>
        </w:tc>
      </w:tr>
      <w:tr w:rsidR="0030683F" w:rsidRPr="00193933" w14:paraId="0FA667D9" w14:textId="77777777" w:rsidTr="00997CEC">
        <w:trPr>
          <w:trHeight w:val="454"/>
          <w:trPrChange w:id="1853" w:author="ditaoktaria" w:date="2015-07-10T12:36:00Z">
            <w:trPr>
              <w:gridAfter w:val="0"/>
            </w:trPr>
          </w:trPrChange>
        </w:trPr>
        <w:tc>
          <w:tcPr>
            <w:tcW w:w="1212" w:type="pct"/>
            <w:shd w:val="clear" w:color="auto" w:fill="BFBFBF"/>
            <w:vAlign w:val="center"/>
            <w:tcPrChange w:id="1854" w:author="ditaoktaria" w:date="2015-07-10T12:36:00Z">
              <w:tcPr>
                <w:tcW w:w="1922" w:type="dxa"/>
                <w:shd w:val="clear" w:color="auto" w:fill="BFBFBF"/>
                <w:vAlign w:val="center"/>
              </w:tcPr>
            </w:tcPrChange>
          </w:tcPr>
          <w:p w14:paraId="5F2D7EAD" w14:textId="77777777" w:rsidR="0030683F" w:rsidRPr="00F54944" w:rsidRDefault="0030683F">
            <w:pPr>
              <w:keepNext/>
              <w:keepLines/>
              <w:ind w:firstLine="0"/>
              <w:jc w:val="left"/>
              <w:outlineLvl w:val="6"/>
              <w:rPr>
                <w:b/>
                <w:sz w:val="22"/>
                <w:rPrChange w:id="1855" w:author="ditaoktaria oktaria" w:date="2015-02-27T16:17:00Z">
                  <w:rPr>
                    <w:rFonts w:eastAsia="Times New Roman" w:cstheme="majorBidi"/>
                    <w:b/>
                    <w:i/>
                    <w:iCs/>
                    <w:color w:val="404040"/>
                  </w:rPr>
                </w:rPrChange>
              </w:rPr>
              <w:pPrChange w:id="1856" w:author="ditaoktaria" w:date="2015-07-10T12:40:00Z">
                <w:pPr>
                  <w:keepNext/>
                  <w:keepLines/>
                  <w:numPr>
                    <w:numId w:val="18"/>
                  </w:numPr>
                  <w:spacing w:before="200"/>
                  <w:ind w:left="720" w:firstLine="0"/>
                  <w:jc w:val="left"/>
                  <w:outlineLvl w:val="6"/>
                </w:pPr>
              </w:pPrChange>
            </w:pPr>
            <w:r w:rsidRPr="00F54944">
              <w:rPr>
                <w:b/>
                <w:sz w:val="22"/>
              </w:rPr>
              <w:t>Tujuan</w:t>
            </w:r>
          </w:p>
        </w:tc>
        <w:tc>
          <w:tcPr>
            <w:tcW w:w="3788" w:type="pct"/>
            <w:vAlign w:val="center"/>
            <w:tcPrChange w:id="1857" w:author="ditaoktaria" w:date="2015-07-10T12:36:00Z">
              <w:tcPr>
                <w:tcW w:w="6008" w:type="dxa"/>
                <w:vAlign w:val="center"/>
              </w:tcPr>
            </w:tcPrChange>
          </w:tcPr>
          <w:p w14:paraId="6F61A290" w14:textId="1862616E" w:rsidR="0030683F" w:rsidRPr="00F54944" w:rsidRDefault="002077B8">
            <w:pPr>
              <w:keepNext/>
              <w:keepLines/>
              <w:ind w:firstLine="0"/>
              <w:jc w:val="left"/>
              <w:outlineLvl w:val="4"/>
              <w:rPr>
                <w:sz w:val="22"/>
                <w:rPrChange w:id="1858" w:author="ditaoktaria oktaria" w:date="2015-02-27T16:17:00Z">
                  <w:rPr>
                    <w:rFonts w:eastAsia="Times New Roman"/>
                    <w:b/>
                    <w:iCs/>
                  </w:rPr>
                </w:rPrChange>
              </w:rPr>
              <w:pPrChange w:id="1859" w:author="ditaoktaria" w:date="2015-07-10T12:40:00Z">
                <w:pPr>
                  <w:keepNext/>
                  <w:keepLines/>
                  <w:framePr w:hSpace="180" w:wrap="around" w:vAnchor="text" w:hAnchor="text" w:y="1"/>
                  <w:spacing w:before="200"/>
                  <w:ind w:firstLine="0"/>
                  <w:suppressOverlap/>
                  <w:jc w:val="left"/>
                  <w:outlineLvl w:val="4"/>
                </w:pPr>
              </w:pPrChange>
            </w:pPr>
            <w:r>
              <w:rPr>
                <w:sz w:val="22"/>
              </w:rPr>
              <w:t>Mempresentasikan materi</w:t>
            </w:r>
          </w:p>
        </w:tc>
      </w:tr>
      <w:tr w:rsidR="0030683F" w:rsidRPr="00193933" w14:paraId="08DF24C6" w14:textId="77777777" w:rsidTr="00997CEC">
        <w:trPr>
          <w:trHeight w:val="454"/>
          <w:trPrChange w:id="1860" w:author="ditaoktaria" w:date="2015-07-10T12:36:00Z">
            <w:trPr>
              <w:gridAfter w:val="0"/>
            </w:trPr>
          </w:trPrChange>
        </w:trPr>
        <w:tc>
          <w:tcPr>
            <w:tcW w:w="1212" w:type="pct"/>
            <w:shd w:val="clear" w:color="auto" w:fill="BFBFBF"/>
            <w:vAlign w:val="center"/>
            <w:tcPrChange w:id="1861" w:author="ditaoktaria" w:date="2015-07-10T12:36:00Z">
              <w:tcPr>
                <w:tcW w:w="1922" w:type="dxa"/>
                <w:shd w:val="clear" w:color="auto" w:fill="BFBFBF"/>
                <w:vAlign w:val="center"/>
              </w:tcPr>
            </w:tcPrChange>
          </w:tcPr>
          <w:p w14:paraId="311FB5FD" w14:textId="5DFC2438" w:rsidR="0030683F" w:rsidRPr="00FA6671" w:rsidRDefault="0030683F">
            <w:pPr>
              <w:keepNext/>
              <w:keepLines/>
              <w:ind w:firstLine="0"/>
              <w:jc w:val="left"/>
              <w:outlineLvl w:val="6"/>
              <w:rPr>
                <w:b/>
                <w:sz w:val="22"/>
                <w:rPrChange w:id="1862" w:author="ditaoktaria oktaria" w:date="2015-03-09T16:42:00Z">
                  <w:rPr>
                    <w:rFonts w:eastAsia="Times New Roman" w:cstheme="majorBidi"/>
                    <w:b/>
                    <w:i/>
                    <w:iCs/>
                    <w:color w:val="404040"/>
                  </w:rPr>
                </w:rPrChange>
              </w:rPr>
              <w:pPrChange w:id="1863" w:author="ditaoktaria" w:date="2015-07-10T12:40:00Z">
                <w:pPr>
                  <w:keepNext/>
                  <w:keepLines/>
                  <w:numPr>
                    <w:numId w:val="18"/>
                  </w:numPr>
                  <w:spacing w:before="200"/>
                  <w:ind w:left="720" w:firstLine="0"/>
                  <w:jc w:val="left"/>
                  <w:outlineLvl w:val="6"/>
                </w:pPr>
              </w:pPrChange>
            </w:pPr>
            <w:r w:rsidRPr="00F54944">
              <w:rPr>
                <w:b/>
                <w:sz w:val="22"/>
              </w:rPr>
              <w:t>Deskripsi</w:t>
            </w:r>
            <w:r w:rsidR="00FA6671">
              <w:rPr>
                <w:b/>
                <w:sz w:val="22"/>
              </w:rPr>
              <w:t xml:space="preserve"> </w:t>
            </w:r>
            <w:r w:rsidRPr="00F54944">
              <w:rPr>
                <w:b/>
                <w:i/>
                <w:sz w:val="22"/>
              </w:rPr>
              <w:t>(Brief Description)</w:t>
            </w:r>
          </w:p>
        </w:tc>
        <w:tc>
          <w:tcPr>
            <w:tcW w:w="3788" w:type="pct"/>
            <w:vAlign w:val="center"/>
            <w:tcPrChange w:id="1864" w:author="ditaoktaria" w:date="2015-07-10T12:36:00Z">
              <w:tcPr>
                <w:tcW w:w="6008" w:type="dxa"/>
                <w:vAlign w:val="center"/>
              </w:tcPr>
            </w:tcPrChange>
          </w:tcPr>
          <w:p w14:paraId="28957611" w14:textId="521CC6AC" w:rsidR="0030683F" w:rsidRPr="00405F29" w:rsidRDefault="00405F29">
            <w:pPr>
              <w:keepNext/>
              <w:keepLines/>
              <w:ind w:firstLine="0"/>
              <w:jc w:val="left"/>
              <w:outlineLvl w:val="4"/>
              <w:rPr>
                <w:sz w:val="22"/>
                <w:rPrChange w:id="1865" w:author="ditaoktaria oktaria" w:date="2015-02-27T16:27:00Z">
                  <w:rPr>
                    <w:rFonts w:eastAsia="Times New Roman"/>
                    <w:b/>
                    <w:iCs/>
                  </w:rPr>
                </w:rPrChange>
              </w:rPr>
              <w:pPrChange w:id="1866" w:author="ditaoktaria" w:date="2015-07-10T12:40:00Z">
                <w:pPr>
                  <w:keepNext/>
                  <w:keepLines/>
                  <w:framePr w:hSpace="180" w:wrap="around" w:vAnchor="text" w:hAnchor="text" w:y="1"/>
                  <w:spacing w:before="200"/>
                  <w:ind w:firstLine="0"/>
                  <w:suppressOverlap/>
                  <w:jc w:val="left"/>
                  <w:outlineLvl w:val="4"/>
                </w:pPr>
              </w:pPrChange>
            </w:pPr>
            <w:r w:rsidRPr="00405F29">
              <w:rPr>
                <w:i/>
                <w:sz w:val="22"/>
              </w:rPr>
              <w:t xml:space="preserve">Use case </w:t>
            </w:r>
            <w:r w:rsidRPr="00405F29">
              <w:rPr>
                <w:sz w:val="22"/>
              </w:rPr>
              <w:t xml:space="preserve">ini memungkinkan pengguna untuk </w:t>
            </w:r>
            <w:r w:rsidRPr="00405F29">
              <w:rPr>
                <w:sz w:val="22"/>
                <w:rPrChange w:id="1867" w:author="ditaoktaria oktaria" w:date="2015-02-27T16:27:00Z">
                  <w:rPr/>
                </w:rPrChange>
              </w:rPr>
              <w:t>mempresentasikan materi dalam berbagai format media.</w:t>
            </w:r>
          </w:p>
        </w:tc>
      </w:tr>
      <w:tr w:rsidR="0030683F" w:rsidRPr="00193933" w14:paraId="4FAA0B20" w14:textId="77777777" w:rsidTr="00997CEC">
        <w:trPr>
          <w:trHeight w:val="454"/>
          <w:trPrChange w:id="1868" w:author="ditaoktaria" w:date="2015-07-10T12:36:00Z">
            <w:trPr>
              <w:gridAfter w:val="0"/>
            </w:trPr>
          </w:trPrChange>
        </w:trPr>
        <w:tc>
          <w:tcPr>
            <w:tcW w:w="1212" w:type="pct"/>
            <w:shd w:val="clear" w:color="auto" w:fill="BFBFBF"/>
            <w:vAlign w:val="center"/>
            <w:tcPrChange w:id="1869" w:author="ditaoktaria" w:date="2015-07-10T12:36:00Z">
              <w:tcPr>
                <w:tcW w:w="1922" w:type="dxa"/>
                <w:shd w:val="clear" w:color="auto" w:fill="BFBFBF"/>
                <w:vAlign w:val="center"/>
              </w:tcPr>
            </w:tcPrChange>
          </w:tcPr>
          <w:p w14:paraId="7392750D" w14:textId="77777777" w:rsidR="0030683F" w:rsidRPr="00F54944" w:rsidRDefault="0030683F">
            <w:pPr>
              <w:keepNext/>
              <w:keepLines/>
              <w:ind w:firstLine="0"/>
              <w:jc w:val="left"/>
              <w:outlineLvl w:val="6"/>
              <w:rPr>
                <w:b/>
                <w:sz w:val="22"/>
                <w:rPrChange w:id="1870" w:author="ditaoktaria oktaria" w:date="2015-02-27T16:17:00Z">
                  <w:rPr>
                    <w:rFonts w:eastAsia="Times New Roman" w:cstheme="majorBidi"/>
                    <w:b/>
                    <w:i/>
                    <w:iCs/>
                    <w:color w:val="404040"/>
                  </w:rPr>
                </w:rPrChange>
              </w:rPr>
              <w:pPrChange w:id="1871" w:author="ditaoktaria" w:date="2015-07-10T12:40:00Z">
                <w:pPr>
                  <w:keepNext/>
                  <w:keepLines/>
                  <w:numPr>
                    <w:numId w:val="18"/>
                  </w:numPr>
                  <w:spacing w:before="200"/>
                  <w:ind w:left="720" w:firstLine="0"/>
                  <w:jc w:val="left"/>
                  <w:outlineLvl w:val="6"/>
                </w:pPr>
              </w:pPrChange>
            </w:pPr>
            <w:r w:rsidRPr="00F54944">
              <w:rPr>
                <w:b/>
                <w:sz w:val="22"/>
              </w:rPr>
              <w:t>Aktor</w:t>
            </w:r>
          </w:p>
        </w:tc>
        <w:tc>
          <w:tcPr>
            <w:tcW w:w="3788" w:type="pct"/>
            <w:vAlign w:val="center"/>
            <w:tcPrChange w:id="1872" w:author="ditaoktaria" w:date="2015-07-10T12:36:00Z">
              <w:tcPr>
                <w:tcW w:w="6008" w:type="dxa"/>
                <w:vAlign w:val="center"/>
              </w:tcPr>
            </w:tcPrChange>
          </w:tcPr>
          <w:p w14:paraId="54A16B9B" w14:textId="24958E0E" w:rsidR="0030683F" w:rsidRPr="00F54944" w:rsidRDefault="002740E7" w:rsidP="000854A3">
            <w:pPr>
              <w:ind w:firstLine="0"/>
              <w:jc w:val="left"/>
              <w:rPr>
                <w:sz w:val="22"/>
                <w:rPrChange w:id="1873" w:author="ditaoktaria oktaria" w:date="2015-02-27T16:17:00Z">
                  <w:rPr/>
                </w:rPrChange>
              </w:rPr>
            </w:pPr>
            <w:ins w:id="1874" w:author="ditaoktaria" w:date="2015-02-27T18:18:00Z">
              <w:r>
                <w:rPr>
                  <w:sz w:val="22"/>
                </w:rPr>
                <w:t>Pengguna</w:t>
              </w:r>
            </w:ins>
          </w:p>
        </w:tc>
      </w:tr>
      <w:tr w:rsidR="0030683F" w:rsidRPr="00193933" w14:paraId="5BB550CC" w14:textId="77777777" w:rsidTr="00997CEC">
        <w:trPr>
          <w:trHeight w:val="454"/>
          <w:trPrChange w:id="1875" w:author="ditaoktaria" w:date="2015-07-10T12:36:00Z">
            <w:trPr>
              <w:gridAfter w:val="0"/>
            </w:trPr>
          </w:trPrChange>
        </w:trPr>
        <w:tc>
          <w:tcPr>
            <w:tcW w:w="1212" w:type="pct"/>
            <w:shd w:val="clear" w:color="auto" w:fill="BFBFBF"/>
            <w:vAlign w:val="center"/>
            <w:tcPrChange w:id="1876" w:author="ditaoktaria" w:date="2015-07-10T12:36:00Z">
              <w:tcPr>
                <w:tcW w:w="1922" w:type="dxa"/>
                <w:shd w:val="clear" w:color="auto" w:fill="BFBFBF"/>
                <w:vAlign w:val="center"/>
              </w:tcPr>
            </w:tcPrChange>
          </w:tcPr>
          <w:p w14:paraId="5A25E0B8" w14:textId="67F5D673" w:rsidR="0030683F" w:rsidRPr="00FA6671" w:rsidRDefault="0030683F">
            <w:pPr>
              <w:keepNext/>
              <w:keepLines/>
              <w:ind w:firstLine="0"/>
              <w:jc w:val="left"/>
              <w:outlineLvl w:val="6"/>
              <w:rPr>
                <w:b/>
                <w:sz w:val="22"/>
                <w:rPrChange w:id="1877" w:author="ditaoktaria oktaria" w:date="2015-03-09T16:42:00Z">
                  <w:rPr>
                    <w:rFonts w:eastAsia="Times New Roman" w:cstheme="majorBidi"/>
                    <w:b/>
                    <w:i/>
                    <w:iCs/>
                    <w:color w:val="404040"/>
                  </w:rPr>
                </w:rPrChange>
              </w:rPr>
              <w:pPrChange w:id="1878" w:author="ditaoktaria" w:date="2015-07-10T12:40:00Z">
                <w:pPr>
                  <w:keepNext/>
                  <w:keepLines/>
                  <w:numPr>
                    <w:numId w:val="18"/>
                  </w:numPr>
                  <w:spacing w:before="200"/>
                  <w:ind w:left="720" w:firstLine="0"/>
                  <w:jc w:val="left"/>
                  <w:outlineLvl w:val="6"/>
                </w:pPr>
              </w:pPrChange>
            </w:pPr>
            <w:r w:rsidRPr="00F54944">
              <w:rPr>
                <w:b/>
                <w:sz w:val="22"/>
              </w:rPr>
              <w:t>Kondisi Awal</w:t>
            </w:r>
            <w:r w:rsidR="00FA6671">
              <w:rPr>
                <w:b/>
                <w:sz w:val="22"/>
              </w:rPr>
              <w:t xml:space="preserve"> </w:t>
            </w:r>
            <w:r w:rsidRPr="00F54944">
              <w:rPr>
                <w:b/>
                <w:i/>
                <w:sz w:val="22"/>
              </w:rPr>
              <w:t>(Pre-Conditions)</w:t>
            </w:r>
          </w:p>
        </w:tc>
        <w:tc>
          <w:tcPr>
            <w:tcW w:w="3788" w:type="pct"/>
            <w:vAlign w:val="center"/>
            <w:tcPrChange w:id="1879" w:author="ditaoktaria" w:date="2015-07-10T12:36:00Z">
              <w:tcPr>
                <w:tcW w:w="6008" w:type="dxa"/>
                <w:vAlign w:val="center"/>
              </w:tcPr>
            </w:tcPrChange>
          </w:tcPr>
          <w:p w14:paraId="7A2AEC39" w14:textId="1857ACBF" w:rsidR="0030683F" w:rsidRPr="00F54944" w:rsidRDefault="002740E7" w:rsidP="000854A3">
            <w:pPr>
              <w:ind w:firstLine="0"/>
              <w:jc w:val="left"/>
              <w:rPr>
                <w:sz w:val="22"/>
                <w:rPrChange w:id="1880" w:author="ditaoktaria oktaria" w:date="2015-02-27T16:17:00Z">
                  <w:rPr/>
                </w:rPrChange>
              </w:rPr>
            </w:pPr>
            <w:ins w:id="1881" w:author="ditaoktaria" w:date="2015-02-27T18:19:00Z">
              <w:r w:rsidRPr="007A18CF">
                <w:rPr>
                  <w:sz w:val="22"/>
                </w:rPr>
                <w:t xml:space="preserve">Aktor harus melakukan </w:t>
              </w:r>
              <w:r w:rsidRPr="007A18CF">
                <w:rPr>
                  <w:i/>
                  <w:sz w:val="22"/>
                </w:rPr>
                <w:t xml:space="preserve">login </w:t>
              </w:r>
              <w:r w:rsidRPr="007A18CF">
                <w:rPr>
                  <w:sz w:val="22"/>
                </w:rPr>
                <w:t xml:space="preserve">terlebih dahulu kemudian masuk pada menu </w:t>
              </w:r>
              <w:r w:rsidRPr="007A18CF">
                <w:rPr>
                  <w:i/>
                  <w:sz w:val="22"/>
                </w:rPr>
                <w:t>materials</w:t>
              </w:r>
            </w:ins>
            <w:ins w:id="1882" w:author="ditaoktaria" w:date="2015-02-27T18:33:00Z">
              <w:r w:rsidR="007A625F">
                <w:rPr>
                  <w:sz w:val="22"/>
                </w:rPr>
                <w:t>.</w:t>
              </w:r>
            </w:ins>
          </w:p>
        </w:tc>
      </w:tr>
      <w:tr w:rsidR="0030683F" w:rsidRPr="00193933" w14:paraId="7DABB840" w14:textId="77777777" w:rsidTr="000854A3">
        <w:tblPrEx>
          <w:tblPrExChange w:id="1883" w:author="ditaoktaria" w:date="2015-07-10T12:44:00Z">
            <w:tblPrEx>
              <w:tblW w:w="5000" w:type="pct"/>
            </w:tblPrEx>
          </w:tblPrExChange>
        </w:tblPrEx>
        <w:trPr>
          <w:trHeight w:hRule="exact" w:val="449"/>
          <w:trPrChange w:id="1884" w:author="ditaoktaria" w:date="2015-07-10T12:44:00Z">
            <w:trPr>
              <w:trHeight w:hRule="exact" w:val="397"/>
            </w:trPr>
          </w:trPrChange>
        </w:trPr>
        <w:tc>
          <w:tcPr>
            <w:tcW w:w="5000" w:type="pct"/>
            <w:gridSpan w:val="2"/>
            <w:shd w:val="clear" w:color="auto" w:fill="BFBFBF"/>
            <w:vAlign w:val="center"/>
            <w:tcPrChange w:id="1885" w:author="ditaoktaria" w:date="2015-07-10T12:44:00Z">
              <w:tcPr>
                <w:tcW w:w="5000" w:type="pct"/>
                <w:gridSpan w:val="3"/>
                <w:shd w:val="clear" w:color="auto" w:fill="BFBFBF"/>
              </w:tcPr>
            </w:tcPrChange>
          </w:tcPr>
          <w:p w14:paraId="55E99952" w14:textId="77777777" w:rsidR="0030683F" w:rsidRPr="00F54944" w:rsidRDefault="0030683F">
            <w:pPr>
              <w:keepNext/>
              <w:keepLines/>
              <w:ind w:firstLine="0"/>
              <w:jc w:val="center"/>
              <w:outlineLvl w:val="4"/>
              <w:rPr>
                <w:sz w:val="22"/>
                <w:rPrChange w:id="1886" w:author="ditaoktaria oktaria" w:date="2015-02-27T16:17:00Z">
                  <w:rPr>
                    <w:rFonts w:eastAsia="Times New Roman"/>
                    <w:b/>
                    <w:iCs/>
                  </w:rPr>
                </w:rPrChange>
              </w:rPr>
              <w:pPrChange w:id="1887" w:author="ditaoktaria" w:date="2015-07-10T12:40:00Z">
                <w:pPr>
                  <w:keepNext/>
                  <w:keepLines/>
                  <w:framePr w:hSpace="180" w:wrap="around" w:vAnchor="text" w:hAnchor="text" w:y="1"/>
                  <w:spacing w:before="200"/>
                  <w:ind w:firstLine="0"/>
                  <w:suppressOverlap/>
                  <w:jc w:val="center"/>
                  <w:outlineLvl w:val="4"/>
                </w:pPr>
              </w:pPrChange>
            </w:pPr>
            <w:r w:rsidRPr="00F54944">
              <w:rPr>
                <w:b/>
                <w:i/>
                <w:sz w:val="22"/>
              </w:rPr>
              <w:t>Flow of Events</w:t>
            </w:r>
          </w:p>
        </w:tc>
      </w:tr>
      <w:tr w:rsidR="0030683F" w:rsidRPr="00193933" w14:paraId="06B64EE9" w14:textId="77777777" w:rsidTr="000854A3">
        <w:trPr>
          <w:trHeight w:val="406"/>
          <w:trPrChange w:id="1888" w:author="ditaoktaria" w:date="2015-07-10T12:37:00Z">
            <w:trPr>
              <w:gridAfter w:val="0"/>
            </w:trPr>
          </w:trPrChange>
        </w:trPr>
        <w:tc>
          <w:tcPr>
            <w:tcW w:w="5000" w:type="pct"/>
            <w:gridSpan w:val="2"/>
            <w:shd w:val="clear" w:color="auto" w:fill="D9D9D9"/>
            <w:vAlign w:val="center"/>
            <w:tcPrChange w:id="1889" w:author="ditaoktaria" w:date="2015-07-10T12:37:00Z">
              <w:tcPr>
                <w:tcW w:w="7930" w:type="dxa"/>
                <w:gridSpan w:val="2"/>
                <w:shd w:val="clear" w:color="auto" w:fill="D9D9D9"/>
                <w:vAlign w:val="center"/>
              </w:tcPr>
            </w:tcPrChange>
          </w:tcPr>
          <w:p w14:paraId="3FC86ACF" w14:textId="77777777" w:rsidR="0030683F" w:rsidRPr="00F54944" w:rsidRDefault="0030683F">
            <w:pPr>
              <w:keepNext/>
              <w:keepLines/>
              <w:ind w:firstLine="0"/>
              <w:jc w:val="center"/>
              <w:outlineLvl w:val="4"/>
              <w:rPr>
                <w:sz w:val="22"/>
                <w:rPrChange w:id="1890" w:author="ditaoktaria oktaria" w:date="2015-02-27T16:17:00Z">
                  <w:rPr>
                    <w:rFonts w:eastAsia="Times New Roman"/>
                    <w:b/>
                    <w:iCs/>
                  </w:rPr>
                </w:rPrChange>
              </w:rPr>
              <w:pPrChange w:id="1891" w:author="ditaoktaria" w:date="2015-07-10T12:40:00Z">
                <w:pPr>
                  <w:keepNext/>
                  <w:keepLines/>
                  <w:framePr w:hSpace="180" w:wrap="around" w:vAnchor="text" w:hAnchor="text" w:y="1"/>
                  <w:spacing w:before="200"/>
                  <w:ind w:firstLine="0"/>
                  <w:suppressOverlap/>
                  <w:jc w:val="center"/>
                  <w:outlineLvl w:val="4"/>
                </w:pPr>
              </w:pPrChange>
            </w:pPr>
            <w:r w:rsidRPr="00F54944">
              <w:rPr>
                <w:b/>
                <w:sz w:val="22"/>
              </w:rPr>
              <w:t>Alur Utama</w:t>
            </w:r>
            <w:r w:rsidRPr="002077B8">
              <w:rPr>
                <w:sz w:val="22"/>
              </w:rPr>
              <w:t xml:space="preserve"> </w:t>
            </w:r>
            <w:r w:rsidRPr="002077B8">
              <w:rPr>
                <w:b/>
                <w:i/>
                <w:sz w:val="22"/>
              </w:rPr>
              <w:t>(Basic Flow)</w:t>
            </w:r>
          </w:p>
        </w:tc>
      </w:tr>
      <w:tr w:rsidR="0030683F" w:rsidRPr="00193933" w14:paraId="1A910630" w14:textId="77777777" w:rsidTr="00997CEC">
        <w:trPr>
          <w:trHeight w:val="454"/>
          <w:trPrChange w:id="1892" w:author="ditaoktaria" w:date="2015-07-10T12:36:00Z">
            <w:trPr>
              <w:gridAfter w:val="0"/>
            </w:trPr>
          </w:trPrChange>
        </w:trPr>
        <w:tc>
          <w:tcPr>
            <w:tcW w:w="5000" w:type="pct"/>
            <w:gridSpan w:val="2"/>
            <w:shd w:val="clear" w:color="auto" w:fill="auto"/>
            <w:vAlign w:val="center"/>
            <w:tcPrChange w:id="1893" w:author="ditaoktaria" w:date="2015-07-10T12:36:00Z">
              <w:tcPr>
                <w:tcW w:w="7930" w:type="dxa"/>
                <w:gridSpan w:val="2"/>
                <w:shd w:val="clear" w:color="auto" w:fill="auto"/>
                <w:vAlign w:val="center"/>
              </w:tcPr>
            </w:tcPrChange>
          </w:tcPr>
          <w:p w14:paraId="266BA357" w14:textId="7AC0E385" w:rsidR="00D060DB" w:rsidRPr="007A18CF" w:rsidRDefault="00D060DB">
            <w:pPr>
              <w:pStyle w:val="ListParagraph"/>
              <w:keepNext/>
              <w:keepLines/>
              <w:spacing w:after="200"/>
              <w:ind w:left="0" w:firstLine="0"/>
              <w:jc w:val="left"/>
              <w:outlineLvl w:val="4"/>
              <w:rPr>
                <w:ins w:id="1894" w:author="ditaoktaria" w:date="2015-02-27T18:34:00Z"/>
                <w:b/>
                <w:iCs/>
                <w:color w:val="000000" w:themeColor="text1"/>
                <w:sz w:val="22"/>
                <w:szCs w:val="22"/>
              </w:rPr>
              <w:pPrChange w:id="1895" w:author="ditaoktaria" w:date="2015-07-10T12:40:00Z">
                <w:pPr>
                  <w:pStyle w:val="ListParagraph"/>
                  <w:keepNext/>
                  <w:keepLines/>
                  <w:framePr w:hSpace="180" w:wrap="around" w:vAnchor="text" w:hAnchor="text" w:y="1"/>
                  <w:spacing w:before="200" w:after="200"/>
                  <w:ind w:left="0" w:firstLine="0"/>
                  <w:suppressOverlap/>
                  <w:jc w:val="left"/>
                  <w:outlineLvl w:val="4"/>
                </w:pPr>
              </w:pPrChange>
            </w:pPr>
            <w:ins w:id="1896" w:author="ditaoktaria" w:date="2015-02-27T18:34:00Z">
              <w:r w:rsidRPr="007A18CF">
                <w:rPr>
                  <w:i/>
                  <w:sz w:val="22"/>
                  <w:szCs w:val="22"/>
                </w:rPr>
                <w:t xml:space="preserve">Use case </w:t>
              </w:r>
              <w:r w:rsidRPr="007A18CF">
                <w:rPr>
                  <w:sz w:val="22"/>
                  <w:szCs w:val="22"/>
                </w:rPr>
                <w:t xml:space="preserve">ini dimulai ketika aktor ingin </w:t>
              </w:r>
            </w:ins>
            <w:ins w:id="1897" w:author="ditaoktaria" w:date="2015-02-27T18:35:00Z">
              <w:r>
                <w:rPr>
                  <w:sz w:val="22"/>
                  <w:szCs w:val="22"/>
                </w:rPr>
                <w:t>mempresentasikan materi</w:t>
              </w:r>
            </w:ins>
            <w:ins w:id="1898" w:author="ditaoktaria" w:date="2015-02-27T18:34:00Z">
              <w:r w:rsidRPr="007A18CF">
                <w:rPr>
                  <w:sz w:val="22"/>
                  <w:szCs w:val="22"/>
                </w:rPr>
                <w:t>.</w:t>
              </w:r>
            </w:ins>
          </w:p>
          <w:p w14:paraId="46354E21" w14:textId="77777777" w:rsidR="00D060DB" w:rsidRDefault="00D060DB">
            <w:pPr>
              <w:pStyle w:val="ListParagraph"/>
              <w:keepNext/>
              <w:keepLines/>
              <w:numPr>
                <w:ilvl w:val="0"/>
                <w:numId w:val="45"/>
              </w:numPr>
              <w:spacing w:after="200"/>
              <w:jc w:val="left"/>
              <w:outlineLvl w:val="4"/>
              <w:rPr>
                <w:ins w:id="1899" w:author="ditaoktaria" w:date="2015-02-27T18:35:00Z"/>
                <w:b/>
                <w:iCs/>
                <w:color w:val="000000" w:themeColor="text1"/>
                <w:sz w:val="22"/>
                <w:szCs w:val="22"/>
              </w:rPr>
              <w:pPrChange w:id="1900"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901" w:author="ditaoktaria" w:date="2015-02-27T18:35:00Z">
              <w:r>
                <w:rPr>
                  <w:sz w:val="22"/>
                  <w:szCs w:val="22"/>
                </w:rPr>
                <w:t>Sistem menampilkan daftar materi yang dimiliki oleh aktor.</w:t>
              </w:r>
            </w:ins>
          </w:p>
          <w:p w14:paraId="6B10BFB1" w14:textId="48A0BF9F" w:rsidR="00D060DB" w:rsidRDefault="00D060DB">
            <w:pPr>
              <w:pStyle w:val="ListParagraph"/>
              <w:keepNext/>
              <w:keepLines/>
              <w:numPr>
                <w:ilvl w:val="0"/>
                <w:numId w:val="45"/>
              </w:numPr>
              <w:spacing w:after="200"/>
              <w:jc w:val="left"/>
              <w:outlineLvl w:val="4"/>
              <w:rPr>
                <w:ins w:id="1902" w:author="ditaoktaria" w:date="2015-02-27T18:35:00Z"/>
                <w:b/>
                <w:iCs/>
                <w:color w:val="000000" w:themeColor="text1"/>
                <w:sz w:val="22"/>
                <w:szCs w:val="22"/>
              </w:rPr>
              <w:pPrChange w:id="1903"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904" w:author="ditaoktaria" w:date="2015-02-27T18:34:00Z">
              <w:r>
                <w:rPr>
                  <w:sz w:val="22"/>
                  <w:szCs w:val="22"/>
                </w:rPr>
                <w:t xml:space="preserve">Aktor memberikan pilihan materi yang akan </w:t>
              </w:r>
            </w:ins>
            <w:ins w:id="1905" w:author="ditaoktaria" w:date="2015-02-27T18:36:00Z">
              <w:r w:rsidR="005C743E">
                <w:rPr>
                  <w:sz w:val="22"/>
                  <w:szCs w:val="22"/>
                </w:rPr>
                <w:t>dipresentasikan dengan mengklik nama materi.</w:t>
              </w:r>
            </w:ins>
          </w:p>
          <w:p w14:paraId="066E02FE" w14:textId="72780002" w:rsidR="00D060DB" w:rsidRDefault="00630EEE">
            <w:pPr>
              <w:pStyle w:val="ListParagraph"/>
              <w:keepNext/>
              <w:keepLines/>
              <w:numPr>
                <w:ilvl w:val="0"/>
                <w:numId w:val="45"/>
              </w:numPr>
              <w:spacing w:after="200"/>
              <w:jc w:val="left"/>
              <w:outlineLvl w:val="4"/>
              <w:rPr>
                <w:ins w:id="1906" w:author="ditaoktaria" w:date="2015-02-27T18:36:00Z"/>
                <w:b/>
                <w:iCs/>
                <w:color w:val="000000" w:themeColor="text1"/>
                <w:sz w:val="22"/>
                <w:szCs w:val="22"/>
              </w:rPr>
              <w:pPrChange w:id="1907"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908" w:author="ditaoktaria" w:date="2015-02-27T18:36:00Z">
              <w:r>
                <w:rPr>
                  <w:sz w:val="22"/>
                  <w:szCs w:val="22"/>
                </w:rPr>
                <w:t>Sistem akan menjalankan fung</w:t>
              </w:r>
              <w:r w:rsidR="005F4D63">
                <w:rPr>
                  <w:sz w:val="22"/>
                  <w:szCs w:val="22"/>
                </w:rPr>
                <w:t>si sesuai dengan jenis</w:t>
              </w:r>
              <w:r>
                <w:rPr>
                  <w:sz w:val="22"/>
                  <w:szCs w:val="22"/>
                </w:rPr>
                <w:t xml:space="preserve"> </w:t>
              </w:r>
            </w:ins>
            <w:ins w:id="1909" w:author="ditaoktaria" w:date="2015-02-27T18:37:00Z">
              <w:r>
                <w:rPr>
                  <w:i/>
                  <w:sz w:val="22"/>
                  <w:szCs w:val="22"/>
                </w:rPr>
                <w:t xml:space="preserve">file </w:t>
              </w:r>
            </w:ins>
            <w:ins w:id="1910" w:author="ditaoktaria" w:date="2015-02-27T18:36:00Z">
              <w:r>
                <w:rPr>
                  <w:sz w:val="22"/>
                  <w:szCs w:val="22"/>
                </w:rPr>
                <w:t>materi.</w:t>
              </w:r>
            </w:ins>
          </w:p>
          <w:p w14:paraId="731B560B" w14:textId="510389ED" w:rsidR="00285D0D" w:rsidRDefault="00630EEE">
            <w:pPr>
              <w:pStyle w:val="ListParagraph"/>
              <w:keepNext/>
              <w:keepLines/>
              <w:numPr>
                <w:ilvl w:val="1"/>
                <w:numId w:val="45"/>
              </w:numPr>
              <w:spacing w:after="200"/>
              <w:jc w:val="left"/>
              <w:outlineLvl w:val="4"/>
              <w:rPr>
                <w:ins w:id="1911" w:author="ditaoktaria" w:date="2015-06-22T13:27:00Z"/>
                <w:sz w:val="22"/>
                <w:szCs w:val="22"/>
              </w:rPr>
              <w:pPrChange w:id="1912" w:author="ditaoktaria" w:date="2015-07-10T12:40:00Z">
                <w:pPr>
                  <w:pStyle w:val="ListParagraph"/>
                  <w:numPr>
                    <w:ilvl w:val="1"/>
                    <w:numId w:val="27"/>
                  </w:numPr>
                  <w:spacing w:after="200"/>
                  <w:ind w:left="709" w:hanging="283"/>
                  <w:jc w:val="left"/>
                </w:pPr>
              </w:pPrChange>
            </w:pPr>
            <w:ins w:id="1913" w:author="ditaoktaria" w:date="2015-02-27T18:37:00Z">
              <w:r>
                <w:rPr>
                  <w:sz w:val="22"/>
                  <w:szCs w:val="22"/>
                </w:rPr>
                <w:t>Jika</w:t>
              </w:r>
            </w:ins>
            <w:ins w:id="1914" w:author="ditaoktaria" w:date="2015-02-27T18:41:00Z">
              <w:r w:rsidR="005F4D63">
                <w:rPr>
                  <w:sz w:val="22"/>
                  <w:szCs w:val="22"/>
                </w:rPr>
                <w:t xml:space="preserve"> jenis</w:t>
              </w:r>
            </w:ins>
            <w:ins w:id="1915" w:author="ditaoktaria" w:date="2015-02-27T18:37:00Z">
              <w:r>
                <w:rPr>
                  <w:sz w:val="22"/>
                  <w:szCs w:val="22"/>
                </w:rPr>
                <w:t xml:space="preserve"> </w:t>
              </w:r>
              <w:r w:rsidRPr="00630EEE">
                <w:rPr>
                  <w:i/>
                  <w:sz w:val="22"/>
                  <w:szCs w:val="22"/>
                  <w:rPrChange w:id="1916" w:author="ditaoktaria" w:date="2015-02-27T18:37:00Z">
                    <w:rPr>
                      <w:sz w:val="22"/>
                      <w:szCs w:val="22"/>
                    </w:rPr>
                  </w:rPrChange>
                </w:rPr>
                <w:t xml:space="preserve">file </w:t>
              </w:r>
              <w:r>
                <w:rPr>
                  <w:sz w:val="22"/>
                  <w:szCs w:val="22"/>
                </w:rPr>
                <w:t xml:space="preserve">materi </w:t>
              </w:r>
            </w:ins>
            <w:ins w:id="1917" w:author="ditaoktaria" w:date="2015-02-27T18:41:00Z">
              <w:r w:rsidR="005F4D63">
                <w:rPr>
                  <w:sz w:val="22"/>
                  <w:szCs w:val="22"/>
                </w:rPr>
                <w:t>memiliki format</w:t>
              </w:r>
            </w:ins>
            <w:ins w:id="1918" w:author="ditaoktaria" w:date="2015-02-27T18:38:00Z">
              <w:r>
                <w:rPr>
                  <w:i/>
                  <w:sz w:val="22"/>
                  <w:szCs w:val="22"/>
                </w:rPr>
                <w:t xml:space="preserve"> </w:t>
              </w:r>
              <w:r>
                <w:rPr>
                  <w:sz w:val="22"/>
                  <w:szCs w:val="22"/>
                </w:rPr>
                <w:t>P</w:t>
              </w:r>
            </w:ins>
            <w:ins w:id="1919" w:author="ditaoktaria" w:date="2015-02-27T18:40:00Z">
              <w:r w:rsidR="005F4D63">
                <w:rPr>
                  <w:sz w:val="22"/>
                  <w:szCs w:val="22"/>
                </w:rPr>
                <w:t>DF</w:t>
              </w:r>
            </w:ins>
            <w:ins w:id="1920" w:author="ditaoktaria" w:date="2015-02-27T18:38:00Z">
              <w:r>
                <w:rPr>
                  <w:sz w:val="22"/>
                  <w:szCs w:val="22"/>
                </w:rPr>
                <w:t xml:space="preserve">, maka </w:t>
              </w:r>
            </w:ins>
            <w:ins w:id="1921" w:author="ditaoktaria" w:date="2015-06-22T15:17:00Z">
              <w:r w:rsidR="00063B21">
                <w:rPr>
                  <w:sz w:val="22"/>
                  <w:szCs w:val="22"/>
                </w:rPr>
                <w:t>alur bagian "format PDF" akan dijalankan.</w:t>
              </w:r>
            </w:ins>
          </w:p>
          <w:p w14:paraId="1AFDED9B" w14:textId="3AA5D4E7" w:rsidR="00630EEE" w:rsidRPr="00C103A0" w:rsidRDefault="00B42F91">
            <w:pPr>
              <w:pStyle w:val="ListParagraph"/>
              <w:keepNext/>
              <w:keepLines/>
              <w:numPr>
                <w:ilvl w:val="1"/>
                <w:numId w:val="45"/>
              </w:numPr>
              <w:spacing w:after="200"/>
              <w:jc w:val="left"/>
              <w:outlineLvl w:val="4"/>
              <w:rPr>
                <w:sz w:val="22"/>
                <w:szCs w:val="22"/>
                <w:rPrChange w:id="1922" w:author="ditaoktaria" w:date="2015-02-27T18:41:00Z">
                  <w:rPr>
                    <w:szCs w:val="22"/>
                  </w:rPr>
                </w:rPrChange>
              </w:rPr>
              <w:pPrChange w:id="1923" w:author="ditaoktaria" w:date="2015-07-10T12:40:00Z">
                <w:pPr>
                  <w:pStyle w:val="ListParagraph"/>
                  <w:numPr>
                    <w:ilvl w:val="1"/>
                    <w:numId w:val="27"/>
                  </w:numPr>
                  <w:spacing w:after="200"/>
                  <w:ind w:left="709" w:hanging="283"/>
                  <w:jc w:val="left"/>
                </w:pPr>
              </w:pPrChange>
            </w:pPr>
            <w:ins w:id="1924" w:author="ditaoktaria" w:date="2015-03-25T13:51:00Z">
              <w:r>
                <w:rPr>
                  <w:sz w:val="22"/>
                  <w:szCs w:val="22"/>
                </w:rPr>
                <w:t xml:space="preserve">Jika jenis </w:t>
              </w:r>
              <w:r w:rsidRPr="007A18CF">
                <w:rPr>
                  <w:i/>
                  <w:sz w:val="22"/>
                  <w:szCs w:val="22"/>
                </w:rPr>
                <w:t xml:space="preserve">file </w:t>
              </w:r>
              <w:r>
                <w:rPr>
                  <w:sz w:val="22"/>
                  <w:szCs w:val="22"/>
                </w:rPr>
                <w:t xml:space="preserve">materi memiliki format video, </w:t>
              </w:r>
            </w:ins>
            <w:ins w:id="1925" w:author="ditaoktaria" w:date="2015-06-22T15:27:00Z">
              <w:r w:rsidR="00A12C17">
                <w:rPr>
                  <w:sz w:val="22"/>
                  <w:szCs w:val="22"/>
                </w:rPr>
                <w:t>maka alur bagian "format video" akan dijalankan.</w:t>
              </w:r>
            </w:ins>
            <w:ins w:id="1926" w:author="ditaoktaria" w:date="2015-02-27T18:39:00Z">
              <w:del w:id="1927" w:author="ditaoktaria oktaria" w:date="2015-03-18T13:44:00Z">
                <w:r w:rsidR="005F4D63" w:rsidDel="00CD0A70">
                  <w:rPr>
                    <w:sz w:val="22"/>
                    <w:szCs w:val="22"/>
                  </w:rPr>
                  <w:delText xml:space="preserve">Jika format </w:delText>
                </w:r>
                <w:r w:rsidR="005F4D63" w:rsidRPr="007A18CF" w:rsidDel="00CD0A70">
                  <w:rPr>
                    <w:i/>
                    <w:sz w:val="22"/>
                    <w:szCs w:val="22"/>
                  </w:rPr>
                  <w:delText xml:space="preserve">file </w:delText>
                </w:r>
                <w:r w:rsidR="005F4D63" w:rsidDel="00CD0A70">
                  <w:rPr>
                    <w:sz w:val="22"/>
                    <w:szCs w:val="22"/>
                  </w:rPr>
                  <w:delText xml:space="preserve">materi adalah </w:delText>
                </w:r>
              </w:del>
            </w:ins>
            <w:ins w:id="1928" w:author="ditaoktaria" w:date="2015-02-27T18:40:00Z">
              <w:del w:id="1929" w:author="ditaoktaria oktaria" w:date="2015-03-18T13:44:00Z">
                <w:r w:rsidR="005F4D63" w:rsidRPr="005F4D63" w:rsidDel="00CD0A70">
                  <w:rPr>
                    <w:sz w:val="22"/>
                    <w:szCs w:val="22"/>
                    <w:rPrChange w:id="1930" w:author="ditaoktaria" w:date="2015-02-27T18:40:00Z">
                      <w:rPr>
                        <w:i/>
                        <w:sz w:val="22"/>
                        <w:szCs w:val="22"/>
                      </w:rPr>
                    </w:rPrChange>
                  </w:rPr>
                  <w:delText>video</w:delText>
                </w:r>
              </w:del>
            </w:ins>
            <w:ins w:id="1931" w:author="ditaoktaria" w:date="2015-02-27T18:39:00Z">
              <w:del w:id="1932" w:author="ditaoktaria oktaria" w:date="2015-03-18T13:44:00Z">
                <w:r w:rsidR="005F4D63" w:rsidDel="00CD0A70">
                  <w:rPr>
                    <w:sz w:val="22"/>
                    <w:szCs w:val="22"/>
                  </w:rPr>
                  <w:delText xml:space="preserve">, maka alur bagian "format </w:delText>
                </w:r>
              </w:del>
            </w:ins>
            <w:ins w:id="1933" w:author="ditaoktaria" w:date="2015-02-27T18:40:00Z">
              <w:del w:id="1934" w:author="ditaoktaria oktaria" w:date="2015-03-18T13:44:00Z">
                <w:r w:rsidR="005F4D63" w:rsidDel="00CD0A70">
                  <w:rPr>
                    <w:sz w:val="22"/>
                    <w:szCs w:val="22"/>
                  </w:rPr>
                  <w:delText>video</w:delText>
                </w:r>
              </w:del>
            </w:ins>
            <w:ins w:id="1935" w:author="ditaoktaria" w:date="2015-02-27T18:39:00Z">
              <w:del w:id="1936" w:author="ditaoktaria oktaria" w:date="2015-03-18T13:44:00Z">
                <w:r w:rsidR="005F4D63" w:rsidDel="00CD0A70">
                  <w:rPr>
                    <w:sz w:val="22"/>
                    <w:szCs w:val="22"/>
                  </w:rPr>
                  <w:delText>" akan dijalankan.</w:delText>
                </w:r>
              </w:del>
            </w:ins>
          </w:p>
        </w:tc>
      </w:tr>
      <w:tr w:rsidR="0030683F" w:rsidRPr="00193933" w:rsidDel="00247027" w14:paraId="4E78F690" w14:textId="02600455" w:rsidTr="00997CEC">
        <w:trPr>
          <w:trHeight w:val="454"/>
          <w:del w:id="1937" w:author="ditaoktaria" w:date="2015-06-22T14:39:00Z"/>
          <w:trPrChange w:id="1938" w:author="ditaoktaria" w:date="2015-07-10T12:36:00Z">
            <w:trPr>
              <w:gridAfter w:val="0"/>
            </w:trPr>
          </w:trPrChange>
        </w:trPr>
        <w:tc>
          <w:tcPr>
            <w:tcW w:w="5000" w:type="pct"/>
            <w:gridSpan w:val="2"/>
            <w:shd w:val="clear" w:color="auto" w:fill="D9D9D9" w:themeFill="background1" w:themeFillShade="D9"/>
            <w:vAlign w:val="center"/>
            <w:tcPrChange w:id="1939" w:author="ditaoktaria" w:date="2015-07-10T12:36:00Z">
              <w:tcPr>
                <w:tcW w:w="7930" w:type="dxa"/>
                <w:gridSpan w:val="2"/>
                <w:shd w:val="clear" w:color="auto" w:fill="D9D9D9" w:themeFill="background1" w:themeFillShade="D9"/>
                <w:vAlign w:val="center"/>
              </w:tcPr>
            </w:tcPrChange>
          </w:tcPr>
          <w:p w14:paraId="48A71FBA" w14:textId="05E6CD56" w:rsidR="0030683F" w:rsidRPr="00F54944" w:rsidDel="00247027" w:rsidRDefault="0030683F">
            <w:pPr>
              <w:keepNext/>
              <w:keepLines/>
              <w:ind w:firstLine="0"/>
              <w:jc w:val="left"/>
              <w:outlineLvl w:val="3"/>
              <w:rPr>
                <w:del w:id="1940" w:author="ditaoktaria" w:date="2015-06-22T14:39:00Z"/>
                <w:b/>
                <w:sz w:val="22"/>
                <w:rPrChange w:id="1941" w:author="ditaoktaria oktaria" w:date="2015-02-27T16:17:00Z">
                  <w:rPr>
                    <w:del w:id="1942" w:author="ditaoktaria" w:date="2015-06-22T14:39:00Z"/>
                    <w:rFonts w:eastAsia="Times New Roman" w:cstheme="majorBidi"/>
                    <w:b/>
                    <w:i/>
                    <w:iCs/>
                    <w:color w:val="404040" w:themeColor="text1" w:themeTint="BF"/>
                  </w:rPr>
                </w:rPrChange>
              </w:rPr>
              <w:pPrChange w:id="1943" w:author="ditaoktaria" w:date="2015-07-10T12:40:00Z">
                <w:pPr>
                  <w:keepNext/>
                  <w:keepLines/>
                  <w:numPr>
                    <w:numId w:val="18"/>
                  </w:numPr>
                  <w:spacing w:before="200"/>
                  <w:ind w:left="720" w:firstLine="0"/>
                  <w:jc w:val="center"/>
                  <w:outlineLvl w:val="3"/>
                </w:pPr>
              </w:pPrChange>
            </w:pPr>
            <w:del w:id="1944" w:author="ditaoktaria" w:date="2015-06-22T14:39:00Z">
              <w:r w:rsidRPr="00F54944" w:rsidDel="00247027">
                <w:rPr>
                  <w:b/>
                  <w:sz w:val="22"/>
                </w:rPr>
                <w:delText xml:space="preserve">Alur Bagian </w:delText>
              </w:r>
              <w:r w:rsidRPr="002077B8" w:rsidDel="00247027">
                <w:rPr>
                  <w:b/>
                  <w:i/>
                  <w:sz w:val="22"/>
                </w:rPr>
                <w:delText>(Sub Flow)</w:delText>
              </w:r>
            </w:del>
          </w:p>
        </w:tc>
      </w:tr>
      <w:tr w:rsidR="0030683F" w:rsidRPr="00193933" w:rsidDel="00247027" w14:paraId="5906C1D5" w14:textId="5BEB0E1D" w:rsidTr="00997CEC">
        <w:trPr>
          <w:trHeight w:val="454"/>
          <w:del w:id="1945" w:author="ditaoktaria" w:date="2015-06-22T14:39:00Z"/>
          <w:trPrChange w:id="1946" w:author="ditaoktaria" w:date="2015-07-10T12:36:00Z">
            <w:trPr>
              <w:gridAfter w:val="0"/>
            </w:trPr>
          </w:trPrChange>
        </w:trPr>
        <w:tc>
          <w:tcPr>
            <w:tcW w:w="1212" w:type="pct"/>
            <w:shd w:val="clear" w:color="auto" w:fill="auto"/>
            <w:vAlign w:val="center"/>
            <w:tcPrChange w:id="1947" w:author="ditaoktaria" w:date="2015-07-10T12:36:00Z">
              <w:tcPr>
                <w:tcW w:w="1922" w:type="dxa"/>
                <w:shd w:val="clear" w:color="auto" w:fill="auto"/>
                <w:vAlign w:val="center"/>
              </w:tcPr>
            </w:tcPrChange>
          </w:tcPr>
          <w:p w14:paraId="1197E3E8" w14:textId="7754DCF6" w:rsidR="0030683F" w:rsidRPr="00F54944" w:rsidDel="00247027" w:rsidRDefault="0030683F">
            <w:pPr>
              <w:keepNext/>
              <w:keepLines/>
              <w:tabs>
                <w:tab w:val="center" w:pos="4680"/>
                <w:tab w:val="right" w:pos="9360"/>
              </w:tabs>
              <w:autoSpaceDE w:val="0"/>
              <w:autoSpaceDN w:val="0"/>
              <w:adjustRightInd w:val="0"/>
              <w:ind w:left="720" w:firstLine="0"/>
              <w:contextualSpacing/>
              <w:jc w:val="left"/>
              <w:outlineLvl w:val="8"/>
              <w:rPr>
                <w:del w:id="1948" w:author="ditaoktaria" w:date="2015-06-22T14:39:00Z"/>
                <w:b/>
                <w:sz w:val="22"/>
                <w:rPrChange w:id="1949" w:author="ditaoktaria oktaria" w:date="2015-02-27T16:17:00Z">
                  <w:rPr>
                    <w:del w:id="1950" w:author="ditaoktaria" w:date="2015-06-22T14:39:00Z"/>
                    <w:rFonts w:eastAsia="SimSun" w:cstheme="majorBidi"/>
                    <w:b/>
                    <w:i/>
                    <w:iCs/>
                    <w:color w:val="404040" w:themeColor="text1" w:themeTint="BF"/>
                    <w:lang w:val="id-ID" w:eastAsia="id-ID"/>
                  </w:rPr>
                </w:rPrChange>
              </w:rPr>
              <w:pPrChange w:id="1951"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p>
        </w:tc>
        <w:tc>
          <w:tcPr>
            <w:tcW w:w="3788" w:type="pct"/>
            <w:shd w:val="clear" w:color="auto" w:fill="auto"/>
            <w:vAlign w:val="center"/>
            <w:tcPrChange w:id="1952" w:author="ditaoktaria" w:date="2015-07-10T12:36:00Z">
              <w:tcPr>
                <w:tcW w:w="6008" w:type="dxa"/>
                <w:shd w:val="clear" w:color="auto" w:fill="auto"/>
                <w:vAlign w:val="center"/>
              </w:tcPr>
            </w:tcPrChange>
          </w:tcPr>
          <w:p w14:paraId="6803E373" w14:textId="14653994" w:rsidR="0030683F" w:rsidDel="00247027" w:rsidRDefault="006B6A3C">
            <w:pPr>
              <w:pStyle w:val="ListParagraph"/>
              <w:numPr>
                <w:ilvl w:val="0"/>
                <w:numId w:val="26"/>
              </w:numPr>
              <w:spacing w:after="200"/>
              <w:ind w:left="375"/>
              <w:jc w:val="left"/>
              <w:rPr>
                <w:del w:id="1953" w:author="ditaoktaria" w:date="2015-06-22T14:39:00Z"/>
                <w:sz w:val="22"/>
                <w:szCs w:val="22"/>
              </w:rPr>
              <w:pPrChange w:id="1954" w:author="ditaoktaria" w:date="2015-07-10T12:40:00Z">
                <w:pPr>
                  <w:pStyle w:val="ListParagraph"/>
                  <w:framePr w:hSpace="180" w:wrap="around" w:vAnchor="text" w:hAnchor="text" w:y="1"/>
                  <w:numPr>
                    <w:numId w:val="26"/>
                  </w:numPr>
                  <w:spacing w:after="200"/>
                  <w:ind w:left="375" w:hanging="360"/>
                  <w:suppressOverlap/>
                  <w:jc w:val="left"/>
                </w:pPr>
              </w:pPrChange>
            </w:pPr>
            <w:del w:id="1955" w:author="ditaoktaria" w:date="2015-06-22T14:39:00Z">
              <w:r w:rsidDel="00247027">
                <w:rPr>
                  <w:sz w:val="22"/>
                  <w:szCs w:val="22"/>
                </w:rPr>
                <w:delText>Sistem akan menampilkan halaman pertama</w:delText>
              </w:r>
              <w:r w:rsidR="00C802F5" w:rsidDel="00247027">
                <w:rPr>
                  <w:sz w:val="22"/>
                  <w:szCs w:val="22"/>
                </w:rPr>
                <w:delText xml:space="preserve"> materi dan menu-menu penayangan (</w:delText>
              </w:r>
              <w:r w:rsidR="00C802F5" w:rsidDel="00247027">
                <w:rPr>
                  <w:i/>
                  <w:sz w:val="22"/>
                  <w:szCs w:val="22"/>
                </w:rPr>
                <w:delText>previous</w:delText>
              </w:r>
              <w:r w:rsidR="00C802F5" w:rsidDel="00247027">
                <w:rPr>
                  <w:sz w:val="22"/>
                  <w:szCs w:val="22"/>
                </w:rPr>
                <w:delText xml:space="preserve">, </w:delText>
              </w:r>
              <w:r w:rsidR="00C802F5" w:rsidDel="00247027">
                <w:rPr>
                  <w:i/>
                  <w:sz w:val="22"/>
                  <w:szCs w:val="22"/>
                </w:rPr>
                <w:delText>next</w:delText>
              </w:r>
              <w:r w:rsidR="00C802F5" w:rsidDel="00247027">
                <w:rPr>
                  <w:sz w:val="22"/>
                  <w:szCs w:val="22"/>
                </w:rPr>
                <w:delText xml:space="preserve">, dan </w:delText>
              </w:r>
              <w:r w:rsidR="00C802F5" w:rsidDel="00247027">
                <w:rPr>
                  <w:i/>
                  <w:sz w:val="22"/>
                  <w:szCs w:val="22"/>
                </w:rPr>
                <w:delText>close</w:delText>
              </w:r>
              <w:r w:rsidR="00C802F5" w:rsidDel="00247027">
                <w:rPr>
                  <w:sz w:val="22"/>
                  <w:szCs w:val="22"/>
                </w:rPr>
                <w:delText>).</w:delText>
              </w:r>
            </w:del>
          </w:p>
          <w:p w14:paraId="558BFBC6" w14:textId="0A5EA920" w:rsidR="00C802F5" w:rsidDel="00247027" w:rsidRDefault="00C802F5">
            <w:pPr>
              <w:pStyle w:val="ListParagraph"/>
              <w:numPr>
                <w:ilvl w:val="0"/>
                <w:numId w:val="26"/>
              </w:numPr>
              <w:spacing w:after="200"/>
              <w:ind w:left="375"/>
              <w:jc w:val="left"/>
              <w:rPr>
                <w:del w:id="1956" w:author="ditaoktaria" w:date="2015-06-22T14:39:00Z"/>
                <w:sz w:val="22"/>
                <w:szCs w:val="22"/>
              </w:rPr>
              <w:pPrChange w:id="1957" w:author="ditaoktaria" w:date="2015-07-10T12:40:00Z">
                <w:pPr>
                  <w:pStyle w:val="ListParagraph"/>
                  <w:framePr w:hSpace="180" w:wrap="around" w:vAnchor="text" w:hAnchor="text" w:y="1"/>
                  <w:numPr>
                    <w:numId w:val="26"/>
                  </w:numPr>
                  <w:spacing w:after="200"/>
                  <w:ind w:left="375" w:hanging="360"/>
                  <w:suppressOverlap/>
                  <w:jc w:val="left"/>
                </w:pPr>
              </w:pPrChange>
            </w:pPr>
            <w:del w:id="1958" w:author="ditaoktaria" w:date="2015-06-22T14:39:00Z">
              <w:r w:rsidDel="00247027">
                <w:rPr>
                  <w:sz w:val="22"/>
                  <w:szCs w:val="22"/>
                </w:rPr>
                <w:delText>Sistem mengizinkan aktor untuk memilih menu.</w:delText>
              </w:r>
            </w:del>
          </w:p>
          <w:p w14:paraId="11863BC2" w14:textId="6C8AF99A" w:rsidR="00C802F5" w:rsidDel="00247027" w:rsidRDefault="00C802F5">
            <w:pPr>
              <w:pStyle w:val="ListParagraph"/>
              <w:numPr>
                <w:ilvl w:val="0"/>
                <w:numId w:val="26"/>
              </w:numPr>
              <w:spacing w:after="200"/>
              <w:ind w:left="375"/>
              <w:jc w:val="left"/>
              <w:rPr>
                <w:del w:id="1959" w:author="ditaoktaria" w:date="2015-06-22T14:39:00Z"/>
                <w:sz w:val="22"/>
                <w:szCs w:val="22"/>
              </w:rPr>
              <w:pPrChange w:id="1960" w:author="ditaoktaria" w:date="2015-07-10T12:40:00Z">
                <w:pPr>
                  <w:pStyle w:val="ListParagraph"/>
                  <w:framePr w:hSpace="180" w:wrap="around" w:vAnchor="text" w:hAnchor="text" w:y="1"/>
                  <w:numPr>
                    <w:numId w:val="26"/>
                  </w:numPr>
                  <w:spacing w:after="200"/>
                  <w:ind w:left="375" w:hanging="360"/>
                  <w:suppressOverlap/>
                  <w:jc w:val="left"/>
                </w:pPr>
              </w:pPrChange>
            </w:pPr>
            <w:del w:id="1961" w:author="ditaoktaria" w:date="2015-06-22T14:39:00Z">
              <w:r w:rsidDel="00247027">
                <w:rPr>
                  <w:sz w:val="22"/>
                  <w:szCs w:val="22"/>
                </w:rPr>
                <w:delText>Sistem akan menjalankan fungsi sesuai dengan menu yang dipilih oleh aktor.</w:delText>
              </w:r>
            </w:del>
          </w:p>
          <w:p w14:paraId="20360484" w14:textId="5B1EB2A2" w:rsidR="00C802F5" w:rsidDel="00247027" w:rsidRDefault="00C802F5">
            <w:pPr>
              <w:pStyle w:val="ListParagraph"/>
              <w:numPr>
                <w:ilvl w:val="1"/>
                <w:numId w:val="26"/>
              </w:numPr>
              <w:spacing w:after="200"/>
              <w:ind w:left="772"/>
              <w:jc w:val="left"/>
              <w:rPr>
                <w:del w:id="1962" w:author="ditaoktaria" w:date="2015-06-22T14:39:00Z"/>
                <w:rFonts w:cstheme="majorBidi"/>
                <w:b/>
                <w:i/>
                <w:iCs/>
                <w:color w:val="404040" w:themeColor="text1" w:themeTint="BF"/>
                <w:sz w:val="22"/>
                <w:szCs w:val="22"/>
              </w:rPr>
              <w:pPrChange w:id="1963" w:author="ditaoktaria" w:date="2015-07-10T12:40:00Z">
                <w:pPr>
                  <w:pStyle w:val="ListParagraph"/>
                  <w:keepNext/>
                  <w:keepLines/>
                  <w:numPr>
                    <w:numId w:val="26"/>
                  </w:numPr>
                  <w:spacing w:before="200" w:after="200"/>
                  <w:ind w:left="375" w:hanging="360"/>
                  <w:jc w:val="left"/>
                  <w:outlineLvl w:val="4"/>
                </w:pPr>
              </w:pPrChange>
            </w:pPr>
            <w:del w:id="1964"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w:delText>
              </w:r>
              <w:r w:rsidR="0007313A" w:rsidDel="00247027">
                <w:rPr>
                  <w:sz w:val="22"/>
                  <w:szCs w:val="22"/>
                </w:rPr>
                <w:delText xml:space="preserve"> akan menampilkan halaman sebelumnya.</w:delText>
              </w:r>
            </w:del>
          </w:p>
          <w:p w14:paraId="6492D078" w14:textId="175C5575" w:rsidR="0007313A" w:rsidDel="00247027" w:rsidRDefault="0007313A">
            <w:pPr>
              <w:pStyle w:val="ListParagraph"/>
              <w:numPr>
                <w:ilvl w:val="1"/>
                <w:numId w:val="26"/>
              </w:numPr>
              <w:spacing w:after="200"/>
              <w:ind w:left="772"/>
              <w:jc w:val="left"/>
              <w:rPr>
                <w:del w:id="1965" w:author="ditaoktaria" w:date="2015-06-22T14:39:00Z"/>
                <w:sz w:val="22"/>
                <w:szCs w:val="22"/>
              </w:rPr>
              <w:pPrChange w:id="1966" w:author="ditaoktaria" w:date="2015-07-10T12:40:00Z">
                <w:pPr>
                  <w:pStyle w:val="ListParagraph"/>
                  <w:framePr w:hSpace="180" w:wrap="around" w:vAnchor="text" w:hAnchor="text" w:y="1"/>
                  <w:numPr>
                    <w:ilvl w:val="1"/>
                    <w:numId w:val="26"/>
                  </w:numPr>
                  <w:spacing w:after="200"/>
                  <w:ind w:left="772" w:hanging="360"/>
                  <w:suppressOverlap/>
                  <w:jc w:val="left"/>
                </w:pPr>
              </w:pPrChange>
            </w:pPr>
            <w:del w:id="1967" w:author="ditaoktaria" w:date="2015-06-22T14:39:00Z">
              <w:r w:rsidDel="00247027">
                <w:rPr>
                  <w:sz w:val="22"/>
                  <w:szCs w:val="22"/>
                </w:rPr>
                <w:delText xml:space="preserve">Jika aktor memilih </w:delText>
              </w:r>
              <w:r w:rsidR="001A7000" w:rsidDel="00247027">
                <w:rPr>
                  <w:i/>
                  <w:sz w:val="22"/>
                  <w:szCs w:val="22"/>
                </w:rPr>
                <w:delText>next</w:delText>
              </w:r>
              <w:r w:rsidDel="00247027">
                <w:rPr>
                  <w:sz w:val="22"/>
                  <w:szCs w:val="22"/>
                </w:rPr>
                <w:delText xml:space="preserve">, maka sistem akan menampilkan halaman </w:delText>
              </w:r>
              <w:r w:rsidR="001A7000" w:rsidDel="00247027">
                <w:rPr>
                  <w:sz w:val="22"/>
                  <w:szCs w:val="22"/>
                </w:rPr>
                <w:delText>berikutnya</w:delText>
              </w:r>
              <w:r w:rsidDel="00247027">
                <w:rPr>
                  <w:sz w:val="22"/>
                  <w:szCs w:val="22"/>
                </w:rPr>
                <w:delText>.</w:delText>
              </w:r>
            </w:del>
          </w:p>
          <w:p w14:paraId="0B0EFCD9" w14:textId="47532624" w:rsidR="0007313A" w:rsidRPr="00391939" w:rsidDel="00247027" w:rsidRDefault="001A7000">
            <w:pPr>
              <w:pStyle w:val="ListParagraph"/>
              <w:numPr>
                <w:ilvl w:val="1"/>
                <w:numId w:val="26"/>
              </w:numPr>
              <w:spacing w:after="200"/>
              <w:ind w:left="772"/>
              <w:jc w:val="left"/>
              <w:rPr>
                <w:del w:id="1968" w:author="ditaoktaria" w:date="2015-06-22T14:39:00Z"/>
                <w:sz w:val="22"/>
                <w:szCs w:val="22"/>
                <w:rPrChange w:id="1969" w:author="ditaoktaria" w:date="2015-02-27T20:53:00Z">
                  <w:rPr>
                    <w:del w:id="1970" w:author="ditaoktaria" w:date="2015-06-22T14:39:00Z"/>
                    <w:rFonts w:cstheme="majorBidi"/>
                    <w:b/>
                    <w:i/>
                    <w:iCs/>
                    <w:color w:val="404040" w:themeColor="text1" w:themeTint="BF"/>
                    <w:szCs w:val="22"/>
                  </w:rPr>
                </w:rPrChange>
              </w:rPr>
              <w:pPrChange w:id="1971" w:author="ditaoktaria" w:date="2015-07-10T12:40:00Z">
                <w:pPr>
                  <w:pStyle w:val="ListParagraph"/>
                  <w:keepNext/>
                  <w:keepLines/>
                  <w:numPr>
                    <w:numId w:val="26"/>
                  </w:numPr>
                  <w:spacing w:before="200" w:after="200"/>
                  <w:ind w:left="375" w:hanging="360"/>
                  <w:jc w:val="left"/>
                  <w:outlineLvl w:val="4"/>
                </w:pPr>
              </w:pPrChange>
            </w:pPr>
            <w:del w:id="1972" w:author="ditaoktaria" w:date="2015-06-22T14:39:00Z">
              <w:r w:rsidDel="00247027">
                <w:rPr>
                  <w:sz w:val="22"/>
                  <w:szCs w:val="22"/>
                </w:rPr>
                <w:delText xml:space="preserve">Jika aktor memilih </w:delText>
              </w:r>
              <w:r w:rsidRPr="001A7000" w:rsidDel="00247027">
                <w:rPr>
                  <w:i/>
                  <w:sz w:val="22"/>
                  <w:rPrChange w:id="1973" w:author="ditaoktaria" w:date="2015-02-27T20:52:00Z">
                    <w:rPr>
                      <w:sz w:val="22"/>
                    </w:rPr>
                  </w:rPrChange>
                </w:rPr>
                <w:delText>close</w:delText>
              </w:r>
              <w:r w:rsidDel="00247027">
                <w:rPr>
                  <w:sz w:val="22"/>
                  <w:szCs w:val="22"/>
                </w:rPr>
                <w:delText>, maka sistem akan menutup file dan kembali ke alur utama (</w:delText>
              </w:r>
              <w:r w:rsidDel="00247027">
                <w:rPr>
                  <w:i/>
                  <w:sz w:val="22"/>
                  <w:szCs w:val="22"/>
                </w:rPr>
                <w:delText>basic flow</w:delText>
              </w:r>
              <w:r w:rsidDel="00247027">
                <w:rPr>
                  <w:sz w:val="22"/>
                  <w:szCs w:val="22"/>
                </w:rPr>
                <w:delText>)</w:delText>
              </w:r>
              <w:r w:rsidR="00391939" w:rsidDel="00247027">
                <w:rPr>
                  <w:sz w:val="22"/>
                  <w:szCs w:val="22"/>
                </w:rPr>
                <w:delText>.</w:delText>
              </w:r>
            </w:del>
          </w:p>
        </w:tc>
      </w:tr>
      <w:tr w:rsidR="0030683F" w:rsidRPr="00193933" w:rsidDel="00247027" w14:paraId="70F37273" w14:textId="1C87F3A3" w:rsidTr="00997CEC">
        <w:trPr>
          <w:trHeight w:val="454"/>
          <w:del w:id="1974" w:author="ditaoktaria" w:date="2015-06-22T14:39:00Z"/>
          <w:trPrChange w:id="1975" w:author="ditaoktaria" w:date="2015-07-10T12:36:00Z">
            <w:trPr>
              <w:gridAfter w:val="0"/>
            </w:trPr>
          </w:trPrChange>
        </w:trPr>
        <w:tc>
          <w:tcPr>
            <w:tcW w:w="1212" w:type="pct"/>
            <w:shd w:val="clear" w:color="auto" w:fill="auto"/>
            <w:vAlign w:val="center"/>
            <w:tcPrChange w:id="1976" w:author="ditaoktaria" w:date="2015-07-10T12:36:00Z">
              <w:tcPr>
                <w:tcW w:w="1922" w:type="dxa"/>
                <w:shd w:val="clear" w:color="auto" w:fill="auto"/>
                <w:vAlign w:val="center"/>
              </w:tcPr>
            </w:tcPrChange>
          </w:tcPr>
          <w:p w14:paraId="734700A3" w14:textId="28A6CEA3" w:rsidR="0030683F" w:rsidRPr="00F54944" w:rsidDel="00247027" w:rsidRDefault="00166082">
            <w:pPr>
              <w:keepNext/>
              <w:keepLines/>
              <w:tabs>
                <w:tab w:val="center" w:pos="4680"/>
                <w:tab w:val="right" w:pos="9360"/>
              </w:tabs>
              <w:autoSpaceDE w:val="0"/>
              <w:autoSpaceDN w:val="0"/>
              <w:adjustRightInd w:val="0"/>
              <w:ind w:left="720" w:firstLine="0"/>
              <w:contextualSpacing/>
              <w:jc w:val="left"/>
              <w:outlineLvl w:val="8"/>
              <w:rPr>
                <w:del w:id="1977" w:author="ditaoktaria" w:date="2015-06-22T14:39:00Z"/>
                <w:b/>
                <w:sz w:val="22"/>
                <w:rPrChange w:id="1978" w:author="ditaoktaria oktaria" w:date="2015-02-27T16:17:00Z">
                  <w:rPr>
                    <w:del w:id="1979" w:author="ditaoktaria" w:date="2015-06-22T14:39:00Z"/>
                    <w:rFonts w:eastAsia="SimSun" w:cstheme="majorBidi"/>
                    <w:b/>
                    <w:i/>
                    <w:iCs/>
                    <w:color w:val="404040" w:themeColor="text1" w:themeTint="BF"/>
                    <w:lang w:val="id-ID" w:eastAsia="id-ID"/>
                  </w:rPr>
                </w:rPrChange>
              </w:rPr>
              <w:pPrChange w:id="1980"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del w:id="1981" w:author="ditaoktaria" w:date="2015-06-22T14:39:00Z">
              <w:r w:rsidDel="00247027">
                <w:rPr>
                  <w:b/>
                  <w:sz w:val="22"/>
                </w:rPr>
                <w:delText>Format PPTX</w:delText>
              </w:r>
            </w:del>
          </w:p>
        </w:tc>
        <w:tc>
          <w:tcPr>
            <w:tcW w:w="3788" w:type="pct"/>
            <w:shd w:val="clear" w:color="auto" w:fill="auto"/>
            <w:vAlign w:val="center"/>
            <w:tcPrChange w:id="1982" w:author="ditaoktaria" w:date="2015-07-10T12:36:00Z">
              <w:tcPr>
                <w:tcW w:w="6008" w:type="dxa"/>
                <w:shd w:val="clear" w:color="auto" w:fill="auto"/>
                <w:vAlign w:val="center"/>
              </w:tcPr>
            </w:tcPrChange>
          </w:tcPr>
          <w:p w14:paraId="06B9EBA3" w14:textId="490C3852" w:rsidR="009E5AC5" w:rsidDel="00247027" w:rsidRDefault="009E5AC5">
            <w:pPr>
              <w:pStyle w:val="ListParagraph"/>
              <w:numPr>
                <w:ilvl w:val="0"/>
                <w:numId w:val="28"/>
              </w:numPr>
              <w:spacing w:after="200"/>
              <w:ind w:left="346"/>
              <w:jc w:val="left"/>
              <w:rPr>
                <w:del w:id="1983" w:author="ditaoktaria" w:date="2015-06-22T14:39:00Z"/>
                <w:sz w:val="22"/>
                <w:szCs w:val="22"/>
              </w:rPr>
              <w:pPrChange w:id="1984" w:author="ditaoktaria" w:date="2015-07-10T12:40:00Z">
                <w:pPr>
                  <w:pStyle w:val="ListParagraph"/>
                  <w:framePr w:hSpace="180" w:wrap="around" w:vAnchor="text" w:hAnchor="text" w:y="1"/>
                  <w:numPr>
                    <w:numId w:val="28"/>
                  </w:numPr>
                  <w:spacing w:after="200"/>
                  <w:ind w:left="346" w:hanging="360"/>
                  <w:suppressOverlap/>
                  <w:jc w:val="left"/>
                </w:pPr>
              </w:pPrChange>
            </w:pPr>
            <w:del w:id="1985" w:author="ditaoktaria" w:date="2015-06-22T14:39:00Z">
              <w:r w:rsidDel="00247027">
                <w:rPr>
                  <w:sz w:val="22"/>
                  <w:szCs w:val="22"/>
                </w:rPr>
                <w:delText>Sistem akan menampilkan halaman pertama materi dan menu-menu penayangan (</w:delText>
              </w:r>
              <w:r w:rsidDel="00247027">
                <w:rPr>
                  <w:i/>
                  <w:sz w:val="22"/>
                  <w:szCs w:val="22"/>
                </w:rPr>
                <w:delText>previous</w:delText>
              </w:r>
              <w:r w:rsidDel="00247027">
                <w:rPr>
                  <w:sz w:val="22"/>
                  <w:szCs w:val="22"/>
                </w:rPr>
                <w:delText xml:space="preserve">, </w:delText>
              </w:r>
              <w:r w:rsidDel="00247027">
                <w:rPr>
                  <w:i/>
                  <w:sz w:val="22"/>
                  <w:szCs w:val="22"/>
                </w:rPr>
                <w:delText>next</w:delText>
              </w:r>
              <w:r w:rsidDel="00247027">
                <w:rPr>
                  <w:sz w:val="22"/>
                  <w:szCs w:val="22"/>
                </w:rPr>
                <w:delText xml:space="preserve">, dan </w:delText>
              </w:r>
              <w:r w:rsidDel="00247027">
                <w:rPr>
                  <w:i/>
                  <w:sz w:val="22"/>
                  <w:szCs w:val="22"/>
                </w:rPr>
                <w:delText>close</w:delText>
              </w:r>
              <w:r w:rsidDel="00247027">
                <w:rPr>
                  <w:sz w:val="22"/>
                  <w:szCs w:val="22"/>
                </w:rPr>
                <w:delText>).</w:delText>
              </w:r>
            </w:del>
          </w:p>
          <w:p w14:paraId="25917A4C" w14:textId="74D98777" w:rsidR="009E5AC5" w:rsidDel="00247027" w:rsidRDefault="009E5AC5">
            <w:pPr>
              <w:pStyle w:val="ListParagraph"/>
              <w:numPr>
                <w:ilvl w:val="0"/>
                <w:numId w:val="28"/>
              </w:numPr>
              <w:spacing w:after="200"/>
              <w:ind w:left="346"/>
              <w:jc w:val="left"/>
              <w:rPr>
                <w:del w:id="1986" w:author="ditaoktaria" w:date="2015-06-22T14:39:00Z"/>
                <w:sz w:val="22"/>
                <w:szCs w:val="22"/>
              </w:rPr>
              <w:pPrChange w:id="1987" w:author="ditaoktaria" w:date="2015-07-10T12:40:00Z">
                <w:pPr>
                  <w:pStyle w:val="ListParagraph"/>
                  <w:framePr w:hSpace="180" w:wrap="around" w:vAnchor="text" w:hAnchor="text" w:y="1"/>
                  <w:numPr>
                    <w:numId w:val="28"/>
                  </w:numPr>
                  <w:spacing w:after="200"/>
                  <w:ind w:left="346" w:hanging="360"/>
                  <w:suppressOverlap/>
                  <w:jc w:val="left"/>
                </w:pPr>
              </w:pPrChange>
            </w:pPr>
            <w:del w:id="1988" w:author="ditaoktaria" w:date="2015-06-22T14:39:00Z">
              <w:r w:rsidDel="00247027">
                <w:rPr>
                  <w:sz w:val="22"/>
                  <w:szCs w:val="22"/>
                </w:rPr>
                <w:delText>Sistem mengizinkan aktor untuk memilih menu.</w:delText>
              </w:r>
            </w:del>
          </w:p>
          <w:p w14:paraId="590D8448" w14:textId="582ECCBA" w:rsidR="009E5AC5" w:rsidDel="00247027" w:rsidRDefault="009E5AC5">
            <w:pPr>
              <w:pStyle w:val="ListParagraph"/>
              <w:numPr>
                <w:ilvl w:val="0"/>
                <w:numId w:val="28"/>
              </w:numPr>
              <w:spacing w:after="200"/>
              <w:ind w:left="346"/>
              <w:jc w:val="left"/>
              <w:rPr>
                <w:del w:id="1989" w:author="ditaoktaria" w:date="2015-06-22T14:39:00Z"/>
                <w:sz w:val="22"/>
                <w:szCs w:val="22"/>
              </w:rPr>
              <w:pPrChange w:id="1990" w:author="ditaoktaria" w:date="2015-07-10T12:40:00Z">
                <w:pPr>
                  <w:pStyle w:val="ListParagraph"/>
                  <w:framePr w:hSpace="180" w:wrap="around" w:vAnchor="text" w:hAnchor="text" w:y="1"/>
                  <w:numPr>
                    <w:numId w:val="28"/>
                  </w:numPr>
                  <w:spacing w:after="200"/>
                  <w:ind w:left="346" w:hanging="360"/>
                  <w:suppressOverlap/>
                  <w:jc w:val="left"/>
                </w:pPr>
              </w:pPrChange>
            </w:pPr>
            <w:del w:id="1991" w:author="ditaoktaria" w:date="2015-06-22T14:39:00Z">
              <w:r w:rsidDel="00247027">
                <w:rPr>
                  <w:sz w:val="22"/>
                  <w:szCs w:val="22"/>
                </w:rPr>
                <w:delText>Sistem akan menjalankan fungsi sesuai dengan menu yang dipilih oleh aktor.</w:delText>
              </w:r>
            </w:del>
          </w:p>
          <w:p w14:paraId="7698B3B7" w14:textId="5908F046" w:rsidR="009E5AC5" w:rsidDel="00247027" w:rsidRDefault="009E5AC5">
            <w:pPr>
              <w:pStyle w:val="ListParagraph"/>
              <w:numPr>
                <w:ilvl w:val="1"/>
                <w:numId w:val="28"/>
              </w:numPr>
              <w:spacing w:after="200"/>
              <w:ind w:left="772"/>
              <w:jc w:val="left"/>
              <w:rPr>
                <w:del w:id="1992" w:author="ditaoktaria" w:date="2015-06-22T14:39:00Z"/>
                <w:sz w:val="22"/>
                <w:szCs w:val="22"/>
              </w:rPr>
              <w:pPrChange w:id="1993" w:author="ditaoktaria" w:date="2015-07-10T12:40:00Z">
                <w:pPr>
                  <w:pStyle w:val="ListParagraph"/>
                  <w:framePr w:hSpace="180" w:wrap="around" w:vAnchor="text" w:hAnchor="text" w:y="1"/>
                  <w:numPr>
                    <w:ilvl w:val="1"/>
                    <w:numId w:val="28"/>
                  </w:numPr>
                  <w:spacing w:after="200"/>
                  <w:ind w:left="772" w:hanging="360"/>
                  <w:suppressOverlap/>
                  <w:jc w:val="left"/>
                </w:pPr>
              </w:pPrChange>
            </w:pPr>
            <w:del w:id="1994"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 akan menampilkan halaman sebelumnya.</w:delText>
              </w:r>
            </w:del>
          </w:p>
          <w:p w14:paraId="7D6E9603" w14:textId="58DAFBEE" w:rsidR="009E5AC5" w:rsidDel="00247027" w:rsidRDefault="009E5AC5">
            <w:pPr>
              <w:pStyle w:val="ListParagraph"/>
              <w:numPr>
                <w:ilvl w:val="1"/>
                <w:numId w:val="28"/>
              </w:numPr>
              <w:spacing w:after="200"/>
              <w:ind w:left="772"/>
              <w:jc w:val="left"/>
              <w:rPr>
                <w:del w:id="1995" w:author="ditaoktaria" w:date="2015-06-22T14:39:00Z"/>
                <w:rFonts w:cstheme="majorBidi"/>
                <w:b/>
                <w:i/>
                <w:iCs/>
                <w:color w:val="404040" w:themeColor="text1" w:themeTint="BF"/>
                <w:sz w:val="22"/>
                <w:szCs w:val="22"/>
              </w:rPr>
              <w:pPrChange w:id="1996" w:author="ditaoktaria" w:date="2015-07-10T12:40:00Z">
                <w:pPr>
                  <w:pStyle w:val="ListParagraph"/>
                  <w:keepNext/>
                  <w:keepLines/>
                  <w:numPr>
                    <w:numId w:val="28"/>
                  </w:numPr>
                  <w:spacing w:before="200" w:after="200"/>
                  <w:ind w:left="1800" w:hanging="360"/>
                  <w:jc w:val="left"/>
                  <w:outlineLvl w:val="4"/>
                </w:pPr>
              </w:pPrChange>
            </w:pPr>
            <w:del w:id="1997" w:author="ditaoktaria" w:date="2015-06-22T14:39:00Z">
              <w:r w:rsidDel="00247027">
                <w:rPr>
                  <w:sz w:val="22"/>
                  <w:szCs w:val="22"/>
                </w:rPr>
                <w:delText xml:space="preserve">Jika aktor memilih </w:delText>
              </w:r>
              <w:r w:rsidDel="00247027">
                <w:rPr>
                  <w:i/>
                  <w:sz w:val="22"/>
                  <w:szCs w:val="22"/>
                </w:rPr>
                <w:delText>next</w:delText>
              </w:r>
              <w:r w:rsidDel="00247027">
                <w:rPr>
                  <w:sz w:val="22"/>
                  <w:szCs w:val="22"/>
                </w:rPr>
                <w:delText>, maka sistem akan menampilkan halaman berikutnya.</w:delText>
              </w:r>
            </w:del>
          </w:p>
          <w:p w14:paraId="05F05B83" w14:textId="2C67933A" w:rsidR="0030683F" w:rsidRPr="009E5AC5" w:rsidDel="00247027" w:rsidRDefault="009E5AC5">
            <w:pPr>
              <w:pStyle w:val="ListParagraph"/>
              <w:numPr>
                <w:ilvl w:val="1"/>
                <w:numId w:val="28"/>
              </w:numPr>
              <w:spacing w:after="200"/>
              <w:ind w:left="772"/>
              <w:jc w:val="left"/>
              <w:rPr>
                <w:del w:id="1998" w:author="ditaoktaria" w:date="2015-06-22T14:39:00Z"/>
                <w:sz w:val="22"/>
                <w:szCs w:val="22"/>
                <w:rPrChange w:id="1999" w:author="ditaoktaria" w:date="2015-02-27T20:55:00Z">
                  <w:rPr>
                    <w:del w:id="2000" w:author="ditaoktaria" w:date="2015-06-22T14:39:00Z"/>
                    <w:rFonts w:cstheme="majorBidi"/>
                    <w:b/>
                    <w:i/>
                    <w:iCs/>
                    <w:color w:val="404040" w:themeColor="text1" w:themeTint="BF"/>
                    <w:szCs w:val="22"/>
                  </w:rPr>
                </w:rPrChange>
              </w:rPr>
              <w:pPrChange w:id="2001" w:author="ditaoktaria" w:date="2015-07-10T12:40:00Z">
                <w:pPr>
                  <w:pStyle w:val="ListParagraph"/>
                  <w:keepNext/>
                  <w:keepLines/>
                  <w:numPr>
                    <w:numId w:val="28"/>
                  </w:numPr>
                  <w:spacing w:before="200" w:after="200"/>
                  <w:ind w:left="1800" w:hanging="360"/>
                  <w:jc w:val="left"/>
                  <w:outlineLvl w:val="4"/>
                </w:pPr>
              </w:pPrChange>
            </w:pPr>
            <w:del w:id="2002" w:author="ditaoktaria" w:date="2015-06-22T14:39:00Z">
              <w:r w:rsidRPr="009E5AC5" w:rsidDel="00247027">
                <w:rPr>
                  <w:sz w:val="22"/>
                  <w:szCs w:val="22"/>
                </w:rPr>
                <w:delText xml:space="preserve">Jika aktor memilih </w:delText>
              </w:r>
              <w:r w:rsidRPr="009E5AC5" w:rsidDel="00247027">
                <w:rPr>
                  <w:i/>
                  <w:sz w:val="22"/>
                  <w:szCs w:val="22"/>
                </w:rPr>
                <w:delText>close</w:delText>
              </w:r>
              <w:r w:rsidRPr="001B1905" w:rsidDel="00247027">
                <w:rPr>
                  <w:sz w:val="22"/>
                  <w:szCs w:val="22"/>
                </w:rPr>
                <w:delText>, maka sistem akan menutup file dan kembali ke alur utama (</w:delText>
              </w:r>
              <w:r w:rsidRPr="001B1905" w:rsidDel="00247027">
                <w:rPr>
                  <w:i/>
                  <w:sz w:val="22"/>
                  <w:szCs w:val="22"/>
                </w:rPr>
                <w:delText>basic flow</w:delText>
              </w:r>
              <w:r w:rsidRPr="001B1905" w:rsidDel="00247027">
                <w:rPr>
                  <w:sz w:val="22"/>
                  <w:szCs w:val="22"/>
                </w:rPr>
                <w:delText>).</w:delText>
              </w:r>
            </w:del>
          </w:p>
        </w:tc>
      </w:tr>
      <w:tr w:rsidR="0030683F" w:rsidRPr="00193933" w:rsidDel="00247027" w14:paraId="70605E9A" w14:textId="68F8AACF" w:rsidTr="00997CEC">
        <w:trPr>
          <w:trHeight w:val="454"/>
          <w:del w:id="2003" w:author="ditaoktaria" w:date="2015-06-22T14:39:00Z"/>
          <w:trPrChange w:id="2004" w:author="ditaoktaria" w:date="2015-07-10T12:36:00Z">
            <w:trPr>
              <w:gridAfter w:val="0"/>
            </w:trPr>
          </w:trPrChange>
        </w:trPr>
        <w:tc>
          <w:tcPr>
            <w:tcW w:w="1212" w:type="pct"/>
            <w:shd w:val="clear" w:color="auto" w:fill="auto"/>
            <w:vAlign w:val="center"/>
            <w:tcPrChange w:id="2005" w:author="ditaoktaria" w:date="2015-07-10T12:36:00Z">
              <w:tcPr>
                <w:tcW w:w="1922" w:type="dxa"/>
                <w:shd w:val="clear" w:color="auto" w:fill="auto"/>
                <w:vAlign w:val="center"/>
              </w:tcPr>
            </w:tcPrChange>
          </w:tcPr>
          <w:p w14:paraId="467A9904" w14:textId="34B931D1" w:rsidR="0030683F" w:rsidRPr="00F54944" w:rsidDel="00247027" w:rsidRDefault="0030683F">
            <w:pPr>
              <w:keepNext/>
              <w:keepLines/>
              <w:tabs>
                <w:tab w:val="center" w:pos="4680"/>
                <w:tab w:val="right" w:pos="9360"/>
              </w:tabs>
              <w:autoSpaceDE w:val="0"/>
              <w:autoSpaceDN w:val="0"/>
              <w:adjustRightInd w:val="0"/>
              <w:ind w:left="720" w:firstLine="0"/>
              <w:contextualSpacing/>
              <w:jc w:val="left"/>
              <w:outlineLvl w:val="8"/>
              <w:rPr>
                <w:del w:id="2006" w:author="ditaoktaria" w:date="2015-06-22T14:39:00Z"/>
                <w:b/>
                <w:sz w:val="22"/>
                <w:rPrChange w:id="2007" w:author="ditaoktaria oktaria" w:date="2015-02-27T16:17:00Z">
                  <w:rPr>
                    <w:del w:id="2008" w:author="ditaoktaria" w:date="2015-06-22T14:39:00Z"/>
                    <w:rFonts w:eastAsia="SimSun" w:cstheme="majorBidi"/>
                    <w:b/>
                    <w:i/>
                    <w:iCs/>
                    <w:color w:val="404040" w:themeColor="text1" w:themeTint="BF"/>
                    <w:lang w:val="id-ID" w:eastAsia="id-ID"/>
                  </w:rPr>
                </w:rPrChange>
              </w:rPr>
              <w:pPrChange w:id="2009"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p>
        </w:tc>
        <w:tc>
          <w:tcPr>
            <w:tcW w:w="3788" w:type="pct"/>
            <w:shd w:val="clear" w:color="auto" w:fill="auto"/>
            <w:vAlign w:val="center"/>
            <w:tcPrChange w:id="2010" w:author="ditaoktaria" w:date="2015-07-10T12:36:00Z">
              <w:tcPr>
                <w:tcW w:w="6008" w:type="dxa"/>
                <w:shd w:val="clear" w:color="auto" w:fill="auto"/>
                <w:vAlign w:val="center"/>
              </w:tcPr>
            </w:tcPrChange>
          </w:tcPr>
          <w:p w14:paraId="7E096AA3" w14:textId="18E09354" w:rsidR="001B1905" w:rsidDel="00247027" w:rsidRDefault="001B1905">
            <w:pPr>
              <w:pStyle w:val="ListParagraph"/>
              <w:numPr>
                <w:ilvl w:val="0"/>
                <w:numId w:val="41"/>
              </w:numPr>
              <w:spacing w:after="200"/>
              <w:ind w:left="346"/>
              <w:jc w:val="left"/>
              <w:rPr>
                <w:del w:id="2011" w:author="ditaoktaria" w:date="2015-06-22T14:39:00Z"/>
                <w:sz w:val="22"/>
                <w:szCs w:val="22"/>
              </w:rPr>
              <w:pPrChange w:id="2012" w:author="ditaoktaria" w:date="2015-07-10T12:40:00Z">
                <w:pPr>
                  <w:pStyle w:val="ListParagraph"/>
                  <w:framePr w:hSpace="180" w:wrap="around" w:vAnchor="text" w:hAnchor="text" w:y="1"/>
                  <w:numPr>
                    <w:numId w:val="41"/>
                  </w:numPr>
                  <w:spacing w:after="200"/>
                  <w:ind w:left="346" w:hanging="360"/>
                  <w:suppressOverlap/>
                  <w:jc w:val="left"/>
                </w:pPr>
              </w:pPrChange>
            </w:pPr>
            <w:del w:id="2013" w:author="ditaoktaria" w:date="2015-06-22T14:39:00Z">
              <w:r w:rsidDel="00247027">
                <w:rPr>
                  <w:sz w:val="22"/>
                  <w:szCs w:val="22"/>
                </w:rPr>
                <w:delText>Sistem akan menampilkan halaman pertama materi dan menu-menu penayangan (</w:delText>
              </w:r>
              <w:r w:rsidR="007C0805" w:rsidDel="00247027">
                <w:rPr>
                  <w:i/>
                  <w:sz w:val="22"/>
                  <w:szCs w:val="22"/>
                </w:rPr>
                <w:delText>play</w:delText>
              </w:r>
              <w:r w:rsidDel="00247027">
                <w:rPr>
                  <w:sz w:val="22"/>
                  <w:szCs w:val="22"/>
                </w:rPr>
                <w:delText xml:space="preserve">, </w:delText>
              </w:r>
              <w:r w:rsidR="007C0805" w:rsidDel="00247027">
                <w:rPr>
                  <w:i/>
                  <w:sz w:val="22"/>
                  <w:szCs w:val="22"/>
                </w:rPr>
                <w:delText>pause</w:delText>
              </w:r>
              <w:r w:rsidDel="00247027">
                <w:rPr>
                  <w:sz w:val="22"/>
                  <w:szCs w:val="22"/>
                </w:rPr>
                <w:delText xml:space="preserve">, dan </w:delText>
              </w:r>
              <w:r w:rsidDel="00247027">
                <w:rPr>
                  <w:i/>
                  <w:sz w:val="22"/>
                  <w:szCs w:val="22"/>
                </w:rPr>
                <w:delText>close</w:delText>
              </w:r>
              <w:r w:rsidDel="00247027">
                <w:rPr>
                  <w:sz w:val="22"/>
                  <w:szCs w:val="22"/>
                </w:rPr>
                <w:delText>).</w:delText>
              </w:r>
            </w:del>
          </w:p>
          <w:p w14:paraId="4A4CF57C" w14:textId="7A80AB38" w:rsidR="001B1905" w:rsidDel="00247027" w:rsidRDefault="001B1905">
            <w:pPr>
              <w:pStyle w:val="ListParagraph"/>
              <w:numPr>
                <w:ilvl w:val="0"/>
                <w:numId w:val="41"/>
              </w:numPr>
              <w:spacing w:after="200"/>
              <w:ind w:left="346"/>
              <w:jc w:val="left"/>
              <w:rPr>
                <w:del w:id="2014" w:author="ditaoktaria" w:date="2015-06-22T14:39:00Z"/>
                <w:sz w:val="22"/>
                <w:szCs w:val="22"/>
              </w:rPr>
              <w:pPrChange w:id="2015" w:author="ditaoktaria" w:date="2015-07-10T12:40:00Z">
                <w:pPr>
                  <w:pStyle w:val="ListParagraph"/>
                  <w:framePr w:hSpace="180" w:wrap="around" w:vAnchor="text" w:hAnchor="text" w:y="1"/>
                  <w:numPr>
                    <w:numId w:val="41"/>
                  </w:numPr>
                  <w:spacing w:after="200"/>
                  <w:ind w:left="346" w:hanging="360"/>
                  <w:suppressOverlap/>
                  <w:jc w:val="left"/>
                </w:pPr>
              </w:pPrChange>
            </w:pPr>
            <w:del w:id="2016" w:author="ditaoktaria" w:date="2015-06-22T14:39:00Z">
              <w:r w:rsidDel="00247027">
                <w:rPr>
                  <w:sz w:val="22"/>
                  <w:szCs w:val="22"/>
                </w:rPr>
                <w:delText>Sistem mengizinkan aktor untuk memilih menu.</w:delText>
              </w:r>
            </w:del>
          </w:p>
          <w:p w14:paraId="05728312" w14:textId="35357BE8" w:rsidR="001B1905" w:rsidDel="00247027" w:rsidRDefault="001B1905">
            <w:pPr>
              <w:pStyle w:val="ListParagraph"/>
              <w:numPr>
                <w:ilvl w:val="0"/>
                <w:numId w:val="41"/>
              </w:numPr>
              <w:spacing w:after="200"/>
              <w:ind w:left="346"/>
              <w:jc w:val="left"/>
              <w:rPr>
                <w:del w:id="2017" w:author="ditaoktaria" w:date="2015-06-22T14:39:00Z"/>
                <w:sz w:val="22"/>
                <w:szCs w:val="22"/>
              </w:rPr>
              <w:pPrChange w:id="2018" w:author="ditaoktaria" w:date="2015-07-10T12:40:00Z">
                <w:pPr>
                  <w:pStyle w:val="ListParagraph"/>
                  <w:framePr w:hSpace="180" w:wrap="around" w:vAnchor="text" w:hAnchor="text" w:y="1"/>
                  <w:numPr>
                    <w:numId w:val="41"/>
                  </w:numPr>
                  <w:spacing w:after="200"/>
                  <w:ind w:left="346" w:hanging="360"/>
                  <w:suppressOverlap/>
                  <w:jc w:val="left"/>
                </w:pPr>
              </w:pPrChange>
            </w:pPr>
            <w:del w:id="2019" w:author="ditaoktaria" w:date="2015-06-22T14:39:00Z">
              <w:r w:rsidDel="00247027">
                <w:rPr>
                  <w:sz w:val="22"/>
                  <w:szCs w:val="22"/>
                </w:rPr>
                <w:delText>Sistem akan menjalankan fungsi sesuai dengan menu yang dipilih oleh aktor.</w:delText>
              </w:r>
            </w:del>
          </w:p>
          <w:p w14:paraId="151B0808" w14:textId="4FA8888F" w:rsidR="001B1905" w:rsidDel="00247027" w:rsidRDefault="001B1905">
            <w:pPr>
              <w:pStyle w:val="ListParagraph"/>
              <w:numPr>
                <w:ilvl w:val="1"/>
                <w:numId w:val="41"/>
              </w:numPr>
              <w:spacing w:after="200"/>
              <w:ind w:left="772"/>
              <w:jc w:val="left"/>
              <w:rPr>
                <w:del w:id="2020" w:author="ditaoktaria" w:date="2015-06-22T14:39:00Z"/>
                <w:sz w:val="22"/>
                <w:szCs w:val="22"/>
              </w:rPr>
              <w:pPrChange w:id="2021" w:author="ditaoktaria" w:date="2015-07-10T12:40:00Z">
                <w:pPr>
                  <w:pStyle w:val="ListParagraph"/>
                  <w:framePr w:hSpace="180" w:wrap="around" w:vAnchor="text" w:hAnchor="text" w:y="1"/>
                  <w:numPr>
                    <w:ilvl w:val="1"/>
                    <w:numId w:val="41"/>
                  </w:numPr>
                  <w:spacing w:after="200"/>
                  <w:ind w:left="772" w:hanging="360"/>
                  <w:suppressOverlap/>
                  <w:jc w:val="left"/>
                </w:pPr>
              </w:pPrChange>
            </w:pPr>
            <w:del w:id="2022"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 akan menampilkan halaman sebelumnya.</w:delText>
              </w:r>
            </w:del>
          </w:p>
          <w:p w14:paraId="3E092969" w14:textId="5168BD17" w:rsidR="00031C3C" w:rsidDel="00247027" w:rsidRDefault="001B1905">
            <w:pPr>
              <w:pStyle w:val="ListParagraph"/>
              <w:numPr>
                <w:ilvl w:val="1"/>
                <w:numId w:val="41"/>
              </w:numPr>
              <w:spacing w:after="200"/>
              <w:ind w:left="772"/>
              <w:jc w:val="left"/>
              <w:rPr>
                <w:del w:id="2023" w:author="ditaoktaria" w:date="2015-06-22T14:39:00Z"/>
                <w:sz w:val="22"/>
                <w:szCs w:val="22"/>
              </w:rPr>
              <w:pPrChange w:id="2024" w:author="ditaoktaria" w:date="2015-07-10T12:40:00Z">
                <w:pPr>
                  <w:pStyle w:val="ListParagraph"/>
                  <w:framePr w:hSpace="180" w:wrap="around" w:vAnchor="text" w:hAnchor="text" w:y="1"/>
                  <w:numPr>
                    <w:ilvl w:val="1"/>
                    <w:numId w:val="41"/>
                  </w:numPr>
                  <w:spacing w:after="200"/>
                  <w:ind w:left="772" w:hanging="360"/>
                  <w:suppressOverlap/>
                  <w:jc w:val="left"/>
                </w:pPr>
              </w:pPrChange>
            </w:pPr>
            <w:del w:id="2025" w:author="ditaoktaria" w:date="2015-06-22T14:39:00Z">
              <w:r w:rsidDel="00247027">
                <w:rPr>
                  <w:sz w:val="22"/>
                  <w:szCs w:val="22"/>
                </w:rPr>
                <w:delText xml:space="preserve">Jika aktor memilih </w:delText>
              </w:r>
              <w:r w:rsidDel="00247027">
                <w:rPr>
                  <w:i/>
                  <w:sz w:val="22"/>
                  <w:szCs w:val="22"/>
                </w:rPr>
                <w:delText>next</w:delText>
              </w:r>
              <w:r w:rsidDel="00247027">
                <w:rPr>
                  <w:sz w:val="22"/>
                  <w:szCs w:val="22"/>
                </w:rPr>
                <w:delText>, maka sistem akan menampilkan halaman berikutnya.</w:delText>
              </w:r>
            </w:del>
          </w:p>
          <w:p w14:paraId="684D1660" w14:textId="2851E631" w:rsidR="0030683F" w:rsidRPr="00031C3C" w:rsidDel="00247027" w:rsidRDefault="001B1905">
            <w:pPr>
              <w:pStyle w:val="ListParagraph"/>
              <w:numPr>
                <w:ilvl w:val="1"/>
                <w:numId w:val="41"/>
              </w:numPr>
              <w:spacing w:after="200"/>
              <w:ind w:left="772"/>
              <w:jc w:val="left"/>
              <w:rPr>
                <w:del w:id="2026" w:author="ditaoktaria" w:date="2015-06-22T14:39:00Z"/>
                <w:sz w:val="22"/>
                <w:szCs w:val="22"/>
                <w:rPrChange w:id="2027" w:author="ditaoktaria oktaria" w:date="2015-03-09T16:43:00Z">
                  <w:rPr>
                    <w:del w:id="2028" w:author="ditaoktaria" w:date="2015-06-22T14:39:00Z"/>
                    <w:rFonts w:cstheme="majorBidi"/>
                    <w:b/>
                    <w:i/>
                    <w:iCs/>
                    <w:color w:val="404040"/>
                    <w:szCs w:val="22"/>
                  </w:rPr>
                </w:rPrChange>
              </w:rPr>
              <w:pPrChange w:id="2029" w:author="ditaoktaria" w:date="2015-07-10T12:40:00Z">
                <w:pPr>
                  <w:pStyle w:val="ListParagraph"/>
                  <w:keepNext/>
                  <w:keepLines/>
                  <w:numPr>
                    <w:numId w:val="41"/>
                  </w:numPr>
                  <w:spacing w:before="200" w:after="200"/>
                  <w:ind w:left="772" w:hanging="360"/>
                  <w:jc w:val="left"/>
                  <w:outlineLvl w:val="6"/>
                </w:pPr>
              </w:pPrChange>
            </w:pPr>
            <w:del w:id="2030" w:author="ditaoktaria" w:date="2015-06-22T14:39:00Z">
              <w:r w:rsidRPr="00031C3C" w:rsidDel="00247027">
                <w:rPr>
                  <w:sz w:val="22"/>
                  <w:szCs w:val="22"/>
                  <w:rPrChange w:id="2031" w:author="ditaoktaria oktaria" w:date="2015-03-09T16:43:00Z">
                    <w:rPr/>
                  </w:rPrChange>
                </w:rPr>
                <w:delText xml:space="preserve">Jika aktor memilih </w:delText>
              </w:r>
              <w:r w:rsidRPr="00031C3C" w:rsidDel="00247027">
                <w:rPr>
                  <w:i/>
                  <w:sz w:val="22"/>
                  <w:szCs w:val="22"/>
                  <w:rPrChange w:id="2032" w:author="ditaoktaria oktaria" w:date="2015-03-09T16:43:00Z">
                    <w:rPr>
                      <w:i/>
                    </w:rPr>
                  </w:rPrChange>
                </w:rPr>
                <w:delText>close</w:delText>
              </w:r>
              <w:r w:rsidRPr="00031C3C" w:rsidDel="00247027">
                <w:rPr>
                  <w:sz w:val="22"/>
                  <w:szCs w:val="22"/>
                  <w:rPrChange w:id="2033" w:author="ditaoktaria oktaria" w:date="2015-03-09T16:43:00Z">
                    <w:rPr/>
                  </w:rPrChange>
                </w:rPr>
                <w:delText>, maka sistem akan menutup file dan kembali ke alur utama (</w:delText>
              </w:r>
              <w:r w:rsidRPr="00031C3C" w:rsidDel="00247027">
                <w:rPr>
                  <w:i/>
                  <w:sz w:val="22"/>
                  <w:szCs w:val="22"/>
                  <w:rPrChange w:id="2034" w:author="ditaoktaria oktaria" w:date="2015-03-09T16:43:00Z">
                    <w:rPr>
                      <w:i/>
                    </w:rPr>
                  </w:rPrChange>
                </w:rPr>
                <w:delText>basic flow</w:delText>
              </w:r>
              <w:r w:rsidRPr="00031C3C" w:rsidDel="00247027">
                <w:rPr>
                  <w:sz w:val="22"/>
                  <w:szCs w:val="22"/>
                  <w:rPrChange w:id="2035" w:author="ditaoktaria oktaria" w:date="2015-03-09T16:43:00Z">
                    <w:rPr/>
                  </w:rPrChange>
                </w:rPr>
                <w:delText>).</w:delText>
              </w:r>
            </w:del>
          </w:p>
        </w:tc>
      </w:tr>
      <w:tr w:rsidR="00063B21" w:rsidRPr="00193933" w14:paraId="4FB13670" w14:textId="77777777" w:rsidTr="00997CEC">
        <w:trPr>
          <w:trHeight w:val="454"/>
          <w:trPrChange w:id="2036" w:author="ditaoktaria" w:date="2015-07-10T12:36:00Z">
            <w:trPr>
              <w:gridAfter w:val="0"/>
            </w:trPr>
          </w:trPrChange>
        </w:trPr>
        <w:tc>
          <w:tcPr>
            <w:tcW w:w="5000" w:type="pct"/>
            <w:gridSpan w:val="2"/>
            <w:shd w:val="clear" w:color="auto" w:fill="BFBFBF"/>
            <w:vAlign w:val="center"/>
            <w:tcPrChange w:id="2037" w:author="ditaoktaria" w:date="2015-07-10T12:36:00Z">
              <w:tcPr>
                <w:tcW w:w="7930" w:type="dxa"/>
                <w:gridSpan w:val="2"/>
                <w:shd w:val="clear" w:color="auto" w:fill="BFBFBF"/>
                <w:vAlign w:val="center"/>
              </w:tcPr>
            </w:tcPrChange>
          </w:tcPr>
          <w:p w14:paraId="6FA2B2C6" w14:textId="0C263031" w:rsidR="00063B21" w:rsidRPr="00947A6D" w:rsidRDefault="003A3549">
            <w:pPr>
              <w:keepNext/>
              <w:keepLines/>
              <w:ind w:firstLine="0"/>
              <w:jc w:val="center"/>
              <w:outlineLvl w:val="4"/>
              <w:rPr>
                <w:sz w:val="22"/>
                <w:rPrChange w:id="2038" w:author="ditaoktaria oktaria" w:date="2015-03-06T17:11:00Z">
                  <w:rPr>
                    <w:rFonts w:eastAsia="Times New Roman"/>
                    <w:b/>
                    <w:iCs/>
                    <w:color w:val="000000" w:themeColor="text1"/>
                  </w:rPr>
                </w:rPrChange>
              </w:rPr>
              <w:pPrChange w:id="2039" w:author="ditaoktaria" w:date="2015-07-10T12:40:00Z">
                <w:pPr>
                  <w:keepNext/>
                  <w:keepLines/>
                  <w:spacing w:before="200"/>
                  <w:ind w:firstLine="0"/>
                  <w:jc w:val="left"/>
                  <w:outlineLvl w:val="4"/>
                </w:pPr>
              </w:pPrChange>
            </w:pPr>
            <w:ins w:id="2040" w:author="ditaoktaria" w:date="2015-06-22T15:24:00Z">
              <w:r w:rsidRPr="00F54944">
                <w:rPr>
                  <w:b/>
                  <w:sz w:val="22"/>
                </w:rPr>
                <w:lastRenderedPageBreak/>
                <w:t xml:space="preserve">Alur </w:t>
              </w:r>
              <w:r>
                <w:rPr>
                  <w:b/>
                  <w:sz w:val="22"/>
                </w:rPr>
                <w:t>Bagian</w:t>
              </w:r>
              <w:r w:rsidRPr="002077B8">
                <w:rPr>
                  <w:sz w:val="22"/>
                </w:rPr>
                <w:t xml:space="preserve"> </w:t>
              </w:r>
              <w:r>
                <w:rPr>
                  <w:b/>
                  <w:i/>
                  <w:sz w:val="22"/>
                </w:rPr>
                <w:t>(Sub</w:t>
              </w:r>
              <w:r w:rsidRPr="002077B8">
                <w:rPr>
                  <w:b/>
                  <w:i/>
                  <w:sz w:val="22"/>
                </w:rPr>
                <w:t xml:space="preserve"> Flow)</w:t>
              </w:r>
            </w:ins>
          </w:p>
        </w:tc>
      </w:tr>
      <w:tr w:rsidR="00063B21" w:rsidRPr="00193933" w14:paraId="0239175C" w14:textId="77777777" w:rsidTr="00997CEC">
        <w:trPr>
          <w:trHeight w:val="454"/>
          <w:ins w:id="2041" w:author="ditaoktaria" w:date="2015-06-22T15:23:00Z"/>
          <w:trPrChange w:id="2042" w:author="ditaoktaria" w:date="2015-07-10T12:36:00Z">
            <w:trPr>
              <w:gridAfter w:val="0"/>
            </w:trPr>
          </w:trPrChange>
        </w:trPr>
        <w:tc>
          <w:tcPr>
            <w:tcW w:w="1212" w:type="pct"/>
            <w:shd w:val="clear" w:color="auto" w:fill="BFBFBF"/>
            <w:vAlign w:val="center"/>
            <w:tcPrChange w:id="2043" w:author="ditaoktaria" w:date="2015-07-10T12:36:00Z">
              <w:tcPr>
                <w:tcW w:w="1922" w:type="dxa"/>
                <w:shd w:val="clear" w:color="auto" w:fill="BFBFBF"/>
                <w:vAlign w:val="center"/>
              </w:tcPr>
            </w:tcPrChange>
          </w:tcPr>
          <w:p w14:paraId="5FBAB505" w14:textId="1A29189C" w:rsidR="00063B21" w:rsidRPr="00F54944" w:rsidRDefault="003A3549" w:rsidP="000C57AD">
            <w:pPr>
              <w:keepNext/>
              <w:keepLines/>
              <w:ind w:firstLine="0"/>
              <w:jc w:val="left"/>
              <w:outlineLvl w:val="6"/>
              <w:rPr>
                <w:ins w:id="2044" w:author="ditaoktaria" w:date="2015-06-22T15:23:00Z"/>
                <w:rFonts w:eastAsia="Times New Roman"/>
                <w:b/>
                <w:iCs/>
                <w:sz w:val="22"/>
              </w:rPr>
            </w:pPr>
            <w:ins w:id="2045" w:author="ditaoktaria" w:date="2015-06-22T15:25:00Z">
              <w:r>
                <w:rPr>
                  <w:b/>
                  <w:sz w:val="22"/>
                </w:rPr>
                <w:t>Format PDF</w:t>
              </w:r>
            </w:ins>
          </w:p>
        </w:tc>
        <w:tc>
          <w:tcPr>
            <w:tcW w:w="3788" w:type="pct"/>
            <w:vAlign w:val="center"/>
            <w:tcPrChange w:id="2046" w:author="ditaoktaria" w:date="2015-07-10T12:36:00Z">
              <w:tcPr>
                <w:tcW w:w="6008" w:type="dxa"/>
                <w:vAlign w:val="center"/>
              </w:tcPr>
            </w:tcPrChange>
          </w:tcPr>
          <w:p w14:paraId="5141C55B" w14:textId="77777777" w:rsidR="00063B21" w:rsidRDefault="00063B21" w:rsidP="000854A3">
            <w:pPr>
              <w:pStyle w:val="ListParagraph"/>
              <w:numPr>
                <w:ilvl w:val="0"/>
                <w:numId w:val="26"/>
              </w:numPr>
              <w:spacing w:after="200"/>
              <w:ind w:left="375"/>
              <w:jc w:val="left"/>
              <w:rPr>
                <w:ins w:id="2047" w:author="ditaoktaria" w:date="2015-06-22T15:23:00Z"/>
                <w:sz w:val="22"/>
                <w:szCs w:val="22"/>
              </w:rPr>
            </w:pPr>
            <w:ins w:id="2048" w:author="ditaoktaria" w:date="2015-06-22T15:23:00Z">
              <w:r>
                <w:rPr>
                  <w:sz w:val="22"/>
                  <w:szCs w:val="22"/>
                </w:rPr>
                <w:t>Sistem akan menampilkan halaman pertama materi dan menu-menu penayangan (</w:t>
              </w:r>
              <w:r>
                <w:rPr>
                  <w:i/>
                  <w:sz w:val="22"/>
                  <w:szCs w:val="22"/>
                </w:rPr>
                <w:t>previous</w:t>
              </w:r>
              <w:r>
                <w:rPr>
                  <w:sz w:val="22"/>
                  <w:szCs w:val="22"/>
                </w:rPr>
                <w:t xml:space="preserve">, </w:t>
              </w:r>
              <w:r>
                <w:rPr>
                  <w:i/>
                  <w:sz w:val="22"/>
                  <w:szCs w:val="22"/>
                </w:rPr>
                <w:t>next</w:t>
              </w:r>
              <w:r>
                <w:rPr>
                  <w:sz w:val="22"/>
                  <w:szCs w:val="22"/>
                </w:rPr>
                <w:t xml:space="preserve">, dan </w:t>
              </w:r>
              <w:r>
                <w:rPr>
                  <w:i/>
                  <w:sz w:val="22"/>
                  <w:szCs w:val="22"/>
                </w:rPr>
                <w:t>close</w:t>
              </w:r>
              <w:r>
                <w:rPr>
                  <w:sz w:val="22"/>
                  <w:szCs w:val="22"/>
                </w:rPr>
                <w:t>).</w:t>
              </w:r>
            </w:ins>
          </w:p>
          <w:p w14:paraId="633D02BB" w14:textId="77777777" w:rsidR="00063B21" w:rsidRDefault="00063B21" w:rsidP="000854A3">
            <w:pPr>
              <w:pStyle w:val="ListParagraph"/>
              <w:numPr>
                <w:ilvl w:val="0"/>
                <w:numId w:val="26"/>
              </w:numPr>
              <w:spacing w:after="200"/>
              <w:ind w:left="375"/>
              <w:jc w:val="left"/>
              <w:rPr>
                <w:ins w:id="2049" w:author="ditaoktaria" w:date="2015-06-22T15:23:00Z"/>
                <w:sz w:val="22"/>
                <w:szCs w:val="22"/>
              </w:rPr>
            </w:pPr>
            <w:ins w:id="2050" w:author="ditaoktaria" w:date="2015-06-22T15:23:00Z">
              <w:r>
                <w:rPr>
                  <w:sz w:val="22"/>
                  <w:szCs w:val="22"/>
                </w:rPr>
                <w:t>Sistem mengizinkan aktor untuk memilih menu.</w:t>
              </w:r>
            </w:ins>
          </w:p>
          <w:p w14:paraId="369EB57F" w14:textId="77777777" w:rsidR="00063B21" w:rsidRDefault="00063B21" w:rsidP="000854A3">
            <w:pPr>
              <w:pStyle w:val="ListParagraph"/>
              <w:numPr>
                <w:ilvl w:val="0"/>
                <w:numId w:val="26"/>
              </w:numPr>
              <w:spacing w:after="200"/>
              <w:ind w:left="375"/>
              <w:jc w:val="left"/>
              <w:rPr>
                <w:ins w:id="2051" w:author="ditaoktaria" w:date="2015-06-22T15:23:00Z"/>
                <w:sz w:val="22"/>
                <w:szCs w:val="22"/>
              </w:rPr>
            </w:pPr>
            <w:ins w:id="2052" w:author="ditaoktaria" w:date="2015-06-22T15:23:00Z">
              <w:r>
                <w:rPr>
                  <w:sz w:val="22"/>
                  <w:szCs w:val="22"/>
                </w:rPr>
                <w:t>Sistem akan menjalankan fungsi sesuai dengan menu yang dipilih oleh aktor.</w:t>
              </w:r>
            </w:ins>
          </w:p>
          <w:p w14:paraId="01A5A2C1" w14:textId="77777777" w:rsidR="00063B21" w:rsidRDefault="00063B21" w:rsidP="000854A3">
            <w:pPr>
              <w:pStyle w:val="ListParagraph"/>
              <w:numPr>
                <w:ilvl w:val="1"/>
                <w:numId w:val="26"/>
              </w:numPr>
              <w:spacing w:after="200"/>
              <w:ind w:left="772"/>
              <w:jc w:val="left"/>
              <w:rPr>
                <w:ins w:id="2053" w:author="ditaoktaria" w:date="2015-06-22T15:23:00Z"/>
                <w:sz w:val="22"/>
                <w:szCs w:val="22"/>
              </w:rPr>
            </w:pPr>
            <w:ins w:id="2054" w:author="ditaoktaria" w:date="2015-06-22T15:23:00Z">
              <w:r>
                <w:rPr>
                  <w:sz w:val="22"/>
                  <w:szCs w:val="22"/>
                </w:rPr>
                <w:t xml:space="preserve">Jika aktor memilih </w:t>
              </w:r>
              <w:r>
                <w:rPr>
                  <w:i/>
                  <w:sz w:val="22"/>
                  <w:szCs w:val="22"/>
                </w:rPr>
                <w:t>previous</w:t>
              </w:r>
              <w:r>
                <w:rPr>
                  <w:sz w:val="22"/>
                  <w:szCs w:val="22"/>
                </w:rPr>
                <w:t>, maka sistem akan menampilkan halaman sebelumnya.</w:t>
              </w:r>
            </w:ins>
          </w:p>
          <w:p w14:paraId="4A6182E1" w14:textId="77777777" w:rsidR="00063B21" w:rsidRDefault="00063B21" w:rsidP="000854A3">
            <w:pPr>
              <w:pStyle w:val="ListParagraph"/>
              <w:numPr>
                <w:ilvl w:val="1"/>
                <w:numId w:val="26"/>
              </w:numPr>
              <w:spacing w:after="200"/>
              <w:ind w:left="772"/>
              <w:jc w:val="left"/>
              <w:rPr>
                <w:ins w:id="2055" w:author="ditaoktaria" w:date="2015-06-22T15:23:00Z"/>
                <w:sz w:val="22"/>
                <w:szCs w:val="22"/>
              </w:rPr>
            </w:pPr>
            <w:ins w:id="2056" w:author="ditaoktaria" w:date="2015-06-22T15:23:00Z">
              <w:r>
                <w:rPr>
                  <w:sz w:val="22"/>
                  <w:szCs w:val="22"/>
                </w:rPr>
                <w:t xml:space="preserve">Jika aktor memilih </w:t>
              </w:r>
              <w:r>
                <w:rPr>
                  <w:i/>
                  <w:sz w:val="22"/>
                  <w:szCs w:val="22"/>
                </w:rPr>
                <w:t>next</w:t>
              </w:r>
              <w:r>
                <w:rPr>
                  <w:sz w:val="22"/>
                  <w:szCs w:val="22"/>
                </w:rPr>
                <w:t>, maka sistem akan menampilkan halaman berikutnya.</w:t>
              </w:r>
            </w:ins>
          </w:p>
          <w:p w14:paraId="18BF6958" w14:textId="19E6D77F" w:rsidR="00063B21" w:rsidRDefault="00063B21" w:rsidP="000C57AD">
            <w:pPr>
              <w:keepNext/>
              <w:keepLines/>
              <w:ind w:firstLine="0"/>
              <w:jc w:val="left"/>
              <w:outlineLvl w:val="4"/>
              <w:rPr>
                <w:ins w:id="2057" w:author="ditaoktaria" w:date="2015-06-22T15:23:00Z"/>
                <w:rFonts w:eastAsia="Times New Roman"/>
                <w:b/>
                <w:iCs/>
                <w:sz w:val="22"/>
              </w:rPr>
            </w:pPr>
            <w:ins w:id="2058" w:author="ditaoktaria" w:date="2015-06-22T15:23:00Z">
              <w:r>
                <w:rPr>
                  <w:sz w:val="22"/>
                </w:rPr>
                <w:t xml:space="preserve">Jika aktor memilih </w:t>
              </w:r>
              <w:r w:rsidRPr="00470221">
                <w:rPr>
                  <w:i/>
                  <w:sz w:val="22"/>
                </w:rPr>
                <w:t>close</w:t>
              </w:r>
              <w:r>
                <w:rPr>
                  <w:sz w:val="22"/>
                </w:rPr>
                <w:t>, maka sistem akan menutup file dan kembali ke alur utama (</w:t>
              </w:r>
              <w:r>
                <w:rPr>
                  <w:i/>
                  <w:sz w:val="22"/>
                </w:rPr>
                <w:t>basic flow</w:t>
              </w:r>
              <w:r>
                <w:rPr>
                  <w:sz w:val="22"/>
                </w:rPr>
                <w:t>).</w:t>
              </w:r>
            </w:ins>
          </w:p>
        </w:tc>
      </w:tr>
      <w:tr w:rsidR="00063B21" w:rsidRPr="00193933" w14:paraId="03CD3D1B" w14:textId="77777777" w:rsidTr="00997CEC">
        <w:trPr>
          <w:trHeight w:val="454"/>
          <w:ins w:id="2059" w:author="ditaoktaria" w:date="2015-06-22T15:23:00Z"/>
          <w:trPrChange w:id="2060" w:author="ditaoktaria" w:date="2015-07-10T12:36:00Z">
            <w:trPr>
              <w:gridAfter w:val="0"/>
            </w:trPr>
          </w:trPrChange>
        </w:trPr>
        <w:tc>
          <w:tcPr>
            <w:tcW w:w="1212" w:type="pct"/>
            <w:shd w:val="clear" w:color="auto" w:fill="BFBFBF"/>
            <w:vAlign w:val="center"/>
            <w:tcPrChange w:id="2061" w:author="ditaoktaria" w:date="2015-07-10T12:36:00Z">
              <w:tcPr>
                <w:tcW w:w="1922" w:type="dxa"/>
                <w:shd w:val="clear" w:color="auto" w:fill="BFBFBF"/>
                <w:vAlign w:val="center"/>
              </w:tcPr>
            </w:tcPrChange>
          </w:tcPr>
          <w:p w14:paraId="4E2BE52E" w14:textId="68262367" w:rsidR="00063B21" w:rsidRPr="00F54944" w:rsidRDefault="003A3549">
            <w:pPr>
              <w:keepNext/>
              <w:keepLines/>
              <w:ind w:firstLine="0"/>
              <w:jc w:val="left"/>
              <w:outlineLvl w:val="6"/>
              <w:rPr>
                <w:ins w:id="2062" w:author="ditaoktaria" w:date="2015-06-22T15:23:00Z"/>
                <w:rFonts w:eastAsia="Times New Roman"/>
                <w:b/>
                <w:iCs/>
                <w:color w:val="000000" w:themeColor="text1"/>
                <w:sz w:val="22"/>
              </w:rPr>
              <w:pPrChange w:id="2063" w:author="ditaoktaria" w:date="2015-07-10T12:40:00Z">
                <w:pPr>
                  <w:keepNext/>
                  <w:keepLines/>
                  <w:framePr w:hSpace="180" w:wrap="around" w:vAnchor="text" w:hAnchor="text" w:y="1"/>
                  <w:spacing w:before="200"/>
                  <w:ind w:firstLine="0"/>
                  <w:suppressOverlap/>
                  <w:jc w:val="left"/>
                  <w:outlineLvl w:val="6"/>
                </w:pPr>
              </w:pPrChange>
            </w:pPr>
            <w:ins w:id="2064" w:author="ditaoktaria" w:date="2015-06-22T15:25:00Z">
              <w:r>
                <w:rPr>
                  <w:b/>
                  <w:sz w:val="22"/>
                </w:rPr>
                <w:t>Format Video</w:t>
              </w:r>
            </w:ins>
          </w:p>
        </w:tc>
        <w:tc>
          <w:tcPr>
            <w:tcW w:w="3788" w:type="pct"/>
            <w:vAlign w:val="center"/>
            <w:tcPrChange w:id="2065" w:author="ditaoktaria" w:date="2015-07-10T12:36:00Z">
              <w:tcPr>
                <w:tcW w:w="6008" w:type="dxa"/>
                <w:vAlign w:val="center"/>
              </w:tcPr>
            </w:tcPrChange>
          </w:tcPr>
          <w:p w14:paraId="02ABC342" w14:textId="77777777" w:rsidR="00063B21" w:rsidRDefault="00063B21" w:rsidP="000854A3">
            <w:pPr>
              <w:pStyle w:val="ListParagraph"/>
              <w:numPr>
                <w:ilvl w:val="0"/>
                <w:numId w:val="41"/>
              </w:numPr>
              <w:spacing w:after="200"/>
              <w:ind w:left="346"/>
              <w:jc w:val="left"/>
              <w:rPr>
                <w:ins w:id="2066" w:author="ditaoktaria" w:date="2015-06-22T15:24:00Z"/>
                <w:sz w:val="22"/>
                <w:szCs w:val="22"/>
              </w:rPr>
            </w:pPr>
            <w:ins w:id="2067" w:author="ditaoktaria" w:date="2015-06-22T15:24:00Z">
              <w:r>
                <w:rPr>
                  <w:sz w:val="22"/>
                  <w:szCs w:val="22"/>
                </w:rPr>
                <w:t>Sistem akan menampilkan halaman pertama materi dan menu-menu penayangan (</w:t>
              </w:r>
              <w:r>
                <w:rPr>
                  <w:i/>
                  <w:sz w:val="22"/>
                  <w:szCs w:val="22"/>
                </w:rPr>
                <w:t>play</w:t>
              </w:r>
              <w:r>
                <w:rPr>
                  <w:sz w:val="22"/>
                  <w:szCs w:val="22"/>
                </w:rPr>
                <w:t xml:space="preserve">, </w:t>
              </w:r>
              <w:r>
                <w:rPr>
                  <w:i/>
                  <w:sz w:val="22"/>
                  <w:szCs w:val="22"/>
                </w:rPr>
                <w:t>pause</w:t>
              </w:r>
              <w:r>
                <w:rPr>
                  <w:sz w:val="22"/>
                  <w:szCs w:val="22"/>
                </w:rPr>
                <w:t xml:space="preserve">, dan </w:t>
              </w:r>
              <w:r>
                <w:rPr>
                  <w:i/>
                  <w:sz w:val="22"/>
                  <w:szCs w:val="22"/>
                </w:rPr>
                <w:t>close</w:t>
              </w:r>
              <w:r>
                <w:rPr>
                  <w:sz w:val="22"/>
                  <w:szCs w:val="22"/>
                </w:rPr>
                <w:t>).</w:t>
              </w:r>
            </w:ins>
          </w:p>
          <w:p w14:paraId="126E6F21" w14:textId="77777777" w:rsidR="00063B21" w:rsidRDefault="00063B21" w:rsidP="000854A3">
            <w:pPr>
              <w:pStyle w:val="ListParagraph"/>
              <w:numPr>
                <w:ilvl w:val="0"/>
                <w:numId w:val="41"/>
              </w:numPr>
              <w:spacing w:after="200"/>
              <w:ind w:left="346"/>
              <w:jc w:val="left"/>
              <w:rPr>
                <w:ins w:id="2068" w:author="ditaoktaria" w:date="2015-06-22T15:24:00Z"/>
                <w:sz w:val="22"/>
                <w:szCs w:val="22"/>
              </w:rPr>
            </w:pPr>
            <w:ins w:id="2069" w:author="ditaoktaria" w:date="2015-06-22T15:24:00Z">
              <w:r>
                <w:rPr>
                  <w:sz w:val="22"/>
                  <w:szCs w:val="22"/>
                </w:rPr>
                <w:t>Sistem mengizinkan aktor untuk memilih menu.</w:t>
              </w:r>
            </w:ins>
          </w:p>
          <w:p w14:paraId="31AA08A7" w14:textId="77777777" w:rsidR="00063B21" w:rsidRDefault="00063B21" w:rsidP="000854A3">
            <w:pPr>
              <w:pStyle w:val="ListParagraph"/>
              <w:numPr>
                <w:ilvl w:val="0"/>
                <w:numId w:val="41"/>
              </w:numPr>
              <w:spacing w:after="200"/>
              <w:ind w:left="346"/>
              <w:jc w:val="left"/>
              <w:rPr>
                <w:ins w:id="2070" w:author="ditaoktaria" w:date="2015-06-22T15:24:00Z"/>
                <w:sz w:val="22"/>
                <w:szCs w:val="22"/>
              </w:rPr>
            </w:pPr>
            <w:ins w:id="2071" w:author="ditaoktaria" w:date="2015-06-22T15:24:00Z">
              <w:r>
                <w:rPr>
                  <w:sz w:val="22"/>
                  <w:szCs w:val="22"/>
                </w:rPr>
                <w:t>Sistem akan menjalankan fungsi sesuai dengan menu yang dipilih oleh aktor.</w:t>
              </w:r>
            </w:ins>
          </w:p>
          <w:p w14:paraId="631AB9F8" w14:textId="05ABA0E5" w:rsidR="00063B21" w:rsidRDefault="00063B21" w:rsidP="000854A3">
            <w:pPr>
              <w:pStyle w:val="ListParagraph"/>
              <w:numPr>
                <w:ilvl w:val="1"/>
                <w:numId w:val="41"/>
              </w:numPr>
              <w:spacing w:after="200"/>
              <w:ind w:left="772"/>
              <w:jc w:val="left"/>
              <w:rPr>
                <w:ins w:id="2072" w:author="ditaoktaria" w:date="2015-06-22T15:24:00Z"/>
                <w:sz w:val="22"/>
                <w:szCs w:val="22"/>
              </w:rPr>
            </w:pPr>
            <w:ins w:id="2073" w:author="ditaoktaria" w:date="2015-06-22T15:24:00Z">
              <w:r>
                <w:rPr>
                  <w:sz w:val="22"/>
                  <w:szCs w:val="22"/>
                </w:rPr>
                <w:t xml:space="preserve">Jika aktor memilih </w:t>
              </w:r>
            </w:ins>
            <w:ins w:id="2074" w:author="ditaoktaria" w:date="2015-06-22T15:26:00Z">
              <w:r w:rsidR="003A3549">
                <w:rPr>
                  <w:i/>
                  <w:sz w:val="22"/>
                  <w:szCs w:val="22"/>
                </w:rPr>
                <w:t>pause</w:t>
              </w:r>
            </w:ins>
            <w:ins w:id="2075" w:author="ditaoktaria" w:date="2015-06-22T15:24:00Z">
              <w:r>
                <w:rPr>
                  <w:sz w:val="22"/>
                  <w:szCs w:val="22"/>
                </w:rPr>
                <w:t xml:space="preserve">, maka sistem akan </w:t>
              </w:r>
            </w:ins>
            <w:ins w:id="2076" w:author="ditaoktaria" w:date="2015-06-22T15:26:00Z">
              <w:r w:rsidR="003A3549">
                <w:rPr>
                  <w:sz w:val="22"/>
                  <w:szCs w:val="22"/>
                </w:rPr>
                <w:t xml:space="preserve">menghentikan video dan menampilkan menu </w:t>
              </w:r>
              <w:r w:rsidR="003A3549" w:rsidRPr="003A3549">
                <w:rPr>
                  <w:i/>
                  <w:sz w:val="22"/>
                  <w:szCs w:val="22"/>
                  <w:rPrChange w:id="2077" w:author="ditaoktaria" w:date="2015-06-22T15:26:00Z">
                    <w:rPr>
                      <w:sz w:val="22"/>
                      <w:szCs w:val="22"/>
                    </w:rPr>
                  </w:rPrChange>
                </w:rPr>
                <w:t>play</w:t>
              </w:r>
            </w:ins>
            <w:ins w:id="2078" w:author="ditaoktaria" w:date="2015-06-22T15:24:00Z">
              <w:r>
                <w:rPr>
                  <w:sz w:val="22"/>
                  <w:szCs w:val="22"/>
                </w:rPr>
                <w:t>.</w:t>
              </w:r>
            </w:ins>
          </w:p>
          <w:p w14:paraId="135D4DFE" w14:textId="2198FEE0" w:rsidR="00063B21" w:rsidRDefault="00063B21">
            <w:pPr>
              <w:pStyle w:val="ListParagraph"/>
              <w:numPr>
                <w:ilvl w:val="0"/>
                <w:numId w:val="78"/>
              </w:numPr>
              <w:spacing w:after="200"/>
              <w:jc w:val="left"/>
              <w:rPr>
                <w:ins w:id="2079" w:author="ditaoktaria" w:date="2015-06-22T15:24:00Z"/>
                <w:sz w:val="22"/>
                <w:szCs w:val="22"/>
              </w:rPr>
              <w:pPrChange w:id="2080" w:author="ditaoktaria" w:date="2015-07-10T12:42:00Z">
                <w:pPr>
                  <w:pStyle w:val="ListParagraph"/>
                  <w:framePr w:hSpace="180" w:wrap="around" w:vAnchor="text" w:hAnchor="text" w:y="1"/>
                  <w:numPr>
                    <w:ilvl w:val="1"/>
                    <w:numId w:val="41"/>
                  </w:numPr>
                  <w:spacing w:after="200"/>
                  <w:ind w:left="772" w:hanging="360"/>
                  <w:suppressOverlap/>
                  <w:jc w:val="left"/>
                </w:pPr>
              </w:pPrChange>
            </w:pPr>
            <w:ins w:id="2081" w:author="ditaoktaria" w:date="2015-06-22T15:24:00Z">
              <w:r>
                <w:rPr>
                  <w:sz w:val="22"/>
                  <w:szCs w:val="22"/>
                </w:rPr>
                <w:t xml:space="preserve">Jika aktor memilih </w:t>
              </w:r>
            </w:ins>
            <w:ins w:id="2082" w:author="ditaoktaria" w:date="2015-06-22T15:26:00Z">
              <w:r w:rsidR="003A3549">
                <w:rPr>
                  <w:i/>
                  <w:sz w:val="22"/>
                  <w:szCs w:val="22"/>
                </w:rPr>
                <w:t>play</w:t>
              </w:r>
              <w:r w:rsidR="003A3549">
                <w:rPr>
                  <w:sz w:val="22"/>
                  <w:szCs w:val="22"/>
                </w:rPr>
                <w:t xml:space="preserve">, maka sistem akan menjalankan video dan menampilkan menu </w:t>
              </w:r>
              <w:r w:rsidR="003A3549">
                <w:rPr>
                  <w:i/>
                  <w:sz w:val="22"/>
                  <w:szCs w:val="22"/>
                </w:rPr>
                <w:t>pause</w:t>
              </w:r>
            </w:ins>
          </w:p>
          <w:p w14:paraId="0503F4A6" w14:textId="057699FD" w:rsidR="00063B21" w:rsidRPr="000854A3" w:rsidRDefault="00063B21">
            <w:pPr>
              <w:pStyle w:val="ListParagraph"/>
              <w:keepNext/>
              <w:keepLines/>
              <w:numPr>
                <w:ilvl w:val="0"/>
                <w:numId w:val="78"/>
              </w:numPr>
              <w:jc w:val="left"/>
              <w:outlineLvl w:val="4"/>
              <w:rPr>
                <w:ins w:id="2083" w:author="ditaoktaria" w:date="2015-06-22T15:23:00Z"/>
                <w:sz w:val="22"/>
                <w:rPrChange w:id="2084" w:author="ditaoktaria" w:date="2015-07-10T12:41:00Z">
                  <w:rPr>
                    <w:ins w:id="2085" w:author="ditaoktaria" w:date="2015-06-22T15:23:00Z"/>
                    <w:rFonts w:eastAsia="Times New Roman"/>
                    <w:b/>
                    <w:iCs/>
                    <w:color w:val="000000" w:themeColor="text1"/>
                  </w:rPr>
                </w:rPrChange>
              </w:rPr>
              <w:pPrChange w:id="2086" w:author="ditaoktaria" w:date="2015-07-10T12:41:00Z">
                <w:pPr>
                  <w:keepNext/>
                  <w:keepLines/>
                  <w:framePr w:hSpace="180" w:wrap="around" w:vAnchor="text" w:hAnchor="text" w:y="1"/>
                  <w:spacing w:before="200"/>
                  <w:ind w:firstLine="0"/>
                  <w:suppressOverlap/>
                  <w:jc w:val="left"/>
                  <w:outlineLvl w:val="4"/>
                </w:pPr>
              </w:pPrChange>
            </w:pPr>
            <w:ins w:id="2087" w:author="ditaoktaria" w:date="2015-06-22T15:24:00Z">
              <w:r w:rsidRPr="000854A3">
                <w:rPr>
                  <w:sz w:val="22"/>
                  <w:rPrChange w:id="2088" w:author="ditaoktaria" w:date="2015-07-10T12:41:00Z">
                    <w:rPr/>
                  </w:rPrChange>
                </w:rPr>
                <w:t xml:space="preserve">Jika aktor memilih </w:t>
              </w:r>
              <w:r w:rsidRPr="000854A3">
                <w:rPr>
                  <w:i/>
                  <w:sz w:val="22"/>
                  <w:rPrChange w:id="2089" w:author="ditaoktaria" w:date="2015-07-10T12:41:00Z">
                    <w:rPr>
                      <w:i/>
                    </w:rPr>
                  </w:rPrChange>
                </w:rPr>
                <w:t>close</w:t>
              </w:r>
              <w:r w:rsidRPr="000854A3">
                <w:rPr>
                  <w:sz w:val="22"/>
                  <w:rPrChange w:id="2090" w:author="ditaoktaria" w:date="2015-07-10T12:41:00Z">
                    <w:rPr/>
                  </w:rPrChange>
                </w:rPr>
                <w:t>, maka sistem akan menutup file</w:t>
              </w:r>
            </w:ins>
            <w:ins w:id="2091" w:author="ditaoktaria" w:date="2015-06-22T15:27:00Z">
              <w:r w:rsidR="003A3549" w:rsidRPr="000854A3">
                <w:rPr>
                  <w:sz w:val="22"/>
                  <w:rPrChange w:id="2092" w:author="ditaoktaria" w:date="2015-07-10T12:41:00Z">
                    <w:rPr/>
                  </w:rPrChange>
                </w:rPr>
                <w:t xml:space="preserve"> video</w:t>
              </w:r>
            </w:ins>
            <w:ins w:id="2093" w:author="ditaoktaria" w:date="2015-06-22T15:24:00Z">
              <w:r w:rsidRPr="000854A3">
                <w:rPr>
                  <w:sz w:val="22"/>
                  <w:rPrChange w:id="2094" w:author="ditaoktaria" w:date="2015-07-10T12:41:00Z">
                    <w:rPr/>
                  </w:rPrChange>
                </w:rPr>
                <w:t xml:space="preserve"> dan kembali ke alur utama (</w:t>
              </w:r>
              <w:r w:rsidRPr="000854A3">
                <w:rPr>
                  <w:i/>
                  <w:sz w:val="22"/>
                  <w:rPrChange w:id="2095" w:author="ditaoktaria" w:date="2015-07-10T12:41:00Z">
                    <w:rPr>
                      <w:i/>
                    </w:rPr>
                  </w:rPrChange>
                </w:rPr>
                <w:t>basic flow</w:t>
              </w:r>
              <w:r w:rsidRPr="000854A3">
                <w:rPr>
                  <w:sz w:val="22"/>
                  <w:rPrChange w:id="2096" w:author="ditaoktaria" w:date="2015-07-10T12:41:00Z">
                    <w:rPr/>
                  </w:rPrChange>
                </w:rPr>
                <w:t>).</w:t>
              </w:r>
            </w:ins>
          </w:p>
        </w:tc>
      </w:tr>
      <w:tr w:rsidR="00063B21" w:rsidRPr="00193933" w14:paraId="29A6E03A" w14:textId="77777777" w:rsidTr="00997CEC">
        <w:trPr>
          <w:trHeight w:val="454"/>
          <w:ins w:id="2097" w:author="ditaoktaria" w:date="2015-06-22T15:23:00Z"/>
          <w:trPrChange w:id="2098" w:author="ditaoktaria" w:date="2015-07-10T12:36:00Z">
            <w:trPr>
              <w:gridAfter w:val="0"/>
            </w:trPr>
          </w:trPrChange>
        </w:trPr>
        <w:tc>
          <w:tcPr>
            <w:tcW w:w="1212" w:type="pct"/>
            <w:shd w:val="clear" w:color="auto" w:fill="BFBFBF"/>
            <w:vAlign w:val="center"/>
            <w:tcPrChange w:id="2099" w:author="ditaoktaria" w:date="2015-07-10T12:36:00Z">
              <w:tcPr>
                <w:tcW w:w="1922" w:type="dxa"/>
                <w:shd w:val="clear" w:color="auto" w:fill="BFBFBF"/>
                <w:vAlign w:val="center"/>
              </w:tcPr>
            </w:tcPrChange>
          </w:tcPr>
          <w:p w14:paraId="7D571CBB" w14:textId="0BB77ADB" w:rsidR="00063B21" w:rsidRPr="00F54944" w:rsidRDefault="00063B21">
            <w:pPr>
              <w:keepNext/>
              <w:keepLines/>
              <w:ind w:firstLine="0"/>
              <w:jc w:val="left"/>
              <w:outlineLvl w:val="6"/>
              <w:rPr>
                <w:ins w:id="2100" w:author="ditaoktaria" w:date="2015-06-22T15:23:00Z"/>
                <w:rFonts w:eastAsia="Times New Roman"/>
                <w:b/>
                <w:iCs/>
                <w:sz w:val="22"/>
              </w:rPr>
              <w:pPrChange w:id="2101" w:author="ditaoktaria" w:date="2015-07-10T12:40:00Z">
                <w:pPr>
                  <w:keepNext/>
                  <w:keepLines/>
                  <w:framePr w:hSpace="180" w:wrap="around" w:vAnchor="text" w:hAnchor="text" w:y="1"/>
                  <w:spacing w:before="200"/>
                  <w:ind w:firstLine="0"/>
                  <w:suppressOverlap/>
                  <w:jc w:val="left"/>
                  <w:outlineLvl w:val="6"/>
                </w:pPr>
              </w:pPrChange>
            </w:pPr>
            <w:ins w:id="2102" w:author="ditaoktaria" w:date="2015-06-22T15:23:00Z">
              <w:r w:rsidRPr="00F54944">
                <w:rPr>
                  <w:b/>
                  <w:sz w:val="22"/>
                </w:rPr>
                <w:t>Kondisi Akhir</w:t>
              </w:r>
              <w:r>
                <w:rPr>
                  <w:b/>
                  <w:sz w:val="22"/>
                </w:rPr>
                <w:t xml:space="preserve"> </w:t>
              </w:r>
              <w:r w:rsidRPr="00F54944">
                <w:rPr>
                  <w:b/>
                  <w:i/>
                  <w:sz w:val="22"/>
                </w:rPr>
                <w:t>(Post-Conditions)</w:t>
              </w:r>
            </w:ins>
          </w:p>
        </w:tc>
        <w:tc>
          <w:tcPr>
            <w:tcW w:w="3788" w:type="pct"/>
            <w:vAlign w:val="center"/>
            <w:tcPrChange w:id="2103" w:author="ditaoktaria" w:date="2015-07-10T12:36:00Z">
              <w:tcPr>
                <w:tcW w:w="6008" w:type="dxa"/>
                <w:vAlign w:val="center"/>
              </w:tcPr>
            </w:tcPrChange>
          </w:tcPr>
          <w:p w14:paraId="11F61C43" w14:textId="024BCF09" w:rsidR="00063B21" w:rsidRDefault="00063B21">
            <w:pPr>
              <w:keepNext/>
              <w:keepLines/>
              <w:ind w:firstLine="0"/>
              <w:jc w:val="left"/>
              <w:outlineLvl w:val="4"/>
              <w:rPr>
                <w:ins w:id="2104" w:author="ditaoktaria" w:date="2015-06-22T15:23:00Z"/>
                <w:rFonts w:eastAsia="Times New Roman"/>
                <w:b/>
                <w:iCs/>
                <w:color w:val="000000" w:themeColor="text1"/>
                <w:sz w:val="22"/>
              </w:rPr>
              <w:pPrChange w:id="2105" w:author="ditaoktaria" w:date="2015-07-10T12:40:00Z">
                <w:pPr>
                  <w:keepNext/>
                  <w:keepLines/>
                  <w:framePr w:hSpace="180" w:wrap="around" w:vAnchor="text" w:hAnchor="text" w:y="1"/>
                  <w:spacing w:before="200"/>
                  <w:ind w:firstLine="0"/>
                  <w:suppressOverlap/>
                  <w:jc w:val="left"/>
                  <w:outlineLvl w:val="4"/>
                </w:pPr>
              </w:pPrChange>
            </w:pPr>
            <w:ins w:id="2106" w:author="ditaoktaria" w:date="2015-06-22T15:23:00Z">
              <w:r>
                <w:rPr>
                  <w:sz w:val="22"/>
                </w:rPr>
                <w:t xml:space="preserve">Jika </w:t>
              </w:r>
              <w:r>
                <w:rPr>
                  <w:i/>
                  <w:sz w:val="22"/>
                </w:rPr>
                <w:t xml:space="preserve">use case </w:t>
              </w:r>
              <w:r>
                <w:rPr>
                  <w:sz w:val="22"/>
                </w:rPr>
                <w:t xml:space="preserve">berhasil, sistem dapat menampilkan </w:t>
              </w:r>
              <w:r>
                <w:rPr>
                  <w:i/>
                  <w:sz w:val="22"/>
                </w:rPr>
                <w:t xml:space="preserve">file </w:t>
              </w:r>
              <w:r>
                <w:rPr>
                  <w:sz w:val="22"/>
                </w:rPr>
                <w:t xml:space="preserve">materi sesuai dengan </w:t>
              </w:r>
            </w:ins>
            <w:ins w:id="2107" w:author="ditaoktaria" w:date="2015-06-22T15:27:00Z">
              <w:r w:rsidR="00DC3B22">
                <w:rPr>
                  <w:sz w:val="22"/>
                </w:rPr>
                <w:t>aksi yang diberikan oleh aktor.</w:t>
              </w:r>
            </w:ins>
          </w:p>
        </w:tc>
      </w:tr>
    </w:tbl>
    <w:p w14:paraId="6DDBB5C1" w14:textId="12DBF81D" w:rsidR="00EA1BEC" w:rsidRPr="00EA1BEC" w:rsidDel="00722A05" w:rsidRDefault="00F54944" w:rsidP="00835C2B">
      <w:pPr>
        <w:rPr>
          <w:del w:id="2108" w:author="ditaoktaria" w:date="2015-06-22T15:28:00Z"/>
        </w:rPr>
      </w:pPr>
      <w:del w:id="2109" w:author="ditaoktaria" w:date="2015-06-22T15:28:00Z">
        <w:r w:rsidRPr="00BF7104" w:rsidDel="00722A05">
          <w:delText xml:space="preserve">Skenario </w:delText>
        </w:r>
        <w:r w:rsidRPr="001F50E9" w:rsidDel="00722A05">
          <w:rPr>
            <w:i/>
          </w:rPr>
          <w:delText>Use Case</w:delText>
        </w:r>
        <w:r w:rsidRPr="00BF7104" w:rsidDel="00722A05">
          <w:delText xml:space="preserve"> </w:delText>
        </w:r>
        <w:r w:rsidDel="00722A05">
          <w:delText xml:space="preserve">Kelola </w:delText>
        </w:r>
        <w:r w:rsidRPr="0041328A" w:rsidDel="00722A05">
          <w:rPr>
            <w:i/>
          </w:rPr>
          <w:delText>Folder</w:delText>
        </w:r>
        <w:r w:rsidR="00EA1BEC" w:rsidDel="00722A05">
          <w:delText xml:space="preserve">Kebutuhan fungsional selanjutnya yang harus disediakan oleh sistem adalah pengguna harus dapat mengelola </w:delText>
        </w:r>
        <w:r w:rsidR="00EA1BEC" w:rsidRPr="00835C2B" w:rsidDel="00722A05">
          <w:rPr>
            <w:i/>
          </w:rPr>
          <w:delText>folder</w:delText>
        </w:r>
        <w:r w:rsidR="00EA1BEC" w:rsidDel="00722A05">
          <w:delText xml:space="preserve"> yang direpresentasikan dengan </w:delText>
        </w:r>
        <w:r w:rsidR="00EA1BEC" w:rsidDel="00722A05">
          <w:rPr>
            <w:i/>
          </w:rPr>
          <w:delText xml:space="preserve">use case </w:delText>
        </w:r>
        <w:r w:rsidR="00EA1BEC" w:rsidDel="00722A05">
          <w:delText xml:space="preserve">kelola </w:delText>
        </w:r>
        <w:r w:rsidR="00EA1BEC" w:rsidDel="00722A05">
          <w:rPr>
            <w:i/>
          </w:rPr>
          <w:delText>folder</w:delText>
        </w:r>
        <w:r w:rsidR="00EA1BEC" w:rsidDel="00722A05">
          <w:delText xml:space="preserve">. Skenario </w:delText>
        </w:r>
        <w:r w:rsidR="00EA1BEC" w:rsidDel="00722A05">
          <w:rPr>
            <w:i/>
          </w:rPr>
          <w:delText xml:space="preserve">use case </w:delText>
        </w:r>
        <w:r w:rsidR="00EA1BEC" w:rsidDel="00722A05">
          <w:delText xml:space="preserve">kelola </w:delText>
        </w:r>
        <w:r w:rsidR="00EA1BEC" w:rsidDel="00722A05">
          <w:rPr>
            <w:i/>
          </w:rPr>
          <w:delText>folder</w:delText>
        </w:r>
        <w:r w:rsidR="00EA1BEC" w:rsidDel="00722A05">
          <w:delText xml:space="preserve"> ditunjukkan pada </w:delText>
        </w:r>
        <w:r w:rsidR="001A586A" w:rsidDel="00722A05">
          <w:delText>T</w:delText>
        </w:r>
        <w:r w:rsidR="00EA1BEC" w:rsidDel="00722A05">
          <w:delText>abel 4.9.</w:delText>
        </w:r>
      </w:del>
    </w:p>
    <w:p w14:paraId="0DBFB4C5" w14:textId="69F49ED7" w:rsidR="00F54944" w:rsidDel="00722A05" w:rsidRDefault="00F54944" w:rsidP="00F54944">
      <w:pPr>
        <w:pStyle w:val="Caption"/>
        <w:keepNext/>
        <w:rPr>
          <w:del w:id="2110" w:author="ditaoktaria" w:date="2015-06-22T15:28:00Z"/>
        </w:rPr>
      </w:pPr>
      <w:del w:id="2111" w:author="ditaoktaria" w:date="2015-06-22T15:28:00Z">
        <w:r w:rsidDel="00722A05">
          <w:delText>Tabel 4.</w:delText>
        </w:r>
        <w:r w:rsidR="006A68AB" w:rsidDel="00722A05">
          <w:rPr>
            <w:b w:val="0"/>
            <w:iCs w:val="0"/>
          </w:rPr>
          <w:fldChar w:fldCharType="begin"/>
        </w:r>
        <w:r w:rsidR="006A68AB" w:rsidDel="00722A05">
          <w:delInstrText xml:space="preserve"> SEQ Tabel_4. \* ARABIC </w:delInstrText>
        </w:r>
        <w:r w:rsidR="006A68AB" w:rsidDel="00722A05">
          <w:rPr>
            <w:b w:val="0"/>
            <w:iCs w:val="0"/>
          </w:rPr>
          <w:fldChar w:fldCharType="separate"/>
        </w:r>
        <w:r w:rsidR="007173DD" w:rsidDel="00722A05">
          <w:rPr>
            <w:noProof/>
          </w:rPr>
          <w:delText>9</w:delText>
        </w:r>
        <w:r w:rsidR="006A68AB" w:rsidDel="00722A05">
          <w:rPr>
            <w:b w:val="0"/>
            <w:iCs w:val="0"/>
            <w:noProof/>
          </w:rPr>
          <w:fldChar w:fldCharType="end"/>
        </w:r>
        <w:r w:rsidRPr="00D81786" w:rsidDel="00722A05">
          <w:rPr>
            <w:b w:val="0"/>
          </w:rPr>
          <w:delText xml:space="preserve"> </w:delText>
        </w:r>
        <w:r w:rsidRPr="00017391" w:rsidDel="00722A05">
          <w:rPr>
            <w:b w:val="0"/>
          </w:rPr>
          <w:delText xml:space="preserve">Skenario </w:delText>
        </w:r>
        <w:r w:rsidRPr="00017391" w:rsidDel="00722A05">
          <w:rPr>
            <w:b w:val="0"/>
            <w:i/>
          </w:rPr>
          <w:delText>Use Case</w:delText>
        </w:r>
        <w:r w:rsidRPr="00017391" w:rsidDel="00722A05">
          <w:rPr>
            <w:b w:val="0"/>
          </w:rPr>
          <w:delText xml:space="preserve"> </w:delText>
        </w:r>
        <w:r w:rsidR="00C91EEA" w:rsidDel="00722A05">
          <w:rPr>
            <w:b w:val="0"/>
          </w:rPr>
          <w:delText xml:space="preserve">Kelola </w:delText>
        </w:r>
        <w:r w:rsidR="00C91EEA" w:rsidRPr="00835C2B" w:rsidDel="00722A05">
          <w:rPr>
            <w:b w:val="0"/>
            <w:i/>
          </w:rPr>
          <w:delText>Folder</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F54944" w:rsidRPr="00193933" w:rsidDel="00722A05" w14:paraId="117EAB8F" w14:textId="66F63D9F" w:rsidTr="00D060DB">
        <w:trPr>
          <w:del w:id="2112" w:author="ditaoktaria" w:date="2015-06-22T15:28:00Z"/>
        </w:trPr>
        <w:tc>
          <w:tcPr>
            <w:tcW w:w="1922" w:type="dxa"/>
            <w:shd w:val="clear" w:color="auto" w:fill="BFBFBF"/>
            <w:vAlign w:val="center"/>
          </w:tcPr>
          <w:p w14:paraId="0E869A46" w14:textId="57CF04F2" w:rsidR="00F54944" w:rsidRPr="00193933" w:rsidDel="00722A05" w:rsidRDefault="00F54944" w:rsidP="00D060DB">
            <w:pPr>
              <w:ind w:firstLine="0"/>
              <w:jc w:val="left"/>
              <w:rPr>
                <w:del w:id="2113" w:author="ditaoktaria" w:date="2015-06-22T15:28:00Z"/>
                <w:b/>
              </w:rPr>
            </w:pPr>
            <w:del w:id="2114" w:author="ditaoktaria" w:date="2015-06-22T15:28:00Z">
              <w:r w:rsidRPr="00193933" w:rsidDel="00722A05">
                <w:rPr>
                  <w:b/>
                  <w:sz w:val="22"/>
                </w:rPr>
                <w:delText>Nama</w:delText>
              </w:r>
            </w:del>
          </w:p>
        </w:tc>
        <w:tc>
          <w:tcPr>
            <w:tcW w:w="6008" w:type="dxa"/>
            <w:vAlign w:val="center"/>
          </w:tcPr>
          <w:p w14:paraId="5CD92574" w14:textId="4DA2507A" w:rsidR="00F54944" w:rsidRPr="0041328A" w:rsidDel="00722A05" w:rsidRDefault="00F54944" w:rsidP="00D060DB">
            <w:pPr>
              <w:ind w:firstLine="0"/>
              <w:jc w:val="left"/>
              <w:rPr>
                <w:del w:id="2115" w:author="ditaoktaria" w:date="2015-06-22T15:28:00Z"/>
                <w:sz w:val="22"/>
              </w:rPr>
            </w:pPr>
            <w:del w:id="2116" w:author="ditaoktaria" w:date="2015-06-22T15:28:00Z">
              <w:r w:rsidRPr="0041328A" w:rsidDel="00722A05">
                <w:rPr>
                  <w:sz w:val="22"/>
                </w:rPr>
                <w:delText xml:space="preserve">Kelola </w:delText>
              </w:r>
              <w:r w:rsidRPr="0041328A" w:rsidDel="00722A05">
                <w:rPr>
                  <w:i/>
                  <w:sz w:val="22"/>
                </w:rPr>
                <w:delText>Folder</w:delText>
              </w:r>
            </w:del>
          </w:p>
        </w:tc>
      </w:tr>
      <w:tr w:rsidR="00F54944" w:rsidRPr="00193933" w:rsidDel="00722A05" w14:paraId="3D01C0A7" w14:textId="0D5315E3" w:rsidTr="00D060DB">
        <w:trPr>
          <w:del w:id="2117" w:author="ditaoktaria" w:date="2015-06-22T15:28:00Z"/>
        </w:trPr>
        <w:tc>
          <w:tcPr>
            <w:tcW w:w="1922" w:type="dxa"/>
            <w:shd w:val="clear" w:color="auto" w:fill="BFBFBF"/>
            <w:vAlign w:val="center"/>
          </w:tcPr>
          <w:p w14:paraId="43884D50" w14:textId="11D67D57" w:rsidR="00F54944" w:rsidRPr="00193933" w:rsidDel="00722A05" w:rsidRDefault="00F54944" w:rsidP="00D060DB">
            <w:pPr>
              <w:ind w:firstLine="0"/>
              <w:jc w:val="left"/>
              <w:rPr>
                <w:del w:id="2118" w:author="ditaoktaria" w:date="2015-06-22T15:28:00Z"/>
                <w:b/>
              </w:rPr>
            </w:pPr>
            <w:del w:id="2119" w:author="ditaoktaria" w:date="2015-06-22T15:28:00Z">
              <w:r w:rsidRPr="00193933" w:rsidDel="00722A05">
                <w:rPr>
                  <w:b/>
                  <w:sz w:val="22"/>
                </w:rPr>
                <w:delText>Kode SRS</w:delText>
              </w:r>
            </w:del>
          </w:p>
        </w:tc>
        <w:tc>
          <w:tcPr>
            <w:tcW w:w="6008" w:type="dxa"/>
            <w:vAlign w:val="center"/>
          </w:tcPr>
          <w:p w14:paraId="5F0AD106" w14:textId="421A7DA6" w:rsidR="00F54944" w:rsidRPr="0041328A" w:rsidDel="00722A05" w:rsidRDefault="00F54944" w:rsidP="00D060DB">
            <w:pPr>
              <w:ind w:firstLine="0"/>
              <w:jc w:val="left"/>
              <w:rPr>
                <w:del w:id="2120" w:author="ditaoktaria" w:date="2015-06-22T15:28:00Z"/>
                <w:sz w:val="22"/>
              </w:rPr>
            </w:pPr>
            <w:del w:id="2121" w:author="ditaoktaria" w:date="2015-06-22T15:28:00Z">
              <w:r w:rsidRPr="0041328A" w:rsidDel="00722A05">
                <w:rPr>
                  <w:sz w:val="22"/>
                </w:rPr>
                <w:delText>SRS_002_00</w:delText>
              </w:r>
              <w:r w:rsidDel="00722A05">
                <w:rPr>
                  <w:sz w:val="22"/>
                </w:rPr>
                <w:delText>4</w:delText>
              </w:r>
            </w:del>
          </w:p>
        </w:tc>
      </w:tr>
      <w:tr w:rsidR="00F54944" w:rsidRPr="00193933" w:rsidDel="00722A05" w14:paraId="0D9A99D3" w14:textId="2A656B43" w:rsidTr="00D060DB">
        <w:trPr>
          <w:del w:id="2122" w:author="ditaoktaria" w:date="2015-06-22T15:28:00Z"/>
        </w:trPr>
        <w:tc>
          <w:tcPr>
            <w:tcW w:w="1922" w:type="dxa"/>
            <w:shd w:val="clear" w:color="auto" w:fill="BFBFBF"/>
            <w:vAlign w:val="center"/>
          </w:tcPr>
          <w:p w14:paraId="0748889C" w14:textId="5FF93F47" w:rsidR="00F54944" w:rsidRPr="00193933" w:rsidDel="00722A05" w:rsidRDefault="00F54944" w:rsidP="00D060DB">
            <w:pPr>
              <w:ind w:firstLine="0"/>
              <w:jc w:val="left"/>
              <w:rPr>
                <w:del w:id="2123" w:author="ditaoktaria" w:date="2015-06-22T15:28:00Z"/>
                <w:b/>
              </w:rPr>
            </w:pPr>
            <w:del w:id="2124" w:author="ditaoktaria" w:date="2015-06-22T15:28:00Z">
              <w:r w:rsidRPr="00193933" w:rsidDel="00722A05">
                <w:rPr>
                  <w:b/>
                  <w:sz w:val="22"/>
                </w:rPr>
                <w:delText>Tujuan</w:delText>
              </w:r>
            </w:del>
          </w:p>
        </w:tc>
        <w:tc>
          <w:tcPr>
            <w:tcW w:w="6008" w:type="dxa"/>
            <w:vAlign w:val="center"/>
          </w:tcPr>
          <w:p w14:paraId="04AD7628" w14:textId="7A9467F7" w:rsidR="00F54944" w:rsidRPr="0041328A" w:rsidDel="00722A05" w:rsidRDefault="00F54944" w:rsidP="00D060DB">
            <w:pPr>
              <w:ind w:firstLine="0"/>
              <w:jc w:val="left"/>
              <w:rPr>
                <w:del w:id="2125" w:author="ditaoktaria" w:date="2015-06-22T15:28:00Z"/>
                <w:sz w:val="22"/>
              </w:rPr>
            </w:pPr>
            <w:del w:id="2126" w:author="ditaoktaria" w:date="2015-06-22T15:28:00Z">
              <w:r w:rsidRPr="0041328A" w:rsidDel="00722A05">
                <w:rPr>
                  <w:sz w:val="22"/>
                </w:rPr>
                <w:delText xml:space="preserve">Mengelola </w:delText>
              </w:r>
              <w:r w:rsidRPr="0041328A" w:rsidDel="00722A05">
                <w:rPr>
                  <w:i/>
                  <w:sz w:val="22"/>
                </w:rPr>
                <w:delText>Folder</w:delText>
              </w:r>
            </w:del>
          </w:p>
        </w:tc>
      </w:tr>
      <w:tr w:rsidR="00F54944" w:rsidRPr="00193933" w:rsidDel="00722A05" w14:paraId="0102E3AC" w14:textId="3F99E887" w:rsidTr="00D060DB">
        <w:trPr>
          <w:del w:id="2127" w:author="ditaoktaria" w:date="2015-06-22T15:28:00Z"/>
        </w:trPr>
        <w:tc>
          <w:tcPr>
            <w:tcW w:w="1922" w:type="dxa"/>
            <w:shd w:val="clear" w:color="auto" w:fill="BFBFBF"/>
            <w:vAlign w:val="center"/>
          </w:tcPr>
          <w:p w14:paraId="7F0BFD74" w14:textId="563B94A0" w:rsidR="00F54944" w:rsidRPr="00193933" w:rsidDel="00722A05" w:rsidRDefault="00F54944" w:rsidP="00D060DB">
            <w:pPr>
              <w:ind w:firstLine="0"/>
              <w:jc w:val="left"/>
              <w:rPr>
                <w:del w:id="2128" w:author="ditaoktaria" w:date="2015-06-22T15:28:00Z"/>
                <w:b/>
              </w:rPr>
            </w:pPr>
            <w:del w:id="2129" w:author="ditaoktaria" w:date="2015-06-22T15:28:00Z">
              <w:r w:rsidRPr="00193933" w:rsidDel="00722A05">
                <w:rPr>
                  <w:b/>
                  <w:sz w:val="22"/>
                </w:rPr>
                <w:delText>Deskripsi</w:delText>
              </w:r>
            </w:del>
          </w:p>
          <w:p w14:paraId="0A074820" w14:textId="0BF57026" w:rsidR="00F54944" w:rsidRPr="00193933" w:rsidDel="00722A05" w:rsidRDefault="00F54944" w:rsidP="00D060DB">
            <w:pPr>
              <w:ind w:firstLine="0"/>
              <w:jc w:val="left"/>
              <w:rPr>
                <w:del w:id="2130" w:author="ditaoktaria" w:date="2015-06-22T15:28:00Z"/>
                <w:b/>
                <w:i/>
              </w:rPr>
            </w:pPr>
            <w:del w:id="2131" w:author="ditaoktaria" w:date="2015-06-22T15:28:00Z">
              <w:r w:rsidRPr="00193933" w:rsidDel="00722A05">
                <w:rPr>
                  <w:b/>
                  <w:i/>
                  <w:sz w:val="22"/>
                </w:rPr>
                <w:delText>(Brief Description)</w:delText>
              </w:r>
            </w:del>
          </w:p>
        </w:tc>
        <w:tc>
          <w:tcPr>
            <w:tcW w:w="6008" w:type="dxa"/>
            <w:vAlign w:val="center"/>
          </w:tcPr>
          <w:p w14:paraId="5466A633" w14:textId="4BB6D1C2" w:rsidR="00F54944" w:rsidRPr="0041328A" w:rsidDel="00722A05" w:rsidRDefault="00F54944" w:rsidP="00D060DB">
            <w:pPr>
              <w:ind w:firstLine="0"/>
              <w:jc w:val="left"/>
              <w:rPr>
                <w:del w:id="2132" w:author="ditaoktaria" w:date="2015-06-22T15:28:00Z"/>
                <w:sz w:val="22"/>
              </w:rPr>
            </w:pPr>
            <w:del w:id="2133" w:author="ditaoktaria" w:date="2015-06-22T15:28:00Z">
              <w:r w:rsidRPr="0041328A" w:rsidDel="00722A05">
                <w:rPr>
                  <w:i/>
                  <w:sz w:val="22"/>
                </w:rPr>
                <w:delText xml:space="preserve">Use case </w:delText>
              </w:r>
              <w:r w:rsidRPr="0041328A" w:rsidDel="00722A05">
                <w:rPr>
                  <w:sz w:val="22"/>
                </w:rPr>
                <w:delText>ini memungkinkan aktor untuk menambah</w:delText>
              </w:r>
              <w:r w:rsidRPr="00332A8A" w:rsidDel="00722A05">
                <w:rPr>
                  <w:sz w:val="22"/>
                </w:rPr>
                <w:delText xml:space="preserve">, </w:delText>
              </w:r>
              <w:r w:rsidRPr="0041328A" w:rsidDel="00722A05">
                <w:rPr>
                  <w:sz w:val="22"/>
                </w:rPr>
                <w:delText>menghapus</w:delText>
              </w:r>
              <w:r w:rsidDel="00722A05">
                <w:rPr>
                  <w:sz w:val="22"/>
                </w:rPr>
                <w:delText>, atau mengubah nama</w:delText>
              </w:r>
              <w:r w:rsidRPr="0041328A" w:rsidDel="00722A05">
                <w:rPr>
                  <w:sz w:val="22"/>
                </w:rPr>
                <w:delText xml:space="preserve"> </w:delText>
              </w:r>
              <w:r w:rsidRPr="0041328A" w:rsidDel="00722A05">
                <w:rPr>
                  <w:i/>
                  <w:sz w:val="22"/>
                </w:rPr>
                <w:delText>folder</w:delText>
              </w:r>
              <w:r w:rsidDel="00722A05">
                <w:rPr>
                  <w:sz w:val="22"/>
                </w:rPr>
                <w:delText>.</w:delText>
              </w:r>
            </w:del>
          </w:p>
        </w:tc>
      </w:tr>
      <w:tr w:rsidR="00F54944" w:rsidRPr="00193933" w:rsidDel="00722A05" w14:paraId="661423F5" w14:textId="1F8918BC" w:rsidTr="00D060DB">
        <w:trPr>
          <w:del w:id="2134" w:author="ditaoktaria" w:date="2015-06-22T15:28:00Z"/>
        </w:trPr>
        <w:tc>
          <w:tcPr>
            <w:tcW w:w="1922" w:type="dxa"/>
            <w:shd w:val="clear" w:color="auto" w:fill="BFBFBF"/>
            <w:vAlign w:val="center"/>
          </w:tcPr>
          <w:p w14:paraId="66E4FB99" w14:textId="0555F248" w:rsidR="00F54944" w:rsidRPr="00193933" w:rsidDel="00722A05" w:rsidRDefault="00F54944" w:rsidP="00D060DB">
            <w:pPr>
              <w:ind w:firstLine="0"/>
              <w:jc w:val="left"/>
              <w:rPr>
                <w:del w:id="2135" w:author="ditaoktaria" w:date="2015-06-22T15:28:00Z"/>
                <w:b/>
              </w:rPr>
            </w:pPr>
            <w:del w:id="2136" w:author="ditaoktaria" w:date="2015-06-22T15:28:00Z">
              <w:r w:rsidRPr="00193933" w:rsidDel="00722A05">
                <w:rPr>
                  <w:b/>
                  <w:sz w:val="22"/>
                </w:rPr>
                <w:delText>Aktor</w:delText>
              </w:r>
            </w:del>
          </w:p>
        </w:tc>
        <w:tc>
          <w:tcPr>
            <w:tcW w:w="6008" w:type="dxa"/>
            <w:vAlign w:val="center"/>
          </w:tcPr>
          <w:p w14:paraId="79950CAC" w14:textId="4D3C5B58" w:rsidR="00F54944" w:rsidRPr="0041328A" w:rsidDel="00722A05" w:rsidRDefault="00F54944" w:rsidP="00D060DB">
            <w:pPr>
              <w:ind w:firstLine="0"/>
              <w:jc w:val="left"/>
              <w:rPr>
                <w:del w:id="2137" w:author="ditaoktaria" w:date="2015-06-22T15:28:00Z"/>
                <w:sz w:val="22"/>
              </w:rPr>
            </w:pPr>
            <w:del w:id="2138" w:author="ditaoktaria" w:date="2015-06-22T15:28:00Z">
              <w:r w:rsidRPr="0041328A" w:rsidDel="00722A05">
                <w:rPr>
                  <w:sz w:val="22"/>
                </w:rPr>
                <w:delText>Pengguna</w:delText>
              </w:r>
            </w:del>
          </w:p>
        </w:tc>
      </w:tr>
      <w:tr w:rsidR="00F54944" w:rsidRPr="00193933" w:rsidDel="00722A05" w14:paraId="2F67BDBC" w14:textId="6920D7D5" w:rsidTr="00D060DB">
        <w:trPr>
          <w:del w:id="2139" w:author="ditaoktaria" w:date="2015-06-22T15:28:00Z"/>
        </w:trPr>
        <w:tc>
          <w:tcPr>
            <w:tcW w:w="1922" w:type="dxa"/>
            <w:shd w:val="clear" w:color="auto" w:fill="BFBFBF"/>
            <w:vAlign w:val="center"/>
          </w:tcPr>
          <w:p w14:paraId="2DB4696A" w14:textId="6EF47082" w:rsidR="00F54944" w:rsidRPr="00193933" w:rsidDel="00722A05" w:rsidRDefault="00F54944" w:rsidP="00D060DB">
            <w:pPr>
              <w:ind w:firstLine="0"/>
              <w:jc w:val="left"/>
              <w:rPr>
                <w:del w:id="2140" w:author="ditaoktaria" w:date="2015-06-22T15:28:00Z"/>
                <w:b/>
              </w:rPr>
            </w:pPr>
            <w:del w:id="2141" w:author="ditaoktaria" w:date="2015-06-22T15:28:00Z">
              <w:r w:rsidRPr="00193933" w:rsidDel="00722A05">
                <w:rPr>
                  <w:b/>
                  <w:sz w:val="22"/>
                </w:rPr>
                <w:delText>Kondisi Awal</w:delText>
              </w:r>
            </w:del>
          </w:p>
          <w:p w14:paraId="7D3CC133" w14:textId="6AFC0166" w:rsidR="00F54944" w:rsidRPr="00193933" w:rsidDel="00722A05" w:rsidRDefault="00F54944" w:rsidP="00D060DB">
            <w:pPr>
              <w:ind w:firstLine="0"/>
              <w:jc w:val="left"/>
              <w:rPr>
                <w:del w:id="2142" w:author="ditaoktaria" w:date="2015-06-22T15:28:00Z"/>
                <w:b/>
                <w:i/>
              </w:rPr>
            </w:pPr>
            <w:del w:id="2143" w:author="ditaoktaria" w:date="2015-06-22T15:28:00Z">
              <w:r w:rsidRPr="00193933" w:rsidDel="00722A05">
                <w:rPr>
                  <w:b/>
                  <w:i/>
                  <w:sz w:val="22"/>
                </w:rPr>
                <w:delText>(Pre-Conditions)</w:delText>
              </w:r>
            </w:del>
          </w:p>
        </w:tc>
        <w:tc>
          <w:tcPr>
            <w:tcW w:w="6008" w:type="dxa"/>
            <w:vAlign w:val="center"/>
          </w:tcPr>
          <w:p w14:paraId="1ECCBC7D" w14:textId="6002DE8E" w:rsidR="00F54944" w:rsidRPr="0041328A" w:rsidDel="00722A05" w:rsidRDefault="00F54944" w:rsidP="00D060DB">
            <w:pPr>
              <w:ind w:firstLine="0"/>
              <w:jc w:val="left"/>
              <w:rPr>
                <w:del w:id="2144" w:author="ditaoktaria" w:date="2015-06-22T15:28:00Z"/>
                <w:sz w:val="22"/>
              </w:rPr>
            </w:pPr>
            <w:del w:id="2145" w:author="ditaoktaria" w:date="2015-06-22T15:28:00Z">
              <w:r w:rsidRPr="008B01F5" w:rsidDel="00722A05">
                <w:rPr>
                  <w:sz w:val="22"/>
                </w:rPr>
                <w:delText xml:space="preserve">Aktor harus melakukan </w:delText>
              </w:r>
              <w:r w:rsidRPr="00065742" w:rsidDel="00722A05">
                <w:rPr>
                  <w:i/>
                  <w:sz w:val="22"/>
                </w:rPr>
                <w:delText xml:space="preserve">login </w:delText>
              </w:r>
              <w:r w:rsidRPr="00065742" w:rsidDel="00722A05">
                <w:rPr>
                  <w:sz w:val="22"/>
                </w:rPr>
                <w:delText xml:space="preserve">terlebih dahulu kemudian masuk pada menu </w:delText>
              </w:r>
              <w:r w:rsidRPr="00065742" w:rsidDel="00722A05">
                <w:rPr>
                  <w:i/>
                  <w:sz w:val="22"/>
                </w:rPr>
                <w:delText>materials</w:delText>
              </w:r>
              <w:r w:rsidRPr="00065742" w:rsidDel="00722A05">
                <w:rPr>
                  <w:sz w:val="22"/>
                </w:rPr>
                <w:delText>.</w:delText>
              </w:r>
            </w:del>
          </w:p>
        </w:tc>
      </w:tr>
      <w:tr w:rsidR="00F54944" w:rsidRPr="00193933" w:rsidDel="00722A05" w14:paraId="601097F3" w14:textId="4CBDE522" w:rsidTr="00D060DB">
        <w:trPr>
          <w:del w:id="2146" w:author="ditaoktaria" w:date="2015-06-22T15:28:00Z"/>
        </w:trPr>
        <w:tc>
          <w:tcPr>
            <w:tcW w:w="7930" w:type="dxa"/>
            <w:gridSpan w:val="2"/>
            <w:shd w:val="clear" w:color="auto" w:fill="BFBFBF"/>
            <w:vAlign w:val="center"/>
          </w:tcPr>
          <w:p w14:paraId="39E6A339" w14:textId="555C3083" w:rsidR="00F54944" w:rsidRPr="00193933" w:rsidDel="00722A05" w:rsidRDefault="00F54944" w:rsidP="00D060DB">
            <w:pPr>
              <w:ind w:firstLine="0"/>
              <w:jc w:val="left"/>
              <w:rPr>
                <w:del w:id="2147" w:author="ditaoktaria" w:date="2015-06-22T15:28:00Z"/>
              </w:rPr>
            </w:pPr>
            <w:del w:id="2148" w:author="ditaoktaria" w:date="2015-06-22T15:28:00Z">
              <w:r w:rsidRPr="00193933" w:rsidDel="00722A05">
                <w:rPr>
                  <w:b/>
                  <w:i/>
                  <w:sz w:val="22"/>
                </w:rPr>
                <w:delText>Flow of Events</w:delText>
              </w:r>
            </w:del>
          </w:p>
        </w:tc>
      </w:tr>
      <w:tr w:rsidR="00F54944" w:rsidRPr="00193933" w:rsidDel="00722A05" w14:paraId="21F52F0C" w14:textId="1349BDB4" w:rsidTr="00D060DB">
        <w:trPr>
          <w:del w:id="2149" w:author="ditaoktaria" w:date="2015-06-22T15:28:00Z"/>
        </w:trPr>
        <w:tc>
          <w:tcPr>
            <w:tcW w:w="7930" w:type="dxa"/>
            <w:gridSpan w:val="2"/>
            <w:shd w:val="clear" w:color="auto" w:fill="D9D9D9"/>
            <w:vAlign w:val="center"/>
          </w:tcPr>
          <w:p w14:paraId="77A221BC" w14:textId="79141A81" w:rsidR="00F54944" w:rsidRPr="0041328A" w:rsidDel="00722A05" w:rsidRDefault="00F54944" w:rsidP="00D060DB">
            <w:pPr>
              <w:ind w:firstLine="0"/>
              <w:jc w:val="center"/>
              <w:rPr>
                <w:del w:id="2150" w:author="ditaoktaria" w:date="2015-06-22T15:28:00Z"/>
                <w:b/>
                <w:i/>
                <w:sz w:val="22"/>
              </w:rPr>
            </w:pPr>
            <w:del w:id="2151" w:author="ditaoktaria" w:date="2015-06-22T15:28:00Z">
              <w:r w:rsidRPr="00193933" w:rsidDel="00722A05">
                <w:rPr>
                  <w:b/>
                  <w:sz w:val="22"/>
                </w:rPr>
                <w:delText>Alur Utama</w:delText>
              </w:r>
              <w:r w:rsidRPr="00193933" w:rsidDel="00722A05">
                <w:rPr>
                  <w:sz w:val="22"/>
                </w:rPr>
                <w:delText xml:space="preserve"> </w:delText>
              </w:r>
              <w:r w:rsidRPr="00193933" w:rsidDel="00722A05">
                <w:rPr>
                  <w:b/>
                  <w:i/>
                  <w:sz w:val="22"/>
                </w:rPr>
                <w:delText>(Basic Flow)</w:delText>
              </w:r>
            </w:del>
          </w:p>
        </w:tc>
      </w:tr>
      <w:tr w:rsidR="00F54944" w:rsidRPr="00193933" w:rsidDel="00722A05" w14:paraId="67A80363" w14:textId="074E22E0" w:rsidTr="00D060DB">
        <w:trPr>
          <w:del w:id="2152" w:author="ditaoktaria" w:date="2015-06-22T15:28:00Z"/>
        </w:trPr>
        <w:tc>
          <w:tcPr>
            <w:tcW w:w="7930" w:type="dxa"/>
            <w:gridSpan w:val="2"/>
            <w:shd w:val="clear" w:color="auto" w:fill="auto"/>
            <w:vAlign w:val="center"/>
          </w:tcPr>
          <w:p w14:paraId="561A9BAD" w14:textId="0E133A0E" w:rsidR="00F54944" w:rsidRPr="0041328A" w:rsidDel="00722A05" w:rsidRDefault="00F54944" w:rsidP="00D060DB">
            <w:pPr>
              <w:pStyle w:val="ListParagraph"/>
              <w:keepNext/>
              <w:keepLines/>
              <w:spacing w:before="200" w:after="200"/>
              <w:ind w:left="0" w:firstLine="0"/>
              <w:jc w:val="left"/>
              <w:outlineLvl w:val="4"/>
              <w:rPr>
                <w:del w:id="2153" w:author="ditaoktaria" w:date="2015-06-22T15:28:00Z"/>
                <w:sz w:val="22"/>
                <w:szCs w:val="22"/>
              </w:rPr>
            </w:pPr>
            <w:del w:id="2154" w:author="ditaoktaria" w:date="2015-06-22T15:28:00Z">
              <w:r w:rsidRPr="0095652A" w:rsidDel="00722A05">
                <w:rPr>
                  <w:i/>
                  <w:sz w:val="22"/>
                  <w:szCs w:val="22"/>
                </w:rPr>
                <w:delText xml:space="preserve">Use case </w:delText>
              </w:r>
              <w:r w:rsidRPr="0095652A" w:rsidDel="00722A05">
                <w:rPr>
                  <w:sz w:val="22"/>
                  <w:szCs w:val="22"/>
                </w:rPr>
                <w:delText xml:space="preserve">ini dimulai ketika aktor ingin menambah, </w:delText>
              </w:r>
              <w:r w:rsidRPr="0041328A" w:rsidDel="00722A05">
                <w:rPr>
                  <w:sz w:val="22"/>
                  <w:szCs w:val="22"/>
                </w:rPr>
                <w:delText xml:space="preserve">menambah dan menghapus </w:delText>
              </w:r>
              <w:r w:rsidRPr="0041328A" w:rsidDel="00722A05">
                <w:rPr>
                  <w:i/>
                  <w:sz w:val="22"/>
                  <w:szCs w:val="22"/>
                </w:rPr>
                <w:delText>folder</w:delText>
              </w:r>
              <w:r w:rsidRPr="0041328A" w:rsidDel="00722A05">
                <w:rPr>
                  <w:sz w:val="22"/>
                  <w:szCs w:val="22"/>
                </w:rPr>
                <w:delText xml:space="preserve"> serta memindahkan </w:delText>
              </w:r>
              <w:r w:rsidRPr="0041328A" w:rsidDel="00722A05">
                <w:rPr>
                  <w:i/>
                  <w:sz w:val="22"/>
                  <w:szCs w:val="22"/>
                </w:rPr>
                <w:delText xml:space="preserve">file </w:delText>
              </w:r>
              <w:r w:rsidRPr="0041328A" w:rsidDel="00722A05">
                <w:rPr>
                  <w:sz w:val="22"/>
                  <w:szCs w:val="22"/>
                </w:rPr>
                <w:delText xml:space="preserve">materi ke sebuah </w:delText>
              </w:r>
              <w:r w:rsidRPr="0041328A" w:rsidDel="00722A05">
                <w:rPr>
                  <w:i/>
                  <w:sz w:val="22"/>
                  <w:szCs w:val="22"/>
                </w:rPr>
                <w:delText>folder</w:delText>
              </w:r>
              <w:r w:rsidRPr="0095652A" w:rsidDel="00722A05">
                <w:rPr>
                  <w:sz w:val="22"/>
                  <w:szCs w:val="22"/>
                </w:rPr>
                <w:delText>.</w:delText>
              </w:r>
            </w:del>
          </w:p>
          <w:p w14:paraId="694855EA" w14:textId="12A6F63E" w:rsidR="00203DF1" w:rsidDel="00722A05" w:rsidRDefault="00203DF1" w:rsidP="00D060DB">
            <w:pPr>
              <w:pStyle w:val="ListParagraph"/>
              <w:keepNext/>
              <w:keepLines/>
              <w:numPr>
                <w:ilvl w:val="0"/>
                <w:numId w:val="38"/>
              </w:numPr>
              <w:spacing w:before="200" w:after="200"/>
              <w:jc w:val="left"/>
              <w:outlineLvl w:val="4"/>
              <w:rPr>
                <w:del w:id="2155" w:author="ditaoktaria" w:date="2015-06-22T15:28:00Z"/>
                <w:sz w:val="22"/>
                <w:szCs w:val="22"/>
              </w:rPr>
            </w:pPr>
            <w:del w:id="2156" w:author="ditaoktaria" w:date="2015-06-22T15:28:00Z">
              <w:r w:rsidDel="00722A05">
                <w:rPr>
                  <w:sz w:val="22"/>
                  <w:szCs w:val="22"/>
                </w:rPr>
                <w:delText>Sistem menampilkan daftar mata kuliah yang diampu pengguna.</w:delText>
              </w:r>
            </w:del>
          </w:p>
          <w:p w14:paraId="14F3E8F6" w14:textId="2A41631E" w:rsidR="00203DF1" w:rsidDel="00722A05" w:rsidRDefault="00203DF1" w:rsidP="00D060DB">
            <w:pPr>
              <w:pStyle w:val="ListParagraph"/>
              <w:keepNext/>
              <w:keepLines/>
              <w:numPr>
                <w:ilvl w:val="0"/>
                <w:numId w:val="38"/>
              </w:numPr>
              <w:spacing w:before="200" w:after="200"/>
              <w:jc w:val="left"/>
              <w:outlineLvl w:val="4"/>
              <w:rPr>
                <w:del w:id="2157" w:author="ditaoktaria" w:date="2015-06-22T15:28:00Z"/>
                <w:sz w:val="22"/>
                <w:szCs w:val="22"/>
              </w:rPr>
            </w:pPr>
            <w:del w:id="2158" w:author="ditaoktaria" w:date="2015-06-22T15:28:00Z">
              <w:r w:rsidDel="00722A05">
                <w:rPr>
                  <w:sz w:val="22"/>
                  <w:szCs w:val="22"/>
                </w:rPr>
                <w:delText>Aktor memilih salah satu mata kuliah.</w:delText>
              </w:r>
            </w:del>
          </w:p>
          <w:p w14:paraId="55D31E27" w14:textId="5781E519" w:rsidR="00F54944" w:rsidDel="00722A05" w:rsidRDefault="00F54944" w:rsidP="00D060DB">
            <w:pPr>
              <w:pStyle w:val="ListParagraph"/>
              <w:keepNext/>
              <w:keepLines/>
              <w:numPr>
                <w:ilvl w:val="0"/>
                <w:numId w:val="38"/>
              </w:numPr>
              <w:spacing w:before="200" w:after="200"/>
              <w:jc w:val="left"/>
              <w:outlineLvl w:val="4"/>
              <w:rPr>
                <w:del w:id="2159" w:author="ditaoktaria" w:date="2015-06-22T15:28:00Z"/>
                <w:sz w:val="22"/>
                <w:szCs w:val="22"/>
              </w:rPr>
            </w:pPr>
            <w:del w:id="2160" w:author="ditaoktaria" w:date="2015-06-22T15:28:00Z">
              <w:r w:rsidRPr="00364BC2" w:rsidDel="00722A05">
                <w:rPr>
                  <w:sz w:val="22"/>
                  <w:szCs w:val="22"/>
                </w:rPr>
                <w:delText>Sistem akan menampilkan daftar materi-materi</w:delText>
              </w:r>
              <w:r w:rsidDel="00722A05">
                <w:rPr>
                  <w:sz w:val="22"/>
                  <w:szCs w:val="22"/>
                </w:rPr>
                <w:delText xml:space="preserve"> dan folder</w:delText>
              </w:r>
              <w:r w:rsidRPr="00364BC2" w:rsidDel="00722A05">
                <w:rPr>
                  <w:sz w:val="22"/>
                  <w:szCs w:val="22"/>
                </w:rPr>
                <w:delText xml:space="preserve"> yang dimiliki </w:delText>
              </w:r>
              <w:r w:rsidR="00203DF1" w:rsidDel="00722A05">
                <w:rPr>
                  <w:sz w:val="22"/>
                  <w:szCs w:val="22"/>
                </w:rPr>
                <w:delText>mata kuliah yang dipilih</w:delText>
              </w:r>
              <w:r w:rsidRPr="00364BC2" w:rsidDel="00722A05">
                <w:rPr>
                  <w:sz w:val="22"/>
                  <w:szCs w:val="22"/>
                </w:rPr>
                <w:delText>.</w:delText>
              </w:r>
            </w:del>
          </w:p>
          <w:p w14:paraId="1F38A3FF" w14:textId="5757AEB3" w:rsidR="00F54944" w:rsidRPr="00364BC2" w:rsidDel="00722A05" w:rsidRDefault="00F54944" w:rsidP="00D060DB">
            <w:pPr>
              <w:pStyle w:val="ListParagraph"/>
              <w:keepNext/>
              <w:keepLines/>
              <w:numPr>
                <w:ilvl w:val="0"/>
                <w:numId w:val="38"/>
              </w:numPr>
              <w:spacing w:before="200" w:after="200"/>
              <w:jc w:val="left"/>
              <w:outlineLvl w:val="4"/>
              <w:rPr>
                <w:del w:id="2161" w:author="ditaoktaria" w:date="2015-06-22T15:28:00Z"/>
                <w:sz w:val="22"/>
                <w:szCs w:val="22"/>
              </w:rPr>
            </w:pPr>
            <w:del w:id="2162" w:author="ditaoktaria" w:date="2015-06-22T15:28:00Z">
              <w:r w:rsidDel="00722A05">
                <w:rPr>
                  <w:sz w:val="22"/>
                  <w:szCs w:val="22"/>
                </w:rPr>
                <w:delText>Sistem mengizinkan aktor untuk menentukan tombol yang akan ditekan (</w:delText>
              </w:r>
              <w:r w:rsidDel="00722A05">
                <w:rPr>
                  <w:i/>
                  <w:sz w:val="22"/>
                  <w:szCs w:val="22"/>
                </w:rPr>
                <w:delText xml:space="preserve">add folder </w:delText>
              </w:r>
              <w:r w:rsidDel="00722A05">
                <w:rPr>
                  <w:sz w:val="22"/>
                  <w:szCs w:val="22"/>
                </w:rPr>
                <w:delText xml:space="preserve">atau </w:delText>
              </w:r>
              <w:r w:rsidDel="00722A05">
                <w:rPr>
                  <w:i/>
                  <w:sz w:val="22"/>
                  <w:szCs w:val="22"/>
                </w:rPr>
                <w:delText xml:space="preserve">checkbox </w:delText>
              </w:r>
              <w:r w:rsidDel="00722A05">
                <w:rPr>
                  <w:sz w:val="22"/>
                  <w:szCs w:val="22"/>
                </w:rPr>
                <w:delText xml:space="preserve">pada </w:delText>
              </w:r>
              <w:r w:rsidDel="00722A05">
                <w:rPr>
                  <w:i/>
                  <w:sz w:val="22"/>
                  <w:szCs w:val="22"/>
                </w:rPr>
                <w:delText>folder</w:delText>
              </w:r>
              <w:r w:rsidDel="00722A05">
                <w:rPr>
                  <w:sz w:val="22"/>
                  <w:szCs w:val="22"/>
                </w:rPr>
                <w:delText xml:space="preserve">). </w:delText>
              </w:r>
            </w:del>
          </w:p>
          <w:p w14:paraId="5AF841B4" w14:textId="59D5DCCC" w:rsidR="00F54944" w:rsidRPr="00364BC2" w:rsidDel="00722A05" w:rsidRDefault="00F54944" w:rsidP="00D060DB">
            <w:pPr>
              <w:pStyle w:val="ListParagraph"/>
              <w:keepNext/>
              <w:keepLines/>
              <w:numPr>
                <w:ilvl w:val="0"/>
                <w:numId w:val="38"/>
              </w:numPr>
              <w:spacing w:before="200" w:after="200"/>
              <w:jc w:val="left"/>
              <w:outlineLvl w:val="4"/>
              <w:rPr>
                <w:del w:id="2163" w:author="ditaoktaria" w:date="2015-06-22T15:28:00Z"/>
                <w:sz w:val="22"/>
                <w:szCs w:val="22"/>
              </w:rPr>
            </w:pPr>
            <w:del w:id="2164" w:author="ditaoktaria" w:date="2015-06-22T15:28:00Z">
              <w:r w:rsidRPr="00364BC2" w:rsidDel="00722A05">
                <w:rPr>
                  <w:sz w:val="22"/>
                  <w:szCs w:val="22"/>
                </w:rPr>
                <w:delText>Sistem akan menjalankan fungsi sesuai dengan perilaku aktor.</w:delText>
              </w:r>
            </w:del>
          </w:p>
          <w:p w14:paraId="00FD8EF4" w14:textId="4E267B8C" w:rsidR="00F54944" w:rsidDel="00722A05" w:rsidRDefault="00F54944" w:rsidP="00D060DB">
            <w:pPr>
              <w:pStyle w:val="ListParagraph"/>
              <w:numPr>
                <w:ilvl w:val="1"/>
                <w:numId w:val="38"/>
              </w:numPr>
              <w:spacing w:after="200"/>
              <w:jc w:val="left"/>
              <w:rPr>
                <w:del w:id="2165" w:author="ditaoktaria" w:date="2015-06-22T15:28:00Z"/>
                <w:sz w:val="22"/>
                <w:szCs w:val="22"/>
              </w:rPr>
            </w:pPr>
            <w:del w:id="2166" w:author="ditaoktaria" w:date="2015-06-22T15:28:00Z">
              <w:r w:rsidRPr="00364BC2" w:rsidDel="00722A05">
                <w:rPr>
                  <w:sz w:val="22"/>
                  <w:szCs w:val="22"/>
                </w:rPr>
                <w:delText xml:space="preserve">Jika aktor menekan tombol </w:delText>
              </w:r>
              <w:r w:rsidRPr="0041328A" w:rsidDel="00722A05">
                <w:rPr>
                  <w:i/>
                  <w:sz w:val="22"/>
                  <w:szCs w:val="22"/>
                </w:rPr>
                <w:delText>add</w:delText>
              </w:r>
              <w:r w:rsidDel="00722A05">
                <w:rPr>
                  <w:i/>
                  <w:sz w:val="22"/>
                  <w:szCs w:val="22"/>
                </w:rPr>
                <w:delText xml:space="preserve"> </w:delText>
              </w:r>
              <w:r w:rsidRPr="0041328A" w:rsidDel="00722A05">
                <w:rPr>
                  <w:i/>
                  <w:sz w:val="22"/>
                  <w:szCs w:val="22"/>
                </w:rPr>
                <w:delText>folder</w:delText>
              </w:r>
              <w:r w:rsidRPr="00364BC2" w:rsidDel="00722A05">
                <w:rPr>
                  <w:sz w:val="22"/>
                  <w:szCs w:val="22"/>
                </w:rPr>
                <w:delText>, maka alur bagian “</w:delText>
              </w:r>
              <w:r w:rsidDel="00722A05">
                <w:rPr>
                  <w:sz w:val="22"/>
                  <w:szCs w:val="22"/>
                </w:rPr>
                <w:delText xml:space="preserve">tambah </w:delText>
              </w:r>
              <w:r w:rsidDel="00722A05">
                <w:rPr>
                  <w:i/>
                  <w:sz w:val="22"/>
                  <w:szCs w:val="22"/>
                </w:rPr>
                <w:delText>folder</w:delText>
              </w:r>
              <w:r w:rsidRPr="00364BC2" w:rsidDel="00722A05">
                <w:rPr>
                  <w:sz w:val="22"/>
                  <w:szCs w:val="22"/>
                </w:rPr>
                <w:delText>” akan dijalankan.</w:delText>
              </w:r>
            </w:del>
          </w:p>
          <w:p w14:paraId="1A61E416" w14:textId="02413E90" w:rsidR="00F54944" w:rsidDel="00722A05" w:rsidRDefault="00F54944" w:rsidP="00D060DB">
            <w:pPr>
              <w:pStyle w:val="ListParagraph"/>
              <w:numPr>
                <w:ilvl w:val="1"/>
                <w:numId w:val="38"/>
              </w:numPr>
              <w:spacing w:after="200"/>
              <w:jc w:val="left"/>
              <w:rPr>
                <w:del w:id="2167" w:author="ditaoktaria" w:date="2015-06-22T15:28:00Z"/>
                <w:sz w:val="22"/>
                <w:szCs w:val="22"/>
              </w:rPr>
            </w:pPr>
            <w:del w:id="2168" w:author="ditaoktaria" w:date="2015-06-22T15:28:00Z">
              <w:r w:rsidDel="00722A05">
                <w:rPr>
                  <w:sz w:val="22"/>
                  <w:szCs w:val="22"/>
                </w:rPr>
                <w:delText xml:space="preserve">Jika aktor menekan tombol </w:delText>
              </w:r>
              <w:r w:rsidDel="00722A05">
                <w:rPr>
                  <w:i/>
                  <w:sz w:val="22"/>
                  <w:szCs w:val="22"/>
                </w:rPr>
                <w:delText xml:space="preserve">checkbox </w:delText>
              </w:r>
              <w:r w:rsidDel="00722A05">
                <w:rPr>
                  <w:sz w:val="22"/>
                  <w:szCs w:val="22"/>
                </w:rPr>
                <w:delText xml:space="preserve">dan </w:delText>
              </w:r>
              <w:r w:rsidRPr="0041328A" w:rsidDel="00722A05">
                <w:rPr>
                  <w:i/>
                  <w:sz w:val="22"/>
                  <w:szCs w:val="22"/>
                </w:rPr>
                <w:delText>edit</w:delText>
              </w:r>
              <w:r w:rsidDel="00722A05">
                <w:rPr>
                  <w:sz w:val="22"/>
                  <w:szCs w:val="22"/>
                </w:rPr>
                <w:delText xml:space="preserve">, maka alur bagian “ubah nama </w:delText>
              </w:r>
              <w:r w:rsidRPr="0041328A" w:rsidDel="00722A05">
                <w:rPr>
                  <w:i/>
                  <w:sz w:val="22"/>
                  <w:szCs w:val="22"/>
                </w:rPr>
                <w:delText>folder</w:delText>
              </w:r>
              <w:r w:rsidDel="00722A05">
                <w:rPr>
                  <w:sz w:val="22"/>
                  <w:szCs w:val="22"/>
                </w:rPr>
                <w:delText>” akan dijalankan.</w:delText>
              </w:r>
            </w:del>
          </w:p>
          <w:p w14:paraId="3877D15F" w14:textId="461AA58E" w:rsidR="00F54944" w:rsidRPr="0041328A" w:rsidDel="00722A05" w:rsidRDefault="00F54944" w:rsidP="00D060DB">
            <w:pPr>
              <w:pStyle w:val="ListParagraph"/>
              <w:numPr>
                <w:ilvl w:val="1"/>
                <w:numId w:val="38"/>
              </w:numPr>
              <w:spacing w:after="200"/>
              <w:jc w:val="left"/>
              <w:rPr>
                <w:del w:id="2169" w:author="ditaoktaria" w:date="2015-06-22T15:28:00Z"/>
                <w:sz w:val="22"/>
                <w:szCs w:val="22"/>
              </w:rPr>
            </w:pPr>
            <w:del w:id="2170" w:author="ditaoktaria" w:date="2015-06-22T15:28:00Z">
              <w:r w:rsidDel="00722A05">
                <w:rPr>
                  <w:sz w:val="22"/>
                  <w:szCs w:val="22"/>
                </w:rPr>
                <w:delText xml:space="preserve">Jika aktor menekan tombol </w:delText>
              </w:r>
              <w:r w:rsidDel="00722A05">
                <w:rPr>
                  <w:i/>
                  <w:sz w:val="22"/>
                  <w:szCs w:val="22"/>
                </w:rPr>
                <w:delText xml:space="preserve">checkbox </w:delText>
              </w:r>
              <w:r w:rsidDel="00722A05">
                <w:rPr>
                  <w:sz w:val="22"/>
                  <w:szCs w:val="22"/>
                </w:rPr>
                <w:delText xml:space="preserve">dan </w:delText>
              </w:r>
              <w:r w:rsidDel="00722A05">
                <w:rPr>
                  <w:i/>
                  <w:sz w:val="22"/>
                  <w:szCs w:val="22"/>
                </w:rPr>
                <w:delText>delete</w:delText>
              </w:r>
              <w:r w:rsidDel="00722A05">
                <w:rPr>
                  <w:sz w:val="22"/>
                  <w:szCs w:val="22"/>
                </w:rPr>
                <w:delText xml:space="preserve">, maka alur bagian “hapus </w:delText>
              </w:r>
              <w:r w:rsidRPr="0041328A" w:rsidDel="00722A05">
                <w:rPr>
                  <w:i/>
                  <w:sz w:val="22"/>
                  <w:szCs w:val="22"/>
                </w:rPr>
                <w:delText>folder</w:delText>
              </w:r>
              <w:r w:rsidDel="00722A05">
                <w:rPr>
                  <w:sz w:val="22"/>
                  <w:szCs w:val="22"/>
                </w:rPr>
                <w:delText xml:space="preserve">” akan dijalankan. </w:delText>
              </w:r>
            </w:del>
          </w:p>
        </w:tc>
      </w:tr>
      <w:tr w:rsidR="00F54944" w:rsidRPr="00193933" w:rsidDel="00722A05" w14:paraId="3C80658C" w14:textId="403FD990" w:rsidTr="00D060DB">
        <w:trPr>
          <w:del w:id="2171" w:author="ditaoktaria" w:date="2015-06-22T15:28:00Z"/>
        </w:trPr>
        <w:tc>
          <w:tcPr>
            <w:tcW w:w="7930" w:type="dxa"/>
            <w:gridSpan w:val="2"/>
            <w:shd w:val="clear" w:color="auto" w:fill="D9D9D9" w:themeFill="background1" w:themeFillShade="D9"/>
            <w:vAlign w:val="center"/>
          </w:tcPr>
          <w:p w14:paraId="3396D544" w14:textId="2D2A0649" w:rsidR="00F54944" w:rsidRPr="00193933" w:rsidDel="00722A05" w:rsidRDefault="00F54944" w:rsidP="00D060DB">
            <w:pPr>
              <w:ind w:firstLine="0"/>
              <w:jc w:val="center"/>
              <w:rPr>
                <w:del w:id="2172" w:author="ditaoktaria" w:date="2015-06-22T15:28:00Z"/>
                <w:b/>
              </w:rPr>
            </w:pPr>
            <w:del w:id="2173" w:author="ditaoktaria" w:date="2015-06-22T15:28:00Z">
              <w:r w:rsidRPr="00193933" w:rsidDel="00722A05">
                <w:rPr>
                  <w:b/>
                  <w:sz w:val="22"/>
                </w:rPr>
                <w:delText xml:space="preserve">Alur Bagian </w:delText>
              </w:r>
              <w:r w:rsidRPr="00193933" w:rsidDel="00722A05">
                <w:rPr>
                  <w:b/>
                  <w:i/>
                  <w:sz w:val="22"/>
                </w:rPr>
                <w:delText>(Sub Flow)</w:delText>
              </w:r>
            </w:del>
          </w:p>
        </w:tc>
      </w:tr>
      <w:tr w:rsidR="00F54944" w:rsidRPr="00193933" w:rsidDel="00722A05" w14:paraId="7428EEF5" w14:textId="50933021" w:rsidTr="00D060DB">
        <w:trPr>
          <w:del w:id="2174" w:author="ditaoktaria" w:date="2015-06-22T15:28:00Z"/>
        </w:trPr>
        <w:tc>
          <w:tcPr>
            <w:tcW w:w="1922" w:type="dxa"/>
            <w:shd w:val="clear" w:color="auto" w:fill="auto"/>
            <w:vAlign w:val="center"/>
          </w:tcPr>
          <w:p w14:paraId="24C48F84" w14:textId="06C710E5" w:rsidR="00F54944" w:rsidRPr="00193933" w:rsidDel="00722A05" w:rsidRDefault="00F54944" w:rsidP="00D060DB">
            <w:pPr>
              <w:ind w:firstLine="0"/>
              <w:jc w:val="left"/>
              <w:rPr>
                <w:del w:id="2175" w:author="ditaoktaria" w:date="2015-06-22T15:28:00Z"/>
                <w:b/>
              </w:rPr>
            </w:pPr>
            <w:del w:id="2176" w:author="ditaoktaria" w:date="2015-06-22T15:28:00Z">
              <w:r w:rsidDel="00722A05">
                <w:rPr>
                  <w:b/>
                  <w:sz w:val="22"/>
                </w:rPr>
                <w:delText>Tambah</w:delText>
              </w:r>
              <w:r w:rsidRPr="00193933" w:rsidDel="00722A05">
                <w:rPr>
                  <w:b/>
                  <w:sz w:val="22"/>
                </w:rPr>
                <w:delText xml:space="preserve"> </w:delText>
              </w:r>
              <w:r w:rsidDel="00722A05">
                <w:rPr>
                  <w:b/>
                  <w:sz w:val="22"/>
                </w:rPr>
                <w:delText>Folder</w:delText>
              </w:r>
            </w:del>
          </w:p>
        </w:tc>
        <w:tc>
          <w:tcPr>
            <w:tcW w:w="6008" w:type="dxa"/>
            <w:shd w:val="clear" w:color="auto" w:fill="auto"/>
            <w:vAlign w:val="center"/>
          </w:tcPr>
          <w:p w14:paraId="23C284C2" w14:textId="5A0D7283" w:rsidR="00F54944" w:rsidRPr="0041328A" w:rsidDel="00722A05" w:rsidRDefault="00F54944" w:rsidP="00D060DB">
            <w:pPr>
              <w:pStyle w:val="ListParagraph"/>
              <w:numPr>
                <w:ilvl w:val="0"/>
                <w:numId w:val="40"/>
              </w:numPr>
              <w:spacing w:after="200"/>
              <w:ind w:left="328"/>
              <w:jc w:val="left"/>
              <w:rPr>
                <w:del w:id="2177" w:author="ditaoktaria" w:date="2015-06-22T15:28:00Z"/>
                <w:sz w:val="22"/>
                <w:szCs w:val="22"/>
              </w:rPr>
            </w:pPr>
            <w:del w:id="2178" w:author="ditaoktaria" w:date="2015-06-22T15:28:00Z">
              <w:r w:rsidRPr="0041328A" w:rsidDel="00722A05">
                <w:rPr>
                  <w:sz w:val="22"/>
                  <w:szCs w:val="22"/>
                </w:rPr>
                <w:delText xml:space="preserve">Sistem akan memberikan </w:delText>
              </w:r>
              <w:r w:rsidRPr="0041328A" w:rsidDel="00722A05">
                <w:rPr>
                  <w:i/>
                  <w:sz w:val="22"/>
                  <w:szCs w:val="22"/>
                </w:rPr>
                <w:delText>form</w:delText>
              </w:r>
              <w:r w:rsidRPr="0041328A" w:rsidDel="00722A05">
                <w:rPr>
                  <w:sz w:val="22"/>
                  <w:szCs w:val="22"/>
                </w:rPr>
                <w:delText xml:space="preserve"> masukan </w:delText>
              </w:r>
              <w:r w:rsidR="00B05770" w:rsidDel="00722A05">
                <w:rPr>
                  <w:sz w:val="22"/>
                  <w:szCs w:val="22"/>
                </w:rPr>
                <w:delText>untuk memberi nama folder.</w:delText>
              </w:r>
            </w:del>
          </w:p>
          <w:p w14:paraId="5D0DBAA8" w14:textId="7BF02F82" w:rsidR="00F54944" w:rsidRPr="0041328A" w:rsidDel="00722A05" w:rsidRDefault="00F54944" w:rsidP="00D060DB">
            <w:pPr>
              <w:pStyle w:val="ListParagraph"/>
              <w:numPr>
                <w:ilvl w:val="0"/>
                <w:numId w:val="40"/>
              </w:numPr>
              <w:spacing w:after="200"/>
              <w:ind w:left="328"/>
              <w:jc w:val="left"/>
              <w:rPr>
                <w:del w:id="2179" w:author="ditaoktaria" w:date="2015-06-22T15:28:00Z"/>
                <w:sz w:val="22"/>
                <w:szCs w:val="22"/>
              </w:rPr>
            </w:pPr>
            <w:del w:id="2180" w:author="ditaoktaria" w:date="2015-06-22T15:28:00Z">
              <w:r w:rsidRPr="0041328A" w:rsidDel="00722A05">
                <w:rPr>
                  <w:sz w:val="22"/>
                  <w:szCs w:val="22"/>
                </w:rPr>
                <w:delText xml:space="preserve">Aktor memberikan nama untuk </w:delText>
              </w:r>
              <w:r w:rsidRPr="0041328A" w:rsidDel="00722A05">
                <w:rPr>
                  <w:i/>
                  <w:sz w:val="22"/>
                  <w:szCs w:val="22"/>
                </w:rPr>
                <w:delText>folder</w:delText>
              </w:r>
              <w:r w:rsidRPr="0041328A" w:rsidDel="00722A05">
                <w:rPr>
                  <w:sz w:val="22"/>
                  <w:szCs w:val="22"/>
                </w:rPr>
                <w:delText xml:space="preserve"> yang akan dibuat.</w:delText>
              </w:r>
            </w:del>
          </w:p>
          <w:p w14:paraId="72BEB03F" w14:textId="3B74D42E" w:rsidR="00F54944" w:rsidRPr="0041328A" w:rsidDel="00722A05" w:rsidRDefault="00F54944" w:rsidP="00D060DB">
            <w:pPr>
              <w:pStyle w:val="ListParagraph"/>
              <w:numPr>
                <w:ilvl w:val="0"/>
                <w:numId w:val="40"/>
              </w:numPr>
              <w:spacing w:after="200"/>
              <w:ind w:left="328"/>
              <w:jc w:val="left"/>
              <w:rPr>
                <w:del w:id="2181" w:author="ditaoktaria" w:date="2015-06-22T15:28:00Z"/>
                <w:sz w:val="22"/>
                <w:szCs w:val="22"/>
              </w:rPr>
            </w:pPr>
            <w:del w:id="2182" w:author="ditaoktaria" w:date="2015-06-22T15:28:00Z">
              <w:r w:rsidRPr="0041328A" w:rsidDel="00722A05">
                <w:rPr>
                  <w:sz w:val="22"/>
                  <w:szCs w:val="22"/>
                </w:rPr>
                <w:delText xml:space="preserve">Sistem mengizinkan aktor untuk menekan tombol </w:delText>
              </w:r>
              <w:r w:rsidRPr="0041328A" w:rsidDel="00722A05">
                <w:rPr>
                  <w:i/>
                  <w:sz w:val="22"/>
                  <w:szCs w:val="22"/>
                </w:rPr>
                <w:delText>create</w:delText>
              </w:r>
              <w:r w:rsidRPr="0041328A" w:rsidDel="00722A05">
                <w:rPr>
                  <w:sz w:val="22"/>
                  <w:szCs w:val="22"/>
                </w:rPr>
                <w:delText>.</w:delText>
              </w:r>
            </w:del>
          </w:p>
          <w:p w14:paraId="187C4C56" w14:textId="7E9B66A2" w:rsidR="00F54944" w:rsidRPr="0041328A" w:rsidDel="00722A05" w:rsidRDefault="00F54944" w:rsidP="00D060DB">
            <w:pPr>
              <w:pStyle w:val="ListParagraph"/>
              <w:numPr>
                <w:ilvl w:val="0"/>
                <w:numId w:val="40"/>
              </w:numPr>
              <w:spacing w:after="200"/>
              <w:ind w:left="328"/>
              <w:jc w:val="left"/>
              <w:rPr>
                <w:del w:id="2183" w:author="ditaoktaria" w:date="2015-06-22T15:28:00Z"/>
                <w:sz w:val="22"/>
                <w:szCs w:val="22"/>
              </w:rPr>
            </w:pPr>
            <w:del w:id="2184" w:author="ditaoktaria" w:date="2015-06-22T15:28:00Z">
              <w:r w:rsidRPr="0041328A" w:rsidDel="00722A05">
                <w:rPr>
                  <w:sz w:val="22"/>
                  <w:szCs w:val="22"/>
                </w:rPr>
                <w:delText xml:space="preserve">Aktor menekan tombol </w:delText>
              </w:r>
              <w:r w:rsidRPr="0041328A" w:rsidDel="00722A05">
                <w:rPr>
                  <w:i/>
                  <w:sz w:val="22"/>
                  <w:szCs w:val="22"/>
                </w:rPr>
                <w:delText>create</w:delText>
              </w:r>
              <w:r w:rsidRPr="0041328A" w:rsidDel="00722A05">
                <w:rPr>
                  <w:sz w:val="22"/>
                  <w:szCs w:val="22"/>
                </w:rPr>
                <w:delText>.</w:delText>
              </w:r>
            </w:del>
          </w:p>
          <w:p w14:paraId="738944FF" w14:textId="547967E2" w:rsidR="00F54944" w:rsidRPr="00C42A3B" w:rsidDel="00722A05" w:rsidRDefault="00F54944" w:rsidP="00D060DB">
            <w:pPr>
              <w:pStyle w:val="ListParagraph"/>
              <w:numPr>
                <w:ilvl w:val="0"/>
                <w:numId w:val="40"/>
              </w:numPr>
              <w:spacing w:after="200"/>
              <w:ind w:left="328"/>
              <w:jc w:val="left"/>
              <w:rPr>
                <w:del w:id="2185" w:author="ditaoktaria" w:date="2015-06-22T15:28:00Z"/>
                <w:szCs w:val="22"/>
              </w:rPr>
            </w:pPr>
            <w:del w:id="2186" w:author="ditaoktaria" w:date="2015-06-22T15:28:00Z">
              <w:r w:rsidRPr="0041328A" w:rsidDel="00722A05">
                <w:rPr>
                  <w:sz w:val="22"/>
                  <w:szCs w:val="22"/>
                </w:rPr>
                <w:delText>Sistem menambahkan folder ke dalam sistem.</w:delText>
              </w:r>
            </w:del>
          </w:p>
        </w:tc>
      </w:tr>
      <w:tr w:rsidR="00F54944" w:rsidRPr="00193933" w:rsidDel="00722A05" w14:paraId="21364CEC" w14:textId="3B8D59AF" w:rsidTr="00D060DB">
        <w:trPr>
          <w:del w:id="2187" w:author="ditaoktaria" w:date="2015-06-22T15:28:00Z"/>
        </w:trPr>
        <w:tc>
          <w:tcPr>
            <w:tcW w:w="1922" w:type="dxa"/>
            <w:shd w:val="clear" w:color="auto" w:fill="auto"/>
            <w:vAlign w:val="center"/>
          </w:tcPr>
          <w:p w14:paraId="616424D0" w14:textId="397355FF" w:rsidR="00F54944" w:rsidRPr="00193933" w:rsidDel="00722A05" w:rsidRDefault="00F54944" w:rsidP="00D060DB">
            <w:pPr>
              <w:ind w:firstLine="0"/>
              <w:jc w:val="left"/>
              <w:rPr>
                <w:del w:id="2188" w:author="ditaoktaria" w:date="2015-06-22T15:28:00Z"/>
                <w:b/>
              </w:rPr>
            </w:pPr>
            <w:del w:id="2189" w:author="ditaoktaria" w:date="2015-06-22T15:28:00Z">
              <w:r w:rsidDel="00722A05">
                <w:rPr>
                  <w:b/>
                  <w:sz w:val="22"/>
                </w:rPr>
                <w:delText xml:space="preserve">Ubah Nama </w:delText>
              </w:r>
              <w:r w:rsidRPr="0041328A" w:rsidDel="00722A05">
                <w:rPr>
                  <w:b/>
                  <w:i/>
                  <w:sz w:val="22"/>
                </w:rPr>
                <w:delText>Folder</w:delText>
              </w:r>
            </w:del>
          </w:p>
        </w:tc>
        <w:tc>
          <w:tcPr>
            <w:tcW w:w="6008" w:type="dxa"/>
            <w:shd w:val="clear" w:color="auto" w:fill="auto"/>
            <w:vAlign w:val="center"/>
          </w:tcPr>
          <w:p w14:paraId="59E52A7C" w14:textId="67ED1006" w:rsidR="00F54944" w:rsidRPr="0041328A" w:rsidDel="00722A05" w:rsidRDefault="00F54944">
            <w:pPr>
              <w:pStyle w:val="ListParagraph"/>
              <w:numPr>
                <w:ilvl w:val="0"/>
                <w:numId w:val="69"/>
              </w:numPr>
              <w:spacing w:after="200"/>
              <w:ind w:left="346"/>
              <w:jc w:val="left"/>
              <w:rPr>
                <w:del w:id="2190" w:author="ditaoktaria" w:date="2015-06-22T15:28:00Z"/>
                <w:rFonts w:cstheme="majorBidi"/>
                <w:b/>
                <w:i/>
                <w:iCs/>
                <w:color w:val="404040" w:themeColor="text1" w:themeTint="BF"/>
                <w:sz w:val="22"/>
                <w:szCs w:val="22"/>
              </w:rPr>
              <w:pPrChange w:id="2191" w:author="ditaoktaria" w:date="2015-03-27T09:45:00Z">
                <w:pPr>
                  <w:pStyle w:val="ListParagraph"/>
                  <w:keepNext/>
                  <w:keepLines/>
                  <w:numPr>
                    <w:numId w:val="41"/>
                  </w:numPr>
                  <w:spacing w:before="200" w:after="200"/>
                  <w:ind w:left="328" w:hanging="360"/>
                  <w:jc w:val="left"/>
                  <w:outlineLvl w:val="4"/>
                </w:pPr>
              </w:pPrChange>
            </w:pPr>
            <w:del w:id="2192" w:author="ditaoktaria" w:date="2015-06-22T15:28:00Z">
              <w:r w:rsidRPr="0041328A" w:rsidDel="00722A05">
                <w:rPr>
                  <w:sz w:val="22"/>
                  <w:szCs w:val="22"/>
                </w:rPr>
                <w:delText xml:space="preserve">Sistem akan menampilkan </w:delText>
              </w:r>
              <w:r w:rsidRPr="0041328A" w:rsidDel="00722A05">
                <w:rPr>
                  <w:i/>
                  <w:sz w:val="22"/>
                  <w:szCs w:val="22"/>
                </w:rPr>
                <w:delText>form</w:delText>
              </w:r>
              <w:r w:rsidRPr="0041328A" w:rsidDel="00722A05">
                <w:rPr>
                  <w:sz w:val="22"/>
                  <w:szCs w:val="22"/>
                </w:rPr>
                <w:delText xml:space="preserve"> inputan yang telah berisi nama </w:delText>
              </w:r>
              <w:r w:rsidDel="00722A05">
                <w:rPr>
                  <w:i/>
                  <w:sz w:val="22"/>
                  <w:szCs w:val="22"/>
                </w:rPr>
                <w:delText>folder</w:delText>
              </w:r>
              <w:r w:rsidDel="00722A05">
                <w:rPr>
                  <w:sz w:val="22"/>
                  <w:szCs w:val="22"/>
                </w:rPr>
                <w:delText>.</w:delText>
              </w:r>
            </w:del>
          </w:p>
          <w:p w14:paraId="13B9F7DC" w14:textId="7A769DD5" w:rsidR="000532E2" w:rsidDel="00722A05" w:rsidRDefault="00F54944">
            <w:pPr>
              <w:pStyle w:val="ListParagraph"/>
              <w:numPr>
                <w:ilvl w:val="0"/>
                <w:numId w:val="69"/>
              </w:numPr>
              <w:spacing w:after="200"/>
              <w:ind w:left="346"/>
              <w:jc w:val="left"/>
              <w:rPr>
                <w:del w:id="2193" w:author="ditaoktaria" w:date="2015-06-22T15:28:00Z"/>
                <w:rFonts w:cstheme="majorBidi"/>
                <w:b/>
                <w:i/>
                <w:iCs/>
                <w:color w:val="404040" w:themeColor="text1" w:themeTint="BF"/>
                <w:sz w:val="22"/>
                <w:szCs w:val="22"/>
              </w:rPr>
              <w:pPrChange w:id="2194" w:author="ditaoktaria" w:date="2015-03-27T09:45:00Z">
                <w:pPr>
                  <w:pStyle w:val="ListParagraph"/>
                  <w:keepNext/>
                  <w:keepLines/>
                  <w:numPr>
                    <w:numId w:val="41"/>
                  </w:numPr>
                  <w:spacing w:before="200" w:after="200"/>
                  <w:ind w:left="328" w:hanging="360"/>
                  <w:jc w:val="left"/>
                  <w:outlineLvl w:val="4"/>
                </w:pPr>
              </w:pPrChange>
            </w:pPr>
            <w:del w:id="2195" w:author="ditaoktaria" w:date="2015-06-22T15:28:00Z">
              <w:r w:rsidRPr="0041328A" w:rsidDel="00722A05">
                <w:rPr>
                  <w:sz w:val="22"/>
                  <w:szCs w:val="22"/>
                </w:rPr>
                <w:delText xml:space="preserve">Aktor mengubah nama </w:delText>
              </w:r>
              <w:r w:rsidDel="00722A05">
                <w:rPr>
                  <w:i/>
                  <w:sz w:val="22"/>
                  <w:szCs w:val="22"/>
                </w:rPr>
                <w:delText>folder</w:delText>
              </w:r>
              <w:r w:rsidR="000532E2" w:rsidDel="00722A05">
                <w:rPr>
                  <w:sz w:val="22"/>
                  <w:szCs w:val="22"/>
                </w:rPr>
                <w:delText>.</w:delText>
              </w:r>
            </w:del>
          </w:p>
          <w:p w14:paraId="78C85CFD" w14:textId="28BFB8DD" w:rsidR="000532E2" w:rsidDel="00722A05" w:rsidRDefault="000532E2">
            <w:pPr>
              <w:pStyle w:val="ListParagraph"/>
              <w:numPr>
                <w:ilvl w:val="0"/>
                <w:numId w:val="69"/>
              </w:numPr>
              <w:spacing w:after="200"/>
              <w:ind w:left="346"/>
              <w:jc w:val="left"/>
              <w:rPr>
                <w:del w:id="2196" w:author="ditaoktaria" w:date="2015-06-22T15:28:00Z"/>
                <w:rFonts w:cstheme="majorBidi"/>
                <w:b/>
                <w:i/>
                <w:iCs/>
                <w:color w:val="404040" w:themeColor="text1" w:themeTint="BF"/>
                <w:sz w:val="22"/>
                <w:szCs w:val="22"/>
              </w:rPr>
              <w:pPrChange w:id="2197" w:author="ditaoktaria" w:date="2015-03-27T09:45:00Z">
                <w:pPr>
                  <w:pStyle w:val="ListParagraph"/>
                  <w:keepNext/>
                  <w:keepLines/>
                  <w:numPr>
                    <w:numId w:val="41"/>
                  </w:numPr>
                  <w:spacing w:before="200" w:after="200"/>
                  <w:ind w:left="328" w:hanging="360"/>
                  <w:jc w:val="left"/>
                  <w:outlineLvl w:val="4"/>
                </w:pPr>
              </w:pPrChange>
            </w:pPr>
            <w:del w:id="2198" w:author="ditaoktaria" w:date="2015-06-22T15:28:00Z">
              <w:r w:rsidDel="00722A05">
                <w:rPr>
                  <w:sz w:val="22"/>
                  <w:szCs w:val="22"/>
                </w:rPr>
                <w:delText xml:space="preserve">Sistem mengizinkan pengguna menekan tombol </w:delText>
              </w:r>
              <w:r w:rsidRPr="000532E2" w:rsidDel="00722A05">
                <w:rPr>
                  <w:i/>
                  <w:sz w:val="22"/>
                  <w:szCs w:val="22"/>
                </w:rPr>
                <w:delText>save</w:delText>
              </w:r>
              <w:r w:rsidDel="00722A05">
                <w:rPr>
                  <w:sz w:val="22"/>
                  <w:szCs w:val="22"/>
                </w:rPr>
                <w:delText>.</w:delText>
              </w:r>
            </w:del>
          </w:p>
          <w:p w14:paraId="3C05D8D1" w14:textId="7C6E20CC" w:rsidR="00F54944" w:rsidRPr="0041328A" w:rsidDel="00722A05" w:rsidRDefault="000532E2">
            <w:pPr>
              <w:pStyle w:val="ListParagraph"/>
              <w:numPr>
                <w:ilvl w:val="0"/>
                <w:numId w:val="69"/>
              </w:numPr>
              <w:spacing w:after="200"/>
              <w:ind w:left="346"/>
              <w:jc w:val="left"/>
              <w:rPr>
                <w:del w:id="2199" w:author="ditaoktaria" w:date="2015-06-22T15:28:00Z"/>
                <w:rFonts w:cstheme="majorBidi"/>
                <w:b/>
                <w:i/>
                <w:iCs/>
                <w:color w:val="404040" w:themeColor="text1" w:themeTint="BF"/>
                <w:sz w:val="22"/>
                <w:szCs w:val="22"/>
              </w:rPr>
              <w:pPrChange w:id="2200" w:author="ditaoktaria" w:date="2015-03-27T09:45:00Z">
                <w:pPr>
                  <w:pStyle w:val="ListParagraph"/>
                  <w:keepNext/>
                  <w:keepLines/>
                  <w:numPr>
                    <w:numId w:val="41"/>
                  </w:numPr>
                  <w:spacing w:before="200" w:after="200"/>
                  <w:ind w:left="328" w:hanging="360"/>
                  <w:jc w:val="left"/>
                  <w:outlineLvl w:val="4"/>
                </w:pPr>
              </w:pPrChange>
            </w:pPr>
            <w:del w:id="2201" w:author="ditaoktaria" w:date="2015-06-22T15:28:00Z">
              <w:r w:rsidDel="00722A05">
                <w:rPr>
                  <w:sz w:val="22"/>
                  <w:szCs w:val="22"/>
                </w:rPr>
                <w:delText xml:space="preserve">Aktor </w:delText>
              </w:r>
              <w:r w:rsidR="00F54944" w:rsidRPr="0041328A" w:rsidDel="00722A05">
                <w:rPr>
                  <w:sz w:val="22"/>
                  <w:szCs w:val="22"/>
                </w:rPr>
                <w:delText xml:space="preserve">menekan tombol </w:delText>
              </w:r>
              <w:r w:rsidR="00F54944" w:rsidRPr="0041328A" w:rsidDel="00722A05">
                <w:rPr>
                  <w:i/>
                  <w:sz w:val="22"/>
                  <w:szCs w:val="22"/>
                </w:rPr>
                <w:delText>save</w:delText>
              </w:r>
              <w:r w:rsidR="00F54944" w:rsidRPr="0041328A" w:rsidDel="00722A05">
                <w:rPr>
                  <w:sz w:val="22"/>
                  <w:szCs w:val="22"/>
                </w:rPr>
                <w:delText>.</w:delText>
              </w:r>
            </w:del>
          </w:p>
          <w:p w14:paraId="475BA0D8" w14:textId="1F73E10C" w:rsidR="00F54944" w:rsidRPr="0041328A" w:rsidDel="00722A05" w:rsidRDefault="00AB0E89">
            <w:pPr>
              <w:pStyle w:val="ListParagraph"/>
              <w:numPr>
                <w:ilvl w:val="0"/>
                <w:numId w:val="69"/>
              </w:numPr>
              <w:spacing w:after="200"/>
              <w:ind w:left="346"/>
              <w:jc w:val="left"/>
              <w:rPr>
                <w:del w:id="2202" w:author="ditaoktaria" w:date="2015-06-22T15:28:00Z"/>
                <w:rFonts w:cstheme="majorBidi"/>
                <w:b/>
                <w:i/>
                <w:iCs/>
                <w:color w:val="404040" w:themeColor="text1" w:themeTint="BF"/>
                <w:sz w:val="22"/>
                <w:szCs w:val="22"/>
              </w:rPr>
              <w:pPrChange w:id="2203" w:author="ditaoktaria" w:date="2015-03-27T09:45:00Z">
                <w:pPr>
                  <w:pStyle w:val="ListParagraph"/>
                  <w:keepNext/>
                  <w:keepLines/>
                  <w:numPr>
                    <w:numId w:val="41"/>
                  </w:numPr>
                  <w:spacing w:before="200" w:after="200"/>
                  <w:ind w:left="328" w:hanging="360"/>
                  <w:jc w:val="left"/>
                  <w:outlineLvl w:val="4"/>
                </w:pPr>
              </w:pPrChange>
            </w:pPr>
            <w:del w:id="2204" w:author="ditaoktaria" w:date="2015-06-22T15:28:00Z">
              <w:r w:rsidDel="00722A05">
                <w:rPr>
                  <w:sz w:val="22"/>
                  <w:szCs w:val="22"/>
                </w:rPr>
                <w:delText>S</w:delText>
              </w:r>
              <w:r w:rsidR="00F54944" w:rsidRPr="0041328A" w:rsidDel="00722A05">
                <w:rPr>
                  <w:sz w:val="22"/>
                  <w:szCs w:val="22"/>
                </w:rPr>
                <w:delText xml:space="preserve">istem memperbarui nama </w:delText>
              </w:r>
              <w:r w:rsidR="00F54944" w:rsidDel="00722A05">
                <w:rPr>
                  <w:i/>
                  <w:sz w:val="22"/>
                  <w:szCs w:val="22"/>
                </w:rPr>
                <w:delText>folder</w:delText>
              </w:r>
              <w:r w:rsidR="00F54944" w:rsidRPr="0041328A" w:rsidDel="00722A05">
                <w:rPr>
                  <w:sz w:val="22"/>
                  <w:szCs w:val="22"/>
                </w:rPr>
                <w:delText xml:space="preserve"> dengan nama </w:delText>
              </w:r>
              <w:r w:rsidR="00F54944" w:rsidDel="00722A05">
                <w:rPr>
                  <w:sz w:val="22"/>
                  <w:szCs w:val="22"/>
                </w:rPr>
                <w:delText xml:space="preserve">yang </w:delText>
              </w:r>
              <w:r w:rsidR="00F54944" w:rsidRPr="0041328A" w:rsidDel="00722A05">
                <w:rPr>
                  <w:sz w:val="22"/>
                  <w:szCs w:val="22"/>
                </w:rPr>
                <w:delText>baru.</w:delText>
              </w:r>
            </w:del>
          </w:p>
        </w:tc>
      </w:tr>
      <w:tr w:rsidR="00F54944" w:rsidRPr="00193933" w:rsidDel="00722A05" w14:paraId="1D800071" w14:textId="1678CC09" w:rsidTr="00D060DB">
        <w:trPr>
          <w:del w:id="2205" w:author="ditaoktaria" w:date="2015-06-22T15:28:00Z"/>
        </w:trPr>
        <w:tc>
          <w:tcPr>
            <w:tcW w:w="1922" w:type="dxa"/>
            <w:shd w:val="clear" w:color="auto" w:fill="auto"/>
            <w:vAlign w:val="center"/>
          </w:tcPr>
          <w:p w14:paraId="3B31B407" w14:textId="799D39D7" w:rsidR="00F54944" w:rsidRPr="00193933" w:rsidDel="00722A05" w:rsidRDefault="00F54944" w:rsidP="00D060DB">
            <w:pPr>
              <w:ind w:firstLine="0"/>
              <w:jc w:val="left"/>
              <w:rPr>
                <w:del w:id="2206" w:author="ditaoktaria" w:date="2015-06-22T15:28:00Z"/>
                <w:b/>
              </w:rPr>
            </w:pPr>
            <w:del w:id="2207" w:author="ditaoktaria" w:date="2015-06-22T15:28:00Z">
              <w:r w:rsidDel="00722A05">
                <w:rPr>
                  <w:b/>
                  <w:sz w:val="22"/>
                </w:rPr>
                <w:delText xml:space="preserve">Hapus </w:delText>
              </w:r>
              <w:r w:rsidRPr="0041328A" w:rsidDel="00722A05">
                <w:rPr>
                  <w:b/>
                  <w:i/>
                  <w:sz w:val="22"/>
                </w:rPr>
                <w:delText>Folder</w:delText>
              </w:r>
            </w:del>
          </w:p>
        </w:tc>
        <w:tc>
          <w:tcPr>
            <w:tcW w:w="6008" w:type="dxa"/>
            <w:shd w:val="clear" w:color="auto" w:fill="auto"/>
            <w:vAlign w:val="center"/>
          </w:tcPr>
          <w:p w14:paraId="7CD45684" w14:textId="7B6ED49B" w:rsidR="00F54944" w:rsidDel="00722A05" w:rsidRDefault="00F54944" w:rsidP="00D060DB">
            <w:pPr>
              <w:pStyle w:val="ListParagraph"/>
              <w:numPr>
                <w:ilvl w:val="0"/>
                <w:numId w:val="42"/>
              </w:numPr>
              <w:spacing w:after="200"/>
              <w:ind w:left="328"/>
              <w:jc w:val="left"/>
              <w:rPr>
                <w:del w:id="2208" w:author="ditaoktaria" w:date="2015-06-22T15:28:00Z"/>
                <w:sz w:val="22"/>
                <w:szCs w:val="22"/>
              </w:rPr>
            </w:pPr>
            <w:del w:id="2209" w:author="ditaoktaria" w:date="2015-06-22T15:28:00Z">
              <w:r w:rsidDel="00722A05">
                <w:rPr>
                  <w:sz w:val="22"/>
                  <w:szCs w:val="22"/>
                </w:rPr>
                <w:delText xml:space="preserve">Sistem akan meminta aktor untuk mengkonfirmasi penghapusan </w:delText>
              </w:r>
              <w:r w:rsidDel="00722A05">
                <w:rPr>
                  <w:i/>
                  <w:sz w:val="22"/>
                  <w:szCs w:val="22"/>
                </w:rPr>
                <w:delText xml:space="preserve">folder </w:delText>
              </w:r>
              <w:r w:rsidDel="00722A05">
                <w:rPr>
                  <w:sz w:val="22"/>
                  <w:szCs w:val="22"/>
                </w:rPr>
                <w:delText>yang telah dipilih untuk dihapus.</w:delText>
              </w:r>
            </w:del>
          </w:p>
          <w:p w14:paraId="79080E52" w14:textId="65DF445A" w:rsidR="00F54944" w:rsidDel="00722A05" w:rsidRDefault="00F54944" w:rsidP="00D060DB">
            <w:pPr>
              <w:pStyle w:val="ListParagraph"/>
              <w:numPr>
                <w:ilvl w:val="0"/>
                <w:numId w:val="42"/>
              </w:numPr>
              <w:spacing w:after="200"/>
              <w:ind w:left="328"/>
              <w:jc w:val="left"/>
              <w:rPr>
                <w:del w:id="2210" w:author="ditaoktaria" w:date="2015-06-22T15:28:00Z"/>
                <w:sz w:val="22"/>
                <w:szCs w:val="22"/>
              </w:rPr>
            </w:pPr>
            <w:del w:id="2211" w:author="ditaoktaria" w:date="2015-06-22T15:28:00Z">
              <w:r w:rsidDel="00722A05">
                <w:rPr>
                  <w:sz w:val="22"/>
                  <w:szCs w:val="22"/>
                </w:rPr>
                <w:delText>Aktor mengkonfirmasi penghapusan.</w:delText>
              </w:r>
            </w:del>
          </w:p>
          <w:p w14:paraId="451A501B" w14:textId="74C72239" w:rsidR="00F54944" w:rsidRPr="00F50B4A" w:rsidDel="00722A05" w:rsidRDefault="00F54944" w:rsidP="00D060DB">
            <w:pPr>
              <w:pStyle w:val="ListParagraph"/>
              <w:numPr>
                <w:ilvl w:val="0"/>
                <w:numId w:val="42"/>
              </w:numPr>
              <w:spacing w:after="200"/>
              <w:ind w:left="328"/>
              <w:jc w:val="left"/>
              <w:rPr>
                <w:del w:id="2212" w:author="ditaoktaria" w:date="2015-06-22T15:28:00Z"/>
                <w:szCs w:val="22"/>
              </w:rPr>
            </w:pPr>
            <w:del w:id="2213" w:author="ditaoktaria" w:date="2015-06-22T15:28:00Z">
              <w:r w:rsidRPr="0041328A" w:rsidDel="00722A05">
                <w:rPr>
                  <w:sz w:val="22"/>
                  <w:szCs w:val="22"/>
                </w:rPr>
                <w:delText xml:space="preserve">Sistem akan menghapus </w:delText>
              </w:r>
              <w:r w:rsidDel="00722A05">
                <w:rPr>
                  <w:i/>
                  <w:sz w:val="22"/>
                  <w:szCs w:val="22"/>
                </w:rPr>
                <w:delText xml:space="preserve">folder </w:delText>
              </w:r>
              <w:r w:rsidRPr="0041328A" w:rsidDel="00722A05">
                <w:rPr>
                  <w:sz w:val="22"/>
                  <w:szCs w:val="22"/>
                </w:rPr>
                <w:delText>dari sistem</w:delText>
              </w:r>
              <w:r w:rsidDel="00722A05">
                <w:rPr>
                  <w:sz w:val="22"/>
                  <w:szCs w:val="22"/>
                </w:rPr>
                <w:delText>.</w:delText>
              </w:r>
            </w:del>
          </w:p>
        </w:tc>
      </w:tr>
      <w:tr w:rsidR="00F54944" w:rsidRPr="00193933" w:rsidDel="00722A05" w14:paraId="041D8A78" w14:textId="7175F19D" w:rsidTr="00D060DB">
        <w:trPr>
          <w:del w:id="2214" w:author="ditaoktaria" w:date="2015-06-22T15:28:00Z"/>
        </w:trPr>
        <w:tc>
          <w:tcPr>
            <w:tcW w:w="7930" w:type="dxa"/>
            <w:gridSpan w:val="2"/>
            <w:shd w:val="clear" w:color="auto" w:fill="D9D9D9" w:themeFill="background1" w:themeFillShade="D9"/>
            <w:vAlign w:val="center"/>
          </w:tcPr>
          <w:p w14:paraId="529DA05A" w14:textId="78B922B8" w:rsidR="00F54944" w:rsidRPr="005E5775" w:rsidDel="00722A05" w:rsidRDefault="00F54944" w:rsidP="00D060DB">
            <w:pPr>
              <w:ind w:firstLine="0"/>
              <w:jc w:val="center"/>
              <w:rPr>
                <w:del w:id="2215" w:author="ditaoktaria" w:date="2015-06-22T15:28:00Z"/>
                <w:b/>
                <w:sz w:val="22"/>
              </w:rPr>
            </w:pPr>
            <w:del w:id="2216" w:author="ditaoktaria" w:date="2015-06-22T15:28:00Z">
              <w:r w:rsidRPr="005E5775" w:rsidDel="00722A05">
                <w:rPr>
                  <w:b/>
                  <w:sz w:val="22"/>
                </w:rPr>
                <w:delText xml:space="preserve">Alur Alternatif </w:delText>
              </w:r>
              <w:r w:rsidRPr="005E5775" w:rsidDel="00722A05">
                <w:rPr>
                  <w:b/>
                  <w:i/>
                  <w:sz w:val="22"/>
                </w:rPr>
                <w:delText>(Alternative Flows)</w:delText>
              </w:r>
            </w:del>
          </w:p>
        </w:tc>
      </w:tr>
      <w:tr w:rsidR="00F54944" w:rsidRPr="00193933" w:rsidDel="00722A05" w14:paraId="7B91EA49" w14:textId="4C6E9C04" w:rsidTr="00D060DB">
        <w:trPr>
          <w:del w:id="2217" w:author="ditaoktaria" w:date="2015-06-22T15:28:00Z"/>
        </w:trPr>
        <w:tc>
          <w:tcPr>
            <w:tcW w:w="1922" w:type="dxa"/>
            <w:shd w:val="clear" w:color="auto" w:fill="auto"/>
            <w:vAlign w:val="center"/>
          </w:tcPr>
          <w:p w14:paraId="7C55D50A" w14:textId="22BF8F36" w:rsidR="00F54944" w:rsidRPr="00193933" w:rsidDel="00722A05" w:rsidRDefault="00F54944" w:rsidP="00D060DB">
            <w:pPr>
              <w:spacing w:after="200"/>
              <w:ind w:firstLine="0"/>
              <w:jc w:val="left"/>
              <w:rPr>
                <w:del w:id="2218" w:author="ditaoktaria" w:date="2015-06-22T15:28:00Z"/>
                <w:b/>
              </w:rPr>
            </w:pPr>
            <w:del w:id="2219" w:author="ditaoktaria" w:date="2015-06-22T15:28:00Z">
              <w:r w:rsidRPr="00193933" w:rsidDel="00722A05">
                <w:rPr>
                  <w:b/>
                  <w:sz w:val="22"/>
                </w:rPr>
                <w:delText xml:space="preserve">Hapus </w:delText>
              </w:r>
              <w:r w:rsidRPr="0041328A" w:rsidDel="00722A05">
                <w:rPr>
                  <w:b/>
                  <w:i/>
                  <w:sz w:val="22"/>
                </w:rPr>
                <w:delText>Folder</w:delText>
              </w:r>
              <w:r w:rsidDel="00722A05">
                <w:rPr>
                  <w:b/>
                  <w:sz w:val="22"/>
                </w:rPr>
                <w:delText xml:space="preserve"> </w:delText>
              </w:r>
              <w:r w:rsidRPr="00193933" w:rsidDel="00722A05">
                <w:rPr>
                  <w:b/>
                  <w:sz w:val="22"/>
                </w:rPr>
                <w:delText>Dibatalkan</w:delText>
              </w:r>
            </w:del>
          </w:p>
        </w:tc>
        <w:tc>
          <w:tcPr>
            <w:tcW w:w="6008" w:type="dxa"/>
            <w:shd w:val="clear" w:color="auto" w:fill="auto"/>
            <w:vAlign w:val="center"/>
          </w:tcPr>
          <w:p w14:paraId="03DACA5C" w14:textId="3D6E52E3" w:rsidR="00F54944" w:rsidRPr="00FF363E" w:rsidDel="00722A05" w:rsidRDefault="00F54944" w:rsidP="00D060DB">
            <w:pPr>
              <w:spacing w:after="200"/>
              <w:ind w:firstLine="0"/>
              <w:jc w:val="left"/>
              <w:rPr>
                <w:del w:id="2220" w:author="ditaoktaria" w:date="2015-06-22T15:28:00Z"/>
                <w:b/>
              </w:rPr>
            </w:pPr>
            <w:del w:id="2221" w:author="ditaoktaria" w:date="2015-06-22T15:28:00Z">
              <w:r w:rsidRPr="00193933" w:rsidDel="00722A05">
                <w:rPr>
                  <w:sz w:val="22"/>
                </w:rPr>
                <w:delText xml:space="preserve">Jika pada </w:delText>
              </w:r>
              <w:r w:rsidRPr="00193933" w:rsidDel="00722A05">
                <w:rPr>
                  <w:i/>
                  <w:sz w:val="22"/>
                </w:rPr>
                <w:delText>sub flow</w:delText>
              </w:r>
              <w:r w:rsidRPr="00193933" w:rsidDel="00722A05">
                <w:rPr>
                  <w:sz w:val="22"/>
                </w:rPr>
                <w:delText xml:space="preserve"> “Hapus </w:delText>
              </w:r>
              <w:r w:rsidDel="00722A05">
                <w:rPr>
                  <w:i/>
                  <w:sz w:val="22"/>
                </w:rPr>
                <w:delText>Folder</w:delText>
              </w:r>
              <w:r w:rsidRPr="00193933" w:rsidDel="00722A05">
                <w:rPr>
                  <w:sz w:val="22"/>
                </w:rPr>
                <w:delText xml:space="preserve">” aktor memutuskan untuk tidak menghapus </w:delText>
              </w:r>
              <w:r w:rsidDel="00722A05">
                <w:rPr>
                  <w:i/>
                  <w:sz w:val="22"/>
                </w:rPr>
                <w:delText>folder</w:delText>
              </w:r>
              <w:r w:rsidRPr="00193933" w:rsidDel="00722A05">
                <w:rPr>
                  <w:sz w:val="22"/>
                </w:rPr>
                <w:delText>,</w:delText>
              </w:r>
              <w:r w:rsidDel="00722A05">
                <w:rPr>
                  <w:sz w:val="22"/>
                </w:rPr>
                <w:delText xml:space="preserve"> maka</w:delText>
              </w:r>
              <w:r w:rsidRPr="00193933" w:rsidDel="00722A05">
                <w:rPr>
                  <w:sz w:val="22"/>
                </w:rPr>
                <w:delText xml:space="preserve"> penghapusan</w:delText>
              </w:r>
              <w:r w:rsidDel="00722A05">
                <w:rPr>
                  <w:sz w:val="22"/>
                </w:rPr>
                <w:delText xml:space="preserve"> akan</w:delText>
              </w:r>
              <w:r w:rsidRPr="00193933" w:rsidDel="00722A05">
                <w:rPr>
                  <w:sz w:val="22"/>
                </w:rPr>
                <w:delText xml:space="preserve"> dibatalkan, dan kembali ke awal </w:delText>
              </w:r>
              <w:r w:rsidRPr="00193933" w:rsidDel="00722A05">
                <w:rPr>
                  <w:i/>
                  <w:sz w:val="22"/>
                </w:rPr>
                <w:delText>basic flow</w:delText>
              </w:r>
              <w:r w:rsidDel="00722A05">
                <w:rPr>
                  <w:sz w:val="22"/>
                </w:rPr>
                <w:delText>.</w:delText>
              </w:r>
            </w:del>
          </w:p>
        </w:tc>
      </w:tr>
      <w:tr w:rsidR="00F54944" w:rsidRPr="00193933" w:rsidDel="00722A05" w14:paraId="5EE68657" w14:textId="52014EFC" w:rsidTr="00D060DB">
        <w:trPr>
          <w:del w:id="2222" w:author="ditaoktaria" w:date="2015-06-22T15:28:00Z"/>
        </w:trPr>
        <w:tc>
          <w:tcPr>
            <w:tcW w:w="1922" w:type="dxa"/>
            <w:shd w:val="clear" w:color="auto" w:fill="BFBFBF"/>
            <w:vAlign w:val="center"/>
          </w:tcPr>
          <w:p w14:paraId="27D5DB92" w14:textId="7E0E720B" w:rsidR="00F54944" w:rsidRPr="00193933" w:rsidDel="00722A05" w:rsidRDefault="00F54944" w:rsidP="00D060DB">
            <w:pPr>
              <w:ind w:firstLine="0"/>
              <w:jc w:val="left"/>
              <w:rPr>
                <w:del w:id="2223" w:author="ditaoktaria" w:date="2015-06-22T15:28:00Z"/>
                <w:b/>
              </w:rPr>
            </w:pPr>
            <w:del w:id="2224" w:author="ditaoktaria" w:date="2015-06-22T15:28:00Z">
              <w:r w:rsidRPr="00193933" w:rsidDel="00722A05">
                <w:rPr>
                  <w:b/>
                  <w:sz w:val="22"/>
                </w:rPr>
                <w:delText>Kondisi Akhir</w:delText>
              </w:r>
            </w:del>
          </w:p>
          <w:p w14:paraId="52553CFD" w14:textId="4E191FDD" w:rsidR="00F54944" w:rsidRPr="00193933" w:rsidDel="00722A05" w:rsidRDefault="00F54944" w:rsidP="00D060DB">
            <w:pPr>
              <w:ind w:firstLine="0"/>
              <w:jc w:val="left"/>
              <w:rPr>
                <w:del w:id="2225" w:author="ditaoktaria" w:date="2015-06-22T15:28:00Z"/>
                <w:b/>
                <w:i/>
              </w:rPr>
            </w:pPr>
            <w:del w:id="2226" w:author="ditaoktaria" w:date="2015-06-22T15:28:00Z">
              <w:r w:rsidRPr="00193933" w:rsidDel="00722A05">
                <w:rPr>
                  <w:b/>
                  <w:i/>
                  <w:sz w:val="22"/>
                </w:rPr>
                <w:delText>(Post-Conditions)</w:delText>
              </w:r>
            </w:del>
          </w:p>
        </w:tc>
        <w:tc>
          <w:tcPr>
            <w:tcW w:w="6008" w:type="dxa"/>
            <w:vAlign w:val="center"/>
          </w:tcPr>
          <w:p w14:paraId="2B11A4A8" w14:textId="28F17424" w:rsidR="00F54944" w:rsidRPr="00193933" w:rsidDel="00722A05" w:rsidRDefault="00F54944" w:rsidP="00D060DB">
            <w:pPr>
              <w:ind w:firstLine="0"/>
              <w:jc w:val="left"/>
              <w:rPr>
                <w:del w:id="2227" w:author="ditaoktaria" w:date="2015-06-22T15:28:00Z"/>
              </w:rPr>
            </w:pPr>
            <w:del w:id="2228" w:author="ditaoktaria" w:date="2015-06-22T15:28:00Z">
              <w:r w:rsidRPr="00193933" w:rsidDel="00722A05">
                <w:rPr>
                  <w:sz w:val="22"/>
                </w:rPr>
                <w:delText xml:space="preserve">Jika </w:delText>
              </w:r>
              <w:r w:rsidRPr="00193933" w:rsidDel="00722A05">
                <w:rPr>
                  <w:i/>
                  <w:sz w:val="22"/>
                </w:rPr>
                <w:delText>use case</w:delText>
              </w:r>
              <w:r w:rsidRPr="00193933" w:rsidDel="00722A05">
                <w:rPr>
                  <w:sz w:val="22"/>
                </w:rPr>
                <w:delText xml:space="preserve"> berhasil, </w:delText>
              </w:r>
              <w:r w:rsidDel="00722A05">
                <w:rPr>
                  <w:i/>
                  <w:sz w:val="22"/>
                </w:rPr>
                <w:delText>folder</w:delText>
              </w:r>
              <w:r w:rsidDel="00722A05">
                <w:rPr>
                  <w:sz w:val="22"/>
                </w:rPr>
                <w:delText xml:space="preserve"> akan ditambahkan atau dihapus</w:delText>
              </w:r>
              <w:r w:rsidRPr="00193933" w:rsidDel="00722A05">
                <w:rPr>
                  <w:sz w:val="22"/>
                </w:rPr>
                <w:delText xml:space="preserve"> dari sistem. Jika tidak, keadaan sistem tidak</w:delText>
              </w:r>
              <w:r w:rsidDel="00722A05">
                <w:rPr>
                  <w:sz w:val="22"/>
                </w:rPr>
                <w:delText xml:space="preserve"> akan</w:delText>
              </w:r>
              <w:r w:rsidRPr="00193933" w:rsidDel="00722A05">
                <w:rPr>
                  <w:sz w:val="22"/>
                </w:rPr>
                <w:delText xml:space="preserve"> berubah.</w:delText>
              </w:r>
            </w:del>
          </w:p>
        </w:tc>
      </w:tr>
    </w:tbl>
    <w:p w14:paraId="77A35D65" w14:textId="4EF79DD8" w:rsidR="00F54944" w:rsidRDefault="00C22525">
      <w:pPr>
        <w:pStyle w:val="Heading3"/>
        <w:numPr>
          <w:ilvl w:val="0"/>
          <w:numId w:val="48"/>
        </w:numPr>
        <w:ind w:hanging="720"/>
        <w:pPrChange w:id="2229" w:author="ditaoktaria" w:date="2015-03-01T18:34:00Z">
          <w:pPr>
            <w:ind w:firstLine="709"/>
          </w:pPr>
        </w:pPrChange>
      </w:pPr>
      <w:r>
        <w:t>Analisis Kebutuhan Non-Fungsional</w:t>
      </w:r>
    </w:p>
    <w:p w14:paraId="0BB58D3A" w14:textId="38F9B9C8" w:rsidR="00C22525" w:rsidDel="00F05CE1" w:rsidRDefault="00C22525">
      <w:pPr>
        <w:rPr>
          <w:del w:id="2230" w:author="ditaoktaria" w:date="2015-07-06T10:22:00Z"/>
        </w:rPr>
        <w:pPrChange w:id="2231" w:author="ditaoktaria" w:date="2015-03-01T18:34:00Z">
          <w:pPr>
            <w:ind w:firstLine="709"/>
          </w:pPr>
        </w:pPrChange>
      </w:pPr>
      <w:r>
        <w:t>Analisis kebutuhan fungsional</w:t>
      </w:r>
      <w:r w:rsidR="001202FD">
        <w:t xml:space="preserve"> didapatkan dengan menganalisis kebutuhan apa saja yang menentukan </w:t>
      </w:r>
      <w:r w:rsidR="00723587">
        <w:t>parameter</w:t>
      </w:r>
      <w:r w:rsidR="001202FD">
        <w:t xml:space="preserve"> yang dapat digunakan untuk menilai pengoperasian dari sistem. Hal ini sangat berbeda dengan analisis kebutuhan fungsional yang lebih berfokus pada penentuan kebutuhan perilaku atau fungsi sistem.</w:t>
      </w:r>
      <w:r w:rsidR="00E33DED">
        <w:t xml:space="preserve"> Tabel 4.</w:t>
      </w:r>
      <w:ins w:id="2232" w:author="ditaoktaria" w:date="2015-07-06T10:22:00Z">
        <w:r w:rsidR="00F05CE1">
          <w:t>6</w:t>
        </w:r>
      </w:ins>
      <w:del w:id="2233" w:author="ditaoktaria" w:date="2015-07-06T10:22:00Z">
        <w:r w:rsidR="00E33DED" w:rsidDel="00F05CE1">
          <w:delText>10</w:delText>
        </w:r>
      </w:del>
      <w:r w:rsidR="00A207FE">
        <w:t xml:space="preserve"> </w:t>
      </w:r>
      <w:del w:id="2234" w:author="ditaoktaria" w:date="2015-07-29T10:04:00Z">
        <w:r w:rsidR="00A207FE" w:rsidDel="0089545C">
          <w:delText xml:space="preserve">di bawah ini </w:delText>
        </w:r>
      </w:del>
      <w:r w:rsidR="00A207FE">
        <w:t>menjelaskan spesifikasi kebutuhan</w:t>
      </w:r>
      <w:r w:rsidR="00723587">
        <w:t xml:space="preserve"> non-fungsional dari sistem</w:t>
      </w:r>
      <w:ins w:id="2235" w:author="ditaoktaria" w:date="2015-07-29T10:04:00Z">
        <w:r w:rsidR="0089545C">
          <w:t>.</w:t>
        </w:r>
      </w:ins>
      <w:del w:id="2236" w:author="ditaoktaria" w:date="2015-07-29T10:04:00Z">
        <w:r w:rsidR="00723587" w:rsidDel="0089545C">
          <w:delText xml:space="preserve"> :</w:delText>
        </w:r>
      </w:del>
    </w:p>
    <w:p w14:paraId="695D168F" w14:textId="5E391441" w:rsidR="00C91EEA" w:rsidRPr="001C7A3E" w:rsidRDefault="00C91EEA">
      <w:pPr>
        <w:pPrChange w:id="2237" w:author="ditaoktaria" w:date="2015-07-06T10:22:00Z">
          <w:pPr>
            <w:jc w:val="left"/>
          </w:pPr>
        </w:pPrChange>
      </w:pPr>
      <w:del w:id="2238" w:author="ditaoktaria" w:date="2015-07-06T10:21:00Z">
        <w:r w:rsidDel="00F05CE1">
          <w:delText xml:space="preserve">Tabel 4. </w:delText>
        </w:r>
        <w:r w:rsidR="007E28E8" w:rsidDel="00F05CE1">
          <w:fldChar w:fldCharType="begin"/>
        </w:r>
        <w:r w:rsidR="007E28E8" w:rsidDel="00F05CE1">
          <w:delInstrText xml:space="preserve"> SEQ Tabel_4. \* ARABIC </w:delInstrText>
        </w:r>
        <w:r w:rsidR="007E28E8" w:rsidDel="00F05CE1">
          <w:fldChar w:fldCharType="separate"/>
        </w:r>
        <w:r w:rsidDel="00F05CE1">
          <w:rPr>
            <w:noProof/>
          </w:rPr>
          <w:delText>10</w:delText>
        </w:r>
        <w:r w:rsidR="007E28E8" w:rsidDel="00F05CE1">
          <w:rPr>
            <w:noProof/>
          </w:rPr>
          <w:fldChar w:fldCharType="end"/>
        </w:r>
        <w:r w:rsidDel="00F05CE1">
          <w:delText xml:space="preserve"> </w:delText>
        </w:r>
        <w:r w:rsidRPr="00C91EEA" w:rsidDel="00F05CE1">
          <w:rPr>
            <w:iCs/>
            <w:rPrChange w:id="2239" w:author="ditaoktaria" w:date="2015-03-25T13:52:00Z">
              <w:rPr>
                <w:b/>
                <w:iCs/>
              </w:rPr>
            </w:rPrChange>
          </w:rPr>
          <w:delText>Spesifikasi Kebutuhan Non-Fungsional</w:delText>
        </w:r>
      </w:del>
    </w:p>
    <w:p w14:paraId="542AF0D7" w14:textId="334F6A54" w:rsidR="00F05CE1" w:rsidRDefault="00F05CE1">
      <w:pPr>
        <w:pStyle w:val="Caption"/>
        <w:keepNext/>
        <w:rPr>
          <w:ins w:id="2240" w:author="ditaoktaria" w:date="2015-07-06T10:22:00Z"/>
        </w:rPr>
        <w:pPrChange w:id="2241" w:author="ditaoktaria" w:date="2015-07-06T10:22:00Z">
          <w:pPr>
            <w:jc w:val="left"/>
          </w:pPr>
        </w:pPrChange>
      </w:pPr>
      <w:ins w:id="2242" w:author="ditaoktaria" w:date="2015-07-06T10:22:00Z">
        <w:r>
          <w:lastRenderedPageBreak/>
          <w:t xml:space="preserve">Tabel 4. </w:t>
        </w:r>
        <w:r>
          <w:fldChar w:fldCharType="begin"/>
        </w:r>
        <w:r>
          <w:instrText xml:space="preserve"> SEQ Tabel_4. \* ARABIC </w:instrText>
        </w:r>
      </w:ins>
      <w:r>
        <w:fldChar w:fldCharType="separate"/>
      </w:r>
      <w:ins w:id="2243" w:author="ditaoktaria" w:date="2015-07-29T10:19:00Z">
        <w:r w:rsidR="006819DC">
          <w:rPr>
            <w:noProof/>
          </w:rPr>
          <w:t>6</w:t>
        </w:r>
      </w:ins>
      <w:ins w:id="2244" w:author="ditaoktaria" w:date="2015-07-06T10:22:00Z">
        <w:r>
          <w:fldChar w:fldCharType="end"/>
        </w:r>
        <w:r>
          <w:t xml:space="preserve"> </w:t>
        </w:r>
        <w:r w:rsidRPr="00C81F2F">
          <w:rPr>
            <w:b w:val="0"/>
          </w:rPr>
          <w:t>Spesifikasi Kebutuhan Non-Fungsional</w:t>
        </w:r>
      </w:ins>
    </w:p>
    <w:tbl>
      <w:tblPr>
        <w:tblStyle w:val="TableGrid"/>
        <w:tblW w:w="0" w:type="auto"/>
        <w:tblLook w:val="04A0" w:firstRow="1" w:lastRow="0" w:firstColumn="1" w:lastColumn="0" w:noHBand="0" w:noVBand="1"/>
        <w:tblPrChange w:id="2245" w:author="ditaoktaria" w:date="2015-07-06T10:22:00Z">
          <w:tblPr>
            <w:tblStyle w:val="TableGrid"/>
            <w:tblW w:w="0" w:type="auto"/>
            <w:tblLook w:val="04A0" w:firstRow="1" w:lastRow="0" w:firstColumn="1" w:lastColumn="0" w:noHBand="0" w:noVBand="1"/>
          </w:tblPr>
        </w:tblPrChange>
      </w:tblPr>
      <w:tblGrid>
        <w:gridCol w:w="1811"/>
        <w:gridCol w:w="6205"/>
        <w:tblGridChange w:id="2246">
          <w:tblGrid>
            <w:gridCol w:w="2268"/>
            <w:gridCol w:w="5890"/>
          </w:tblGrid>
        </w:tblGridChange>
      </w:tblGrid>
      <w:tr w:rsidR="00723587" w14:paraId="6AE5A378" w14:textId="77777777" w:rsidTr="00F05CE1">
        <w:tc>
          <w:tcPr>
            <w:tcW w:w="1811" w:type="dxa"/>
            <w:tcPrChange w:id="2247" w:author="ditaoktaria" w:date="2015-07-06T10:22:00Z">
              <w:tcPr>
                <w:tcW w:w="2268" w:type="dxa"/>
              </w:tcPr>
            </w:tcPrChange>
          </w:tcPr>
          <w:p w14:paraId="13C88645" w14:textId="7B594E21" w:rsidR="00723587" w:rsidRPr="0089545C" w:rsidRDefault="00723587">
            <w:pPr>
              <w:keepNext/>
              <w:keepLines/>
              <w:spacing w:before="200"/>
              <w:ind w:firstLine="0"/>
              <w:outlineLvl w:val="4"/>
              <w:rPr>
                <w:b/>
                <w:rPrChange w:id="2248" w:author="ditaoktaria" w:date="2015-07-29T10:04:00Z">
                  <w:rPr>
                    <w:rFonts w:eastAsia="Times New Roman"/>
                    <w:b/>
                  </w:rPr>
                </w:rPrChange>
              </w:rPr>
            </w:pPr>
            <w:r w:rsidRPr="0089545C">
              <w:rPr>
                <w:b/>
                <w:rPrChange w:id="2249" w:author="ditaoktaria" w:date="2015-07-29T10:04:00Z">
                  <w:rPr/>
                </w:rPrChange>
              </w:rPr>
              <w:t>Parameter</w:t>
            </w:r>
          </w:p>
        </w:tc>
        <w:tc>
          <w:tcPr>
            <w:tcW w:w="6205" w:type="dxa"/>
            <w:tcPrChange w:id="2250" w:author="ditaoktaria" w:date="2015-07-06T10:22:00Z">
              <w:tcPr>
                <w:tcW w:w="5890" w:type="dxa"/>
              </w:tcPr>
            </w:tcPrChange>
          </w:tcPr>
          <w:p w14:paraId="0ED3B579" w14:textId="037A0D7E" w:rsidR="00723587" w:rsidRPr="0089545C" w:rsidRDefault="00723587">
            <w:pPr>
              <w:keepNext/>
              <w:keepLines/>
              <w:spacing w:before="200"/>
              <w:ind w:firstLine="0"/>
              <w:outlineLvl w:val="4"/>
              <w:rPr>
                <w:b/>
                <w:rPrChange w:id="2251" w:author="ditaoktaria" w:date="2015-07-29T10:04:00Z">
                  <w:rPr>
                    <w:rFonts w:eastAsia="Times New Roman"/>
                    <w:b/>
                  </w:rPr>
                </w:rPrChange>
              </w:rPr>
            </w:pPr>
            <w:r w:rsidRPr="0089545C">
              <w:rPr>
                <w:b/>
                <w:rPrChange w:id="2252" w:author="ditaoktaria" w:date="2015-07-29T10:04:00Z">
                  <w:rPr/>
                </w:rPrChange>
              </w:rPr>
              <w:t>Deskripsi Kebutuhan</w:t>
            </w:r>
          </w:p>
        </w:tc>
      </w:tr>
      <w:tr w:rsidR="00723587" w14:paraId="398B670D" w14:textId="77777777" w:rsidTr="00F05CE1">
        <w:tc>
          <w:tcPr>
            <w:tcW w:w="1811" w:type="dxa"/>
            <w:tcPrChange w:id="2253" w:author="ditaoktaria" w:date="2015-07-06T10:22:00Z">
              <w:tcPr>
                <w:tcW w:w="2268" w:type="dxa"/>
              </w:tcPr>
            </w:tcPrChange>
          </w:tcPr>
          <w:p w14:paraId="06BD1B7F" w14:textId="7C645570" w:rsidR="00723587" w:rsidRDefault="00723587">
            <w:pPr>
              <w:ind w:firstLine="0"/>
            </w:pPr>
            <w:r>
              <w:t>Compatibility</w:t>
            </w:r>
          </w:p>
        </w:tc>
        <w:tc>
          <w:tcPr>
            <w:tcW w:w="6205" w:type="dxa"/>
            <w:tcPrChange w:id="2254" w:author="ditaoktaria" w:date="2015-07-06T10:22:00Z">
              <w:tcPr>
                <w:tcW w:w="5890" w:type="dxa"/>
              </w:tcPr>
            </w:tcPrChange>
          </w:tcPr>
          <w:p w14:paraId="1FD49601" w14:textId="202B8707" w:rsidR="00723587" w:rsidRDefault="00A74A90">
            <w:pPr>
              <w:ind w:firstLine="0"/>
            </w:pPr>
            <w:r>
              <w:t xml:space="preserve">Aplikasi harus dapat berfungsi dengan baik ketika dijalankan di berbagai </w:t>
            </w:r>
            <w:r w:rsidR="00A210E6">
              <w:t xml:space="preserve">perangkat set-top-box dan </w:t>
            </w:r>
            <w:r w:rsidR="00A210E6">
              <w:rPr>
                <w:i/>
              </w:rPr>
              <w:t xml:space="preserve">smartphone </w:t>
            </w:r>
            <w:r>
              <w:t xml:space="preserve">versi Android dengan versi minimal </w:t>
            </w:r>
            <w:r w:rsidRPr="00A74A90">
              <w:rPr>
                <w:i/>
              </w:rPr>
              <w:t>Honeycomb</w:t>
            </w:r>
            <w:r>
              <w:t xml:space="preserve">, yaitu </w:t>
            </w:r>
            <w:commentRangeStart w:id="2255"/>
            <w:r w:rsidRPr="00A74A90">
              <w:t>Android</w:t>
            </w:r>
            <w:r>
              <w:t xml:space="preserve"> versi 3.0.</w:t>
            </w:r>
            <w:commentRangeEnd w:id="2255"/>
            <w:r w:rsidR="006C4F1F">
              <w:rPr>
                <w:rStyle w:val="CommentReference"/>
              </w:rPr>
              <w:commentReference w:id="2255"/>
            </w:r>
          </w:p>
        </w:tc>
      </w:tr>
    </w:tbl>
    <w:p w14:paraId="6AE29F78" w14:textId="3C9DF74D" w:rsidR="00C22525" w:rsidRDefault="00C22525">
      <w:pPr>
        <w:pStyle w:val="Heading2"/>
        <w:numPr>
          <w:ilvl w:val="0"/>
          <w:numId w:val="67"/>
        </w:numPr>
        <w:ind w:hanging="630"/>
        <w:pPrChange w:id="2256" w:author="ditaoktaria oktaria" w:date="2015-03-18T08:55:00Z">
          <w:pPr>
            <w:ind w:firstLine="709"/>
          </w:pPr>
        </w:pPrChange>
      </w:pPr>
      <w:r>
        <w:t>Perancangan</w:t>
      </w:r>
    </w:p>
    <w:p w14:paraId="5A0DDB63" w14:textId="681E4D66" w:rsidR="00C22525" w:rsidRDefault="00C22525">
      <w:pPr>
        <w:pPrChange w:id="2257" w:author="ditaoktaria" w:date="2015-03-01T18:56:00Z">
          <w:pPr>
            <w:ind w:firstLine="709"/>
          </w:pPr>
        </w:pPrChange>
      </w:pPr>
      <w:r>
        <w:t xml:space="preserve">Proses perancangan terdiri dari dua bagian, yaitu perancangan umum sistem dan perancangan perangkat lunak. </w:t>
      </w:r>
      <w:r w:rsidR="002F70DD">
        <w:t>Perancangan umum sistem menjelaskan gambaran proses kerja sistem secara umum.</w:t>
      </w:r>
      <w:r w:rsidR="003633D5">
        <w:t xml:space="preserve"> Sedangkan proses perancangan perangkat lunak dibagi lagi menjadi empat bagian, yaitu </w:t>
      </w:r>
      <w:r w:rsidR="00C03E02">
        <w:t xml:space="preserve">perancangan arsitektural, pemodelan </w:t>
      </w:r>
      <w:r w:rsidR="00C03E02" w:rsidRPr="00C03E02">
        <w:rPr>
          <w:i/>
          <w:rPrChange w:id="2258" w:author="ditaoktaria" w:date="2015-03-01T18:52:00Z">
            <w:rPr/>
          </w:rPrChange>
        </w:rPr>
        <w:t>activity</w:t>
      </w:r>
      <w:r w:rsidR="00C03E02">
        <w:rPr>
          <w:i/>
        </w:rPr>
        <w:t xml:space="preserve"> diagram</w:t>
      </w:r>
      <w:r w:rsidR="00C03E02">
        <w:t>, perancangan basis data dan perancangan antarmuka.</w:t>
      </w:r>
    </w:p>
    <w:p w14:paraId="6D8C1E70" w14:textId="07E656DD" w:rsidR="00D168AE" w:rsidRDefault="00D168AE">
      <w:pPr>
        <w:pStyle w:val="Heading3"/>
        <w:numPr>
          <w:ilvl w:val="0"/>
          <w:numId w:val="50"/>
        </w:numPr>
        <w:ind w:hanging="720"/>
        <w:pPrChange w:id="2259" w:author="ditaoktaria" w:date="2015-03-01T18:56:00Z">
          <w:pPr>
            <w:ind w:firstLine="709"/>
          </w:pPr>
        </w:pPrChange>
      </w:pPr>
      <w:commentRangeStart w:id="2260"/>
      <w:r>
        <w:t>Perancangan Umum Sistem</w:t>
      </w:r>
      <w:commentRangeEnd w:id="2260"/>
      <w:r w:rsidR="007B49F2">
        <w:rPr>
          <w:rStyle w:val="CommentReference"/>
          <w:rFonts w:eastAsia="Calibri"/>
          <w:b w:val="0"/>
        </w:rPr>
        <w:commentReference w:id="2260"/>
      </w:r>
    </w:p>
    <w:p w14:paraId="061C72DA" w14:textId="40736C24" w:rsidR="003A58ED" w:rsidDel="000C57AD" w:rsidRDefault="00D168AE">
      <w:pPr>
        <w:keepNext/>
        <w:rPr>
          <w:del w:id="2261" w:author="ditaoktaria oktaria" w:date="2015-07-14T14:40:00Z"/>
        </w:rPr>
        <w:pPrChange w:id="2262" w:author="ditaoktaria" w:date="2015-07-06T10:11:00Z">
          <w:pPr/>
        </w:pPrChange>
      </w:pPr>
      <w:r>
        <w:t>Perancangan umum sistem dilakukan untuk merepresentasikan arsitektur sistem yang akan dibuat secara umum.</w:t>
      </w:r>
      <w:r w:rsidR="00745595">
        <w:t xml:space="preserve"> </w:t>
      </w:r>
      <w:ins w:id="2263" w:author="ditaoktaria" w:date="2015-07-30T09:11:00Z">
        <w:r w:rsidR="00A419D2">
          <w:t xml:space="preserve">Sistem pada penelitian ini dibagi menjadi dua bagian, yaitu sistem pada aplikasi Android </w:t>
        </w:r>
      </w:ins>
      <w:ins w:id="2264" w:author="ditaoktaria" w:date="2015-07-30T09:12:00Z">
        <w:r w:rsidR="00A419D2">
          <w:t xml:space="preserve">dan sistem pada aplikasi </w:t>
        </w:r>
        <w:r w:rsidR="00A419D2" w:rsidRPr="00A419D2">
          <w:rPr>
            <w:i/>
            <w:rPrChange w:id="2265" w:author="ditaoktaria" w:date="2015-07-30T09:12:00Z">
              <w:rPr/>
            </w:rPrChange>
          </w:rPr>
          <w:t>website</w:t>
        </w:r>
        <w:r w:rsidR="00A419D2">
          <w:t xml:space="preserve">. </w:t>
        </w:r>
      </w:ins>
      <w:r w:rsidR="00745595">
        <w:t xml:space="preserve">Arsitektur umum sistem terkait dengan proses kerja objek-objek yang menyusun sistem, yaitu pengguna, </w:t>
      </w:r>
      <w:ins w:id="2266" w:author="ditaoktaria" w:date="2015-06-16T09:52:00Z">
        <w:r w:rsidR="001409D7" w:rsidRPr="001409D7">
          <w:rPr>
            <w:i/>
          </w:rPr>
          <w:t>w</w:t>
        </w:r>
        <w:r w:rsidR="001409D7" w:rsidRPr="001409D7">
          <w:rPr>
            <w:i/>
            <w:rPrChange w:id="2267" w:author="ditaoktaria" w:date="2015-06-16T09:53:00Z">
              <w:rPr/>
            </w:rPrChange>
          </w:rPr>
          <w:t>eb service</w:t>
        </w:r>
        <w:r w:rsidR="001409D7">
          <w:t xml:space="preserve"> dari PTIIK yang berisi data dosen dan mata kuliah, </w:t>
        </w:r>
      </w:ins>
      <w:r w:rsidR="00092BAE">
        <w:rPr>
          <w:i/>
        </w:rPr>
        <w:t>server</w:t>
      </w:r>
      <w:r w:rsidR="00234224">
        <w:rPr>
          <w:i/>
        </w:rPr>
        <w:t xml:space="preserve"> </w:t>
      </w:r>
      <w:r w:rsidR="00234224">
        <w:t xml:space="preserve">yang berisi </w:t>
      </w:r>
      <w:r w:rsidR="00745595">
        <w:t xml:space="preserve">penyimpanan data </w:t>
      </w:r>
      <w:r w:rsidR="00F40A7D">
        <w:t xml:space="preserve">(MySQL) </w:t>
      </w:r>
      <w:r w:rsidR="00745595">
        <w:t>dan media yang digunakan.</w:t>
      </w:r>
      <w:r>
        <w:t xml:space="preserve"> </w:t>
      </w:r>
      <w:r w:rsidR="003D2DCA">
        <w:t>P</w:t>
      </w:r>
      <w:r w:rsidR="003A58ED">
        <w:t xml:space="preserve">roses kerja sistem </w:t>
      </w:r>
      <w:ins w:id="2268" w:author="ditaoktaria" w:date="2015-06-16T12:21:00Z">
        <w:r w:rsidR="000E1E4F">
          <w:t>ditunjukkan oleh Gambar 4.</w:t>
        </w:r>
      </w:ins>
      <w:ins w:id="2269" w:author="ditaoktaria" w:date="2015-06-22T13:26:00Z">
        <w:r w:rsidR="007E28E8">
          <w:t>3</w:t>
        </w:r>
      </w:ins>
      <w:ins w:id="2270" w:author="ditaoktaria" w:date="2015-06-16T12:21:00Z">
        <w:r w:rsidR="000E1E4F">
          <w:t xml:space="preserve"> yaitu </w:t>
        </w:r>
      </w:ins>
      <w:r w:rsidR="003A58ED">
        <w:t>dimulai dengan pengguna menjalankan aplikasi dan meminta</w:t>
      </w:r>
      <w:r w:rsidR="00F40A7D">
        <w:t xml:space="preserve"> data melalui aplikasi. Aplikasi akan meminta data </w:t>
      </w:r>
      <w:del w:id="2271" w:author="ditaoktaria" w:date="2015-06-16T09:53:00Z">
        <w:r w:rsidR="00F40A7D" w:rsidDel="001409D7">
          <w:delText xml:space="preserve">ke </w:delText>
        </w:r>
        <w:r w:rsidR="00F40A7D" w:rsidDel="001409D7">
          <w:rPr>
            <w:i/>
          </w:rPr>
          <w:delText>database</w:delText>
        </w:r>
      </w:del>
      <w:ins w:id="2272" w:author="ditaoktaria" w:date="2015-06-16T09:53:00Z">
        <w:r w:rsidR="001409D7">
          <w:t>ke server</w:t>
        </w:r>
      </w:ins>
      <w:r w:rsidR="00F40A7D">
        <w:t>, lalu</w:t>
      </w:r>
      <w:ins w:id="2273" w:author="ditaoktaria" w:date="2015-06-16T09:53:00Z">
        <w:r w:rsidR="001409D7">
          <w:t xml:space="preserve"> server akan meminta data dari </w:t>
        </w:r>
        <w:r w:rsidR="001409D7" w:rsidRPr="001409D7">
          <w:rPr>
            <w:i/>
            <w:rPrChange w:id="2274" w:author="ditaoktaria" w:date="2015-06-16T09:53:00Z">
              <w:rPr/>
            </w:rPrChange>
          </w:rPr>
          <w:t>web service</w:t>
        </w:r>
      </w:ins>
      <w:ins w:id="2275" w:author="ditaoktaria" w:date="2015-06-29T10:00:00Z">
        <w:r w:rsidR="00DF23BD">
          <w:t xml:space="preserve"> dan </w:t>
        </w:r>
      </w:ins>
      <w:ins w:id="2276" w:author="ditaoktaria" w:date="2015-06-16T09:54:00Z">
        <w:r w:rsidR="001409D7">
          <w:rPr>
            <w:i/>
          </w:rPr>
          <w:t xml:space="preserve">web service </w:t>
        </w:r>
        <w:r w:rsidR="001409D7">
          <w:t>memberikan kembalian data, kemudian server mengolah data tersebut dan</w:t>
        </w:r>
      </w:ins>
      <w:del w:id="2277" w:author="ditaoktaria" w:date="2015-06-16T09:54:00Z">
        <w:r w:rsidR="00F40A7D" w:rsidDel="001409D7">
          <w:delText xml:space="preserve"> </w:delText>
        </w:r>
      </w:del>
      <w:ins w:id="2278" w:author="ditaoktaria" w:date="2015-06-16T09:54:00Z">
        <w:r w:rsidR="001409D7">
          <w:t xml:space="preserve"> </w:t>
        </w:r>
      </w:ins>
      <w:del w:id="2279" w:author="ditaoktaria" w:date="2015-06-16T09:54:00Z">
        <w:r w:rsidR="00F40A7D" w:rsidDel="001409D7">
          <w:delText xml:space="preserve">database akan </w:delText>
        </w:r>
      </w:del>
      <w:r w:rsidR="00F40A7D">
        <w:t>memberikan data yang diminta ke aplikasi. Kemudian aplikasi akan memberikan respon informasi kepada pengguna sehingga pengguna mendapatkan data</w:t>
      </w:r>
      <w:r w:rsidR="0069576B">
        <w:t xml:space="preserve"> yang diminta.</w:t>
      </w:r>
    </w:p>
    <w:p w14:paraId="699C0BE4" w14:textId="77777777" w:rsidR="000C57AD" w:rsidRDefault="000C57AD" w:rsidP="007B49F2">
      <w:pPr>
        <w:rPr>
          <w:ins w:id="2280" w:author="ditaoktaria oktaria" w:date="2015-07-14T14:40:00Z"/>
        </w:rPr>
      </w:pPr>
    </w:p>
    <w:p w14:paraId="1E6BDE36" w14:textId="77777777" w:rsidR="00827A43" w:rsidDel="000C57AD" w:rsidRDefault="00827A43" w:rsidP="007B49F2">
      <w:pPr>
        <w:rPr>
          <w:ins w:id="2281" w:author="Aryo Pinandito" w:date="2015-07-08T10:58:00Z"/>
          <w:del w:id="2282" w:author="ditaoktaria oktaria" w:date="2015-07-14T14:40:00Z"/>
        </w:rPr>
      </w:pPr>
      <w:commentRangeStart w:id="2283"/>
    </w:p>
    <w:p w14:paraId="2B389210" w14:textId="77777777" w:rsidR="00827A43" w:rsidDel="000C57AD" w:rsidRDefault="00827A43" w:rsidP="007B49F2">
      <w:pPr>
        <w:rPr>
          <w:ins w:id="2284" w:author="Aryo Pinandito" w:date="2015-07-08T10:58:00Z"/>
          <w:del w:id="2285" w:author="ditaoktaria oktaria" w:date="2015-07-14T14:40:00Z"/>
        </w:rPr>
      </w:pPr>
    </w:p>
    <w:p w14:paraId="34483E7D" w14:textId="77777777" w:rsidR="00827A43" w:rsidDel="000C57AD" w:rsidRDefault="00827A43" w:rsidP="007B49F2">
      <w:pPr>
        <w:rPr>
          <w:ins w:id="2286" w:author="Aryo Pinandito" w:date="2015-07-08T10:58:00Z"/>
          <w:del w:id="2287" w:author="ditaoktaria oktaria" w:date="2015-07-14T14:40:00Z"/>
        </w:rPr>
      </w:pPr>
    </w:p>
    <w:p w14:paraId="5292109C" w14:textId="77777777" w:rsidR="00827A43" w:rsidDel="000C57AD" w:rsidRDefault="00827A43" w:rsidP="007B49F2">
      <w:pPr>
        <w:rPr>
          <w:ins w:id="2288" w:author="Aryo Pinandito" w:date="2015-07-08T10:58:00Z"/>
          <w:del w:id="2289" w:author="ditaoktaria oktaria" w:date="2015-07-14T14:40:00Z"/>
        </w:rPr>
      </w:pPr>
    </w:p>
    <w:p w14:paraId="48940A49" w14:textId="77777777" w:rsidR="00827A43" w:rsidDel="000C57AD" w:rsidRDefault="00827A43" w:rsidP="007B49F2">
      <w:pPr>
        <w:rPr>
          <w:ins w:id="2290" w:author="Aryo Pinandito" w:date="2015-07-08T10:58:00Z"/>
          <w:del w:id="2291" w:author="ditaoktaria oktaria" w:date="2015-07-14T14:40:00Z"/>
        </w:rPr>
      </w:pPr>
    </w:p>
    <w:p w14:paraId="725B75A6" w14:textId="77777777" w:rsidR="00827A43" w:rsidDel="000C57AD" w:rsidRDefault="00827A43" w:rsidP="007B49F2">
      <w:pPr>
        <w:rPr>
          <w:ins w:id="2292" w:author="Aryo Pinandito" w:date="2015-07-08T10:58:00Z"/>
          <w:del w:id="2293" w:author="ditaoktaria oktaria" w:date="2015-07-14T14:40:00Z"/>
        </w:rPr>
      </w:pPr>
    </w:p>
    <w:p w14:paraId="39BD470F" w14:textId="77777777" w:rsidR="00827A43" w:rsidDel="000C57AD" w:rsidRDefault="00827A43" w:rsidP="007B49F2">
      <w:pPr>
        <w:rPr>
          <w:ins w:id="2294" w:author="Aryo Pinandito" w:date="2015-07-08T10:58:00Z"/>
          <w:del w:id="2295" w:author="ditaoktaria oktaria" w:date="2015-07-14T14:40:00Z"/>
        </w:rPr>
      </w:pPr>
    </w:p>
    <w:p w14:paraId="2D5BD7B4" w14:textId="77777777" w:rsidR="00827A43" w:rsidDel="000C57AD" w:rsidRDefault="00827A43" w:rsidP="007B49F2">
      <w:pPr>
        <w:rPr>
          <w:ins w:id="2296" w:author="Aryo Pinandito" w:date="2015-07-08T10:58:00Z"/>
          <w:del w:id="2297" w:author="ditaoktaria oktaria" w:date="2015-07-14T14:40:00Z"/>
        </w:rPr>
      </w:pPr>
    </w:p>
    <w:p w14:paraId="376ED248" w14:textId="6C573BBF" w:rsidR="00827A43" w:rsidDel="000C57AD" w:rsidRDefault="00827A43">
      <w:pPr>
        <w:rPr>
          <w:ins w:id="2298" w:author="ditaoktaria" w:date="2015-06-16T09:03:00Z"/>
          <w:del w:id="2299" w:author="ditaoktaria oktaria" w:date="2015-07-14T14:40:00Z"/>
        </w:rPr>
      </w:pPr>
    </w:p>
    <w:commentRangeEnd w:id="2283"/>
    <w:p w14:paraId="5769E140" w14:textId="77777777" w:rsidR="007E28E8" w:rsidRDefault="00827A43">
      <w:pPr>
        <w:keepNext/>
        <w:ind w:firstLine="0"/>
        <w:jc w:val="center"/>
        <w:rPr>
          <w:ins w:id="2300" w:author="ditaoktaria" w:date="2015-07-06T10:11:00Z"/>
        </w:rPr>
        <w:pPrChange w:id="2301" w:author="ditaoktaria" w:date="2015-07-30T10:26:00Z">
          <w:pPr/>
        </w:pPrChange>
      </w:pPr>
      <w:r>
        <w:rPr>
          <w:rStyle w:val="CommentReference"/>
        </w:rPr>
        <w:commentReference w:id="2283"/>
      </w:r>
      <w:ins w:id="2302" w:author="ditaoktaria" w:date="2015-06-20T14:36:00Z">
        <w:r w:rsidR="00171B1C">
          <w:rPr>
            <w:noProof/>
          </w:rPr>
          <w:drawing>
            <wp:inline distT="0" distB="0" distL="0" distR="0" wp14:anchorId="763E2C8B" wp14:editId="56E287A5">
              <wp:extent cx="3500988" cy="36383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6 at 9.50.18 AM.png"/>
                      <pic:cNvPicPr/>
                    </pic:nvPicPr>
                    <pic:blipFill>
                      <a:blip r:embed="rId34">
                        <a:extLst>
                          <a:ext uri="{28A0092B-C50C-407E-A947-70E740481C1C}">
                            <a14:useLocalDpi xmlns:a14="http://schemas.microsoft.com/office/drawing/2010/main" val="0"/>
                          </a:ext>
                        </a:extLst>
                      </a:blip>
                      <a:stretch>
                        <a:fillRect/>
                      </a:stretch>
                    </pic:blipFill>
                    <pic:spPr>
                      <a:xfrm>
                        <a:off x="0" y="0"/>
                        <a:ext cx="3501634" cy="3639006"/>
                      </a:xfrm>
                      <a:prstGeom prst="rect">
                        <a:avLst/>
                      </a:prstGeom>
                    </pic:spPr>
                  </pic:pic>
                </a:graphicData>
              </a:graphic>
            </wp:inline>
          </w:drawing>
        </w:r>
      </w:ins>
    </w:p>
    <w:p w14:paraId="2BC7523B" w14:textId="662BA8B0" w:rsidR="002B1B92" w:rsidRPr="00BE351A" w:rsidRDefault="007E28E8" w:rsidP="006550CB">
      <w:pPr>
        <w:pStyle w:val="Caption"/>
      </w:pPr>
      <w:bookmarkStart w:id="2303" w:name="_Toc297822204"/>
      <w:ins w:id="2304" w:author="ditaoktaria" w:date="2015-07-06T10:11:00Z">
        <w:r>
          <w:t xml:space="preserve">Gambar 4. </w:t>
        </w:r>
        <w:r>
          <w:fldChar w:fldCharType="begin"/>
        </w:r>
        <w:r>
          <w:instrText xml:space="preserve"> SEQ Gambar_4. \* ARABIC </w:instrText>
        </w:r>
      </w:ins>
      <w:r>
        <w:fldChar w:fldCharType="separate"/>
      </w:r>
      <w:r w:rsidR="0029089E">
        <w:rPr>
          <w:noProof/>
        </w:rPr>
        <w:t>3</w:t>
      </w:r>
      <w:ins w:id="2305" w:author="ditaoktaria" w:date="2015-07-06T10:11:00Z">
        <w:r>
          <w:fldChar w:fldCharType="end"/>
        </w:r>
        <w:r>
          <w:t xml:space="preserve"> </w:t>
        </w:r>
      </w:ins>
      <w:ins w:id="2306" w:author="ditaoktaria" w:date="2015-07-06T10:12:00Z">
        <w:r>
          <w:rPr>
            <w:b w:val="0"/>
          </w:rPr>
          <w:t>Perancangan Umum Sistem</w:t>
        </w:r>
      </w:ins>
      <w:bookmarkEnd w:id="2303"/>
    </w:p>
    <w:p w14:paraId="19628F11" w14:textId="38E5923C" w:rsidR="00745595" w:rsidRDefault="00745595" w:rsidP="007B49F2">
      <w:pPr>
        <w:pStyle w:val="Heading3"/>
        <w:numPr>
          <w:ilvl w:val="0"/>
          <w:numId w:val="50"/>
        </w:numPr>
        <w:ind w:left="360"/>
      </w:pPr>
      <w:r>
        <w:t>Perancangan Perangkat Lunak</w:t>
      </w:r>
    </w:p>
    <w:p w14:paraId="5A27DF9D" w14:textId="6BE6B86F" w:rsidR="00745595" w:rsidRDefault="00745595" w:rsidP="007B49F2">
      <w:r>
        <w:t>P</w:t>
      </w:r>
      <w:r w:rsidR="003E61F0">
        <w:t xml:space="preserve">erancangan perangkat lunak dimulai dengan perancangan arsitektur sistem, </w:t>
      </w:r>
      <w:r w:rsidR="00EC63D3">
        <w:t xml:space="preserve"> perancangan alur aktifitas pengguna dengan sistem yang dimodelkan dengan </w:t>
      </w:r>
      <w:r w:rsidR="00EC63D3">
        <w:rPr>
          <w:i/>
        </w:rPr>
        <w:t>activity diagram</w:t>
      </w:r>
      <w:r w:rsidR="00EC63D3">
        <w:t xml:space="preserve">, perancangan basis data yang dimodelkan dengan </w:t>
      </w:r>
      <w:r w:rsidR="00EC63D3">
        <w:rPr>
          <w:i/>
        </w:rPr>
        <w:t>Entity Relationship Diagram</w:t>
      </w:r>
      <w:r w:rsidR="00EC63D3">
        <w:t xml:space="preserve"> (ERD), dan tahap perancangan yang terakhir adalah perancangan antarmuka.</w:t>
      </w:r>
    </w:p>
    <w:p w14:paraId="25EECA34" w14:textId="06CB4A68" w:rsidR="00745595" w:rsidRDefault="00745595" w:rsidP="007B49F2">
      <w:pPr>
        <w:pStyle w:val="Heading5"/>
        <w:numPr>
          <w:ilvl w:val="0"/>
          <w:numId w:val="53"/>
        </w:numPr>
        <w:ind w:left="720" w:hanging="720"/>
      </w:pPr>
      <w:r>
        <w:t>Perancangan Arsitektur Sistem</w:t>
      </w:r>
    </w:p>
    <w:p w14:paraId="476B9F4E" w14:textId="7357F381" w:rsidR="00745595" w:rsidRDefault="008F291A" w:rsidP="007B49F2">
      <w:pPr>
        <w:rPr>
          <w:ins w:id="2307" w:author="ditaoktaria" w:date="2015-06-20T14:32:00Z"/>
        </w:rPr>
      </w:pPr>
      <w:r>
        <w:t xml:space="preserve">Sistem terdiri dari aplikasi </w:t>
      </w:r>
      <w:r>
        <w:rPr>
          <w:i/>
        </w:rPr>
        <w:t xml:space="preserve">client </w:t>
      </w:r>
      <w:r>
        <w:t xml:space="preserve">dan aplikasi </w:t>
      </w:r>
      <w:r w:rsidRPr="008F291A">
        <w:rPr>
          <w:i/>
        </w:rPr>
        <w:t>server</w:t>
      </w:r>
      <w:r>
        <w:t>.</w:t>
      </w:r>
      <w:ins w:id="2308" w:author="ditaoktaria" w:date="2015-06-06T19:43:00Z">
        <w:r w:rsidR="00EF09B4">
          <w:t xml:space="preserve"> </w:t>
        </w:r>
      </w:ins>
      <w:r w:rsidR="00CB2171" w:rsidRPr="008F291A">
        <w:t>Perangkat</w:t>
      </w:r>
      <w:r w:rsidR="00CB2171">
        <w:t xml:space="preserve"> lunak pada sisi </w:t>
      </w:r>
      <w:r w:rsidR="00CB2171">
        <w:rPr>
          <w:i/>
        </w:rPr>
        <w:t>client</w:t>
      </w:r>
      <w:r w:rsidR="00CB2171">
        <w:t xml:space="preserve"> dibangun menggunakan konsep </w:t>
      </w:r>
      <w:r w:rsidR="00CB2171">
        <w:rPr>
          <w:i/>
        </w:rPr>
        <w:t xml:space="preserve">native </w:t>
      </w:r>
      <w:r w:rsidR="00CB2171">
        <w:t xml:space="preserve">Android </w:t>
      </w:r>
      <w:r w:rsidR="00CB2171">
        <w:rPr>
          <w:i/>
        </w:rPr>
        <w:t>Application</w:t>
      </w:r>
      <w:r>
        <w:t xml:space="preserve">. Teknik penyimpanan data menggunakan </w:t>
      </w:r>
      <w:r>
        <w:rPr>
          <w:i/>
        </w:rPr>
        <w:t xml:space="preserve">remote server </w:t>
      </w:r>
      <w:r>
        <w:t xml:space="preserve">dengan DBMS MySQL. </w:t>
      </w:r>
      <w:ins w:id="2309" w:author="ditaoktaria" w:date="2015-06-20T14:38:00Z">
        <w:r w:rsidR="00D16236">
          <w:t>Ditunjukkan di dalam Ga</w:t>
        </w:r>
        <w:r w:rsidR="00F05CE1">
          <w:t>mbar 4.4</w:t>
        </w:r>
        <w:r w:rsidR="00D16236">
          <w:t xml:space="preserve">, </w:t>
        </w:r>
      </w:ins>
      <w:ins w:id="2310" w:author="ditaoktaria" w:date="2015-06-20T14:40:00Z">
        <w:r w:rsidR="00D16236">
          <w:t xml:space="preserve">PHP bertanggung jawab mengelola pengambilan </w:t>
        </w:r>
      </w:ins>
      <w:ins w:id="2311" w:author="ditaoktaria" w:date="2015-06-20T14:39:00Z">
        <w:r w:rsidR="00D16236">
          <w:t xml:space="preserve">data dari 2 media yaitu </w:t>
        </w:r>
      </w:ins>
      <w:ins w:id="2312" w:author="ditaoktaria" w:date="2015-06-20T14:40:00Z">
        <w:r w:rsidR="00D16236">
          <w:rPr>
            <w:i/>
          </w:rPr>
          <w:t xml:space="preserve">web service </w:t>
        </w:r>
        <w:r w:rsidR="00D16236">
          <w:t>PTIIK dan database</w:t>
        </w:r>
      </w:ins>
      <w:ins w:id="2313" w:author="ditaoktaria" w:date="2015-06-20T14:41:00Z">
        <w:r w:rsidR="00D16236">
          <w:t xml:space="preserve"> MySQL</w:t>
        </w:r>
      </w:ins>
      <w:ins w:id="2314" w:author="ditaoktaria" w:date="2015-06-20T14:40:00Z">
        <w:r w:rsidR="00D16236">
          <w:t xml:space="preserve">. </w:t>
        </w:r>
      </w:ins>
      <w:ins w:id="2315" w:author="ditaoktaria" w:date="2015-06-20T14:41:00Z">
        <w:r w:rsidR="00930AAB">
          <w:t>Ketika pengguna</w:t>
        </w:r>
        <w:r w:rsidR="00D16236">
          <w:t xml:space="preserve"> </w:t>
        </w:r>
      </w:ins>
      <w:ins w:id="2316" w:author="ditaoktaria" w:date="2015-06-20T14:42:00Z">
        <w:r w:rsidR="00D16236">
          <w:t>menjalankan</w:t>
        </w:r>
      </w:ins>
      <w:ins w:id="2317" w:author="ditaoktaria" w:date="2015-06-20T14:41:00Z">
        <w:r w:rsidR="00D16236">
          <w:t xml:space="preserve"> aplikasi</w:t>
        </w:r>
      </w:ins>
      <w:ins w:id="2318" w:author="ditaoktaria" w:date="2015-06-20T14:42:00Z">
        <w:r w:rsidR="00D16236">
          <w:t xml:space="preserve">, sebuah file </w:t>
        </w:r>
      </w:ins>
      <w:ins w:id="2319" w:author="ditaoktaria" w:date="2015-06-20T14:41:00Z">
        <w:r w:rsidR="00D16236">
          <w:t>PHP akan</w:t>
        </w:r>
      </w:ins>
      <w:ins w:id="2320" w:author="ditaoktaria" w:date="2015-06-20T14:42:00Z">
        <w:r w:rsidR="00D16236">
          <w:t xml:space="preserve"> dipanggil</w:t>
        </w:r>
      </w:ins>
      <w:ins w:id="2321" w:author="ditaoktaria" w:date="2015-06-20T14:41:00Z">
        <w:r w:rsidR="00930AAB">
          <w:t xml:space="preserve"> </w:t>
        </w:r>
      </w:ins>
      <w:ins w:id="2322" w:author="ditaoktaria" w:date="2015-06-20T14:38:00Z">
        <w:r w:rsidR="00D16236">
          <w:t>u</w:t>
        </w:r>
      </w:ins>
      <w:del w:id="2323" w:author="ditaoktaria" w:date="2015-06-20T14:38:00Z">
        <w:r w:rsidDel="00D16236">
          <w:delText>U</w:delText>
        </w:r>
      </w:del>
      <w:r>
        <w:t>ntuk</w:t>
      </w:r>
      <w:ins w:id="2324" w:author="ditaoktaria" w:date="2015-06-20T14:42:00Z">
        <w:r w:rsidR="00D16236">
          <w:t xml:space="preserve"> </w:t>
        </w:r>
        <w:r w:rsidR="00930AAB">
          <w:t>mendapatkan mata</w:t>
        </w:r>
      </w:ins>
      <w:ins w:id="2325" w:author="ditaoktaria" w:date="2015-07-30T09:45:00Z">
        <w:r w:rsidR="003A29A9">
          <w:t xml:space="preserve"> </w:t>
        </w:r>
      </w:ins>
      <w:ins w:id="2326" w:author="ditaoktaria" w:date="2015-06-20T14:42:00Z">
        <w:r w:rsidR="00930AAB">
          <w:t xml:space="preserve">kuliah </w:t>
        </w:r>
      </w:ins>
      <w:ins w:id="2327" w:author="ditaoktaria" w:date="2015-06-20T14:43:00Z">
        <w:r w:rsidR="00930AAB">
          <w:t xml:space="preserve">dari </w:t>
        </w:r>
        <w:r w:rsidR="00930AAB">
          <w:rPr>
            <w:i/>
          </w:rPr>
          <w:t xml:space="preserve">web service </w:t>
        </w:r>
        <w:r w:rsidR="00930AAB">
          <w:t xml:space="preserve">kemudian mencocokkan dengan data yang terdapat </w:t>
        </w:r>
      </w:ins>
      <w:ins w:id="2328" w:author="ditaoktaria" w:date="2015-06-20T14:44:00Z">
        <w:r w:rsidR="00930AAB">
          <w:t>pada</w:t>
        </w:r>
      </w:ins>
      <w:ins w:id="2329" w:author="ditaoktaria" w:date="2015-06-20T14:43:00Z">
        <w:r w:rsidR="00930AAB">
          <w:t xml:space="preserve"> tabel Materials di dalam database. Setelah cocok, PHP akan mengambil data materi pada tabel dan mengubah data tersebut menjadi bentuk </w:t>
        </w:r>
        <w:r w:rsidR="00930AAB">
          <w:lastRenderedPageBreak/>
          <w:t>JSON. Data yang telah memiliki format JSON</w:t>
        </w:r>
      </w:ins>
      <w:r>
        <w:t xml:space="preserve"> </w:t>
      </w:r>
      <w:ins w:id="2330" w:author="ditaoktaria" w:date="2015-06-20T14:47:00Z">
        <w:r w:rsidR="00930AAB">
          <w:t>tersebut kemudian diambil oleh kelas ListView dari aplikasi. Jika materi yang dipilih oleh penggu</w:t>
        </w:r>
      </w:ins>
      <w:ins w:id="2331" w:author="ditaoktaria" w:date="2015-06-20T14:48:00Z">
        <w:r w:rsidR="00930AAB">
          <w:t xml:space="preserve">na untuk ditampilkan memiliki </w:t>
        </w:r>
        <w:r w:rsidR="00930AAB" w:rsidRPr="00930AAB">
          <w:rPr>
            <w:i/>
            <w:rPrChange w:id="2332" w:author="ditaoktaria" w:date="2015-06-20T14:50:00Z">
              <w:rPr/>
            </w:rPrChange>
          </w:rPr>
          <w:t>format</w:t>
        </w:r>
        <w:r w:rsidR="00930AAB">
          <w:t xml:space="preserve"> video, maka aplikasi akan memanggil kelas VideoView kemudian video akan ditampilkan kepada pengguna. Sedangkan, jika materi yang dipilih memiliki </w:t>
        </w:r>
        <w:r w:rsidR="00930AAB" w:rsidRPr="00930AAB">
          <w:rPr>
            <w:i/>
            <w:rPrChange w:id="2333" w:author="ditaoktaria" w:date="2015-06-20T14:50:00Z">
              <w:rPr/>
            </w:rPrChange>
          </w:rPr>
          <w:t xml:space="preserve">format </w:t>
        </w:r>
        <w:r w:rsidR="00930AAB">
          <w:t>PDF,</w:t>
        </w:r>
      </w:ins>
      <w:ins w:id="2334" w:author="ditaoktaria" w:date="2015-06-20T14:50:00Z">
        <w:r w:rsidR="00930AAB">
          <w:t xml:space="preserve"> aplikasi akan memanggil kelas WebView. </w:t>
        </w:r>
      </w:ins>
      <w:ins w:id="2335" w:author="ditaoktaria" w:date="2015-06-20T14:51:00Z">
        <w:r w:rsidR="00930AAB">
          <w:t>Melalui sebuah URL halaman web</w:t>
        </w:r>
      </w:ins>
      <w:ins w:id="2336" w:author="ditaoktaria" w:date="2015-06-20T14:52:00Z">
        <w:r w:rsidR="00930AAB">
          <w:t xml:space="preserve"> yang ditampilkan oleh WebView</w:t>
        </w:r>
      </w:ins>
      <w:ins w:id="2337" w:author="ditaoktaria" w:date="2015-06-20T14:51:00Z">
        <w:r w:rsidR="00930AAB">
          <w:t xml:space="preserve">, file PDF akan ditampilkan </w:t>
        </w:r>
      </w:ins>
      <w:ins w:id="2338" w:author="ditaoktaria" w:date="2015-06-20T14:53:00Z">
        <w:r w:rsidR="00B75D4E">
          <w:t>dengan bantuan Library PDF.js.</w:t>
        </w:r>
      </w:ins>
      <w:del w:id="2339" w:author="ditaoktaria" w:date="2015-06-20T14:48:00Z">
        <w:r w:rsidDel="00930AAB">
          <w:delText xml:space="preserve">dapat mendapatkan data dari basis data, dibutuhkan </w:delText>
        </w:r>
        <w:r w:rsidDel="00930AAB">
          <w:rPr>
            <w:i/>
          </w:rPr>
          <w:delText xml:space="preserve">script </w:delText>
        </w:r>
        <w:r w:rsidDel="00930AAB">
          <w:delText xml:space="preserve">PHP yang meminta data ke basis data, kemudian mengubahnya dalam bentuk JSON, lalu mengirimkan data dalam bentuk JSON ke aplikasi </w:delText>
        </w:r>
        <w:r w:rsidDel="00930AAB">
          <w:rPr>
            <w:i/>
          </w:rPr>
          <w:delText xml:space="preserve">client </w:delText>
        </w:r>
        <w:r w:rsidDel="00930AAB">
          <w:delText>yang men</w:delText>
        </w:r>
        <w:r w:rsidR="00E87332" w:rsidDel="00930AAB">
          <w:delText>ggunakan bahasa pemrograman Java</w:delText>
        </w:r>
        <w:r w:rsidDel="00930AAB">
          <w:delText>.</w:delText>
        </w:r>
      </w:del>
    </w:p>
    <w:p w14:paraId="04F940DB" w14:textId="77777777" w:rsidR="00F05CE1" w:rsidRDefault="00171B1C">
      <w:pPr>
        <w:keepNext/>
        <w:ind w:firstLine="0"/>
        <w:jc w:val="center"/>
        <w:rPr>
          <w:ins w:id="2340" w:author="ditaoktaria" w:date="2015-07-06T10:22:00Z"/>
        </w:rPr>
        <w:pPrChange w:id="2341" w:author="ditaoktaria" w:date="2015-07-06T10:22:00Z">
          <w:pPr>
            <w:ind w:firstLine="0"/>
            <w:jc w:val="center"/>
          </w:pPr>
        </w:pPrChange>
      </w:pPr>
      <w:ins w:id="2342" w:author="ditaoktaria" w:date="2015-06-20T14:33:00Z">
        <w:r>
          <w:rPr>
            <w:noProof/>
          </w:rPr>
          <w:drawing>
            <wp:inline distT="0" distB="0" distL="0" distR="0" wp14:anchorId="1BBD51FA" wp14:editId="0FFE2A0B">
              <wp:extent cx="4636282" cy="3287004"/>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0 at 2.23.37 PM.png"/>
                      <pic:cNvPicPr/>
                    </pic:nvPicPr>
                    <pic:blipFill>
                      <a:blip r:embed="rId35">
                        <a:extLst>
                          <a:ext uri="{28A0092B-C50C-407E-A947-70E740481C1C}">
                            <a14:useLocalDpi xmlns:a14="http://schemas.microsoft.com/office/drawing/2010/main" val="0"/>
                          </a:ext>
                        </a:extLst>
                      </a:blip>
                      <a:stretch>
                        <a:fillRect/>
                      </a:stretch>
                    </pic:blipFill>
                    <pic:spPr>
                      <a:xfrm>
                        <a:off x="0" y="0"/>
                        <a:ext cx="4637407" cy="3287801"/>
                      </a:xfrm>
                      <a:prstGeom prst="rect">
                        <a:avLst/>
                      </a:prstGeom>
                    </pic:spPr>
                  </pic:pic>
                </a:graphicData>
              </a:graphic>
            </wp:inline>
          </w:drawing>
        </w:r>
      </w:ins>
    </w:p>
    <w:p w14:paraId="3708507E" w14:textId="57D6F7FF" w:rsidR="008F650B" w:rsidRPr="00BE351A" w:rsidRDefault="00F05CE1" w:rsidP="006550CB">
      <w:pPr>
        <w:pStyle w:val="Caption"/>
      </w:pPr>
      <w:bookmarkStart w:id="2343" w:name="_Toc297822205"/>
      <w:ins w:id="2344" w:author="ditaoktaria" w:date="2015-07-06T10:22:00Z">
        <w:r>
          <w:t xml:space="preserve">Gambar 4. </w:t>
        </w:r>
        <w:r>
          <w:fldChar w:fldCharType="begin"/>
        </w:r>
        <w:r>
          <w:instrText xml:space="preserve"> SEQ Gambar_4. \* ARABIC </w:instrText>
        </w:r>
      </w:ins>
      <w:r>
        <w:fldChar w:fldCharType="separate"/>
      </w:r>
      <w:r w:rsidR="0029089E">
        <w:rPr>
          <w:noProof/>
        </w:rPr>
        <w:t>4</w:t>
      </w:r>
      <w:ins w:id="2345" w:author="ditaoktaria" w:date="2015-07-06T10:22:00Z">
        <w:r>
          <w:fldChar w:fldCharType="end"/>
        </w:r>
        <w:r>
          <w:t xml:space="preserve"> </w:t>
        </w:r>
        <w:r>
          <w:rPr>
            <w:b w:val="0"/>
          </w:rPr>
          <w:t>Perancangan Arsitektur Sistem</w:t>
        </w:r>
      </w:ins>
      <w:bookmarkEnd w:id="2343"/>
    </w:p>
    <w:p w14:paraId="35364A4C" w14:textId="7ECD091E" w:rsidR="00B50E8A" w:rsidRDefault="00B50E8A" w:rsidP="007B49F2">
      <w:pPr>
        <w:pStyle w:val="Heading5"/>
        <w:numPr>
          <w:ilvl w:val="0"/>
          <w:numId w:val="55"/>
        </w:numPr>
        <w:ind w:left="720" w:hanging="720"/>
        <w:rPr>
          <w:ins w:id="2346" w:author="ditaoktaria" w:date="2015-06-06T19:41:00Z"/>
        </w:rPr>
      </w:pPr>
      <w:ins w:id="2347" w:author="ditaoktaria" w:date="2015-06-06T19:40:00Z">
        <w:r>
          <w:t>Perancangan Komunikasi Data dengan Web Service</w:t>
        </w:r>
      </w:ins>
    </w:p>
    <w:p w14:paraId="328CC7B5" w14:textId="5DD58DA5" w:rsidR="004D2FAE" w:rsidRPr="00382818" w:rsidRDefault="00146381">
      <w:pPr>
        <w:rPr>
          <w:ins w:id="2348" w:author="ditaoktaria" w:date="2015-06-22T08:39:00Z"/>
        </w:rPr>
        <w:pPrChange w:id="2349" w:author="ditaoktaria" w:date="2015-06-12T10:19:00Z">
          <w:pPr>
            <w:pStyle w:val="Heading5"/>
            <w:numPr>
              <w:numId w:val="55"/>
            </w:numPr>
            <w:ind w:left="720" w:hanging="720"/>
          </w:pPr>
        </w:pPrChange>
      </w:pPr>
      <w:ins w:id="2350" w:author="ditaoktaria" w:date="2015-06-12T10:27:00Z">
        <w:r>
          <w:t xml:space="preserve">Sistem ini menggunakan web service dari PTIIK untuk mendapatkan informasi mengenai data dosen </w:t>
        </w:r>
      </w:ins>
      <w:ins w:id="2351" w:author="ditaoktaria" w:date="2015-06-12T10:31:00Z">
        <w:r w:rsidR="00B654E4">
          <w:t xml:space="preserve">seperti </w:t>
        </w:r>
      </w:ins>
      <w:ins w:id="2352" w:author="ditaoktaria" w:date="2015-06-15T11:34:00Z">
        <w:r w:rsidR="00C26EFF">
          <w:t xml:space="preserve">id dosen </w:t>
        </w:r>
      </w:ins>
      <w:ins w:id="2353" w:author="ditaoktaria" w:date="2015-06-12T10:27:00Z">
        <w:r>
          <w:t>dan mata kuliah apa saja yang di</w:t>
        </w:r>
      </w:ins>
      <w:ins w:id="2354" w:author="ditaoktaria" w:date="2015-06-12T10:37:00Z">
        <w:r w:rsidR="00B654E4">
          <w:t>ampu</w:t>
        </w:r>
      </w:ins>
      <w:ins w:id="2355" w:author="ditaoktaria" w:date="2015-06-12T10:27:00Z">
        <w:r>
          <w:t xml:space="preserve"> oleh dosen tersebut.</w:t>
        </w:r>
      </w:ins>
      <w:ins w:id="2356" w:author="ditaoktaria" w:date="2015-06-12T10:37:00Z">
        <w:r w:rsidR="00B654E4">
          <w:t xml:space="preserve"> </w:t>
        </w:r>
      </w:ins>
      <w:ins w:id="2357" w:author="ditaoktaria" w:date="2015-06-15T09:05:00Z">
        <w:r w:rsidR="00425DF1">
          <w:t xml:space="preserve">Web service dari PTIIK memberikan kembalian berupa file json dari </w:t>
        </w:r>
      </w:ins>
      <w:ins w:id="2358" w:author="ditaoktaria" w:date="2015-06-15T11:33:00Z">
        <w:r w:rsidR="00C26EFF">
          <w:t xml:space="preserve">data jadwal pengajaran pada </w:t>
        </w:r>
      </w:ins>
      <w:ins w:id="2359" w:author="ditaoktaria" w:date="2015-06-15T11:34:00Z">
        <w:r w:rsidR="00C26EFF">
          <w:t>halaman</w:t>
        </w:r>
      </w:ins>
      <w:ins w:id="2360" w:author="ditaoktaria" w:date="2015-06-15T11:33:00Z">
        <w:r w:rsidR="00C26EFF">
          <w:t xml:space="preserve"> website PTIIK, yaitu </w:t>
        </w:r>
      </w:ins>
      <w:ins w:id="2361" w:author="ditaoktaria" w:date="2015-06-15T11:31:00Z">
        <w:r w:rsidR="00C26EFF" w:rsidRPr="00C26EFF">
          <w:t>http://filkom.ub.ac.id/info/jadwal</w:t>
        </w:r>
      </w:ins>
      <w:ins w:id="2362" w:author="ditaoktaria" w:date="2015-06-15T11:34:00Z">
        <w:r w:rsidR="00C26EFF">
          <w:t xml:space="preserve">. </w:t>
        </w:r>
      </w:ins>
      <w:ins w:id="2363" w:author="ditaoktaria" w:date="2015-07-30T10:03:00Z">
        <w:r w:rsidR="0095036E">
          <w:t xml:space="preserve">Setiap kali pengguna melakukan </w:t>
        </w:r>
        <w:r w:rsidR="0095036E" w:rsidRPr="0095036E">
          <w:rPr>
            <w:i/>
            <w:rPrChange w:id="2364" w:author="ditaoktaria" w:date="2015-07-30T10:03:00Z">
              <w:rPr/>
            </w:rPrChange>
          </w:rPr>
          <w:t>login</w:t>
        </w:r>
        <w:r w:rsidR="0095036E">
          <w:t xml:space="preserve">, sistem akan mengecek apakah pengguna terdaftar pada </w:t>
        </w:r>
      </w:ins>
      <w:ins w:id="2365" w:author="ditaoktaria" w:date="2015-07-30T10:06:00Z">
        <w:r w:rsidR="0095036E">
          <w:t xml:space="preserve">jadwal pengajaran. Jika </w:t>
        </w:r>
      </w:ins>
      <w:ins w:id="2366" w:author="ditaoktaria" w:date="2015-07-30T10:14:00Z">
        <w:r w:rsidR="00A0043F">
          <w:t xml:space="preserve">id </w:t>
        </w:r>
      </w:ins>
      <w:ins w:id="2367" w:author="ditaoktaria" w:date="2015-07-30T10:06:00Z">
        <w:r w:rsidR="0095036E">
          <w:t>pengguna terdapat pada jadwal, maka sistem akan mendapatkan mata kuliah apa yang diampu oleh pengguna</w:t>
        </w:r>
        <w:r w:rsidR="00A0043F">
          <w:t>.</w:t>
        </w:r>
      </w:ins>
      <w:ins w:id="2368" w:author="ditaoktaria" w:date="2015-07-30T10:16:00Z">
        <w:r w:rsidR="00382818">
          <w:t xml:space="preserve"> Selain mengecek id pengguna yang melakukan </w:t>
        </w:r>
        <w:r w:rsidR="00382818">
          <w:rPr>
            <w:i/>
          </w:rPr>
          <w:t>login</w:t>
        </w:r>
      </w:ins>
      <w:ins w:id="2369" w:author="ditaoktaria" w:date="2015-07-30T10:17:00Z">
        <w:r w:rsidR="00382818">
          <w:t>, sistem juga mengecek apakah ada data dosen baru yang belum terdaftar</w:t>
        </w:r>
      </w:ins>
      <w:ins w:id="2370" w:author="ditaoktaria" w:date="2015-07-30T10:18:00Z">
        <w:r w:rsidR="00382818">
          <w:t xml:space="preserve"> di </w:t>
        </w:r>
        <w:r w:rsidR="00382818">
          <w:lastRenderedPageBreak/>
          <w:t xml:space="preserve">dalam basis data sistem. Jika ada, maka data akan dimasukkan ke dalam basis data. Dengan cara seperti ini, maka </w:t>
        </w:r>
      </w:ins>
      <w:ins w:id="2371" w:author="ditaoktaria" w:date="2015-07-30T10:21:00Z">
        <w:r w:rsidR="00382818">
          <w:t>daftar pengguna akan terus diperbarui</w:t>
        </w:r>
      </w:ins>
      <w:ins w:id="2372" w:author="ditaoktaria" w:date="2015-07-30T10:20:00Z">
        <w:r w:rsidR="00382818">
          <w:t xml:space="preserve"> dan </w:t>
        </w:r>
      </w:ins>
      <w:ins w:id="2373" w:author="ditaoktaria" w:date="2015-07-30T10:21:00Z">
        <w:r w:rsidR="00382818">
          <w:t xml:space="preserve">data mata kuliah </w:t>
        </w:r>
      </w:ins>
      <w:ins w:id="2374" w:author="ditaoktaria" w:date="2015-07-30T10:18:00Z">
        <w:r w:rsidR="00382818">
          <w:t xml:space="preserve">yang ditampilkan kepada pengguna akan selalu </w:t>
        </w:r>
      </w:ins>
      <w:ins w:id="2375" w:author="ditaoktaria" w:date="2015-07-30T10:17:00Z">
        <w:r w:rsidR="00382818">
          <w:t>sesuai dengan mata kuliah yang diampu oleh pengguna saat itu.</w:t>
        </w:r>
      </w:ins>
    </w:p>
    <w:p w14:paraId="40F59FC1" w14:textId="4BFCFF33" w:rsidR="006A68AB" w:rsidRDefault="006A68AB">
      <w:pPr>
        <w:rPr>
          <w:ins w:id="2376" w:author="ditaoktaria" w:date="2015-06-22T09:00:00Z"/>
        </w:rPr>
        <w:pPrChange w:id="2377" w:author="ditaoktaria" w:date="2015-06-12T10:19:00Z">
          <w:pPr>
            <w:pStyle w:val="Heading5"/>
            <w:numPr>
              <w:numId w:val="55"/>
            </w:numPr>
            <w:ind w:left="720" w:hanging="720"/>
          </w:pPr>
        </w:pPrChange>
      </w:pPr>
      <w:ins w:id="2378" w:author="ditaoktaria" w:date="2015-06-22T08:39:00Z">
        <w:r>
          <w:t xml:space="preserve">Setiap kali pengguna </w:t>
        </w:r>
      </w:ins>
      <w:ins w:id="2379" w:author="ditaoktaria" w:date="2015-06-22T08:44:00Z">
        <w:r w:rsidR="00BF1FB8">
          <w:t>menjalankan aplikasi</w:t>
        </w:r>
      </w:ins>
      <w:ins w:id="2380" w:author="ditaoktaria" w:date="2015-06-22T08:39:00Z">
        <w:r>
          <w:t xml:space="preserve">, aplikasi akan </w:t>
        </w:r>
      </w:ins>
      <w:ins w:id="2381" w:author="ditaoktaria" w:date="2015-06-22T08:45:00Z">
        <w:r w:rsidR="00BF1FB8">
          <w:t>mengambil data pada file JSON kemb</w:t>
        </w:r>
      </w:ins>
      <w:ins w:id="2382" w:author="ditaoktaria" w:date="2015-06-22T08:46:00Z">
        <w:r w:rsidR="00BF1FB8">
          <w:t>a</w:t>
        </w:r>
      </w:ins>
      <w:ins w:id="2383" w:author="ditaoktaria" w:date="2015-06-22T08:45:00Z">
        <w:r w:rsidR="00BF1FB8">
          <w:t>lian dari</w:t>
        </w:r>
      </w:ins>
      <w:ins w:id="2384" w:author="ditaoktaria" w:date="2015-06-22T08:46:00Z">
        <w:r w:rsidR="00BF1FB8">
          <w:t xml:space="preserve"> </w:t>
        </w:r>
        <w:r w:rsidR="00BF1FB8">
          <w:rPr>
            <w:i/>
          </w:rPr>
          <w:t xml:space="preserve">web service </w:t>
        </w:r>
        <w:r w:rsidR="00BF1FB8">
          <w:t>PTIIK</w:t>
        </w:r>
      </w:ins>
      <w:ins w:id="2385" w:author="ditaoktaria" w:date="2015-06-22T08:45:00Z">
        <w:r w:rsidR="00BF1FB8">
          <w:t xml:space="preserve"> </w:t>
        </w:r>
      </w:ins>
      <w:ins w:id="2386" w:author="ditaoktaria" w:date="2015-06-22T08:46:00Z">
        <w:r w:rsidR="00BF1FB8">
          <w:t xml:space="preserve">dan mengubahnya ke dalam bentuk array, kemudian aplikasi mengambil data tabel pengguna pada </w:t>
        </w:r>
        <w:r w:rsidR="00BF1FB8" w:rsidRPr="00BF1FB8">
          <w:rPr>
            <w:i/>
            <w:rPrChange w:id="2387" w:author="ditaoktaria" w:date="2015-06-22T08:47:00Z">
              <w:rPr>
                <w:b w:val="0"/>
              </w:rPr>
            </w:rPrChange>
          </w:rPr>
          <w:t>database</w:t>
        </w:r>
      </w:ins>
      <w:ins w:id="2388" w:author="ditaoktaria" w:date="2015-06-22T08:47:00Z">
        <w:r w:rsidR="00BF1FB8">
          <w:rPr>
            <w:i/>
          </w:rPr>
          <w:t xml:space="preserve"> </w:t>
        </w:r>
        <w:r w:rsidR="00BF1FB8">
          <w:t xml:space="preserve">kemudian menjadikannya ke dalam bentuk array. Aplikasi akan </w:t>
        </w:r>
      </w:ins>
      <w:ins w:id="2389" w:author="ditaoktaria" w:date="2015-06-22T08:39:00Z">
        <w:r>
          <w:t xml:space="preserve">melakukan pengecekan data </w:t>
        </w:r>
      </w:ins>
      <w:ins w:id="2390" w:author="ditaoktaria" w:date="2015-06-22T08:48:00Z">
        <w:r w:rsidR="00BF1FB8">
          <w:t>antara array hasil</w:t>
        </w:r>
      </w:ins>
      <w:ins w:id="2391" w:author="ditaoktaria" w:date="2015-06-22T08:39:00Z">
        <w:r>
          <w:t xml:space="preserve"> </w:t>
        </w:r>
      </w:ins>
      <w:ins w:id="2392" w:author="ditaoktaria" w:date="2015-06-22T08:48:00Z">
        <w:r w:rsidR="00BF1FB8">
          <w:t xml:space="preserve">dari </w:t>
        </w:r>
      </w:ins>
      <w:ins w:id="2393" w:author="ditaoktaria" w:date="2015-06-22T08:39:00Z">
        <w:r>
          <w:t xml:space="preserve">file JSON </w:t>
        </w:r>
      </w:ins>
      <w:ins w:id="2394" w:author="ditaoktaria" w:date="2015-06-22T08:48:00Z">
        <w:r w:rsidR="00BF1FB8">
          <w:t xml:space="preserve">PTIIK dengan array dari </w:t>
        </w:r>
        <w:r w:rsidR="00BF1FB8">
          <w:rPr>
            <w:i/>
          </w:rPr>
          <w:t>database</w:t>
        </w:r>
      </w:ins>
      <w:ins w:id="2395" w:author="ditaoktaria" w:date="2015-06-22T08:40:00Z">
        <w:r>
          <w:t xml:space="preserve"> melalui id dosen, apakah ada id dosen pada file JSON</w:t>
        </w:r>
      </w:ins>
      <w:ins w:id="2396" w:author="ditaoktaria" w:date="2015-06-22T08:41:00Z">
        <w:r>
          <w:t xml:space="preserve"> yang tidak termasuk di antara id yang terdapat pada </w:t>
        </w:r>
        <w:r w:rsidRPr="006A68AB">
          <w:rPr>
            <w:i/>
            <w:rPrChange w:id="2397" w:author="ditaoktaria" w:date="2015-06-22T08:43:00Z">
              <w:rPr>
                <w:b w:val="0"/>
              </w:rPr>
            </w:rPrChange>
          </w:rPr>
          <w:t>database</w:t>
        </w:r>
        <w:r>
          <w:t xml:space="preserve">, jika ada maka data baru tersebut akan dimasukkan ke </w:t>
        </w:r>
      </w:ins>
      <w:ins w:id="2398" w:author="ditaoktaria" w:date="2015-06-22T08:43:00Z">
        <w:r>
          <w:t xml:space="preserve">dalam </w:t>
        </w:r>
        <w:r>
          <w:rPr>
            <w:i/>
          </w:rPr>
          <w:t>database</w:t>
        </w:r>
      </w:ins>
      <w:ins w:id="2399" w:author="ditaoktaria" w:date="2015-06-22T08:44:00Z">
        <w:r>
          <w:t xml:space="preserve">. </w:t>
        </w:r>
      </w:ins>
    </w:p>
    <w:p w14:paraId="661C63A9" w14:textId="5333F618" w:rsidR="00EC7428" w:rsidRDefault="00EC7428">
      <w:pPr>
        <w:rPr>
          <w:ins w:id="2400" w:author="ditaoktaria oktaria" w:date="2015-07-14T14:42:00Z"/>
        </w:rPr>
        <w:pPrChange w:id="2401" w:author="ditaoktaria" w:date="2015-06-12T10:19:00Z">
          <w:pPr>
            <w:pStyle w:val="Heading5"/>
            <w:numPr>
              <w:numId w:val="55"/>
            </w:numPr>
            <w:ind w:left="720" w:hanging="720"/>
          </w:pPr>
        </w:pPrChange>
      </w:pPr>
      <w:ins w:id="2402" w:author="ditaoktaria" w:date="2015-06-22T09:00:00Z">
        <w:r>
          <w:t>Selanjutny</w:t>
        </w:r>
        <w:r w:rsidR="000F5E47">
          <w:t>a</w:t>
        </w:r>
      </w:ins>
      <w:ins w:id="2403" w:author="ditaoktaria" w:date="2015-06-22T13:09:00Z">
        <w:r w:rsidR="00AC08EF">
          <w:t xml:space="preserve"> </w:t>
        </w:r>
      </w:ins>
      <w:ins w:id="2404" w:author="ditaoktaria" w:date="2015-06-22T09:00:00Z">
        <w:r>
          <w:t xml:space="preserve">komunikasi </w:t>
        </w:r>
        <w:r w:rsidR="00A504BE">
          <w:t xml:space="preserve">ketika </w:t>
        </w:r>
      </w:ins>
      <w:ins w:id="2405" w:author="ditaoktaria" w:date="2015-06-22T10:30:00Z">
        <w:r w:rsidR="00A504BE">
          <w:t>pengguna meminta data</w:t>
        </w:r>
      </w:ins>
      <w:ins w:id="2406" w:author="ditaoktaria" w:date="2015-06-22T13:09:00Z">
        <w:r w:rsidR="00F05CE1">
          <w:t xml:space="preserve"> ditunjukkan oleh Gambar 4.5</w:t>
        </w:r>
      </w:ins>
      <w:ins w:id="2407" w:author="ditaoktaria" w:date="2015-06-22T10:30:00Z">
        <w:r w:rsidR="00A504BE">
          <w:t xml:space="preserve">. </w:t>
        </w:r>
      </w:ins>
      <w:ins w:id="2408" w:author="ditaoktaria" w:date="2015-06-22T10:32:00Z">
        <w:r w:rsidR="00A504BE">
          <w:t xml:space="preserve">Setalah pengguna memasukkan </w:t>
        </w:r>
      </w:ins>
      <w:ins w:id="2409" w:author="ditaoktaria" w:date="2015-06-22T10:33:00Z">
        <w:r w:rsidR="00A504BE">
          <w:rPr>
            <w:i/>
          </w:rPr>
          <w:t xml:space="preserve">username </w:t>
        </w:r>
        <w:r w:rsidR="00A504BE">
          <w:t xml:space="preserve">dan </w:t>
        </w:r>
        <w:r w:rsidR="00A504BE">
          <w:rPr>
            <w:i/>
          </w:rPr>
          <w:t>password</w:t>
        </w:r>
      </w:ins>
      <w:ins w:id="2410" w:author="ditaoktaria" w:date="2015-06-22T13:09:00Z">
        <w:r w:rsidR="000F5E47">
          <w:rPr>
            <w:i/>
          </w:rPr>
          <w:t xml:space="preserve"> </w:t>
        </w:r>
        <w:r w:rsidR="000F5E47">
          <w:t xml:space="preserve">untuk melakukan </w:t>
        </w:r>
        <w:r w:rsidR="000F5E47">
          <w:rPr>
            <w:i/>
          </w:rPr>
          <w:t>login</w:t>
        </w:r>
      </w:ins>
      <w:ins w:id="2411" w:author="ditaoktaria" w:date="2015-06-22T10:33:00Z">
        <w:r w:rsidR="00A504BE">
          <w:t xml:space="preserve">, sebuah </w:t>
        </w:r>
        <w:r w:rsidR="00A504BE">
          <w:rPr>
            <w:i/>
          </w:rPr>
          <w:t xml:space="preserve">script </w:t>
        </w:r>
        <w:r w:rsidR="00A504BE">
          <w:t xml:space="preserve">PHP </w:t>
        </w:r>
      </w:ins>
      <w:ins w:id="2412" w:author="ditaoktaria" w:date="2015-06-22T10:36:00Z">
        <w:r w:rsidR="00D71013">
          <w:t xml:space="preserve">akan mencocokkan data yang dimasukkan dengan atribut </w:t>
        </w:r>
        <w:r w:rsidR="00D71013">
          <w:rPr>
            <w:i/>
          </w:rPr>
          <w:t xml:space="preserve">username </w:t>
        </w:r>
        <w:r w:rsidR="00D71013">
          <w:t xml:space="preserve">dan </w:t>
        </w:r>
        <w:r w:rsidR="00D71013">
          <w:rPr>
            <w:i/>
          </w:rPr>
          <w:t xml:space="preserve">password </w:t>
        </w:r>
        <w:r w:rsidR="00D71013">
          <w:t xml:space="preserve">yang terdapat </w:t>
        </w:r>
      </w:ins>
      <w:ins w:id="2413" w:author="ditaoktaria" w:date="2015-06-22T10:41:00Z">
        <w:r w:rsidR="00D71013">
          <w:t xml:space="preserve">pada tabel </w:t>
        </w:r>
        <w:r w:rsidR="00D71013">
          <w:rPr>
            <w:i/>
          </w:rPr>
          <w:t xml:space="preserve">user </w:t>
        </w:r>
      </w:ins>
      <w:ins w:id="2414" w:author="ditaoktaria" w:date="2015-06-22T10:36:00Z">
        <w:r w:rsidR="00D71013">
          <w:t xml:space="preserve">di dalam </w:t>
        </w:r>
      </w:ins>
      <w:ins w:id="2415" w:author="ditaoktaria" w:date="2015-06-22T10:37:00Z">
        <w:r w:rsidR="00D71013">
          <w:rPr>
            <w:i/>
          </w:rPr>
          <w:t>database.</w:t>
        </w:r>
      </w:ins>
      <w:ins w:id="2416" w:author="ditaoktaria" w:date="2015-06-22T10:38:00Z">
        <w:r w:rsidR="00D71013">
          <w:t xml:space="preserve"> Setelah </w:t>
        </w:r>
      </w:ins>
      <w:ins w:id="2417" w:author="ditaoktaria" w:date="2015-06-22T10:41:00Z">
        <w:r w:rsidR="00D71013">
          <w:t xml:space="preserve">itu didapatkan </w:t>
        </w:r>
      </w:ins>
      <w:ins w:id="2418" w:author="ditaoktaria" w:date="2015-06-22T10:44:00Z">
        <w:r w:rsidR="00D71013">
          <w:rPr>
            <w:i/>
          </w:rPr>
          <w:t xml:space="preserve">username </w:t>
        </w:r>
        <w:r w:rsidR="00D71013">
          <w:t xml:space="preserve">dan </w:t>
        </w:r>
        <w:r w:rsidR="00D71013">
          <w:rPr>
            <w:i/>
          </w:rPr>
          <w:t xml:space="preserve">password </w:t>
        </w:r>
        <w:r w:rsidR="00D71013">
          <w:t>yang cocok, k</w:t>
        </w:r>
      </w:ins>
      <w:ins w:id="2419" w:author="ditaoktaria" w:date="2015-06-22T10:38:00Z">
        <w:r w:rsidR="00D71013">
          <w:t xml:space="preserve">emudian akan diambil atribut id </w:t>
        </w:r>
      </w:ins>
      <w:ins w:id="2420" w:author="ditaoktaria" w:date="2015-06-22T10:52:00Z">
        <w:r w:rsidR="00D101E8">
          <w:t>pengg</w:t>
        </w:r>
      </w:ins>
      <w:ins w:id="2421" w:author="ditaoktaria" w:date="2015-06-22T10:53:00Z">
        <w:r w:rsidR="00D101E8">
          <w:t xml:space="preserve">una </w:t>
        </w:r>
      </w:ins>
      <w:ins w:id="2422" w:author="ditaoktaria" w:date="2015-06-22T10:38:00Z">
        <w:r w:rsidR="00D71013">
          <w:t>dari</w:t>
        </w:r>
        <w:r w:rsidR="00D101E8">
          <w:t xml:space="preserve"> </w:t>
        </w:r>
      </w:ins>
      <w:ins w:id="2423" w:author="ditaoktaria" w:date="2015-06-22T10:48:00Z">
        <w:r w:rsidR="00D101E8">
          <w:rPr>
            <w:i/>
          </w:rPr>
          <w:t xml:space="preserve">username </w:t>
        </w:r>
        <w:r w:rsidR="00D101E8">
          <w:t>tersebut</w:t>
        </w:r>
      </w:ins>
      <w:ins w:id="2424" w:author="ditaoktaria" w:date="2015-06-22T10:49:00Z">
        <w:r w:rsidR="00D101E8">
          <w:t xml:space="preserve">. </w:t>
        </w:r>
      </w:ins>
      <w:ins w:id="2425" w:author="ditaoktaria" w:date="2015-06-22T10:54:00Z">
        <w:r w:rsidR="00CA44C5">
          <w:t xml:space="preserve">Kemudian </w:t>
        </w:r>
      </w:ins>
      <w:ins w:id="2426" w:author="ditaoktaria" w:date="2015-06-22T10:58:00Z">
        <w:r w:rsidR="00CA44C5">
          <w:t>id pengguna tersebut akan dicocokan dengan id yang terdapat pada</w:t>
        </w:r>
      </w:ins>
      <w:ins w:id="2427" w:author="ditaoktaria" w:date="2015-06-22T11:00:00Z">
        <w:r w:rsidR="008707C8">
          <w:t xml:space="preserve"> </w:t>
        </w:r>
        <w:r w:rsidR="008707C8" w:rsidRPr="008707C8">
          <w:rPr>
            <w:i/>
            <w:rPrChange w:id="2428" w:author="ditaoktaria" w:date="2015-06-22T11:05:00Z">
              <w:rPr>
                <w:b w:val="0"/>
              </w:rPr>
            </w:rPrChange>
          </w:rPr>
          <w:t>web service</w:t>
        </w:r>
        <w:r w:rsidR="008707C8">
          <w:t xml:space="preserve"> PTIIK</w:t>
        </w:r>
      </w:ins>
      <w:ins w:id="2429" w:author="ditaoktaria" w:date="2015-06-22T11:05:00Z">
        <w:r w:rsidR="008707C8">
          <w:t xml:space="preserve"> untuk mendapatkan kode mata kuliah yang diampu oleh pengguna tersebut. Kode mata kuliah tersebut kemudian dicocokkan dengan kode mata kuliah yang terdapat</w:t>
        </w:r>
      </w:ins>
      <w:ins w:id="2430" w:author="ditaoktaria" w:date="2015-06-22T12:36:00Z">
        <w:r w:rsidR="00AE5FAF">
          <w:t xml:space="preserve"> pada tabel </w:t>
        </w:r>
        <w:r w:rsidR="00AE5FAF" w:rsidRPr="00AE5FAF">
          <w:rPr>
            <w:i/>
            <w:rPrChange w:id="2431" w:author="ditaoktaria" w:date="2015-06-22T12:37:00Z">
              <w:rPr>
                <w:b w:val="0"/>
              </w:rPr>
            </w:rPrChange>
          </w:rPr>
          <w:t>Materials</w:t>
        </w:r>
      </w:ins>
      <w:ins w:id="2432" w:author="ditaoktaria" w:date="2015-06-22T11:05:00Z">
        <w:r w:rsidR="008707C8">
          <w:t xml:space="preserve"> di dalam </w:t>
        </w:r>
        <w:r w:rsidR="008707C8" w:rsidRPr="00FB1F57">
          <w:rPr>
            <w:i/>
            <w:rPrChange w:id="2433" w:author="ditaoktaria" w:date="2015-06-22T12:41:00Z">
              <w:rPr>
                <w:b w:val="0"/>
              </w:rPr>
            </w:rPrChange>
          </w:rPr>
          <w:t>database</w:t>
        </w:r>
      </w:ins>
      <w:ins w:id="2434" w:author="ditaoktaria" w:date="2015-06-22T12:54:00Z">
        <w:r w:rsidR="001E494B">
          <w:t>, sehingga</w:t>
        </w:r>
      </w:ins>
      <w:ins w:id="2435" w:author="ditaoktaria" w:date="2015-06-22T12:58:00Z">
        <w:r w:rsidR="001E494B">
          <w:t xml:space="preserve"> bisa didapat </w:t>
        </w:r>
      </w:ins>
      <w:ins w:id="2436" w:author="ditaoktaria" w:date="2015-06-22T12:54:00Z">
        <w:r w:rsidR="001E494B">
          <w:t xml:space="preserve">data materi-materi </w:t>
        </w:r>
      </w:ins>
      <w:ins w:id="2437" w:author="ditaoktaria" w:date="2015-06-22T12:58:00Z">
        <w:r w:rsidR="001E494B">
          <w:t>yang dimiliki oleh mata kuliah tersebut.</w:t>
        </w:r>
      </w:ins>
      <w:ins w:id="2438" w:author="ditaoktaria" w:date="2015-06-22T12:59:00Z">
        <w:r w:rsidR="001E494B">
          <w:t xml:space="preserve"> Kemudian data yang telah didapatkan diubah ke dalam bentuk JSON untuk diberikan kepada aplikasi </w:t>
        </w:r>
        <w:r w:rsidR="001E494B">
          <w:rPr>
            <w:i/>
          </w:rPr>
          <w:t>client</w:t>
        </w:r>
        <w:r w:rsidR="001E494B">
          <w:t xml:space="preserve">. </w:t>
        </w:r>
      </w:ins>
      <w:ins w:id="2439" w:author="ditaoktaria" w:date="2015-06-22T13:00:00Z">
        <w:r w:rsidR="001E494B">
          <w:t xml:space="preserve">Pada aplikasi </w:t>
        </w:r>
        <w:r w:rsidR="001E494B">
          <w:rPr>
            <w:i/>
          </w:rPr>
          <w:t>client</w:t>
        </w:r>
      </w:ins>
      <w:ins w:id="2440" w:author="ditaoktaria" w:date="2015-06-22T13:01:00Z">
        <w:r w:rsidR="001E494B">
          <w:t xml:space="preserve">, data ditampilkan kepada pengguna dalam bentuk </w:t>
        </w:r>
        <w:r w:rsidR="001E494B">
          <w:rPr>
            <w:i/>
          </w:rPr>
          <w:t xml:space="preserve">list </w:t>
        </w:r>
        <w:r w:rsidR="001E494B">
          <w:t>dengan menggunakan bantuan dari kelas ListView. Sebuah adapter akan melakukan komunikasi dengan server untuk mendapatkan data</w:t>
        </w:r>
      </w:ins>
      <w:ins w:id="2441" w:author="ditaoktaria" w:date="2015-06-22T13:05:00Z">
        <w:r w:rsidR="00AC08EF">
          <w:t xml:space="preserve"> JSON</w:t>
        </w:r>
      </w:ins>
      <w:ins w:id="2442" w:author="ditaoktaria" w:date="2015-06-22T13:01:00Z">
        <w:r w:rsidR="001E494B">
          <w:t>, kemudian data tersebut diberikan kepada ListView untuk ditampilkan kepada pengguna.</w:t>
        </w:r>
      </w:ins>
    </w:p>
    <w:p w14:paraId="2801ECAA" w14:textId="77777777" w:rsidR="000C57AD" w:rsidRDefault="000C57AD" w:rsidP="000C57AD">
      <w:pPr>
        <w:pStyle w:val="Heading5"/>
        <w:numPr>
          <w:ilvl w:val="0"/>
          <w:numId w:val="55"/>
        </w:numPr>
        <w:ind w:left="720" w:hanging="720"/>
      </w:pPr>
      <w:moveToRangeStart w:id="2443" w:author="ditaoktaria oktaria" w:date="2015-07-14T14:42:00Z" w:name="move298504274"/>
      <w:moveTo w:id="2444" w:author="ditaoktaria oktaria" w:date="2015-07-14T14:42:00Z">
        <w:r>
          <w:t>Perancangan Pemutar Materi Kuliah</w:t>
        </w:r>
      </w:moveTo>
    </w:p>
    <w:p w14:paraId="6CE11118" w14:textId="520ACAAF" w:rsidR="000C57AD" w:rsidDel="003F08C5" w:rsidRDefault="000C57AD">
      <w:pPr>
        <w:ind w:firstLine="709"/>
        <w:rPr>
          <w:del w:id="2445" w:author="ditaoktaria oktaria" w:date="2015-07-14T14:42:00Z"/>
        </w:rPr>
        <w:pPrChange w:id="2446" w:author="ditaoktaria oktaria" w:date="2015-07-14T14:42:00Z">
          <w:pPr>
            <w:pStyle w:val="Heading5"/>
            <w:numPr>
              <w:numId w:val="55"/>
            </w:numPr>
            <w:ind w:left="720" w:hanging="720"/>
          </w:pPr>
        </w:pPrChange>
      </w:pPr>
      <w:moveTo w:id="2447" w:author="ditaoktaria oktaria" w:date="2015-07-14T14:42:00Z">
        <w:r>
          <w:t xml:space="preserve">Sistem ini dapat memutar presentasi dalam bentuk video dan PDF. Presentasi dengan bentuk video ditangani oleh Android API </w:t>
        </w:r>
        <w:r w:rsidRPr="00E5639E">
          <w:rPr>
            <w:i/>
          </w:rPr>
          <w:t>class</w:t>
        </w:r>
        <w:r>
          <w:t xml:space="preserve">, yaitu </w:t>
        </w:r>
        <w:r>
          <w:lastRenderedPageBreak/>
          <w:t xml:space="preserve">VideoView. Sedangkan untuk presentasi dalam bentuk PDF ditangani oleh PDF.js </w:t>
        </w:r>
        <w:r w:rsidRPr="00E5639E">
          <w:rPr>
            <w:i/>
          </w:rPr>
          <w:t>library</w:t>
        </w:r>
        <w:r>
          <w:t xml:space="preserve">. Perancangan pemutar materi kuliah ini ditunjukkan oleh Gambar 4.6. Dalam gambar tersebut ditunjukkan bahwa ketika pengguna memilih untuk memutar presentasi video, maka aplikasi akan memanggil kelas VideoView. </w:t>
        </w:r>
        <w:r w:rsidRPr="00E5639E">
          <w:rPr>
            <w:i/>
          </w:rPr>
          <w:t>File</w:t>
        </w:r>
        <w:r>
          <w:t xml:space="preserve"> video disimpan di suatu tempat di dalam </w:t>
        </w:r>
        <w:r w:rsidRPr="00962AE4">
          <w:rPr>
            <w:i/>
          </w:rPr>
          <w:t>server</w:t>
        </w:r>
        <w:r>
          <w:t xml:space="preserve">. Sehingga untuk mengatur video mana yang akan ditampilkan, kelas VideoView memiliki fungsi setVideoURI yang parameternya diisi dengan nilai String dari </w:t>
        </w:r>
        <w:r>
          <w:rPr>
            <w:i/>
          </w:rPr>
          <w:t xml:space="preserve">path </w:t>
        </w:r>
        <w:r>
          <w:t xml:space="preserve">dimana video tersebut disimpan di dalam server. Setelah </w:t>
        </w:r>
        <w:r>
          <w:rPr>
            <w:i/>
          </w:rPr>
          <w:t xml:space="preserve">path </w:t>
        </w:r>
        <w:r>
          <w:t>video diatur, video dapat ditampilkan dengan memanggil fungsi start dari kelas VideoView.</w:t>
        </w:r>
      </w:moveTo>
      <w:ins w:id="2448" w:author="ditaoktaria oktaria" w:date="2015-07-14T14:42:00Z">
        <w:del w:id="2449" w:author="ditaoktaria" w:date="2015-07-30T10:24:00Z">
          <w:r w:rsidDel="003F08C5">
            <w:delText xml:space="preserve"> </w:delText>
          </w:r>
        </w:del>
      </w:ins>
    </w:p>
    <w:moveToRangeEnd w:id="2443"/>
    <w:p w14:paraId="22810D43" w14:textId="4F1582DF" w:rsidR="000C57AD" w:rsidDel="003F08C5" w:rsidRDefault="000C57AD" w:rsidP="00F05CE1">
      <w:pPr>
        <w:keepNext/>
        <w:ind w:firstLine="0"/>
        <w:jc w:val="center"/>
        <w:rPr>
          <w:del w:id="2450" w:author="ditaoktaria" w:date="2015-07-30T10:27:00Z"/>
        </w:rPr>
      </w:pPr>
    </w:p>
    <w:p w14:paraId="11029FDD" w14:textId="77777777" w:rsidR="003F08C5" w:rsidRDefault="003F08C5">
      <w:pPr>
        <w:ind w:firstLine="709"/>
        <w:rPr>
          <w:ins w:id="2451" w:author="ditaoktaria" w:date="2015-07-30T10:24:00Z"/>
        </w:rPr>
        <w:pPrChange w:id="2452" w:author="ditaoktaria" w:date="2015-06-12T10:19:00Z">
          <w:pPr>
            <w:pStyle w:val="Heading5"/>
            <w:numPr>
              <w:numId w:val="55"/>
            </w:numPr>
            <w:ind w:left="720" w:hanging="720"/>
          </w:pPr>
        </w:pPrChange>
      </w:pPr>
    </w:p>
    <w:p w14:paraId="005749CA" w14:textId="4B0ED7B5" w:rsidR="004D2FAE" w:rsidRPr="00F05CE1" w:rsidDel="00566B6D" w:rsidRDefault="004B4B80">
      <w:pPr>
        <w:keepNext/>
        <w:ind w:firstLine="0"/>
        <w:jc w:val="center"/>
        <w:rPr>
          <w:ins w:id="2453" w:author="ditaoktaria oktaria" w:date="2015-06-09T17:43:00Z"/>
          <w:del w:id="2454" w:author="ditaoktaria" w:date="2015-06-22T13:25:00Z"/>
          <w:i/>
          <w:rPrChange w:id="2455" w:author="ditaoktaria" w:date="2015-07-06T10:25:00Z">
            <w:rPr>
              <w:ins w:id="2456" w:author="ditaoktaria oktaria" w:date="2015-06-09T17:43:00Z"/>
              <w:del w:id="2457" w:author="ditaoktaria" w:date="2015-06-22T13:25:00Z"/>
            </w:rPr>
          </w:rPrChange>
        </w:rPr>
        <w:pPrChange w:id="2458" w:author="ditaoktaria" w:date="2015-07-30T10:28:00Z">
          <w:pPr>
            <w:pStyle w:val="Caption"/>
          </w:pPr>
        </w:pPrChange>
      </w:pPr>
      <w:r>
        <w:rPr>
          <w:rStyle w:val="CommentReference"/>
        </w:rPr>
        <w:commentReference w:id="2459"/>
      </w:r>
      <w:ins w:id="2460" w:author="ditaoktaria" w:date="2015-07-30T10:28:00Z">
        <w:r w:rsidR="003F08C5" w:rsidRPr="004F0CD2">
          <w:rPr>
            <w:noProof/>
          </w:rPr>
          <mc:AlternateContent>
            <mc:Choice Requires="wps">
              <w:drawing>
                <wp:anchor distT="0" distB="0" distL="114300" distR="114300" simplePos="0" relativeHeight="251660288" behindDoc="0" locked="0" layoutInCell="1" allowOverlap="1" wp14:anchorId="4774991D" wp14:editId="5F22D7DB">
                  <wp:simplePos x="0" y="0"/>
                  <wp:positionH relativeFrom="column">
                    <wp:posOffset>53975</wp:posOffset>
                  </wp:positionH>
                  <wp:positionV relativeFrom="paragraph">
                    <wp:posOffset>5134610</wp:posOffset>
                  </wp:positionV>
                  <wp:extent cx="4839970" cy="302260"/>
                  <wp:effectExtent l="0" t="0" r="0" b="0"/>
                  <wp:wrapTight wrapText="bothSides">
                    <wp:wrapPolygon edited="0">
                      <wp:start x="0" y="0"/>
                      <wp:lineTo x="0" y="20571"/>
                      <wp:lineTo x="21538" y="20571"/>
                      <wp:lineTo x="2153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839970" cy="3022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8596BA" w14:textId="127E6738" w:rsidR="00BB1910" w:rsidRPr="003F08C5" w:rsidRDefault="00BB1910">
                              <w:pPr>
                                <w:pStyle w:val="Caption"/>
                                <w:rPr>
                                  <w:i/>
                                  <w:sz w:val="16"/>
                                  <w:szCs w:val="16"/>
                                  <w:rPrChange w:id="2461" w:author="ditaoktaria" w:date="2015-07-30T10:28:00Z">
                                    <w:rPr>
                                      <w:sz w:val="16"/>
                                      <w:szCs w:val="16"/>
                                    </w:rPr>
                                  </w:rPrChange>
                                </w:rPr>
                                <w:pPrChange w:id="2462" w:author="ditaoktaria" w:date="2015-07-30T10:28:00Z">
                                  <w:pPr/>
                                </w:pPrChange>
                              </w:pPr>
                              <w:ins w:id="2463" w:author="ditaoktaria" w:date="2015-07-30T10:28:00Z">
                                <w:r>
                                  <w:t xml:space="preserve">Gambar 4. </w:t>
                                </w:r>
                                <w:r>
                                  <w:fldChar w:fldCharType="begin"/>
                                </w:r>
                                <w:r>
                                  <w:instrText xml:space="preserve"> SEQ Gambar_4. \* ARABIC </w:instrText>
                                </w:r>
                              </w:ins>
                              <w:r>
                                <w:fldChar w:fldCharType="separate"/>
                              </w:r>
                              <w:ins w:id="2464" w:author="ditaoktaria" w:date="2015-07-30T10:28:00Z">
                                <w:r>
                                  <w:rPr>
                                    <w:noProof/>
                                  </w:rPr>
                                  <w:t>5</w:t>
                                </w:r>
                                <w:r>
                                  <w:fldChar w:fldCharType="end"/>
                                </w:r>
                                <w:r>
                                  <w:t xml:space="preserve"> </w:t>
                                </w:r>
                                <w:r>
                                  <w:rPr>
                                    <w:b w:val="0"/>
                                  </w:rPr>
                                  <w:t xml:space="preserve">Perancangan Komunikasi Data dengan </w:t>
                                </w:r>
                                <w:r>
                                  <w:rPr>
                                    <w:b w:val="0"/>
                                    <w:i/>
                                  </w:rPr>
                                  <w:t>Web Service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4.25pt;margin-top:404.3pt;width:381.1pt;height:2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" stroked="f">
                  <v:textbox style="mso-fit-shape-to-text:t" inset="0,0,0,0">
                    <w:txbxContent>
                      <w:p w14:paraId="5F8596BA" w14:textId="127E6738" w:rsidR="003F08C5" w:rsidRPr="003F08C5" w:rsidRDefault="003F08C5" w:rsidP="003F08C5">
                        <w:pPr>
                          <w:pStyle w:val="Caption"/>
                          <w:rPr>
                            <w:b w:val="0"/>
                            <w:i/>
                            <w:sz w:val="16"/>
                            <w:szCs w:val="16"/>
                            <w:rPrChange w:id="2428" w:author="ditaoktaria" w:date="2015-07-30T10:28:00Z">
                              <w:rPr>
                                <w:sz w:val="16"/>
                                <w:szCs w:val="16"/>
                              </w:rPr>
                            </w:rPrChange>
                          </w:rPr>
                          <w:pPrChange w:id="2429" w:author="ditaoktaria" w:date="2015-07-30T10:28:00Z">
                            <w:pPr/>
                          </w:pPrChange>
                        </w:pPr>
                        <w:ins w:id="2430" w:author="ditaoktaria" w:date="2015-07-30T10:28:00Z">
                          <w:r>
                            <w:t xml:space="preserve">Gambar 4. </w:t>
                          </w:r>
                          <w:r>
                            <w:fldChar w:fldCharType="begin"/>
                          </w:r>
                          <w:r>
                            <w:instrText xml:space="preserve"> SEQ Gambar_4. \* ARABIC </w:instrText>
                          </w:r>
                        </w:ins>
                        <w:r>
                          <w:fldChar w:fldCharType="separate"/>
                        </w:r>
                        <w:ins w:id="2431" w:author="ditaoktaria" w:date="2015-07-30T10:28:00Z">
                          <w:r>
                            <w:rPr>
                              <w:noProof/>
                            </w:rPr>
                            <w:t>5</w:t>
                          </w:r>
                          <w:r>
                            <w:fldChar w:fldCharType="end"/>
                          </w:r>
                          <w:r>
                            <w:t xml:space="preserve"> </w:t>
                          </w:r>
                          <w:r>
                            <w:rPr>
                              <w:b w:val="0"/>
                            </w:rPr>
                            <w:t xml:space="preserve">Perancangan Komunikasi Data dengan </w:t>
                          </w:r>
                          <w:r>
                            <w:rPr>
                              <w:b w:val="0"/>
                              <w:i/>
                            </w:rPr>
                            <w:t>Web Service</w:t>
                          </w:r>
                        </w:ins>
                      </w:p>
                    </w:txbxContent>
                  </v:textbox>
                  <w10:wrap type="tight"/>
                </v:shape>
              </w:pict>
            </mc:Fallback>
          </mc:AlternateContent>
        </w:r>
      </w:ins>
      <w:ins w:id="2465" w:author="ditaoktaria" w:date="2015-06-15T11:32:00Z">
        <w:r w:rsidR="00C26EFF" w:rsidRPr="00B375CE">
          <w:rPr>
            <w:noProof/>
            <w:rPrChange w:id="2466" w:author="Unknown">
              <w:rPr>
                <w:b w:val="0"/>
                <w:iCs w:val="0"/>
                <w:noProof/>
              </w:rPr>
            </w:rPrChange>
          </w:rPr>
          <w:drawing>
            <wp:anchor distT="0" distB="0" distL="114300" distR="114300" simplePos="0" relativeHeight="251658240" behindDoc="0" locked="0" layoutInCell="1" allowOverlap="1" wp14:anchorId="2CBBA552" wp14:editId="04D087DE">
              <wp:simplePos x="0" y="0"/>
              <wp:positionH relativeFrom="column">
                <wp:posOffset>53975</wp:posOffset>
              </wp:positionH>
              <wp:positionV relativeFrom="paragraph">
                <wp:posOffset>0</wp:posOffset>
              </wp:positionV>
              <wp:extent cx="4839970" cy="5077460"/>
              <wp:effectExtent l="0" t="0" r="11430" b="2540"/>
              <wp:wrapTight wrapText="bothSides">
                <wp:wrapPolygon edited="0">
                  <wp:start x="0" y="0"/>
                  <wp:lineTo x="0" y="21503"/>
                  <wp:lineTo x="21538" y="2150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5 at 11.30.53 AM.png"/>
                      <pic:cNvPicPr/>
                    </pic:nvPicPr>
                    <pic:blipFill>
                      <a:blip r:embed="rId36">
                        <a:extLst>
                          <a:ext uri="{28A0092B-C50C-407E-A947-70E740481C1C}">
                            <a14:useLocalDpi xmlns:a14="http://schemas.microsoft.com/office/drawing/2010/main" val="0"/>
                          </a:ext>
                        </a:extLst>
                      </a:blip>
                      <a:stretch>
                        <a:fillRect/>
                      </a:stretch>
                    </pic:blipFill>
                    <pic:spPr>
                      <a:xfrm>
                        <a:off x="0" y="0"/>
                        <a:ext cx="4839970" cy="5077460"/>
                      </a:xfrm>
                      <a:prstGeom prst="rect">
                        <a:avLst/>
                      </a:prstGeom>
                    </pic:spPr>
                  </pic:pic>
                </a:graphicData>
              </a:graphic>
              <wp14:sizeRelH relativeFrom="page">
                <wp14:pctWidth>0</wp14:pctWidth>
              </wp14:sizeRelH>
              <wp14:sizeRelV relativeFrom="page">
                <wp14:pctHeight>0</wp14:pctHeight>
              </wp14:sizeRelV>
            </wp:anchor>
          </w:drawing>
        </w:r>
      </w:ins>
    </w:p>
    <w:p w14:paraId="70EAB330" w14:textId="7143CB4F" w:rsidR="0025360B" w:rsidDel="002B1B92" w:rsidRDefault="0025360B">
      <w:pPr>
        <w:rPr>
          <w:ins w:id="2467" w:author="ditaoktaria oktaria" w:date="2015-06-09T17:43:00Z"/>
          <w:del w:id="2468" w:author="ditaoktaria" w:date="2015-06-16T09:02:00Z"/>
        </w:rPr>
        <w:pPrChange w:id="2469" w:author="ditaoktaria" w:date="2015-07-30T10:28:00Z">
          <w:pPr>
            <w:pStyle w:val="Heading5"/>
            <w:numPr>
              <w:numId w:val="55"/>
            </w:numPr>
            <w:ind w:left="720" w:hanging="720"/>
          </w:pPr>
        </w:pPrChange>
      </w:pPr>
    </w:p>
    <w:p w14:paraId="76E93CE8" w14:textId="50DB80EC" w:rsidR="0025360B" w:rsidDel="002B1B92" w:rsidRDefault="0025360B">
      <w:pPr>
        <w:rPr>
          <w:ins w:id="2470" w:author="ditaoktaria oktaria" w:date="2015-06-09T17:43:00Z"/>
          <w:del w:id="2471" w:author="ditaoktaria" w:date="2015-06-16T09:02:00Z"/>
        </w:rPr>
        <w:pPrChange w:id="2472" w:author="ditaoktaria" w:date="2015-07-30T10:28:00Z">
          <w:pPr>
            <w:pStyle w:val="Heading5"/>
            <w:numPr>
              <w:numId w:val="55"/>
            </w:numPr>
            <w:ind w:left="720" w:hanging="720"/>
          </w:pPr>
        </w:pPrChange>
      </w:pPr>
    </w:p>
    <w:p w14:paraId="65CCAD7B" w14:textId="0FEDB4E1" w:rsidR="0025360B" w:rsidDel="002B1B92" w:rsidRDefault="0025360B">
      <w:pPr>
        <w:rPr>
          <w:ins w:id="2473" w:author="ditaoktaria oktaria" w:date="2015-06-09T17:43:00Z"/>
          <w:del w:id="2474" w:author="ditaoktaria" w:date="2015-06-16T09:02:00Z"/>
        </w:rPr>
        <w:pPrChange w:id="2475" w:author="ditaoktaria" w:date="2015-07-30T10:28:00Z">
          <w:pPr>
            <w:pStyle w:val="Heading5"/>
            <w:numPr>
              <w:numId w:val="55"/>
            </w:numPr>
            <w:ind w:left="720" w:hanging="720"/>
          </w:pPr>
        </w:pPrChange>
      </w:pPr>
    </w:p>
    <w:p w14:paraId="7828324E" w14:textId="41A54FA9" w:rsidR="0025360B" w:rsidDel="00566B6D" w:rsidRDefault="0025360B">
      <w:pPr>
        <w:rPr>
          <w:ins w:id="2476" w:author="ditaoktaria oktaria" w:date="2015-06-09T17:43:00Z"/>
          <w:del w:id="2477" w:author="ditaoktaria" w:date="2015-06-22T13:25:00Z"/>
        </w:rPr>
        <w:pPrChange w:id="2478" w:author="ditaoktaria" w:date="2015-07-30T10:28:00Z">
          <w:pPr>
            <w:pStyle w:val="Heading5"/>
            <w:numPr>
              <w:numId w:val="55"/>
            </w:numPr>
            <w:ind w:left="720" w:hanging="720"/>
          </w:pPr>
        </w:pPrChange>
      </w:pPr>
    </w:p>
    <w:p w14:paraId="7D0E3ECE" w14:textId="074A8CDE" w:rsidR="00E85959" w:rsidRPr="00C27B22" w:rsidRDefault="003F08C5">
      <w:pPr>
        <w:rPr>
          <w:ins w:id="2479" w:author="ditaoktaria" w:date="2015-06-15T14:25:00Z"/>
        </w:rPr>
        <w:pPrChange w:id="2480" w:author="ditaoktaria" w:date="2015-06-06T19:40:00Z">
          <w:pPr>
            <w:pStyle w:val="Heading5"/>
            <w:numPr>
              <w:numId w:val="55"/>
            </w:numPr>
            <w:ind w:left="720" w:hanging="720"/>
          </w:pPr>
        </w:pPrChange>
      </w:pPr>
      <w:ins w:id="2481" w:author="ditaoktaria" w:date="2015-07-30T10:27:00Z">
        <w:r>
          <w:t xml:space="preserve">Sedangkan jika pengguna memilih untuk memutar presentasi PDF, maka aplikasi akan membutuhkan </w:t>
        </w:r>
        <w:r>
          <w:rPr>
            <w:i/>
          </w:rPr>
          <w:t xml:space="preserve">library </w:t>
        </w:r>
        <w:r>
          <w:t xml:space="preserve">PDF.js. Namun PDF.js merupakan </w:t>
        </w:r>
        <w:r>
          <w:rPr>
            <w:i/>
          </w:rPr>
          <w:t xml:space="preserve">library </w:t>
        </w:r>
        <w:r>
          <w:lastRenderedPageBreak/>
          <w:t xml:space="preserve">yang berjalan pada lingkungan </w:t>
        </w:r>
        <w:r>
          <w:rPr>
            <w:i/>
          </w:rPr>
          <w:t>website</w:t>
        </w:r>
        <w:r>
          <w:t xml:space="preserve">, sehingga tidak dapat langsung dipanggil di  oleh aplikasi. Untuk itu diperlukan WebView Android API </w:t>
        </w:r>
        <w:r>
          <w:rPr>
            <w:i/>
          </w:rPr>
          <w:t>class</w:t>
        </w:r>
        <w:r>
          <w:t xml:space="preserve">. WebView dapat menampilkan konten </w:t>
        </w:r>
        <w:r>
          <w:rPr>
            <w:i/>
          </w:rPr>
          <w:t xml:space="preserve">online </w:t>
        </w:r>
        <w:r>
          <w:t>sebuah halaman web. Maka, ketika pengguna memilih untuk memutar presentasi PDF, yang pertama kali dipanggil adalah kelas WebView, kemudian kelas WebView akan memanggil halaman tampilan PDF.js, dimana PDF.js akan memproses tampilan file PDF.</w:t>
        </w:r>
      </w:ins>
      <w:moveFromRangeStart w:id="2482" w:author="ditaoktaria oktaria" w:date="2015-07-14T14:42:00Z" w:name="move298504274"/>
      <w:moveFrom w:id="2483" w:author="ditaoktaria oktaria" w:date="2015-07-14T14:42:00Z">
        <w:ins w:id="2484" w:author="ditaoktaria" w:date="2015-06-15T11:43:00Z">
          <w:r w:rsidR="006555C2" w:rsidDel="000C57AD">
            <w:t xml:space="preserve">Sistem ini dapat memutar </w:t>
          </w:r>
        </w:ins>
        <w:ins w:id="2485" w:author="ditaoktaria" w:date="2015-06-15T13:45:00Z">
          <w:r w:rsidR="004072B3" w:rsidDel="000C57AD">
            <w:t>present</w:t>
          </w:r>
          <w:r w:rsidR="00FF4850" w:rsidDel="000C57AD">
            <w:t xml:space="preserve">asi dalam bentuk video dan PDF. </w:t>
          </w:r>
        </w:ins>
        <w:ins w:id="2486" w:author="ditaoktaria" w:date="2015-06-15T13:47:00Z">
          <w:r w:rsidR="005A7128" w:rsidDel="000C57AD">
            <w:t>Presentasi dengan bentuk video</w:t>
          </w:r>
        </w:ins>
        <w:ins w:id="2487" w:author="ditaoktaria" w:date="2015-06-15T11:45:00Z">
          <w:r w:rsidR="004072B3" w:rsidDel="000C57AD">
            <w:t xml:space="preserve"> ditangani oleh</w:t>
          </w:r>
        </w:ins>
        <w:ins w:id="2488" w:author="ditaoktaria" w:date="2015-06-15T11:46:00Z">
          <w:r w:rsidR="004072B3" w:rsidDel="000C57AD">
            <w:t xml:space="preserve"> Android API </w:t>
          </w:r>
          <w:r w:rsidR="004072B3" w:rsidRPr="005A7128" w:rsidDel="000C57AD">
            <w:rPr>
              <w:i/>
              <w:rPrChange w:id="2489" w:author="ditaoktaria" w:date="2015-06-15T13:47:00Z">
                <w:rPr/>
              </w:rPrChange>
            </w:rPr>
            <w:t>class</w:t>
          </w:r>
          <w:r w:rsidR="004072B3" w:rsidDel="000C57AD">
            <w:t>, yaitu</w:t>
          </w:r>
        </w:ins>
        <w:ins w:id="2490" w:author="ditaoktaria" w:date="2015-06-15T11:45:00Z">
          <w:r w:rsidR="006555C2" w:rsidDel="000C57AD">
            <w:t xml:space="preserve"> </w:t>
          </w:r>
        </w:ins>
        <w:ins w:id="2491" w:author="ditaoktaria" w:date="2015-06-15T13:39:00Z">
          <w:r w:rsidR="004072B3" w:rsidDel="000C57AD">
            <w:t>VideoView</w:t>
          </w:r>
        </w:ins>
        <w:ins w:id="2492" w:author="ditaoktaria" w:date="2015-06-15T13:43:00Z">
          <w:r w:rsidR="008F3E77" w:rsidDel="000C57AD">
            <w:t xml:space="preserve">. </w:t>
          </w:r>
        </w:ins>
        <w:ins w:id="2493" w:author="ditaoktaria" w:date="2015-06-15T13:48:00Z">
          <w:r w:rsidR="005A7128" w:rsidDel="000C57AD">
            <w:t>Sedangkan untuk presentasi dalam bentuk PDF ditangani oleh PDF</w:t>
          </w:r>
        </w:ins>
        <w:ins w:id="2494" w:author="ditaoktaria" w:date="2015-06-15T13:56:00Z">
          <w:r w:rsidR="004455F4" w:rsidDel="000C57AD">
            <w:t>.js</w:t>
          </w:r>
        </w:ins>
        <w:ins w:id="2495" w:author="ditaoktaria" w:date="2015-06-15T13:48:00Z">
          <w:r w:rsidR="004455F4" w:rsidDel="000C57AD">
            <w:t xml:space="preserve"> </w:t>
          </w:r>
          <w:r w:rsidR="004455F4" w:rsidRPr="004455F4" w:rsidDel="000C57AD">
            <w:rPr>
              <w:i/>
              <w:rPrChange w:id="2496" w:author="ditaoktaria" w:date="2015-06-15T13:59:00Z">
                <w:rPr/>
              </w:rPrChange>
            </w:rPr>
            <w:t>library</w:t>
          </w:r>
        </w:ins>
        <w:ins w:id="2497" w:author="ditaoktaria" w:date="2015-06-15T13:59:00Z">
          <w:r w:rsidR="004455F4" w:rsidDel="000C57AD">
            <w:t>.</w:t>
          </w:r>
        </w:ins>
        <w:ins w:id="2498" w:author="ditaoktaria" w:date="2015-06-15T14:00:00Z">
          <w:r w:rsidR="008F3E77" w:rsidDel="000C57AD">
            <w:t xml:space="preserve"> Perancangan pemutar materi kuliah ini dit</w:t>
          </w:r>
          <w:r w:rsidR="00494234" w:rsidDel="000C57AD">
            <w:t>unjukkan oleh Gambar 4.6</w:t>
          </w:r>
          <w:r w:rsidR="008F3E77" w:rsidDel="000C57AD">
            <w:t>.</w:t>
          </w:r>
        </w:ins>
        <w:ins w:id="2499" w:author="ditaoktaria" w:date="2015-06-15T14:04:00Z">
          <w:r w:rsidR="008F3E77" w:rsidDel="000C57AD">
            <w:t xml:space="preserve"> Dalam gambar tersebut ditunjukkan bahwa ketika pengguna memilih untuk memutar presentasi </w:t>
          </w:r>
        </w:ins>
        <w:ins w:id="2500" w:author="ditaoktaria" w:date="2015-06-15T14:06:00Z">
          <w:r w:rsidR="008F3E77" w:rsidDel="000C57AD">
            <w:t xml:space="preserve">video, maka aplikasi </w:t>
          </w:r>
          <w:r w:rsidR="00170003" w:rsidDel="000C57AD">
            <w:t xml:space="preserve">akan memanggil kelas VideoView. </w:t>
          </w:r>
        </w:ins>
        <w:ins w:id="2501" w:author="ditaoktaria" w:date="2015-06-15T14:21:00Z">
          <w:r w:rsidR="00962AE4" w:rsidRPr="00962AE4" w:rsidDel="000C57AD">
            <w:rPr>
              <w:i/>
              <w:rPrChange w:id="2502" w:author="ditaoktaria" w:date="2015-06-15T14:22:00Z">
                <w:rPr/>
              </w:rPrChange>
            </w:rPr>
            <w:t>File</w:t>
          </w:r>
          <w:r w:rsidR="00962AE4" w:rsidDel="000C57AD">
            <w:t xml:space="preserve"> video disimpan di suatu </w:t>
          </w:r>
        </w:ins>
        <w:ins w:id="2503" w:author="ditaoktaria" w:date="2015-06-15T14:22:00Z">
          <w:r w:rsidR="00962AE4" w:rsidDel="000C57AD">
            <w:t>tempat</w:t>
          </w:r>
        </w:ins>
        <w:ins w:id="2504" w:author="ditaoktaria" w:date="2015-06-15T14:21:00Z">
          <w:r w:rsidR="00962AE4" w:rsidDel="000C57AD">
            <w:t xml:space="preserve"> di dalam </w:t>
          </w:r>
        </w:ins>
        <w:ins w:id="2505" w:author="ditaoktaria" w:date="2015-06-15T14:22:00Z">
          <w:r w:rsidR="00962AE4" w:rsidRPr="00962AE4" w:rsidDel="000C57AD">
            <w:rPr>
              <w:i/>
            </w:rPr>
            <w:t>server</w:t>
          </w:r>
          <w:r w:rsidR="00962AE4" w:rsidDel="000C57AD">
            <w:t>. Sehingga untuk</w:t>
          </w:r>
        </w:ins>
        <w:ins w:id="2506" w:author="ditaoktaria" w:date="2015-06-15T14:18:00Z">
          <w:r w:rsidR="000A1A48" w:rsidDel="000C57AD">
            <w:t xml:space="preserve"> mengatur video mana yang akan ditampilkan, </w:t>
          </w:r>
        </w:ins>
        <w:ins w:id="2507" w:author="ditaoktaria" w:date="2015-06-15T14:19:00Z">
          <w:r w:rsidR="000A1A48" w:rsidDel="000C57AD">
            <w:t xml:space="preserve">kelas </w:t>
          </w:r>
        </w:ins>
        <w:ins w:id="2508" w:author="ditaoktaria" w:date="2015-06-15T14:18:00Z">
          <w:r w:rsidR="000A1A48" w:rsidDel="000C57AD">
            <w:t>VideoView memiliki fungsi</w:t>
          </w:r>
        </w:ins>
        <w:ins w:id="2509" w:author="ditaoktaria" w:date="2015-06-15T14:19:00Z">
          <w:r w:rsidR="000A1A48" w:rsidDel="000C57AD">
            <w:t xml:space="preserve"> setVideoURI</w:t>
          </w:r>
        </w:ins>
        <w:ins w:id="2510" w:author="ditaoktaria" w:date="2015-06-15T14:20:00Z">
          <w:r w:rsidR="000A1A48" w:rsidDel="000C57AD">
            <w:t xml:space="preserve"> yang</w:t>
          </w:r>
          <w:r w:rsidR="003615A5" w:rsidDel="000C57AD">
            <w:t xml:space="preserve"> parameternya diisi dengan nilai</w:t>
          </w:r>
          <w:r w:rsidR="000A1A48" w:rsidDel="000C57AD">
            <w:t xml:space="preserve"> </w:t>
          </w:r>
        </w:ins>
        <w:ins w:id="2511" w:author="ditaoktaria" w:date="2015-06-15T14:49:00Z">
          <w:r w:rsidR="003615A5" w:rsidDel="000C57AD">
            <w:t xml:space="preserve">String dari </w:t>
          </w:r>
        </w:ins>
        <w:ins w:id="2512" w:author="ditaoktaria" w:date="2015-06-15T14:20:00Z">
          <w:r w:rsidR="000A1A48" w:rsidDel="000C57AD">
            <w:rPr>
              <w:i/>
            </w:rPr>
            <w:t xml:space="preserve">path </w:t>
          </w:r>
          <w:r w:rsidR="000A1A48" w:rsidDel="000C57AD">
            <w:t>dimana video tersebut disimpan di dalam server</w:t>
          </w:r>
        </w:ins>
        <w:ins w:id="2513" w:author="ditaoktaria" w:date="2015-06-15T14:19:00Z">
          <w:r w:rsidR="000A1A48" w:rsidDel="000C57AD">
            <w:t xml:space="preserve">. </w:t>
          </w:r>
        </w:ins>
        <w:ins w:id="2514" w:author="ditaoktaria" w:date="2015-06-15T14:23:00Z">
          <w:r w:rsidR="00B42E7D" w:rsidDel="000C57AD">
            <w:t xml:space="preserve">Setelah </w:t>
          </w:r>
        </w:ins>
        <w:ins w:id="2515" w:author="ditaoktaria" w:date="2015-06-15T14:24:00Z">
          <w:r w:rsidR="00B42E7D" w:rsidDel="000C57AD">
            <w:rPr>
              <w:i/>
            </w:rPr>
            <w:t xml:space="preserve">path </w:t>
          </w:r>
          <w:r w:rsidR="00B42E7D" w:rsidDel="000C57AD">
            <w:t>video diatur, video dapat ditampilkan dengan memanggil fungsi start dari kelas VideoView.</w:t>
          </w:r>
        </w:ins>
      </w:moveFrom>
      <w:moveFromRangeEnd w:id="2482"/>
    </w:p>
    <w:p w14:paraId="22246789" w14:textId="77777777" w:rsidR="007B7EAA" w:rsidRPr="00B42E7D" w:rsidRDefault="007B7EAA">
      <w:pPr>
        <w:rPr>
          <w:ins w:id="2516" w:author="ditaoktaria" w:date="2015-06-06T20:54:00Z"/>
        </w:rPr>
        <w:pPrChange w:id="2517" w:author="ditaoktaria" w:date="2015-06-06T19:40:00Z">
          <w:pPr>
            <w:pStyle w:val="Heading5"/>
            <w:numPr>
              <w:numId w:val="55"/>
            </w:numPr>
            <w:ind w:left="720" w:hanging="720"/>
          </w:pPr>
        </w:pPrChange>
      </w:pPr>
    </w:p>
    <w:p w14:paraId="2AC1B573" w14:textId="77777777" w:rsidR="00F05CE1" w:rsidRDefault="00683CB3">
      <w:pPr>
        <w:keepNext/>
        <w:ind w:firstLine="0"/>
        <w:jc w:val="center"/>
        <w:rPr>
          <w:ins w:id="2518" w:author="ditaoktaria" w:date="2015-07-06T10:25:00Z"/>
        </w:rPr>
        <w:pPrChange w:id="2519" w:author="ditaoktaria" w:date="2015-07-06T10:25:00Z">
          <w:pPr>
            <w:ind w:firstLine="0"/>
            <w:jc w:val="center"/>
          </w:pPr>
        </w:pPrChange>
      </w:pPr>
      <w:commentRangeStart w:id="2520"/>
      <w:ins w:id="2521" w:author="ditaoktaria" w:date="2015-06-09T20:23:00Z">
        <w:r w:rsidRPr="00C27B22">
          <w:rPr>
            <w:noProof/>
          </w:rPr>
          <w:drawing>
            <wp:inline distT="0" distB="0" distL="0" distR="0" wp14:anchorId="5AB95660" wp14:editId="370BF9E3">
              <wp:extent cx="4602997" cy="30332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9 at 8.21.08 PM.png"/>
                      <pic:cNvPicPr/>
                    </pic:nvPicPr>
                    <pic:blipFill>
                      <a:blip r:embed="rId37">
                        <a:extLst>
                          <a:ext uri="{28A0092B-C50C-407E-A947-70E740481C1C}">
                            <a14:useLocalDpi xmlns:a14="http://schemas.microsoft.com/office/drawing/2010/main" val="0"/>
                          </a:ext>
                        </a:extLst>
                      </a:blip>
                      <a:stretch>
                        <a:fillRect/>
                      </a:stretch>
                    </pic:blipFill>
                    <pic:spPr>
                      <a:xfrm>
                        <a:off x="0" y="0"/>
                        <a:ext cx="4602997" cy="3033257"/>
                      </a:xfrm>
                      <a:prstGeom prst="rect">
                        <a:avLst/>
                      </a:prstGeom>
                    </pic:spPr>
                  </pic:pic>
                </a:graphicData>
              </a:graphic>
            </wp:inline>
          </w:drawing>
        </w:r>
      </w:ins>
      <w:commentRangeEnd w:id="2520"/>
      <w:r w:rsidR="00186F7D">
        <w:rPr>
          <w:rStyle w:val="CommentReference"/>
        </w:rPr>
        <w:commentReference w:id="2520"/>
      </w:r>
    </w:p>
    <w:p w14:paraId="665795DD" w14:textId="5ED94F03" w:rsidR="008F3E77" w:rsidRPr="00ED5836" w:rsidRDefault="00F05CE1" w:rsidP="006550CB">
      <w:pPr>
        <w:pStyle w:val="Caption"/>
        <w:rPr>
          <w:ins w:id="2522" w:author="ditaoktaria" w:date="2015-06-15T14:01:00Z"/>
          <w:b w:val="0"/>
          <w:rPrChange w:id="2523" w:author="ditaoktaria" w:date="2015-07-06T10:26:00Z">
            <w:rPr>
              <w:ins w:id="2524" w:author="ditaoktaria" w:date="2015-06-15T14:01:00Z"/>
            </w:rPr>
          </w:rPrChange>
        </w:rPr>
      </w:pPr>
      <w:bookmarkStart w:id="2525" w:name="_Toc297822207"/>
      <w:ins w:id="2526" w:author="ditaoktaria" w:date="2015-07-06T10:25:00Z">
        <w:r>
          <w:t xml:space="preserve">Gambar 4. </w:t>
        </w:r>
        <w:r>
          <w:fldChar w:fldCharType="begin"/>
        </w:r>
        <w:r>
          <w:instrText xml:space="preserve"> SEQ Gambar_4. \* ARABIC </w:instrText>
        </w:r>
      </w:ins>
      <w:r>
        <w:fldChar w:fldCharType="separate"/>
      </w:r>
      <w:ins w:id="2527" w:author="ditaoktaria" w:date="2015-08-04T14:58:00Z">
        <w:r w:rsidR="0029089E">
          <w:rPr>
            <w:noProof/>
          </w:rPr>
          <w:t>6</w:t>
        </w:r>
      </w:ins>
      <w:del w:id="2528" w:author="ditaoktaria" w:date="2015-07-30T10:28:00Z">
        <w:r w:rsidR="006819DC" w:rsidDel="003F08C5">
          <w:rPr>
            <w:noProof/>
          </w:rPr>
          <w:delText>6</w:delText>
        </w:r>
      </w:del>
      <w:ins w:id="2529" w:author="ditaoktaria" w:date="2015-07-06T10:25:00Z">
        <w:r>
          <w:fldChar w:fldCharType="end"/>
        </w:r>
        <w:r>
          <w:t xml:space="preserve"> </w:t>
        </w:r>
        <w:r>
          <w:rPr>
            <w:b w:val="0"/>
          </w:rPr>
          <w:t xml:space="preserve">Perancangan </w:t>
        </w:r>
        <w:r w:rsidR="00ED5836">
          <w:rPr>
            <w:b w:val="0"/>
          </w:rPr>
          <w:t>Pemutar Materi Kuliah</w:t>
        </w:r>
      </w:ins>
      <w:bookmarkEnd w:id="2525"/>
    </w:p>
    <w:p w14:paraId="40A5EB53" w14:textId="32AE17AB" w:rsidR="00772CD4" w:rsidRDefault="00772CD4" w:rsidP="007B49F2">
      <w:pPr>
        <w:pStyle w:val="Heading5"/>
        <w:numPr>
          <w:ilvl w:val="0"/>
          <w:numId w:val="55"/>
        </w:numPr>
        <w:ind w:left="720" w:hanging="720"/>
      </w:pPr>
      <w:r>
        <w:t>Perancangan Basis Data</w:t>
      </w:r>
    </w:p>
    <w:p w14:paraId="02490A18" w14:textId="5FCA7150" w:rsidR="00122119" w:rsidRDefault="000E3076" w:rsidP="007B49F2">
      <w:r>
        <w:t xml:space="preserve">Penyimpanan data pada aplikasi ini </w:t>
      </w:r>
      <w:r w:rsidR="00520CB2">
        <w:t>terpusat pada basis data</w:t>
      </w:r>
      <w:r>
        <w:t xml:space="preserve"> dalam satu server.</w:t>
      </w:r>
      <w:r w:rsidR="0008250B">
        <w:t xml:space="preserve"> </w:t>
      </w:r>
      <w:r w:rsidR="00E24A25">
        <w:t xml:space="preserve">Perancangan basis data dimodelkan dalam bentuk </w:t>
      </w:r>
      <w:r w:rsidR="00E24A25">
        <w:rPr>
          <w:i/>
        </w:rPr>
        <w:t>Entity Relationship Diagram</w:t>
      </w:r>
      <w:r w:rsidR="00E24A25">
        <w:t>. ERD terdiri dari entitas</w:t>
      </w:r>
      <w:r w:rsidR="00AA62E7">
        <w:t xml:space="preserve">, atribut, dan relasi antar entitas. Entitas merupakan objek dan disusun oleh atribut-atribut yang dapat merepresentasikannya. Entitas dapat memiliki relasi dengan entitas lainnya, yaitu berupa relasi </w:t>
      </w:r>
      <w:r w:rsidR="00AA62E7">
        <w:rPr>
          <w:i/>
        </w:rPr>
        <w:t>one-to-one</w:t>
      </w:r>
      <w:r w:rsidR="00AA62E7">
        <w:t xml:space="preserve">, </w:t>
      </w:r>
      <w:r w:rsidR="00AA62E7">
        <w:rPr>
          <w:i/>
        </w:rPr>
        <w:t>one-to-many</w:t>
      </w:r>
      <w:r w:rsidR="00AA62E7">
        <w:t xml:space="preserve">, atau </w:t>
      </w:r>
      <w:r w:rsidR="00AA62E7">
        <w:rPr>
          <w:i/>
        </w:rPr>
        <w:t>many-to-many</w:t>
      </w:r>
      <w:r w:rsidR="00AA62E7">
        <w:t>.</w:t>
      </w:r>
      <w:r w:rsidR="003D17CA">
        <w:t xml:space="preserve"> </w:t>
      </w:r>
    </w:p>
    <w:p w14:paraId="6411929B" w14:textId="147E192B" w:rsidR="00311C59" w:rsidRDefault="00B97A45" w:rsidP="007B49F2">
      <w:pPr>
        <w:rPr>
          <w:ins w:id="2530" w:author="ditaoktaria oktaria" w:date="2015-07-14T14:44:00Z"/>
        </w:rPr>
      </w:pPr>
      <w:r>
        <w:t xml:space="preserve">Penentuan rancangan entitas, atribut dan relasi didapat dari hasil analisis yang mengacu pada analisis kebutuhan sistem. </w:t>
      </w:r>
      <w:r w:rsidR="007333D2">
        <w:t xml:space="preserve">Entitas yang dibutuhkan </w:t>
      </w:r>
      <w:r w:rsidR="00B838DD">
        <w:t xml:space="preserve">oleh sistem ini adalah dosen sebagai pengguna sistem, </w:t>
      </w:r>
      <w:r w:rsidR="00693B93">
        <w:t xml:space="preserve">mata kuliah yang diampu oleh dosen, kelompok dosen yang mengajar mata kuliah yang sama dan materi yang </w:t>
      </w:r>
      <w:r w:rsidR="00693B93">
        <w:lastRenderedPageBreak/>
        <w:t>akan dipresentasikan oleh dosen. Sehingga dibentuk</w:t>
      </w:r>
      <w:r>
        <w:t xml:space="preserve"> </w:t>
      </w:r>
      <w:ins w:id="2531" w:author="ditaoktaria" w:date="2015-06-29T15:02:00Z">
        <w:r w:rsidR="003C3617">
          <w:t>3</w:t>
        </w:r>
      </w:ins>
      <w:del w:id="2532" w:author="ditaoktaria" w:date="2015-06-29T15:02:00Z">
        <w:r w:rsidR="00D040AD" w:rsidDel="003C3617">
          <w:delText>6</w:delText>
        </w:r>
      </w:del>
      <w:r>
        <w:t xml:space="preserve"> entitas </w:t>
      </w:r>
      <w:r w:rsidR="00693B93">
        <w:t xml:space="preserve">dalam basis data </w:t>
      </w:r>
      <w:r>
        <w:t xml:space="preserve">yaitu entitas </w:t>
      </w:r>
      <w:r w:rsidR="00732974">
        <w:rPr>
          <w:i/>
        </w:rPr>
        <w:t>L</w:t>
      </w:r>
      <w:r>
        <w:rPr>
          <w:i/>
        </w:rPr>
        <w:t>ecturer</w:t>
      </w:r>
      <w:r>
        <w:t xml:space="preserve">, </w:t>
      </w:r>
      <w:del w:id="2533" w:author="ditaoktaria" w:date="2015-06-29T15:02:00Z">
        <w:r w:rsidR="00732974" w:rsidRPr="00732974" w:rsidDel="003C3617">
          <w:rPr>
            <w:i/>
          </w:rPr>
          <w:delText>T</w:delText>
        </w:r>
        <w:r w:rsidR="00B934FB" w:rsidRPr="007B49F2" w:rsidDel="003C3617">
          <w:rPr>
            <w:i/>
          </w:rPr>
          <w:delText>eaching</w:delText>
        </w:r>
        <w:r w:rsidDel="003C3617">
          <w:delText xml:space="preserve">, </w:delText>
        </w:r>
        <w:r w:rsidR="00732974" w:rsidDel="003C3617">
          <w:rPr>
            <w:i/>
          </w:rPr>
          <w:delText>L</w:delText>
        </w:r>
        <w:r w:rsidDel="003C3617">
          <w:rPr>
            <w:i/>
          </w:rPr>
          <w:delText>ecturer</w:delText>
        </w:r>
        <w:r w:rsidR="00732974" w:rsidDel="003C3617">
          <w:rPr>
            <w:i/>
          </w:rPr>
          <w:delText>_T</w:delText>
        </w:r>
        <w:r w:rsidRPr="00B97A45" w:rsidDel="003C3617">
          <w:rPr>
            <w:i/>
          </w:rPr>
          <w:delText>eam</w:delText>
        </w:r>
        <w:r w:rsidRPr="007B49F2" w:rsidDel="003C3617">
          <w:rPr>
            <w:i/>
          </w:rPr>
          <w:delText>,</w:delText>
        </w:r>
        <w:r w:rsidDel="003C3617">
          <w:delText xml:space="preserve"> </w:delText>
        </w:r>
        <w:r w:rsidR="00732974" w:rsidDel="003C3617">
          <w:rPr>
            <w:i/>
          </w:rPr>
          <w:delText>C</w:delText>
        </w:r>
        <w:r w:rsidRPr="00B97A45" w:rsidDel="003C3617">
          <w:rPr>
            <w:i/>
          </w:rPr>
          <w:delText>ourse</w:delText>
        </w:r>
        <w:r w:rsidR="00534987" w:rsidDel="003C3617">
          <w:delText>,</w:delText>
        </w:r>
        <w:r w:rsidDel="003C3617">
          <w:delText xml:space="preserve"> </w:delText>
        </w:r>
      </w:del>
      <w:r w:rsidR="00732974">
        <w:rPr>
          <w:i/>
        </w:rPr>
        <w:t>M</w:t>
      </w:r>
      <w:r w:rsidR="00C3691F">
        <w:rPr>
          <w:i/>
        </w:rPr>
        <w:t>aterial</w:t>
      </w:r>
      <w:r w:rsidR="00534987">
        <w:rPr>
          <w:i/>
        </w:rPr>
        <w:t>, dan Folder</w:t>
      </w:r>
      <w:ins w:id="2534" w:author="ditaoktaria oktaria" w:date="2015-07-14T14:44:00Z">
        <w:r w:rsidR="000C57AD">
          <w:t xml:space="preserve"> yang dijabarkan dalam Gambar 4.7.</w:t>
        </w:r>
      </w:ins>
      <w:del w:id="2535" w:author="ditaoktaria oktaria" w:date="2015-07-14T14:44:00Z">
        <w:r w:rsidR="00C3691F" w:rsidDel="000C57AD">
          <w:delText>.</w:delText>
        </w:r>
        <w:r w:rsidR="00311C59" w:rsidDel="000C57AD">
          <w:delText xml:space="preserve"> </w:delText>
        </w:r>
      </w:del>
    </w:p>
    <w:p w14:paraId="086C83D6" w14:textId="59C5492F" w:rsidR="000C57AD" w:rsidDel="000525F7" w:rsidRDefault="000C57AD" w:rsidP="000C57AD">
      <w:pPr>
        <w:rPr>
          <w:ins w:id="2536" w:author="ditaoktaria oktaria" w:date="2015-07-14T14:44:00Z"/>
          <w:del w:id="2537" w:author="ditaoktaria" w:date="2015-07-29T09:11:00Z"/>
        </w:rPr>
      </w:pPr>
      <w:ins w:id="2538" w:author="ditaoktaria oktaria" w:date="2015-07-14T14:44:00Z">
        <w:r>
          <w:t xml:space="preserve">Entitas </w:t>
        </w:r>
        <w:r>
          <w:rPr>
            <w:i/>
          </w:rPr>
          <w:t xml:space="preserve">Lecturer </w:t>
        </w:r>
        <w:r>
          <w:t xml:space="preserve">berisi atribut-atribut yang menyimpan data pengguna dan memiliki </w:t>
        </w:r>
        <w:r w:rsidRPr="00E5639E">
          <w:rPr>
            <w:i/>
          </w:rPr>
          <w:t>idLecturer</w:t>
        </w:r>
        <w:r>
          <w:t xml:space="preserve"> yang bertindak sebagai </w:t>
        </w:r>
        <w:r>
          <w:rPr>
            <w:i/>
          </w:rPr>
          <w:t>primary key</w:t>
        </w:r>
        <w:r>
          <w:t xml:space="preserve">. Entitas </w:t>
        </w:r>
        <w:r>
          <w:rPr>
            <w:i/>
          </w:rPr>
          <w:t>Material</w:t>
        </w:r>
        <w:r>
          <w:t xml:space="preserve"> berisi atribut-atribut yang menyimpan data materi dan memiliki satu atribut dari entitas </w:t>
        </w:r>
        <w:r>
          <w:rPr>
            <w:i/>
          </w:rPr>
          <w:t xml:space="preserve">Lecturer </w:t>
        </w:r>
        <w:r>
          <w:t xml:space="preserve">yaitu </w:t>
        </w:r>
        <w:r w:rsidRPr="007B49F2">
          <w:rPr>
            <w:i/>
          </w:rPr>
          <w:t>id</w:t>
        </w:r>
        <w:r>
          <w:rPr>
            <w:i/>
          </w:rPr>
          <w:t xml:space="preserve">Lecturer </w:t>
        </w:r>
        <w:r>
          <w:t xml:space="preserve">yang menunjukan kode pengguna yang mengunggah materi tersebut. Atribut </w:t>
        </w:r>
        <w:r>
          <w:rPr>
            <w:i/>
          </w:rPr>
          <w:t xml:space="preserve">idLecturer </w:t>
        </w:r>
        <w:r>
          <w:t xml:space="preserve">ini berfungsi sebagai kunci relasi dari entitas </w:t>
        </w:r>
        <w:r>
          <w:rPr>
            <w:i/>
          </w:rPr>
          <w:t xml:space="preserve">Lecturer </w:t>
        </w:r>
        <w:r>
          <w:t xml:space="preserve">dan </w:t>
        </w:r>
        <w:r>
          <w:rPr>
            <w:i/>
          </w:rPr>
          <w:t xml:space="preserve">Material </w:t>
        </w:r>
        <w:r>
          <w:t xml:space="preserve">yang memiliki relasi </w:t>
        </w:r>
        <w:r>
          <w:rPr>
            <w:i/>
          </w:rPr>
          <w:t>one-to-many</w:t>
        </w:r>
        <w:r>
          <w:t xml:space="preserve">, karena satu dosen dapat mengunggah banyak materi sedangkan satu </w:t>
        </w:r>
        <w:r>
          <w:rPr>
            <w:i/>
          </w:rPr>
          <w:t xml:space="preserve">idMaterial </w:t>
        </w:r>
        <w:r>
          <w:t xml:space="preserve">pasti hanya diunggah oleh satu dosen. </w:t>
        </w:r>
      </w:ins>
      <w:ins w:id="2539" w:author="ditaoktaria" w:date="2015-07-30T09:49:00Z">
        <w:r w:rsidR="003A29A9">
          <w:t xml:space="preserve">Tabel Material memiliki </w:t>
        </w:r>
      </w:ins>
      <w:ins w:id="2540" w:author="ditaoktaria" w:date="2015-07-30T09:53:00Z">
        <w:r w:rsidR="009F3E13">
          <w:t xml:space="preserve">atribut </w:t>
        </w:r>
      </w:ins>
      <w:ins w:id="2541" w:author="ditaoktaria" w:date="2015-07-30T09:49:00Z">
        <w:r w:rsidR="003A29A9">
          <w:t>idCourse yang menyimpan kode mata kuliah</w:t>
        </w:r>
      </w:ins>
      <w:ins w:id="2542" w:author="ditaoktaria" w:date="2015-07-30T09:53:00Z">
        <w:r w:rsidR="009F3E13">
          <w:t xml:space="preserve"> dari materi tersebut. Dengan atribut ini, sistem dapat mendapatkan materi</w:t>
        </w:r>
      </w:ins>
      <w:ins w:id="2543" w:author="ditaoktaria" w:date="2015-07-30T09:59:00Z">
        <w:r w:rsidR="009F3E13">
          <w:t>-materi</w:t>
        </w:r>
      </w:ins>
      <w:ins w:id="2544" w:author="ditaoktaria" w:date="2015-07-30T09:53:00Z">
        <w:r w:rsidR="009F3E13">
          <w:t xml:space="preserve"> yang dimiliki oleh suatu mata kuliah.</w:t>
        </w:r>
      </w:ins>
      <w:ins w:id="2545" w:author="ditaoktaria" w:date="2015-07-30T09:49:00Z">
        <w:r w:rsidR="003A29A9">
          <w:t xml:space="preserve"> </w:t>
        </w:r>
      </w:ins>
      <w:ins w:id="2546" w:author="ditaoktaria oktaria" w:date="2015-07-14T14:44:00Z">
        <w:r>
          <w:t xml:space="preserve">Entitas </w:t>
        </w:r>
        <w:r>
          <w:rPr>
            <w:i/>
          </w:rPr>
          <w:t xml:space="preserve">Folder </w:t>
        </w:r>
        <w:r>
          <w:t xml:space="preserve">memiliki berisi atribut-atribut yang menyimpan data </w:t>
        </w:r>
        <w:r w:rsidRPr="007B49F2">
          <w:rPr>
            <w:i/>
          </w:rPr>
          <w:t>folder</w:t>
        </w:r>
        <w:r>
          <w:t xml:space="preserve">. Entitas ini memiliki relasi </w:t>
        </w:r>
        <w:r>
          <w:rPr>
            <w:i/>
          </w:rPr>
          <w:t xml:space="preserve">one-to-many </w:t>
        </w:r>
        <w:r>
          <w:t xml:space="preserve">dengan entitas </w:t>
        </w:r>
        <w:r>
          <w:rPr>
            <w:i/>
          </w:rPr>
          <w:t xml:space="preserve">Material </w:t>
        </w:r>
        <w:r>
          <w:t xml:space="preserve">karena satu materi hanya berada pada satu </w:t>
        </w:r>
        <w:r w:rsidRPr="00BD2A6D">
          <w:rPr>
            <w:i/>
          </w:rPr>
          <w:t>folder</w:t>
        </w:r>
        <w:r>
          <w:t xml:space="preserve">, sedangkan satu </w:t>
        </w:r>
        <w:r>
          <w:rPr>
            <w:i/>
          </w:rPr>
          <w:t xml:space="preserve">folder </w:t>
        </w:r>
        <w:r>
          <w:t>bisa memiliki banyak materi</w:t>
        </w:r>
      </w:ins>
    </w:p>
    <w:p w14:paraId="671414BD" w14:textId="77777777" w:rsidR="000C57AD" w:rsidRDefault="000C57AD" w:rsidP="007B49F2"/>
    <w:p w14:paraId="7C35900D" w14:textId="6CD609D8" w:rsidR="00BB4DDE" w:rsidDel="000C57AD" w:rsidRDefault="003D17CA" w:rsidP="007B49F2">
      <w:pPr>
        <w:rPr>
          <w:del w:id="2547" w:author="ditaoktaria oktaria" w:date="2015-07-14T14:43:00Z"/>
        </w:rPr>
      </w:pPr>
      <w:del w:id="2548" w:author="ditaoktaria oktaria" w:date="2015-07-14T14:43:00Z">
        <w:r w:rsidDel="000C57AD">
          <w:delText xml:space="preserve">Representasi hubungan entitas pada sistem ini </w:delText>
        </w:r>
        <w:commentRangeStart w:id="2549"/>
        <w:r w:rsidDel="000C57AD">
          <w:delText xml:space="preserve">ditnjukkan </w:delText>
        </w:r>
        <w:commentRangeEnd w:id="2549"/>
        <w:r w:rsidR="009B6F9E" w:rsidDel="000C57AD">
          <w:rPr>
            <w:rStyle w:val="CommentReference"/>
          </w:rPr>
          <w:commentReference w:id="2549"/>
        </w:r>
        <w:r w:rsidDel="000C57AD">
          <w:delText xml:space="preserve">oleh </w:delText>
        </w:r>
        <w:commentRangeStart w:id="2550"/>
        <w:r w:rsidDel="000C57AD">
          <w:delText>g</w:delText>
        </w:r>
        <w:commentRangeEnd w:id="2550"/>
        <w:r w:rsidR="00E23FA0" w:rsidDel="000C57AD">
          <w:rPr>
            <w:rStyle w:val="CommentReference"/>
          </w:rPr>
          <w:commentReference w:id="2550"/>
        </w:r>
        <w:r w:rsidDel="000C57AD">
          <w:delText>ambar 4.</w:delText>
        </w:r>
      </w:del>
      <w:ins w:id="2551" w:author="ditaoktaria" w:date="2015-07-06T10:26:00Z">
        <w:del w:id="2552" w:author="ditaoktaria oktaria" w:date="2015-07-14T14:43:00Z">
          <w:r w:rsidR="00494234" w:rsidDel="000C57AD">
            <w:delText>7</w:delText>
          </w:r>
        </w:del>
      </w:ins>
      <w:del w:id="2553" w:author="ditaoktaria oktaria" w:date="2015-07-14T14:43:00Z">
        <w:r w:rsidR="00302E73" w:rsidDel="000C57AD">
          <w:delText>11</w:delText>
        </w:r>
        <w:r w:rsidDel="000C57AD">
          <w:delText xml:space="preserve"> </w:delText>
        </w:r>
        <w:commentRangeStart w:id="2554"/>
        <w:r w:rsidDel="000C57AD">
          <w:delText>di bawah in</w:delText>
        </w:r>
        <w:commentRangeStart w:id="2555"/>
        <w:r w:rsidDel="000C57AD">
          <w:delText xml:space="preserve">i </w:delText>
        </w:r>
        <w:commentRangeEnd w:id="2554"/>
        <w:r w:rsidR="00A914BC" w:rsidDel="000C57AD">
          <w:rPr>
            <w:rStyle w:val="CommentReference"/>
          </w:rPr>
          <w:commentReference w:id="2554"/>
        </w:r>
        <w:r w:rsidDel="000C57AD">
          <w:delText>:</w:delText>
        </w:r>
        <w:commentRangeEnd w:id="2555"/>
        <w:r w:rsidR="00550AEC" w:rsidDel="000C57AD">
          <w:rPr>
            <w:rStyle w:val="CommentReference"/>
          </w:rPr>
          <w:commentReference w:id="2555"/>
        </w:r>
      </w:del>
    </w:p>
    <w:p w14:paraId="6C29BE1B" w14:textId="6C47BC1C" w:rsidR="00494234" w:rsidRDefault="00D615DA" w:rsidP="00494234">
      <w:pPr>
        <w:keepNext/>
        <w:ind w:firstLine="0"/>
        <w:rPr>
          <w:ins w:id="2556" w:author="ditaoktaria" w:date="2015-07-06T10:27:00Z"/>
        </w:rPr>
      </w:pPr>
      <w:del w:id="2557" w:author="ditaoktaria" w:date="2015-06-29T15:00:00Z">
        <w:r w:rsidDel="00D14CC5">
          <w:rPr>
            <w:noProof/>
          </w:rPr>
          <w:drawing>
            <wp:inline distT="0" distB="0" distL="0" distR="0" wp14:anchorId="6B8712C8" wp14:editId="67132A6B">
              <wp:extent cx="4952365" cy="3096260"/>
              <wp:effectExtent l="0" t="0" r="635" b="2540"/>
              <wp:docPr id="27" name="Picture 27" descr="Macintosh HD:Users:ditaoktaria:Dropbox:skripsi:gambar:erd:erd dita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erd:erd dita baru.jpe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4952365" cy="3096260"/>
                      </a:xfrm>
                      <a:prstGeom prst="rect">
                        <a:avLst/>
                      </a:prstGeom>
                      <a:noFill/>
                      <a:ln>
                        <a:noFill/>
                      </a:ln>
                    </pic:spPr>
                  </pic:pic>
                </a:graphicData>
              </a:graphic>
            </wp:inline>
          </w:drawing>
        </w:r>
      </w:del>
      <w:ins w:id="2558" w:author="ditaoktaria" w:date="2015-07-29T09:11:00Z">
        <w:r w:rsidR="000525F7">
          <w:rPr>
            <w:noProof/>
          </w:rPr>
          <w:drawing>
            <wp:inline distT="0" distB="0" distL="0" distR="0" wp14:anchorId="17086CFE" wp14:editId="06506E54">
              <wp:extent cx="4953000" cy="3420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0.28 AM.png"/>
                      <pic:cNvPicPr/>
                    </pic:nvPicPr>
                    <pic:blipFill>
                      <a:blip r:embed="rId39">
                        <a:extLst>
                          <a:ext uri="{28A0092B-C50C-407E-A947-70E740481C1C}">
                            <a14:useLocalDpi xmlns:a14="http://schemas.microsoft.com/office/drawing/2010/main" val="0"/>
                          </a:ext>
                        </a:extLst>
                      </a:blip>
                      <a:stretch>
                        <a:fillRect/>
                      </a:stretch>
                    </pic:blipFill>
                    <pic:spPr>
                      <a:xfrm>
                        <a:off x="0" y="0"/>
                        <a:ext cx="4953000" cy="3420110"/>
                      </a:xfrm>
                      <a:prstGeom prst="rect">
                        <a:avLst/>
                      </a:prstGeom>
                    </pic:spPr>
                  </pic:pic>
                </a:graphicData>
              </a:graphic>
            </wp:inline>
          </w:drawing>
        </w:r>
      </w:ins>
    </w:p>
    <w:p w14:paraId="24AC8C32" w14:textId="6EBF9F11" w:rsidR="00D615DA" w:rsidRPr="00494234" w:rsidRDefault="00494234" w:rsidP="006550CB">
      <w:pPr>
        <w:pStyle w:val="Caption"/>
        <w:rPr>
          <w:i/>
          <w:rPrChange w:id="2559" w:author="ditaoktaria" w:date="2015-07-06T10:27:00Z">
            <w:rPr/>
          </w:rPrChange>
        </w:rPr>
      </w:pPr>
      <w:bookmarkStart w:id="2560" w:name="_Toc297822208"/>
      <w:ins w:id="2561" w:author="ditaoktaria" w:date="2015-07-06T10:27:00Z">
        <w:r>
          <w:t xml:space="preserve">Gambar 4. </w:t>
        </w:r>
        <w:r>
          <w:fldChar w:fldCharType="begin"/>
        </w:r>
        <w:r>
          <w:instrText xml:space="preserve"> SEQ Gambar_4. \* ARABIC </w:instrText>
        </w:r>
      </w:ins>
      <w:r>
        <w:fldChar w:fldCharType="separate"/>
      </w:r>
      <w:ins w:id="2562" w:author="ditaoktaria" w:date="2015-08-04T14:58:00Z">
        <w:r w:rsidR="0029089E">
          <w:rPr>
            <w:noProof/>
          </w:rPr>
          <w:t>7</w:t>
        </w:r>
      </w:ins>
      <w:del w:id="2563" w:author="ditaoktaria" w:date="2015-07-30T10:28:00Z">
        <w:r w:rsidR="006819DC" w:rsidDel="003F08C5">
          <w:rPr>
            <w:noProof/>
          </w:rPr>
          <w:delText>7</w:delText>
        </w:r>
      </w:del>
      <w:ins w:id="2564" w:author="ditaoktaria" w:date="2015-07-06T10:27:00Z">
        <w:r>
          <w:fldChar w:fldCharType="end"/>
        </w:r>
        <w:r>
          <w:rPr>
            <w:b w:val="0"/>
          </w:rPr>
          <w:t xml:space="preserve"> </w:t>
        </w:r>
        <w:r>
          <w:rPr>
            <w:b w:val="0"/>
            <w:i/>
          </w:rPr>
          <w:t>Entity Relational Diagram</w:t>
        </w:r>
      </w:ins>
      <w:bookmarkEnd w:id="2560"/>
    </w:p>
    <w:p w14:paraId="7469E2B3" w14:textId="05CED2EB" w:rsidR="003D17CA" w:rsidRPr="007B49F2" w:rsidDel="00494234" w:rsidRDefault="00D615DA" w:rsidP="007B49F2">
      <w:pPr>
        <w:pStyle w:val="Caption"/>
        <w:rPr>
          <w:del w:id="2565" w:author="ditaoktaria" w:date="2015-07-06T10:27:00Z"/>
          <w:i/>
        </w:rPr>
      </w:pPr>
      <w:del w:id="2566" w:author="ditaoktaria" w:date="2015-07-06T10:27:00Z">
        <w:r w:rsidDel="00494234">
          <w:lastRenderedPageBreak/>
          <w:delText xml:space="preserve">Gambar 4. </w:delText>
        </w:r>
        <w:r w:rsidR="007E28E8" w:rsidDel="00494234">
          <w:rPr>
            <w:b w:val="0"/>
            <w:iCs w:val="0"/>
          </w:rPr>
          <w:fldChar w:fldCharType="begin"/>
        </w:r>
        <w:r w:rsidR="007E28E8" w:rsidDel="00494234">
          <w:delInstrText xml:space="preserve"> SEQ Gambar_4. \* ARABIC </w:delInstrText>
        </w:r>
        <w:r w:rsidR="007E28E8" w:rsidDel="00494234">
          <w:rPr>
            <w:b w:val="0"/>
            <w:iCs w:val="0"/>
          </w:rPr>
          <w:fldChar w:fldCharType="separate"/>
        </w:r>
      </w:del>
      <w:del w:id="2567" w:author="ditaoktaria" w:date="2015-07-06T10:11:00Z">
        <w:r w:rsidR="00AC2D5F" w:rsidDel="007E28E8">
          <w:rPr>
            <w:noProof/>
          </w:rPr>
          <w:delText>3</w:delText>
        </w:r>
      </w:del>
      <w:del w:id="2568" w:author="ditaoktaria" w:date="2015-07-06T10:27:00Z">
        <w:r w:rsidR="007E28E8" w:rsidDel="00494234">
          <w:rPr>
            <w:b w:val="0"/>
            <w:iCs w:val="0"/>
            <w:noProof/>
          </w:rPr>
          <w:fldChar w:fldCharType="end"/>
        </w:r>
        <w:r w:rsidDel="00494234">
          <w:delText xml:space="preserve"> </w:delText>
        </w:r>
        <w:r w:rsidDel="00494234">
          <w:rPr>
            <w:b w:val="0"/>
            <w:i/>
          </w:rPr>
          <w:delText>Entity Relational Diagram</w:delText>
        </w:r>
      </w:del>
    </w:p>
    <w:p w14:paraId="2ECA4C10" w14:textId="1B31FDFD" w:rsidR="00CE7AA2" w:rsidDel="000C57AD" w:rsidRDefault="00116A36" w:rsidP="007B49F2">
      <w:pPr>
        <w:rPr>
          <w:del w:id="2569" w:author="ditaoktaria oktaria" w:date="2015-07-14T14:44:00Z"/>
        </w:rPr>
      </w:pPr>
      <w:del w:id="2570" w:author="ditaoktaria oktaria" w:date="2015-07-14T14:44:00Z">
        <w:r w:rsidDel="000C57AD">
          <w:delText xml:space="preserve">Entitas </w:delText>
        </w:r>
        <w:r w:rsidR="00732974" w:rsidDel="000C57AD">
          <w:rPr>
            <w:i/>
          </w:rPr>
          <w:delText>L</w:delText>
        </w:r>
        <w:r w:rsidDel="000C57AD">
          <w:rPr>
            <w:i/>
          </w:rPr>
          <w:delText xml:space="preserve">ecturer </w:delText>
        </w:r>
        <w:r w:rsidR="00B34D23" w:rsidDel="000C57AD">
          <w:delText>berisi</w:delText>
        </w:r>
        <w:r w:rsidDel="000C57AD">
          <w:delText xml:space="preserve"> </w:delText>
        </w:r>
        <w:r w:rsidR="004F4D18" w:rsidDel="000C57AD">
          <w:delText>atribut-atribut yang menyimpan</w:delText>
        </w:r>
        <w:r w:rsidR="00405E5C" w:rsidDel="000C57AD">
          <w:delText xml:space="preserve"> </w:delText>
        </w:r>
        <w:r w:rsidR="00133B75" w:rsidDel="000C57AD">
          <w:delText>data pengguna</w:delText>
        </w:r>
        <w:r w:rsidR="00634387" w:rsidDel="000C57AD">
          <w:delText xml:space="preserve"> dan memiliki </w:delText>
        </w:r>
        <w:r w:rsidR="00634387" w:rsidRPr="003C3617" w:rsidDel="000C57AD">
          <w:rPr>
            <w:i/>
            <w:rPrChange w:id="2571" w:author="ditaoktaria" w:date="2015-06-29T15:03:00Z">
              <w:rPr/>
            </w:rPrChange>
          </w:rPr>
          <w:delText>idLecturer</w:delText>
        </w:r>
        <w:r w:rsidR="00634387" w:rsidDel="000C57AD">
          <w:delText xml:space="preserve"> yang bertindak sebagai </w:delText>
        </w:r>
        <w:r w:rsidR="00634387" w:rsidDel="000C57AD">
          <w:rPr>
            <w:i/>
          </w:rPr>
          <w:delText>primary key</w:delText>
        </w:r>
        <w:r w:rsidR="00FB6E2C" w:rsidDel="000C57AD">
          <w:delText>.</w:delText>
        </w:r>
      </w:del>
      <w:ins w:id="2572" w:author="ditaoktaria" w:date="2015-06-29T15:02:00Z">
        <w:del w:id="2573" w:author="ditaoktaria oktaria" w:date="2015-07-14T14:44:00Z">
          <w:r w:rsidR="003C3617" w:rsidDel="000C57AD">
            <w:delText xml:space="preserve"> </w:delText>
          </w:r>
        </w:del>
      </w:ins>
      <w:del w:id="2574" w:author="ditaoktaria oktaria" w:date="2015-07-14T14:44:00Z">
        <w:r w:rsidR="00B34D23" w:rsidDel="000C57AD">
          <w:delText xml:space="preserve">Entitas </w:delText>
        </w:r>
        <w:r w:rsidR="00EE4AA3" w:rsidDel="000C57AD">
          <w:rPr>
            <w:i/>
          </w:rPr>
          <w:delText>Material</w:delText>
        </w:r>
        <w:r w:rsidR="00B34D23" w:rsidDel="000C57AD">
          <w:delText xml:space="preserve"> berisi</w:delText>
        </w:r>
        <w:r w:rsidR="00470E36" w:rsidDel="000C57AD">
          <w:delText xml:space="preserve"> </w:delText>
        </w:r>
        <w:r w:rsidR="00EE4AA3" w:rsidDel="000C57AD">
          <w:delText>atribut-atribut yang menyimpan data</w:delText>
        </w:r>
        <w:r w:rsidR="00634387" w:rsidDel="000C57AD">
          <w:delText xml:space="preserve"> materi </w:delText>
        </w:r>
        <w:r w:rsidR="00470E36" w:rsidDel="000C57AD">
          <w:delText xml:space="preserve">dan </w:delText>
        </w:r>
        <w:r w:rsidR="00634387" w:rsidDel="000C57AD">
          <w:delText xml:space="preserve">memiliki satu atribut dari entitas </w:delText>
        </w:r>
        <w:r w:rsidR="00634387" w:rsidDel="000C57AD">
          <w:rPr>
            <w:i/>
          </w:rPr>
          <w:delText xml:space="preserve">Lecturer </w:delText>
        </w:r>
        <w:r w:rsidR="00634387" w:rsidDel="000C57AD">
          <w:delText xml:space="preserve">yaitu </w:delText>
        </w:r>
        <w:r w:rsidR="00470E36" w:rsidRPr="007B49F2" w:rsidDel="000C57AD">
          <w:rPr>
            <w:i/>
          </w:rPr>
          <w:delText>id</w:delText>
        </w:r>
        <w:r w:rsidR="00006B6F" w:rsidDel="000C57AD">
          <w:rPr>
            <w:i/>
          </w:rPr>
          <w:delText>L</w:delText>
        </w:r>
        <w:r w:rsidR="00470E36" w:rsidDel="000C57AD">
          <w:rPr>
            <w:i/>
          </w:rPr>
          <w:delText xml:space="preserve">ecturer </w:delText>
        </w:r>
        <w:r w:rsidR="00470E36" w:rsidDel="000C57AD">
          <w:delText xml:space="preserve">yang menunjukan </w:delText>
        </w:r>
        <w:r w:rsidR="00634387" w:rsidDel="000C57AD">
          <w:delText>kode</w:delText>
        </w:r>
        <w:r w:rsidR="00470E36" w:rsidDel="000C57AD">
          <w:delText xml:space="preserve"> </w:delText>
        </w:r>
        <w:r w:rsidR="00634387" w:rsidDel="000C57AD">
          <w:delText>pengguna</w:delText>
        </w:r>
        <w:r w:rsidR="00470E36" w:rsidDel="000C57AD">
          <w:delText xml:space="preserve"> yang mengunggah materi tersebut.</w:delText>
        </w:r>
        <w:r w:rsidR="0043193E" w:rsidDel="000C57AD">
          <w:delText xml:space="preserve"> Atribut </w:delText>
        </w:r>
        <w:r w:rsidR="0043193E" w:rsidDel="000C57AD">
          <w:rPr>
            <w:i/>
          </w:rPr>
          <w:delText>id</w:delText>
        </w:r>
        <w:r w:rsidR="00E24699" w:rsidDel="000C57AD">
          <w:rPr>
            <w:i/>
          </w:rPr>
          <w:delText>L</w:delText>
        </w:r>
        <w:r w:rsidR="0043193E" w:rsidDel="000C57AD">
          <w:rPr>
            <w:i/>
          </w:rPr>
          <w:delText xml:space="preserve">ecturer </w:delText>
        </w:r>
        <w:r w:rsidR="0043193E" w:rsidDel="000C57AD">
          <w:delText xml:space="preserve">ini berfungsi sebagai kunci </w:delText>
        </w:r>
        <w:r w:rsidR="00AB16D5" w:rsidDel="000C57AD">
          <w:delText>relasi</w:delText>
        </w:r>
        <w:r w:rsidR="0043193E" w:rsidDel="000C57AD">
          <w:delText xml:space="preserve"> dari entitas </w:delText>
        </w:r>
        <w:r w:rsidR="00732974" w:rsidDel="000C57AD">
          <w:rPr>
            <w:i/>
          </w:rPr>
          <w:delText>L</w:delText>
        </w:r>
        <w:r w:rsidR="0043193E" w:rsidDel="000C57AD">
          <w:rPr>
            <w:i/>
          </w:rPr>
          <w:delText xml:space="preserve">ecturer </w:delText>
        </w:r>
        <w:r w:rsidR="0043193E" w:rsidDel="000C57AD">
          <w:delText xml:space="preserve">dan </w:delText>
        </w:r>
        <w:r w:rsidR="00732974" w:rsidDel="000C57AD">
          <w:rPr>
            <w:i/>
          </w:rPr>
          <w:delText>M</w:delText>
        </w:r>
        <w:r w:rsidR="0043193E" w:rsidDel="000C57AD">
          <w:rPr>
            <w:i/>
          </w:rPr>
          <w:delText xml:space="preserve">aterial </w:delText>
        </w:r>
        <w:r w:rsidR="0043193E" w:rsidDel="000C57AD">
          <w:delText xml:space="preserve">yang memiliki </w:delText>
        </w:r>
        <w:r w:rsidR="00AB16D5" w:rsidDel="000C57AD">
          <w:delText>relasi</w:delText>
        </w:r>
        <w:r w:rsidR="0043193E" w:rsidDel="000C57AD">
          <w:delText xml:space="preserve"> </w:delText>
        </w:r>
        <w:r w:rsidR="0043193E" w:rsidDel="000C57AD">
          <w:rPr>
            <w:i/>
          </w:rPr>
          <w:delText>one-to-many</w:delText>
        </w:r>
        <w:r w:rsidR="0043193E" w:rsidDel="000C57AD">
          <w:delText xml:space="preserve">, karena satu dosen dapat mengunggah banyak materi sedangkan satu </w:delText>
        </w:r>
        <w:r w:rsidR="0043193E" w:rsidDel="000C57AD">
          <w:rPr>
            <w:i/>
          </w:rPr>
          <w:delText>id</w:delText>
        </w:r>
        <w:r w:rsidR="00E24699" w:rsidDel="000C57AD">
          <w:rPr>
            <w:i/>
          </w:rPr>
          <w:delText>M</w:delText>
        </w:r>
        <w:r w:rsidR="0043193E" w:rsidDel="000C57AD">
          <w:rPr>
            <w:i/>
          </w:rPr>
          <w:delText xml:space="preserve">aterial </w:delText>
        </w:r>
        <w:r w:rsidR="0043193E" w:rsidDel="000C57AD">
          <w:delText>pasti hanya diunggah oleh satu dosen.</w:delText>
        </w:r>
        <w:r w:rsidR="00732974" w:rsidDel="000C57AD">
          <w:delText xml:space="preserve"> </w:delText>
        </w:r>
        <w:r w:rsidR="00BD2A6D" w:rsidDel="000C57AD">
          <w:delText xml:space="preserve">Entitas </w:delText>
        </w:r>
        <w:r w:rsidR="00BD2A6D" w:rsidDel="000C57AD">
          <w:rPr>
            <w:i/>
          </w:rPr>
          <w:delText xml:space="preserve">Folder </w:delText>
        </w:r>
        <w:r w:rsidR="00BD2A6D" w:rsidDel="000C57AD">
          <w:delText xml:space="preserve">memiliki berisi </w:delText>
        </w:r>
        <w:r w:rsidR="00980EB7" w:rsidDel="000C57AD">
          <w:delText>atribut-atribut yang menyimpan data</w:delText>
        </w:r>
        <w:r w:rsidR="00BD2A6D" w:rsidDel="000C57AD">
          <w:delText xml:space="preserve"> </w:delText>
        </w:r>
        <w:r w:rsidR="00BD2A6D" w:rsidRPr="007B49F2" w:rsidDel="000C57AD">
          <w:rPr>
            <w:i/>
          </w:rPr>
          <w:delText>folder</w:delText>
        </w:r>
        <w:r w:rsidR="00BD2A6D" w:rsidDel="000C57AD">
          <w:delText xml:space="preserve">. Entitas ini memiliki relasi </w:delText>
        </w:r>
        <w:r w:rsidR="00BD2A6D" w:rsidDel="000C57AD">
          <w:rPr>
            <w:i/>
          </w:rPr>
          <w:delText xml:space="preserve">one-to-many </w:delText>
        </w:r>
        <w:r w:rsidR="00BD2A6D" w:rsidDel="000C57AD">
          <w:delText xml:space="preserve">dengan entitas </w:delText>
        </w:r>
        <w:r w:rsidR="00BD2A6D" w:rsidDel="000C57AD">
          <w:rPr>
            <w:i/>
          </w:rPr>
          <w:delText xml:space="preserve">Material </w:delText>
        </w:r>
        <w:r w:rsidR="00BD2A6D" w:rsidDel="000C57AD">
          <w:delText xml:space="preserve">karena satu materi hanya berada pada satu </w:delText>
        </w:r>
        <w:r w:rsidR="00BD2A6D" w:rsidRPr="00BD2A6D" w:rsidDel="000C57AD">
          <w:rPr>
            <w:i/>
          </w:rPr>
          <w:delText>folder</w:delText>
        </w:r>
        <w:r w:rsidR="00BD2A6D" w:rsidDel="000C57AD">
          <w:delText xml:space="preserve">, sedangkan satu </w:delText>
        </w:r>
        <w:r w:rsidR="00BD2A6D" w:rsidDel="000C57AD">
          <w:rPr>
            <w:i/>
          </w:rPr>
          <w:delText xml:space="preserve">folder </w:delText>
        </w:r>
        <w:r w:rsidR="00BD2A6D" w:rsidDel="000C57AD">
          <w:delText xml:space="preserve">bisa memiliki banyak materi. </w:delText>
        </w:r>
        <w:r w:rsidR="00732974" w:rsidRPr="00BD2A6D" w:rsidDel="000C57AD">
          <w:delText>Entitas</w:delText>
        </w:r>
        <w:r w:rsidR="00732974" w:rsidDel="000C57AD">
          <w:delText xml:space="preserve"> </w:delText>
        </w:r>
        <w:r w:rsidR="00732974" w:rsidDel="000C57AD">
          <w:rPr>
            <w:i/>
          </w:rPr>
          <w:delText>Course</w:delText>
        </w:r>
        <w:r w:rsidR="00732974" w:rsidDel="000C57AD">
          <w:delText xml:space="preserve"> berisi </w:delText>
        </w:r>
        <w:r w:rsidR="00757B19" w:rsidDel="000C57AD">
          <w:delText xml:space="preserve">atribut-atribut yang menyimpan data mata kuliah dan memiliki atribut </w:delText>
        </w:r>
        <w:r w:rsidR="00732974" w:rsidDel="000C57AD">
          <w:rPr>
            <w:i/>
          </w:rPr>
          <w:delText>id</w:delText>
        </w:r>
        <w:r w:rsidR="00757B19" w:rsidDel="000C57AD">
          <w:rPr>
            <w:i/>
          </w:rPr>
          <w:delText>C</w:delText>
        </w:r>
        <w:r w:rsidR="00732974" w:rsidDel="000C57AD">
          <w:rPr>
            <w:i/>
          </w:rPr>
          <w:delText>ourse</w:delText>
        </w:r>
        <w:r w:rsidR="00757B19" w:rsidDel="000C57AD">
          <w:rPr>
            <w:i/>
          </w:rPr>
          <w:delText xml:space="preserve"> </w:delText>
        </w:r>
        <w:r w:rsidR="00757B19" w:rsidDel="000C57AD">
          <w:delText xml:space="preserve">sebagai </w:delText>
        </w:r>
        <w:r w:rsidR="00757B19" w:rsidDel="000C57AD">
          <w:rPr>
            <w:i/>
          </w:rPr>
          <w:delText>primary key</w:delText>
        </w:r>
        <w:r w:rsidR="00757B19" w:rsidDel="000C57AD">
          <w:delText>.</w:delText>
        </w:r>
        <w:r w:rsidR="00732974" w:rsidDel="000C57AD">
          <w:delText xml:space="preserve"> </w:delText>
        </w:r>
        <w:r w:rsidR="00757B19" w:rsidDel="000C57AD">
          <w:delText xml:space="preserve">Entitas </w:delText>
        </w:r>
        <w:r w:rsidR="00757B19" w:rsidDel="000C57AD">
          <w:rPr>
            <w:i/>
          </w:rPr>
          <w:delText xml:space="preserve">Course </w:delText>
        </w:r>
        <w:r w:rsidR="00757B19" w:rsidDel="000C57AD">
          <w:delText xml:space="preserve">memiliki relasi dengan entitas </w:delText>
        </w:r>
        <w:r w:rsidR="00757B19" w:rsidDel="000C57AD">
          <w:rPr>
            <w:i/>
          </w:rPr>
          <w:delText xml:space="preserve">Teaching </w:delText>
        </w:r>
        <w:r w:rsidR="00757B19" w:rsidDel="000C57AD">
          <w:delText xml:space="preserve">dengan atribut </w:delText>
        </w:r>
        <w:r w:rsidR="00757B19" w:rsidRPr="001A586A" w:rsidDel="000C57AD">
          <w:rPr>
            <w:i/>
          </w:rPr>
          <w:delText xml:space="preserve">idCourse </w:delText>
        </w:r>
        <w:r w:rsidR="00757B19" w:rsidRPr="007B49F2" w:rsidDel="000C57AD">
          <w:delText>bertindak sebagai</w:delText>
        </w:r>
        <w:r w:rsidR="00757B19" w:rsidRPr="001A586A" w:rsidDel="000C57AD">
          <w:rPr>
            <w:i/>
          </w:rPr>
          <w:delText xml:space="preserve"> foreign key di dalam </w:delText>
        </w:r>
        <w:r w:rsidR="00757B19" w:rsidRPr="001A586A" w:rsidDel="000C57AD">
          <w:delText xml:space="preserve">entitas </w:delText>
        </w:r>
        <w:r w:rsidR="00757B19" w:rsidRPr="001A586A" w:rsidDel="000C57AD">
          <w:rPr>
            <w:i/>
          </w:rPr>
          <w:delText>Teaching</w:delText>
        </w:r>
        <w:r w:rsidR="00757B19" w:rsidDel="000C57AD">
          <w:rPr>
            <w:i/>
            <w:u w:val="single"/>
          </w:rPr>
          <w:delText xml:space="preserve">. </w:delText>
        </w:r>
        <w:r w:rsidR="00732974" w:rsidDel="000C57AD">
          <w:delText xml:space="preserve">Entitas </w:delText>
        </w:r>
        <w:r w:rsidR="00AB16D5" w:rsidDel="000C57AD">
          <w:rPr>
            <w:i/>
          </w:rPr>
          <w:delText>T</w:delText>
        </w:r>
        <w:r w:rsidR="00732974" w:rsidDel="000C57AD">
          <w:rPr>
            <w:i/>
          </w:rPr>
          <w:delText>eaching</w:delText>
        </w:r>
        <w:r w:rsidR="00AB16D5" w:rsidDel="000C57AD">
          <w:rPr>
            <w:i/>
          </w:rPr>
          <w:delText xml:space="preserve"> </w:delText>
        </w:r>
        <w:r w:rsidR="00AB16D5" w:rsidDel="000C57AD">
          <w:delText xml:space="preserve">berisi atribut </w:delText>
        </w:r>
        <w:r w:rsidR="00AB16D5" w:rsidDel="000C57AD">
          <w:rPr>
            <w:i/>
          </w:rPr>
          <w:delText>id</w:delText>
        </w:r>
        <w:r w:rsidR="001754AD" w:rsidDel="000C57AD">
          <w:rPr>
            <w:i/>
          </w:rPr>
          <w:delText>T</w:delText>
        </w:r>
        <w:r w:rsidR="00AB16D5" w:rsidDel="000C57AD">
          <w:rPr>
            <w:i/>
          </w:rPr>
          <w:delText>eaching</w:delText>
        </w:r>
        <w:r w:rsidR="00AB16D5" w:rsidDel="000C57AD">
          <w:delText xml:space="preserve"> dan </w:delText>
        </w:r>
        <w:r w:rsidR="00AB16D5" w:rsidDel="000C57AD">
          <w:rPr>
            <w:i/>
          </w:rPr>
          <w:delText>id</w:delText>
        </w:r>
        <w:r w:rsidR="001754AD" w:rsidDel="000C57AD">
          <w:rPr>
            <w:i/>
          </w:rPr>
          <w:delText>C</w:delText>
        </w:r>
        <w:r w:rsidR="00AB16D5" w:rsidDel="000C57AD">
          <w:rPr>
            <w:i/>
          </w:rPr>
          <w:delText>ourse</w:delText>
        </w:r>
        <w:r w:rsidR="006C03C1" w:rsidDel="000C57AD">
          <w:delText xml:space="preserve">. </w:delText>
        </w:r>
        <w:r w:rsidR="00481466" w:rsidDel="000C57AD">
          <w:delText>Atribut</w:delText>
        </w:r>
        <w:r w:rsidR="00AB16D5" w:rsidDel="000C57AD">
          <w:delText xml:space="preserve"> </w:delText>
        </w:r>
        <w:r w:rsidR="00AB16D5" w:rsidDel="000C57AD">
          <w:rPr>
            <w:i/>
          </w:rPr>
          <w:delText>id</w:delText>
        </w:r>
        <w:r w:rsidR="001754AD" w:rsidDel="000C57AD">
          <w:rPr>
            <w:i/>
          </w:rPr>
          <w:delText>T</w:delText>
        </w:r>
        <w:r w:rsidR="00AB16D5" w:rsidDel="000C57AD">
          <w:rPr>
            <w:i/>
          </w:rPr>
          <w:delText xml:space="preserve">eaching </w:delText>
        </w:r>
        <w:r w:rsidR="00AB16D5" w:rsidDel="000C57AD">
          <w:delText>hanya akan dibuat sejumlah mata kuliah yang ada pada sistem</w:delText>
        </w:r>
        <w:r w:rsidR="00481466" w:rsidDel="000C57AD">
          <w:delText xml:space="preserve">, sehingga relasi dari kedua entitas ini adalah </w:delText>
        </w:r>
        <w:r w:rsidR="00481466" w:rsidDel="000C57AD">
          <w:rPr>
            <w:i/>
          </w:rPr>
          <w:delText>one-to-one</w:delText>
        </w:r>
        <w:r w:rsidR="00AB16D5" w:rsidDel="000C57AD">
          <w:delText>.</w:delText>
        </w:r>
        <w:r w:rsidR="00481466" w:rsidDel="000C57AD">
          <w:delText xml:space="preserve"> Entitas yang terakhir adalah entitas </w:delText>
        </w:r>
        <w:r w:rsidR="00481466" w:rsidDel="000C57AD">
          <w:rPr>
            <w:i/>
          </w:rPr>
          <w:delText>Lecturer_Team</w:delText>
        </w:r>
        <w:r w:rsidR="00481466" w:rsidDel="000C57AD">
          <w:delText xml:space="preserve">. Entitas ini menunjukkan kelompok pengajaran dosen yang mengampu mata kuliah yang sama, sehingga entitas ini memiliki relasi dengan entitas </w:delText>
        </w:r>
        <w:r w:rsidR="00481466" w:rsidDel="000C57AD">
          <w:rPr>
            <w:i/>
          </w:rPr>
          <w:delText xml:space="preserve">Lecturer </w:delText>
        </w:r>
        <w:r w:rsidR="00481466" w:rsidDel="000C57AD">
          <w:delText xml:space="preserve">dan </w:delText>
        </w:r>
        <w:r w:rsidR="00481466" w:rsidDel="000C57AD">
          <w:rPr>
            <w:i/>
          </w:rPr>
          <w:delText>Course</w:delText>
        </w:r>
        <w:r w:rsidR="00481466" w:rsidDel="000C57AD">
          <w:delText xml:space="preserve">. Hubungan ketiga entitas tersebut ditunjukkan dengan keberadaan kedua </w:delText>
        </w:r>
        <w:r w:rsidR="00481466" w:rsidDel="000C57AD">
          <w:rPr>
            <w:i/>
          </w:rPr>
          <w:delText xml:space="preserve">primary key </w:delText>
        </w:r>
        <w:r w:rsidR="00481466" w:rsidDel="000C57AD">
          <w:delText xml:space="preserve">dari entitas </w:delText>
        </w:r>
        <w:r w:rsidR="00481466" w:rsidRPr="007B49F2" w:rsidDel="000C57AD">
          <w:rPr>
            <w:i/>
          </w:rPr>
          <w:delText xml:space="preserve">Lecturer </w:delText>
        </w:r>
        <w:r w:rsidR="00481466" w:rsidDel="000C57AD">
          <w:delText xml:space="preserve">dan </w:delText>
        </w:r>
        <w:r w:rsidR="00481466" w:rsidDel="000C57AD">
          <w:rPr>
            <w:i/>
          </w:rPr>
          <w:delText xml:space="preserve">Course </w:delText>
        </w:r>
        <w:r w:rsidR="00481466" w:rsidDel="000C57AD">
          <w:delText xml:space="preserve">di dalam entitas </w:delText>
        </w:r>
        <w:r w:rsidR="00481466" w:rsidDel="000C57AD">
          <w:rPr>
            <w:i/>
          </w:rPr>
          <w:delText>Lecturer_</w:delText>
        </w:r>
        <w:r w:rsidR="00481466" w:rsidRPr="007B49F2" w:rsidDel="000C57AD">
          <w:delText>Team</w:delText>
        </w:r>
        <w:r w:rsidR="00481466" w:rsidDel="000C57AD">
          <w:delText xml:space="preserve">, yaitu </w:delText>
        </w:r>
        <w:r w:rsidR="00481466" w:rsidRPr="00481466" w:rsidDel="000C57AD">
          <w:delText>atribut</w:delText>
        </w:r>
        <w:r w:rsidR="00481466" w:rsidDel="000C57AD">
          <w:delText xml:space="preserve"> </w:delText>
        </w:r>
        <w:r w:rsidR="00481466" w:rsidDel="000C57AD">
          <w:rPr>
            <w:i/>
          </w:rPr>
          <w:delText>id</w:delText>
        </w:r>
        <w:r w:rsidR="00EE0358" w:rsidDel="000C57AD">
          <w:rPr>
            <w:i/>
          </w:rPr>
          <w:delText>T</w:delText>
        </w:r>
        <w:r w:rsidR="00481466" w:rsidDel="000C57AD">
          <w:rPr>
            <w:i/>
          </w:rPr>
          <w:delText>eaching</w:delText>
        </w:r>
        <w:r w:rsidR="00481466" w:rsidDel="000C57AD">
          <w:delText xml:space="preserve"> dan </w:delText>
        </w:r>
        <w:r w:rsidR="00481466" w:rsidDel="000C57AD">
          <w:rPr>
            <w:i/>
          </w:rPr>
          <w:delText>id</w:delText>
        </w:r>
        <w:r w:rsidR="00EE0358" w:rsidDel="000C57AD">
          <w:rPr>
            <w:i/>
          </w:rPr>
          <w:delText>L</w:delText>
        </w:r>
        <w:r w:rsidR="00481466" w:rsidDel="000C57AD">
          <w:rPr>
            <w:i/>
          </w:rPr>
          <w:delText xml:space="preserve">ecturer </w:delText>
        </w:r>
        <w:r w:rsidR="00481466" w:rsidDel="000C57AD">
          <w:delText xml:space="preserve">yang menjadi </w:delText>
        </w:r>
        <w:r w:rsidR="00481466" w:rsidDel="000C57AD">
          <w:rPr>
            <w:i/>
          </w:rPr>
          <w:delText xml:space="preserve">foreign key </w:delText>
        </w:r>
        <w:r w:rsidR="00481466" w:rsidDel="000C57AD">
          <w:delText xml:space="preserve">pada entitas </w:delText>
        </w:r>
        <w:r w:rsidR="00481466" w:rsidDel="000C57AD">
          <w:rPr>
            <w:i/>
          </w:rPr>
          <w:delText>Lecturer_Team</w:delText>
        </w:r>
        <w:r w:rsidR="009D2DE7" w:rsidDel="000C57AD">
          <w:delText>.</w:delText>
        </w:r>
      </w:del>
    </w:p>
    <w:p w14:paraId="12CF7EC0" w14:textId="589ED401" w:rsidR="00656DA1" w:rsidRPr="00B267B2" w:rsidDel="00494234" w:rsidRDefault="00CE7AA2" w:rsidP="007B49F2">
      <w:pPr>
        <w:rPr>
          <w:del w:id="2575" w:author="ditaoktaria" w:date="2015-07-06T10:28:00Z"/>
        </w:rPr>
      </w:pPr>
      <w:r>
        <w:t xml:space="preserve">Entitas di dalam ERD merepresentasikan tabel di dalam basis data, sedangkan atribut merepresentasikan </w:t>
      </w:r>
      <w:r>
        <w:rPr>
          <w:i/>
        </w:rPr>
        <w:t xml:space="preserve">field </w:t>
      </w:r>
      <w:r>
        <w:t xml:space="preserve">dari masing-masing tabel. Berikut ini </w:t>
      </w:r>
      <w:r w:rsidR="00750269">
        <w:t xml:space="preserve">merupakan struktur dari masing-masing tabel serta keterangan tiap </w:t>
      </w:r>
      <w:r w:rsidR="00750269">
        <w:rPr>
          <w:i/>
        </w:rPr>
        <w:t xml:space="preserve">field </w:t>
      </w:r>
      <w:r w:rsidR="00750269">
        <w:t xml:space="preserve">yang ada pada basis data. Entitas </w:t>
      </w:r>
      <w:r w:rsidR="00750269" w:rsidRPr="007B49F2">
        <w:rPr>
          <w:i/>
        </w:rPr>
        <w:t>Lecturer</w:t>
      </w:r>
      <w:r w:rsidR="00750269">
        <w:t xml:space="preserve"> merepresentasikan tabel </w:t>
      </w:r>
      <w:r w:rsidR="00750269">
        <w:rPr>
          <w:i/>
        </w:rPr>
        <w:t xml:space="preserve">Lecturer </w:t>
      </w:r>
      <w:r w:rsidR="00CC5AA5">
        <w:t>di dalam</w:t>
      </w:r>
      <w:r w:rsidR="004A64F1">
        <w:t xml:space="preserve"> basis data. Tabel </w:t>
      </w:r>
      <w:r w:rsidR="004A64F1">
        <w:rPr>
          <w:i/>
        </w:rPr>
        <w:t xml:space="preserve">Lecturer </w:t>
      </w:r>
      <w:r w:rsidR="004A64F1">
        <w:t>melakukan penyimpanan data ketika pengguna melakukan perubahan data akun. D</w:t>
      </w:r>
      <w:r w:rsidR="007705AB">
        <w:t>ata yang disimpan yaitu berupa kode pengguna</w:t>
      </w:r>
      <w:r w:rsidR="004A64F1">
        <w:t>,</w:t>
      </w:r>
      <w:r w:rsidR="007705AB">
        <w:t xml:space="preserve"> nama lengkap pengguna, serta</w:t>
      </w:r>
      <w:r w:rsidR="004A64F1">
        <w:t xml:space="preserve"> </w:t>
      </w:r>
      <w:r w:rsidR="007705AB">
        <w:rPr>
          <w:i/>
        </w:rPr>
        <w:t xml:space="preserve">username </w:t>
      </w:r>
      <w:r w:rsidR="007705AB">
        <w:t xml:space="preserve">dan </w:t>
      </w:r>
      <w:r w:rsidR="007705AB">
        <w:rPr>
          <w:i/>
        </w:rPr>
        <w:t xml:space="preserve">password </w:t>
      </w:r>
      <w:r w:rsidR="007705AB">
        <w:t xml:space="preserve">yang digunakan untuk melakukan </w:t>
      </w:r>
      <w:r w:rsidR="007705AB">
        <w:rPr>
          <w:i/>
        </w:rPr>
        <w:t>login</w:t>
      </w:r>
      <w:r w:rsidR="007705AB">
        <w:t>.</w:t>
      </w:r>
      <w:r w:rsidR="00B267B2">
        <w:t xml:space="preserve"> Struktur tabel </w:t>
      </w:r>
      <w:r w:rsidR="00B267B2">
        <w:rPr>
          <w:i/>
        </w:rPr>
        <w:t xml:space="preserve">Lecturer </w:t>
      </w:r>
      <w:r w:rsidR="00B267B2">
        <w:t>ditunjukkan pada Tabel 4.</w:t>
      </w:r>
      <w:ins w:id="2576" w:author="ditaoktaria" w:date="2015-07-06T10:29:00Z">
        <w:r w:rsidR="00494234">
          <w:t>7.</w:t>
        </w:r>
      </w:ins>
      <w:del w:id="2577" w:author="ditaoktaria" w:date="2015-07-06T10:29:00Z">
        <w:r w:rsidR="00EA2CE7" w:rsidDel="00494234">
          <w:delText>11</w:delText>
        </w:r>
      </w:del>
      <w:del w:id="2578" w:author="ditaoktaria" w:date="2015-07-29T09:12:00Z">
        <w:r w:rsidR="00EA2CE7" w:rsidDel="000525F7">
          <w:delText>.</w:delText>
        </w:r>
      </w:del>
    </w:p>
    <w:p w14:paraId="44428C54" w14:textId="01FCAD23" w:rsidR="00347C09" w:rsidRPr="007B49F2" w:rsidRDefault="00347C09">
      <w:pPr>
        <w:rPr>
          <w:i/>
        </w:rPr>
        <w:pPrChange w:id="2579" w:author="ditaoktaria" w:date="2015-07-06T10:28:00Z">
          <w:pPr>
            <w:pStyle w:val="Caption"/>
            <w:keepNext/>
          </w:pPr>
        </w:pPrChange>
      </w:pPr>
      <w:del w:id="2580" w:author="ditaoktaria" w:date="2015-07-06T10:28: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11</w:delText>
        </w:r>
        <w:r w:rsidR="007E28E8" w:rsidDel="00494234">
          <w:rPr>
            <w:noProof/>
          </w:rPr>
          <w:fldChar w:fldCharType="end"/>
        </w:r>
        <w:r w:rsidDel="00494234">
          <w:delText xml:space="preserve"> </w:delText>
        </w:r>
        <w:r w:rsidDel="00494234">
          <w:rPr>
            <w:b/>
          </w:rPr>
          <w:delText xml:space="preserve">Struktur Tabel </w:delText>
        </w:r>
        <w:r w:rsidDel="00494234">
          <w:rPr>
            <w:b/>
            <w:i/>
          </w:rPr>
          <w:delText>Lecturer</w:delText>
        </w:r>
      </w:del>
    </w:p>
    <w:p w14:paraId="0E785F09" w14:textId="07D1C4C2" w:rsidR="00494234" w:rsidRPr="00494234" w:rsidRDefault="00494234">
      <w:pPr>
        <w:pStyle w:val="Caption"/>
        <w:keepNext/>
        <w:rPr>
          <w:ins w:id="2581" w:author="ditaoktaria" w:date="2015-07-06T10:28:00Z"/>
          <w:i/>
          <w:rPrChange w:id="2582" w:author="ditaoktaria" w:date="2015-07-06T10:28:00Z">
            <w:rPr>
              <w:ins w:id="2583" w:author="ditaoktaria" w:date="2015-07-06T10:28:00Z"/>
            </w:rPr>
          </w:rPrChange>
        </w:rPr>
        <w:pPrChange w:id="2584" w:author="ditaoktaria" w:date="2015-07-06T10:28:00Z">
          <w:pPr>
            <w:jc w:val="left"/>
          </w:pPr>
        </w:pPrChange>
      </w:pPr>
      <w:bookmarkStart w:id="2585" w:name="_Toc297818532"/>
      <w:commentRangeStart w:id="2586"/>
      <w:ins w:id="2587" w:author="ditaoktaria" w:date="2015-07-06T10:28:00Z">
        <w:r>
          <w:t xml:space="preserve">Tabel 4. </w:t>
        </w:r>
        <w:r>
          <w:fldChar w:fldCharType="begin"/>
        </w:r>
        <w:r>
          <w:instrText xml:space="preserve"> SEQ Tabel_4. \* ARABIC </w:instrText>
        </w:r>
      </w:ins>
      <w:r>
        <w:fldChar w:fldCharType="separate"/>
      </w:r>
      <w:ins w:id="2588" w:author="ditaoktaria" w:date="2015-07-29T10:19:00Z">
        <w:r w:rsidR="006819DC">
          <w:rPr>
            <w:noProof/>
          </w:rPr>
          <w:t>7</w:t>
        </w:r>
      </w:ins>
      <w:ins w:id="2589" w:author="ditaoktaria" w:date="2015-07-06T10:28:00Z">
        <w:r>
          <w:fldChar w:fldCharType="end"/>
        </w:r>
        <w:r>
          <w:t xml:space="preserve"> </w:t>
        </w:r>
        <w:r>
          <w:rPr>
            <w:b w:val="0"/>
          </w:rPr>
          <w:t xml:space="preserve">Struktur Tabel </w:t>
        </w:r>
        <w:r>
          <w:rPr>
            <w:b w:val="0"/>
            <w:i/>
          </w:rPr>
          <w:t>Lecturer</w:t>
        </w:r>
      </w:ins>
      <w:bookmarkEnd w:id="2585"/>
      <w:commentRangeEnd w:id="2586"/>
      <w:r w:rsidR="00900070">
        <w:rPr>
          <w:rStyle w:val="CommentReference"/>
          <w:b w:val="0"/>
          <w:iCs w:val="0"/>
        </w:rPr>
        <w:commentReference w:id="2586"/>
      </w:r>
    </w:p>
    <w:tbl>
      <w:tblPr>
        <w:tblStyle w:val="TableGrid"/>
        <w:tblW w:w="0" w:type="auto"/>
        <w:tblInd w:w="108" w:type="dxa"/>
        <w:tblLayout w:type="fixed"/>
        <w:tblLook w:val="04A0" w:firstRow="1" w:lastRow="0" w:firstColumn="1" w:lastColumn="0" w:noHBand="0" w:noVBand="1"/>
        <w:tblPrChange w:id="2590" w:author="ditaoktaria oktaria" w:date="2015-07-14T14:53:00Z">
          <w:tblPr>
            <w:tblStyle w:val="TableGrid"/>
            <w:tblW w:w="0" w:type="auto"/>
            <w:tblInd w:w="108" w:type="dxa"/>
            <w:tblLook w:val="04A0" w:firstRow="1" w:lastRow="0" w:firstColumn="1" w:lastColumn="0" w:noHBand="0" w:noVBand="1"/>
          </w:tblPr>
        </w:tblPrChange>
      </w:tblPr>
      <w:tblGrid>
        <w:gridCol w:w="467"/>
        <w:gridCol w:w="1423"/>
        <w:gridCol w:w="1350"/>
        <w:gridCol w:w="2610"/>
        <w:gridCol w:w="1968"/>
        <w:tblGridChange w:id="2591">
          <w:tblGrid>
            <w:gridCol w:w="467"/>
            <w:gridCol w:w="1201"/>
            <w:gridCol w:w="1530"/>
            <w:gridCol w:w="42"/>
            <w:gridCol w:w="2610"/>
            <w:gridCol w:w="270"/>
            <w:gridCol w:w="1698"/>
            <w:gridCol w:w="90"/>
          </w:tblGrid>
        </w:tblGridChange>
      </w:tblGrid>
      <w:tr w:rsidR="006D173B" w14:paraId="37CDEC80" w14:textId="0CFDB391" w:rsidTr="00644EDA">
        <w:tc>
          <w:tcPr>
            <w:tcW w:w="467" w:type="dxa"/>
            <w:shd w:val="clear" w:color="auto" w:fill="C0C0C0"/>
            <w:tcPrChange w:id="2592" w:author="ditaoktaria oktaria" w:date="2015-07-14T14:53:00Z">
              <w:tcPr>
                <w:tcW w:w="0" w:type="auto"/>
                <w:shd w:val="clear" w:color="auto" w:fill="C0C0C0"/>
              </w:tcPr>
            </w:tcPrChange>
          </w:tcPr>
          <w:p w14:paraId="111F5478" w14:textId="368BF227" w:rsidR="006D173B" w:rsidRPr="00510F24" w:rsidRDefault="006D173B">
            <w:pPr>
              <w:ind w:left="-18" w:firstLine="0"/>
              <w:jc w:val="center"/>
              <w:rPr>
                <w:rFonts w:eastAsia="Times New Roman"/>
                <w:b/>
                <w:iCs/>
                <w:sz w:val="22"/>
              </w:rPr>
              <w:pPrChange w:id="2593" w:author="ditaoktaria oktaria" w:date="2015-07-14T14:47:00Z">
                <w:pPr>
                  <w:keepNext/>
                  <w:keepLines/>
                  <w:spacing w:before="200"/>
                  <w:ind w:firstLine="0"/>
                  <w:jc w:val="center"/>
                  <w:outlineLvl w:val="3"/>
                </w:pPr>
              </w:pPrChange>
            </w:pPr>
            <w:r w:rsidRPr="00510F24">
              <w:rPr>
                <w:b/>
                <w:sz w:val="22"/>
              </w:rPr>
              <w:t>No</w:t>
            </w:r>
          </w:p>
        </w:tc>
        <w:tc>
          <w:tcPr>
            <w:tcW w:w="1423" w:type="dxa"/>
            <w:shd w:val="clear" w:color="auto" w:fill="C0C0C0"/>
            <w:tcPrChange w:id="2594" w:author="ditaoktaria oktaria" w:date="2015-07-14T14:53:00Z">
              <w:tcPr>
                <w:tcW w:w="0" w:type="auto"/>
                <w:shd w:val="clear" w:color="auto" w:fill="C0C0C0"/>
              </w:tcPr>
            </w:tcPrChange>
          </w:tcPr>
          <w:p w14:paraId="79F8456C" w14:textId="31D59231" w:rsidR="006D173B" w:rsidRPr="00510F24" w:rsidRDefault="006D173B">
            <w:pPr>
              <w:ind w:left="-18" w:firstLine="0"/>
              <w:jc w:val="center"/>
              <w:rPr>
                <w:rFonts w:eastAsia="Times New Roman"/>
                <w:b/>
                <w:iCs/>
                <w:sz w:val="22"/>
              </w:rPr>
              <w:pPrChange w:id="2595" w:author="ditaoktaria oktaria" w:date="2015-07-14T14:47:00Z">
                <w:pPr>
                  <w:keepNext/>
                  <w:keepLines/>
                  <w:spacing w:before="200"/>
                  <w:ind w:firstLine="0"/>
                  <w:jc w:val="center"/>
                  <w:outlineLvl w:val="3"/>
                </w:pPr>
              </w:pPrChange>
            </w:pPr>
            <w:r w:rsidRPr="00510F24">
              <w:rPr>
                <w:b/>
                <w:sz w:val="22"/>
              </w:rPr>
              <w:t>Nama Field</w:t>
            </w:r>
          </w:p>
        </w:tc>
        <w:tc>
          <w:tcPr>
            <w:tcW w:w="1350" w:type="dxa"/>
            <w:shd w:val="clear" w:color="auto" w:fill="C0C0C0"/>
            <w:tcPrChange w:id="2596" w:author="ditaoktaria oktaria" w:date="2015-07-14T14:53:00Z">
              <w:tcPr>
                <w:tcW w:w="0" w:type="auto"/>
                <w:shd w:val="clear" w:color="auto" w:fill="C0C0C0"/>
              </w:tcPr>
            </w:tcPrChange>
          </w:tcPr>
          <w:p w14:paraId="448C4B87" w14:textId="69563B57" w:rsidR="006D173B" w:rsidRPr="00510F24" w:rsidRDefault="006D173B">
            <w:pPr>
              <w:ind w:left="-18" w:firstLine="0"/>
              <w:jc w:val="center"/>
              <w:rPr>
                <w:rFonts w:eastAsia="Times New Roman"/>
                <w:b/>
                <w:iCs/>
                <w:sz w:val="22"/>
              </w:rPr>
              <w:pPrChange w:id="2597" w:author="ditaoktaria oktaria" w:date="2015-07-14T14:47:00Z">
                <w:pPr>
                  <w:keepNext/>
                  <w:keepLines/>
                  <w:spacing w:before="200"/>
                  <w:ind w:firstLine="0"/>
                  <w:jc w:val="center"/>
                  <w:outlineLvl w:val="3"/>
                </w:pPr>
              </w:pPrChange>
            </w:pPr>
            <w:r w:rsidRPr="00510F24">
              <w:rPr>
                <w:b/>
                <w:sz w:val="22"/>
              </w:rPr>
              <w:t>Tipe Data</w:t>
            </w:r>
          </w:p>
        </w:tc>
        <w:tc>
          <w:tcPr>
            <w:tcW w:w="2610" w:type="dxa"/>
            <w:shd w:val="clear" w:color="auto" w:fill="C0C0C0"/>
            <w:tcPrChange w:id="2598" w:author="ditaoktaria oktaria" w:date="2015-07-14T14:53:00Z">
              <w:tcPr>
                <w:tcW w:w="2922" w:type="dxa"/>
                <w:gridSpan w:val="3"/>
                <w:shd w:val="clear" w:color="auto" w:fill="C0C0C0"/>
              </w:tcPr>
            </w:tcPrChange>
          </w:tcPr>
          <w:p w14:paraId="553A474B" w14:textId="2C2F54C5" w:rsidR="006D173B" w:rsidRPr="00510F24" w:rsidRDefault="006D173B">
            <w:pPr>
              <w:ind w:left="-18" w:firstLine="0"/>
              <w:jc w:val="center"/>
              <w:rPr>
                <w:rFonts w:eastAsia="Times New Roman"/>
                <w:b/>
                <w:iCs/>
                <w:sz w:val="22"/>
              </w:rPr>
              <w:pPrChange w:id="2599" w:author="ditaoktaria oktaria" w:date="2015-07-14T14:47:00Z">
                <w:pPr>
                  <w:keepNext/>
                  <w:keepLines/>
                  <w:spacing w:before="200"/>
                  <w:ind w:firstLine="0"/>
                  <w:jc w:val="center"/>
                  <w:outlineLvl w:val="3"/>
                </w:pPr>
              </w:pPrChange>
            </w:pPr>
            <w:r w:rsidRPr="00510F24">
              <w:rPr>
                <w:b/>
                <w:sz w:val="22"/>
              </w:rPr>
              <w:t>Keterangan</w:t>
            </w:r>
          </w:p>
        </w:tc>
        <w:tc>
          <w:tcPr>
            <w:tcW w:w="1968" w:type="dxa"/>
            <w:shd w:val="clear" w:color="auto" w:fill="C0C0C0"/>
            <w:tcPrChange w:id="2600" w:author="ditaoktaria oktaria" w:date="2015-07-14T14:53:00Z">
              <w:tcPr>
                <w:tcW w:w="1788" w:type="dxa"/>
                <w:gridSpan w:val="2"/>
                <w:shd w:val="clear" w:color="auto" w:fill="C0C0C0"/>
              </w:tcPr>
            </w:tcPrChange>
          </w:tcPr>
          <w:p w14:paraId="7BDE8BDA" w14:textId="6EF06072" w:rsidR="006D173B" w:rsidRPr="00510F24" w:rsidRDefault="006D173B">
            <w:pPr>
              <w:ind w:left="-18" w:firstLine="0"/>
              <w:jc w:val="center"/>
              <w:rPr>
                <w:b/>
                <w:sz w:val="22"/>
              </w:rPr>
              <w:pPrChange w:id="2601" w:author="ditaoktaria oktaria" w:date="2015-07-14T14:47:00Z">
                <w:pPr>
                  <w:ind w:firstLine="0"/>
                  <w:jc w:val="center"/>
                </w:pPr>
              </w:pPrChange>
            </w:pPr>
            <w:ins w:id="2602" w:author="ditaoktaria oktaria" w:date="2015-07-14T14:46:00Z">
              <w:r>
                <w:rPr>
                  <w:b/>
                  <w:sz w:val="22"/>
                </w:rPr>
                <w:t>Contoh Data</w:t>
              </w:r>
            </w:ins>
          </w:p>
        </w:tc>
      </w:tr>
      <w:tr w:rsidR="00644EDA" w14:paraId="4978BF84" w14:textId="23A823A8" w:rsidTr="00644EDA">
        <w:tblPrEx>
          <w:tblPrExChange w:id="2603" w:author="ditaoktaria oktaria" w:date="2015-07-14T14:53:00Z">
            <w:tblPrEx>
              <w:tblLayout w:type="fixed"/>
            </w:tblPrEx>
          </w:tblPrExChange>
        </w:tblPrEx>
        <w:trPr>
          <w:trPrChange w:id="2604" w:author="ditaoktaria oktaria" w:date="2015-07-14T14:53:00Z">
            <w:trPr>
              <w:gridAfter w:val="0"/>
            </w:trPr>
          </w:trPrChange>
        </w:trPr>
        <w:tc>
          <w:tcPr>
            <w:tcW w:w="467" w:type="dxa"/>
            <w:tcPrChange w:id="2605" w:author="ditaoktaria oktaria" w:date="2015-07-14T14:53:00Z">
              <w:tcPr>
                <w:tcW w:w="467" w:type="dxa"/>
              </w:tcPr>
            </w:tcPrChange>
          </w:tcPr>
          <w:p w14:paraId="71F6C5AF" w14:textId="26CEA479" w:rsidR="006D173B" w:rsidRPr="00510F24" w:rsidRDefault="006D173B">
            <w:pPr>
              <w:ind w:left="-18" w:firstLine="0"/>
              <w:jc w:val="center"/>
              <w:rPr>
                <w:rFonts w:eastAsia="Times New Roman"/>
                <w:b/>
                <w:iCs/>
                <w:sz w:val="22"/>
              </w:rPr>
              <w:pPrChange w:id="2606" w:author="ditaoktaria oktaria" w:date="2015-07-14T14:47:00Z">
                <w:pPr>
                  <w:keepNext/>
                  <w:keepLines/>
                  <w:spacing w:before="200"/>
                  <w:ind w:firstLine="0"/>
                  <w:jc w:val="center"/>
                  <w:outlineLvl w:val="3"/>
                </w:pPr>
              </w:pPrChange>
            </w:pPr>
            <w:r w:rsidRPr="00510F24">
              <w:rPr>
                <w:sz w:val="22"/>
              </w:rPr>
              <w:t>1</w:t>
            </w:r>
          </w:p>
        </w:tc>
        <w:tc>
          <w:tcPr>
            <w:tcW w:w="1423" w:type="dxa"/>
            <w:tcPrChange w:id="2607" w:author="ditaoktaria oktaria" w:date="2015-07-14T14:53:00Z">
              <w:tcPr>
                <w:tcW w:w="1201" w:type="dxa"/>
              </w:tcPr>
            </w:tcPrChange>
          </w:tcPr>
          <w:p w14:paraId="230ACCF4" w14:textId="60888B60" w:rsidR="006D173B" w:rsidRPr="00510F24" w:rsidRDefault="006D173B">
            <w:pPr>
              <w:ind w:left="-18" w:hanging="17"/>
              <w:rPr>
                <w:rFonts w:eastAsia="Times New Roman"/>
                <w:b/>
                <w:iCs/>
                <w:sz w:val="22"/>
              </w:rPr>
              <w:pPrChange w:id="2608" w:author="ditaoktaria oktaria" w:date="2015-07-14T14:47:00Z">
                <w:pPr>
                  <w:keepNext/>
                  <w:keepLines/>
                  <w:spacing w:before="200"/>
                  <w:ind w:left="-239" w:firstLine="239"/>
                  <w:outlineLvl w:val="3"/>
                </w:pPr>
              </w:pPrChange>
            </w:pPr>
            <w:r>
              <w:rPr>
                <w:sz w:val="22"/>
              </w:rPr>
              <w:t>idLecturer (PK)</w:t>
            </w:r>
          </w:p>
        </w:tc>
        <w:tc>
          <w:tcPr>
            <w:tcW w:w="1350" w:type="dxa"/>
            <w:tcPrChange w:id="2609" w:author="ditaoktaria oktaria" w:date="2015-07-14T14:53:00Z">
              <w:tcPr>
                <w:tcW w:w="1572" w:type="dxa"/>
                <w:gridSpan w:val="2"/>
              </w:tcPr>
            </w:tcPrChange>
          </w:tcPr>
          <w:p w14:paraId="70656236" w14:textId="04BF2F3A" w:rsidR="006D173B" w:rsidRPr="00510F24" w:rsidRDefault="006D173B">
            <w:pPr>
              <w:ind w:left="-18" w:firstLine="0"/>
              <w:rPr>
                <w:sz w:val="22"/>
              </w:rPr>
              <w:pPrChange w:id="2610" w:author="ditaoktaria oktaria" w:date="2015-07-14T14:47:00Z">
                <w:pPr>
                  <w:ind w:firstLine="0"/>
                </w:pPr>
              </w:pPrChange>
            </w:pPr>
            <w:del w:id="2611" w:author="ditaoktaria" w:date="2015-06-29T15:14:00Z">
              <w:r w:rsidDel="00D7731D">
                <w:rPr>
                  <w:sz w:val="22"/>
                </w:rPr>
                <w:delText>Integer</w:delText>
              </w:r>
            </w:del>
            <w:ins w:id="2612" w:author="ditaoktaria" w:date="2015-06-29T15:14:00Z">
              <w:r>
                <w:rPr>
                  <w:sz w:val="22"/>
                </w:rPr>
                <w:t>Varchar</w:t>
              </w:r>
            </w:ins>
          </w:p>
        </w:tc>
        <w:tc>
          <w:tcPr>
            <w:tcW w:w="2610" w:type="dxa"/>
            <w:tcPrChange w:id="2613" w:author="ditaoktaria oktaria" w:date="2015-07-14T14:53:00Z">
              <w:tcPr>
                <w:tcW w:w="2610" w:type="dxa"/>
              </w:tcPr>
            </w:tcPrChange>
          </w:tcPr>
          <w:p w14:paraId="7C75ACF2" w14:textId="1F1FF098" w:rsidR="006D173B" w:rsidRPr="00510F24" w:rsidRDefault="006D173B">
            <w:pPr>
              <w:ind w:left="-18" w:firstLine="0"/>
              <w:rPr>
                <w:rFonts w:eastAsia="Times New Roman"/>
                <w:b/>
                <w:iCs/>
                <w:sz w:val="22"/>
              </w:rPr>
              <w:pPrChange w:id="2614" w:author="ditaoktaria oktaria" w:date="2015-07-14T14:47:00Z">
                <w:pPr>
                  <w:keepNext/>
                  <w:keepLines/>
                  <w:spacing w:before="200"/>
                  <w:ind w:firstLine="0"/>
                  <w:outlineLvl w:val="3"/>
                </w:pPr>
              </w:pPrChange>
            </w:pPr>
            <w:r>
              <w:rPr>
                <w:sz w:val="22"/>
              </w:rPr>
              <w:t xml:space="preserve">Kode dari </w:t>
            </w:r>
            <w:ins w:id="2615" w:author="ditaoktaria" w:date="2015-06-29T15:07:00Z">
              <w:r>
                <w:rPr>
                  <w:sz w:val="22"/>
                </w:rPr>
                <w:t xml:space="preserve">dosen yang diperoleh dari </w:t>
              </w:r>
              <w:r>
                <w:rPr>
                  <w:i/>
                  <w:sz w:val="22"/>
                </w:rPr>
                <w:t xml:space="preserve">web service </w:t>
              </w:r>
            </w:ins>
            <w:ins w:id="2616" w:author="ditaoktaria" w:date="2015-06-29T15:08:00Z">
              <w:r>
                <w:rPr>
                  <w:sz w:val="22"/>
                </w:rPr>
                <w:t>PTIIK</w:t>
              </w:r>
            </w:ins>
            <w:del w:id="2617" w:author="ditaoktaria" w:date="2015-06-29T15:07:00Z">
              <w:r w:rsidDel="000A7F16">
                <w:rPr>
                  <w:sz w:val="22"/>
                </w:rPr>
                <w:delText xml:space="preserve">pengguna </w:delText>
              </w:r>
            </w:del>
            <w:del w:id="2618" w:author="ditaoktaria" w:date="2015-06-29T15:08:00Z">
              <w:r w:rsidDel="000A7F16">
                <w:rPr>
                  <w:sz w:val="22"/>
                </w:rPr>
                <w:delText>(1,2,3)</w:delText>
              </w:r>
            </w:del>
          </w:p>
        </w:tc>
        <w:tc>
          <w:tcPr>
            <w:tcW w:w="1968" w:type="dxa"/>
            <w:tcPrChange w:id="2619" w:author="ditaoktaria oktaria" w:date="2015-07-14T14:53:00Z">
              <w:tcPr>
                <w:tcW w:w="1968" w:type="dxa"/>
                <w:gridSpan w:val="2"/>
              </w:tcPr>
            </w:tcPrChange>
          </w:tcPr>
          <w:p w14:paraId="046CA872" w14:textId="01074507" w:rsidR="006D173B" w:rsidRDefault="006D173B">
            <w:pPr>
              <w:ind w:left="-18" w:firstLine="0"/>
              <w:rPr>
                <w:sz w:val="22"/>
              </w:rPr>
              <w:pPrChange w:id="2620" w:author="ditaoktaria oktaria" w:date="2015-07-14T14:47:00Z">
                <w:pPr>
                  <w:ind w:firstLine="0"/>
                </w:pPr>
              </w:pPrChange>
            </w:pPr>
            <w:ins w:id="2621" w:author="ditaoktaria oktaria" w:date="2015-07-14T14:50:00Z">
              <w:r>
                <w:rPr>
                  <w:sz w:val="22"/>
                </w:rPr>
                <w:t>ebeac9</w:t>
              </w:r>
            </w:ins>
          </w:p>
        </w:tc>
      </w:tr>
      <w:tr w:rsidR="00644EDA" w14:paraId="050E98E6" w14:textId="5786CAAB" w:rsidTr="00644EDA">
        <w:tblPrEx>
          <w:tblPrExChange w:id="2622" w:author="ditaoktaria oktaria" w:date="2015-07-14T14:53:00Z">
            <w:tblPrEx>
              <w:tblLayout w:type="fixed"/>
            </w:tblPrEx>
          </w:tblPrExChange>
        </w:tblPrEx>
        <w:trPr>
          <w:trPrChange w:id="2623" w:author="ditaoktaria oktaria" w:date="2015-07-14T14:53:00Z">
            <w:trPr>
              <w:gridAfter w:val="0"/>
            </w:trPr>
          </w:trPrChange>
        </w:trPr>
        <w:tc>
          <w:tcPr>
            <w:tcW w:w="467" w:type="dxa"/>
            <w:tcPrChange w:id="2624" w:author="ditaoktaria oktaria" w:date="2015-07-14T14:53:00Z">
              <w:tcPr>
                <w:tcW w:w="467" w:type="dxa"/>
              </w:tcPr>
            </w:tcPrChange>
          </w:tcPr>
          <w:p w14:paraId="385811AE" w14:textId="3BBCEEC6" w:rsidR="006D173B" w:rsidRPr="00510F24" w:rsidRDefault="006D173B">
            <w:pPr>
              <w:ind w:left="-18" w:firstLine="0"/>
              <w:jc w:val="center"/>
              <w:rPr>
                <w:rFonts w:eastAsia="Times New Roman"/>
                <w:b/>
                <w:iCs/>
                <w:sz w:val="22"/>
              </w:rPr>
              <w:pPrChange w:id="2625" w:author="ditaoktaria oktaria" w:date="2015-07-14T14:47:00Z">
                <w:pPr>
                  <w:keepNext/>
                  <w:keepLines/>
                  <w:spacing w:before="200"/>
                  <w:ind w:firstLine="0"/>
                  <w:jc w:val="center"/>
                  <w:outlineLvl w:val="3"/>
                </w:pPr>
              </w:pPrChange>
            </w:pPr>
            <w:r>
              <w:rPr>
                <w:sz w:val="22"/>
              </w:rPr>
              <w:t>2</w:t>
            </w:r>
          </w:p>
        </w:tc>
        <w:tc>
          <w:tcPr>
            <w:tcW w:w="1423" w:type="dxa"/>
            <w:tcPrChange w:id="2626" w:author="ditaoktaria oktaria" w:date="2015-07-14T14:53:00Z">
              <w:tcPr>
                <w:tcW w:w="1201" w:type="dxa"/>
              </w:tcPr>
            </w:tcPrChange>
          </w:tcPr>
          <w:p w14:paraId="25AB1B2D" w14:textId="5A20E537" w:rsidR="006D173B" w:rsidRPr="00510F24" w:rsidRDefault="006D173B">
            <w:pPr>
              <w:ind w:left="-18" w:firstLine="0"/>
              <w:rPr>
                <w:rFonts w:eastAsia="Times New Roman"/>
                <w:b/>
                <w:iCs/>
                <w:sz w:val="22"/>
              </w:rPr>
              <w:pPrChange w:id="2627" w:author="ditaoktaria oktaria" w:date="2015-07-14T14:47:00Z">
                <w:pPr>
                  <w:keepNext/>
                  <w:keepLines/>
                  <w:spacing w:before="200"/>
                  <w:ind w:firstLine="0"/>
                  <w:outlineLvl w:val="3"/>
                </w:pPr>
              </w:pPrChange>
            </w:pPr>
            <w:r>
              <w:rPr>
                <w:sz w:val="22"/>
              </w:rPr>
              <w:t>username</w:t>
            </w:r>
          </w:p>
        </w:tc>
        <w:tc>
          <w:tcPr>
            <w:tcW w:w="1350" w:type="dxa"/>
            <w:tcPrChange w:id="2628" w:author="ditaoktaria oktaria" w:date="2015-07-14T14:53:00Z">
              <w:tcPr>
                <w:tcW w:w="1572" w:type="dxa"/>
                <w:gridSpan w:val="2"/>
              </w:tcPr>
            </w:tcPrChange>
          </w:tcPr>
          <w:p w14:paraId="303E5475" w14:textId="3B064D2A" w:rsidR="006D173B" w:rsidRPr="00510F24" w:rsidRDefault="006D173B">
            <w:pPr>
              <w:ind w:left="-18" w:firstLine="0"/>
              <w:rPr>
                <w:rFonts w:eastAsia="Times New Roman"/>
                <w:b/>
                <w:iCs/>
                <w:sz w:val="22"/>
              </w:rPr>
              <w:pPrChange w:id="2629" w:author="ditaoktaria oktaria" w:date="2015-07-14T14:47:00Z">
                <w:pPr>
                  <w:keepNext/>
                  <w:keepLines/>
                  <w:spacing w:before="200"/>
                  <w:ind w:firstLine="0"/>
                  <w:outlineLvl w:val="3"/>
                </w:pPr>
              </w:pPrChange>
            </w:pPr>
            <w:r>
              <w:rPr>
                <w:sz w:val="22"/>
              </w:rPr>
              <w:t>Varchar</w:t>
            </w:r>
          </w:p>
        </w:tc>
        <w:tc>
          <w:tcPr>
            <w:tcW w:w="2610" w:type="dxa"/>
            <w:tcPrChange w:id="2630" w:author="ditaoktaria oktaria" w:date="2015-07-14T14:53:00Z">
              <w:tcPr>
                <w:tcW w:w="2610" w:type="dxa"/>
              </w:tcPr>
            </w:tcPrChange>
          </w:tcPr>
          <w:p w14:paraId="623ACE70" w14:textId="3B7F7411" w:rsidR="006D173B" w:rsidRPr="00510F24" w:rsidRDefault="006D173B">
            <w:pPr>
              <w:ind w:left="-18" w:firstLine="0"/>
              <w:rPr>
                <w:rFonts w:eastAsia="Times New Roman"/>
                <w:b/>
                <w:iCs/>
                <w:sz w:val="22"/>
              </w:rPr>
              <w:pPrChange w:id="2631" w:author="ditaoktaria oktaria" w:date="2015-07-14T14:50:00Z">
                <w:pPr>
                  <w:keepNext/>
                  <w:keepLines/>
                  <w:spacing w:before="200"/>
                  <w:ind w:firstLine="0"/>
                  <w:outlineLvl w:val="3"/>
                </w:pPr>
              </w:pPrChange>
            </w:pPr>
            <w:r>
              <w:rPr>
                <w:sz w:val="22"/>
              </w:rPr>
              <w:t>Username pengguna</w:t>
            </w:r>
            <w:del w:id="2632" w:author="ditaoktaria oktaria" w:date="2015-07-14T14:50:00Z">
              <w:r w:rsidDel="006D173B">
                <w:rPr>
                  <w:sz w:val="22"/>
                </w:rPr>
                <w:delText xml:space="preserve">, berupa </w:delText>
              </w:r>
              <w:r w:rsidRPr="00135CE5" w:rsidDel="006D173B">
                <w:rPr>
                  <w:i/>
                  <w:sz w:val="22"/>
                </w:rPr>
                <w:delText>e</w:delText>
              </w:r>
              <w:r w:rsidDel="006D173B">
                <w:rPr>
                  <w:i/>
                  <w:sz w:val="22"/>
                </w:rPr>
                <w:delText>-</w:delText>
              </w:r>
              <w:r w:rsidRPr="00135CE5" w:rsidDel="006D173B">
                <w:rPr>
                  <w:i/>
                  <w:sz w:val="22"/>
                </w:rPr>
                <w:delText>mail</w:delText>
              </w:r>
              <w:r w:rsidDel="006D173B">
                <w:rPr>
                  <w:sz w:val="22"/>
                </w:rPr>
                <w:delText xml:space="preserve"> UB</w:delText>
              </w:r>
            </w:del>
            <w:r>
              <w:rPr>
                <w:sz w:val="22"/>
              </w:rPr>
              <w:t xml:space="preserve"> </w:t>
            </w:r>
            <w:del w:id="2633" w:author="ditaoktaria oktaria" w:date="2015-07-14T14:50:00Z">
              <w:r w:rsidDel="006D173B">
                <w:rPr>
                  <w:sz w:val="22"/>
                </w:rPr>
                <w:delText>(pengguna@ub.ac.id)</w:delText>
              </w:r>
            </w:del>
          </w:p>
        </w:tc>
        <w:tc>
          <w:tcPr>
            <w:tcW w:w="1968" w:type="dxa"/>
            <w:tcPrChange w:id="2634" w:author="ditaoktaria oktaria" w:date="2015-07-14T14:53:00Z">
              <w:tcPr>
                <w:tcW w:w="1968" w:type="dxa"/>
                <w:gridSpan w:val="2"/>
              </w:tcPr>
            </w:tcPrChange>
          </w:tcPr>
          <w:p w14:paraId="6919F73B" w14:textId="31EEE656" w:rsidR="006D173B" w:rsidRDefault="006D173B">
            <w:pPr>
              <w:ind w:left="-18" w:firstLine="0"/>
              <w:rPr>
                <w:sz w:val="22"/>
              </w:rPr>
              <w:pPrChange w:id="2635" w:author="ditaoktaria oktaria" w:date="2015-07-14T14:47:00Z">
                <w:pPr>
                  <w:ind w:firstLine="0"/>
                </w:pPr>
              </w:pPrChange>
            </w:pPr>
            <w:ins w:id="2636" w:author="ditaoktaria oktaria" w:date="2015-07-14T14:51:00Z">
              <w:r>
                <w:rPr>
                  <w:sz w:val="22"/>
                </w:rPr>
                <w:t>dioktaria</w:t>
              </w:r>
            </w:ins>
          </w:p>
        </w:tc>
      </w:tr>
      <w:tr w:rsidR="00644EDA" w14:paraId="0B9795A5" w14:textId="242E8EF7" w:rsidTr="00644EDA">
        <w:tblPrEx>
          <w:tblPrExChange w:id="2637" w:author="ditaoktaria oktaria" w:date="2015-07-14T14:53:00Z">
            <w:tblPrEx>
              <w:tblLayout w:type="fixed"/>
            </w:tblPrEx>
          </w:tblPrExChange>
        </w:tblPrEx>
        <w:trPr>
          <w:trPrChange w:id="2638" w:author="ditaoktaria oktaria" w:date="2015-07-14T14:53:00Z">
            <w:trPr>
              <w:gridAfter w:val="0"/>
            </w:trPr>
          </w:trPrChange>
        </w:trPr>
        <w:tc>
          <w:tcPr>
            <w:tcW w:w="467" w:type="dxa"/>
            <w:tcPrChange w:id="2639" w:author="ditaoktaria oktaria" w:date="2015-07-14T14:53:00Z">
              <w:tcPr>
                <w:tcW w:w="467" w:type="dxa"/>
              </w:tcPr>
            </w:tcPrChange>
          </w:tcPr>
          <w:p w14:paraId="1C0C6CD9" w14:textId="388D15D4" w:rsidR="006D173B" w:rsidRPr="00510F24" w:rsidRDefault="006D173B">
            <w:pPr>
              <w:ind w:left="-18" w:firstLine="0"/>
              <w:jc w:val="center"/>
              <w:rPr>
                <w:rFonts w:eastAsia="Times New Roman"/>
                <w:b/>
                <w:iCs/>
                <w:sz w:val="22"/>
              </w:rPr>
              <w:pPrChange w:id="2640" w:author="ditaoktaria oktaria" w:date="2015-07-14T14:47:00Z">
                <w:pPr>
                  <w:keepNext/>
                  <w:keepLines/>
                  <w:spacing w:before="200"/>
                  <w:ind w:firstLine="0"/>
                  <w:jc w:val="center"/>
                  <w:outlineLvl w:val="3"/>
                </w:pPr>
              </w:pPrChange>
            </w:pPr>
            <w:r>
              <w:rPr>
                <w:sz w:val="22"/>
              </w:rPr>
              <w:t>3</w:t>
            </w:r>
          </w:p>
        </w:tc>
        <w:tc>
          <w:tcPr>
            <w:tcW w:w="1423" w:type="dxa"/>
            <w:tcPrChange w:id="2641" w:author="ditaoktaria oktaria" w:date="2015-07-14T14:53:00Z">
              <w:tcPr>
                <w:tcW w:w="1201" w:type="dxa"/>
              </w:tcPr>
            </w:tcPrChange>
          </w:tcPr>
          <w:p w14:paraId="23B88AA3" w14:textId="178B2EEC" w:rsidR="006D173B" w:rsidRPr="00510F24" w:rsidRDefault="006D173B">
            <w:pPr>
              <w:ind w:left="-18" w:firstLine="0"/>
              <w:rPr>
                <w:rFonts w:eastAsia="Times New Roman"/>
                <w:b/>
                <w:iCs/>
                <w:sz w:val="22"/>
              </w:rPr>
              <w:pPrChange w:id="2642" w:author="ditaoktaria oktaria" w:date="2015-07-14T14:47:00Z">
                <w:pPr>
                  <w:keepNext/>
                  <w:keepLines/>
                  <w:spacing w:before="200"/>
                  <w:ind w:firstLine="0"/>
                  <w:outlineLvl w:val="3"/>
                </w:pPr>
              </w:pPrChange>
            </w:pPr>
            <w:r>
              <w:rPr>
                <w:sz w:val="22"/>
              </w:rPr>
              <w:t>pass</w:t>
            </w:r>
          </w:p>
        </w:tc>
        <w:tc>
          <w:tcPr>
            <w:tcW w:w="1350" w:type="dxa"/>
            <w:tcPrChange w:id="2643" w:author="ditaoktaria oktaria" w:date="2015-07-14T14:53:00Z">
              <w:tcPr>
                <w:tcW w:w="1572" w:type="dxa"/>
                <w:gridSpan w:val="2"/>
              </w:tcPr>
            </w:tcPrChange>
          </w:tcPr>
          <w:p w14:paraId="79AB65D4" w14:textId="5193E375" w:rsidR="006D173B" w:rsidRPr="00510F24" w:rsidRDefault="006D173B">
            <w:pPr>
              <w:ind w:left="-18" w:firstLine="0"/>
              <w:rPr>
                <w:rFonts w:eastAsia="Times New Roman"/>
                <w:b/>
                <w:iCs/>
                <w:sz w:val="22"/>
              </w:rPr>
              <w:pPrChange w:id="2644" w:author="ditaoktaria oktaria" w:date="2015-07-14T14:47:00Z">
                <w:pPr>
                  <w:keepNext/>
                  <w:keepLines/>
                  <w:spacing w:before="200"/>
                  <w:ind w:firstLine="0"/>
                  <w:outlineLvl w:val="3"/>
                </w:pPr>
              </w:pPrChange>
            </w:pPr>
            <w:r>
              <w:rPr>
                <w:sz w:val="22"/>
              </w:rPr>
              <w:t>Varchar</w:t>
            </w:r>
          </w:p>
        </w:tc>
        <w:tc>
          <w:tcPr>
            <w:tcW w:w="2610" w:type="dxa"/>
            <w:tcPrChange w:id="2645" w:author="ditaoktaria oktaria" w:date="2015-07-14T14:53:00Z">
              <w:tcPr>
                <w:tcW w:w="2610" w:type="dxa"/>
              </w:tcPr>
            </w:tcPrChange>
          </w:tcPr>
          <w:p w14:paraId="3F6E7552" w14:textId="56A53DAB" w:rsidR="006D173B" w:rsidRPr="00510F24" w:rsidRDefault="006D173B">
            <w:pPr>
              <w:ind w:left="-18" w:firstLine="0"/>
              <w:rPr>
                <w:rFonts w:eastAsia="Times New Roman"/>
                <w:b/>
                <w:iCs/>
                <w:sz w:val="22"/>
              </w:rPr>
              <w:pPrChange w:id="2646" w:author="ditaoktaria" w:date="2015-07-29T09:13:00Z">
                <w:pPr>
                  <w:keepNext/>
                  <w:keepLines/>
                  <w:spacing w:before="200"/>
                  <w:ind w:firstLine="0"/>
                  <w:outlineLvl w:val="3"/>
                </w:pPr>
              </w:pPrChange>
            </w:pPr>
            <w:r>
              <w:rPr>
                <w:sz w:val="22"/>
              </w:rPr>
              <w:t>Password pengguna</w:t>
            </w:r>
            <w:del w:id="2647" w:author="ditaoktaria" w:date="2015-07-29T09:13:00Z">
              <w:r w:rsidDel="000525F7">
                <w:rPr>
                  <w:sz w:val="22"/>
                </w:rPr>
                <w:delText xml:space="preserve"> (</w:delText>
              </w:r>
            </w:del>
            <w:del w:id="2648" w:author="ditaoktaria oktaria" w:date="2015-07-14T14:50:00Z">
              <w:r w:rsidDel="006D173B">
                <w:rPr>
                  <w:sz w:val="22"/>
                </w:rPr>
                <w:delText>r4h4s1as3k4l1</w:delText>
              </w:r>
            </w:del>
            <w:del w:id="2649" w:author="ditaoktaria" w:date="2015-07-29T09:13:00Z">
              <w:r w:rsidDel="000525F7">
                <w:rPr>
                  <w:sz w:val="22"/>
                </w:rPr>
                <w:delText>)</w:delText>
              </w:r>
            </w:del>
          </w:p>
        </w:tc>
        <w:tc>
          <w:tcPr>
            <w:tcW w:w="1968" w:type="dxa"/>
            <w:tcPrChange w:id="2650" w:author="ditaoktaria oktaria" w:date="2015-07-14T14:53:00Z">
              <w:tcPr>
                <w:tcW w:w="1968" w:type="dxa"/>
                <w:gridSpan w:val="2"/>
              </w:tcPr>
            </w:tcPrChange>
          </w:tcPr>
          <w:p w14:paraId="292F6F3A" w14:textId="17D76C82" w:rsidR="006D173B" w:rsidRDefault="006D173B">
            <w:pPr>
              <w:ind w:left="-18" w:firstLine="0"/>
              <w:rPr>
                <w:sz w:val="22"/>
              </w:rPr>
              <w:pPrChange w:id="2651" w:author="ditaoktaria oktaria" w:date="2015-07-14T14:47:00Z">
                <w:pPr>
                  <w:ind w:firstLine="0"/>
                </w:pPr>
              </w:pPrChange>
            </w:pPr>
            <w:ins w:id="2652" w:author="ditaoktaria oktaria" w:date="2015-07-14T14:50:00Z">
              <w:r>
                <w:rPr>
                  <w:sz w:val="22"/>
                </w:rPr>
                <w:t>r4h4s1as3k4l1</w:t>
              </w:r>
            </w:ins>
          </w:p>
        </w:tc>
      </w:tr>
      <w:tr w:rsidR="00644EDA" w14:paraId="19F92F79" w14:textId="1BCAC137" w:rsidTr="00644EDA">
        <w:tblPrEx>
          <w:tblPrExChange w:id="2653" w:author="ditaoktaria oktaria" w:date="2015-07-14T14:53:00Z">
            <w:tblPrEx>
              <w:tblLayout w:type="fixed"/>
            </w:tblPrEx>
          </w:tblPrExChange>
        </w:tblPrEx>
        <w:trPr>
          <w:trPrChange w:id="2654" w:author="ditaoktaria oktaria" w:date="2015-07-14T14:53:00Z">
            <w:trPr>
              <w:gridAfter w:val="0"/>
            </w:trPr>
          </w:trPrChange>
        </w:trPr>
        <w:tc>
          <w:tcPr>
            <w:tcW w:w="467" w:type="dxa"/>
            <w:tcPrChange w:id="2655" w:author="ditaoktaria oktaria" w:date="2015-07-14T14:53:00Z">
              <w:tcPr>
                <w:tcW w:w="467" w:type="dxa"/>
              </w:tcPr>
            </w:tcPrChange>
          </w:tcPr>
          <w:p w14:paraId="3D7D239B" w14:textId="11EAC50E" w:rsidR="006D173B" w:rsidRDefault="006D173B">
            <w:pPr>
              <w:ind w:left="-18" w:firstLine="0"/>
              <w:jc w:val="center"/>
              <w:rPr>
                <w:rFonts w:eastAsia="Times New Roman"/>
                <w:b/>
                <w:iCs/>
                <w:sz w:val="22"/>
              </w:rPr>
              <w:pPrChange w:id="2656" w:author="ditaoktaria oktaria" w:date="2015-07-14T14:47:00Z">
                <w:pPr>
                  <w:keepNext/>
                  <w:keepLines/>
                  <w:spacing w:before="200"/>
                  <w:ind w:firstLine="0"/>
                  <w:jc w:val="center"/>
                  <w:outlineLvl w:val="3"/>
                </w:pPr>
              </w:pPrChange>
            </w:pPr>
            <w:r>
              <w:rPr>
                <w:sz w:val="22"/>
              </w:rPr>
              <w:t>4</w:t>
            </w:r>
          </w:p>
        </w:tc>
        <w:tc>
          <w:tcPr>
            <w:tcW w:w="1423" w:type="dxa"/>
            <w:tcPrChange w:id="2657" w:author="ditaoktaria oktaria" w:date="2015-07-14T14:53:00Z">
              <w:tcPr>
                <w:tcW w:w="1201" w:type="dxa"/>
              </w:tcPr>
            </w:tcPrChange>
          </w:tcPr>
          <w:p w14:paraId="04CBC3CF" w14:textId="76966C18" w:rsidR="006D173B" w:rsidRDefault="006D173B">
            <w:pPr>
              <w:ind w:left="-18" w:firstLine="0"/>
              <w:rPr>
                <w:rFonts w:eastAsia="Times New Roman"/>
                <w:b/>
                <w:iCs/>
                <w:sz w:val="22"/>
              </w:rPr>
              <w:pPrChange w:id="2658" w:author="ditaoktaria oktaria" w:date="2015-07-14T14:47:00Z">
                <w:pPr>
                  <w:keepNext/>
                  <w:keepLines/>
                  <w:spacing w:before="200"/>
                  <w:ind w:firstLine="0"/>
                  <w:outlineLvl w:val="3"/>
                </w:pPr>
              </w:pPrChange>
            </w:pPr>
            <w:r>
              <w:rPr>
                <w:sz w:val="22"/>
              </w:rPr>
              <w:t>fullName</w:t>
            </w:r>
          </w:p>
        </w:tc>
        <w:tc>
          <w:tcPr>
            <w:tcW w:w="1350" w:type="dxa"/>
            <w:tcPrChange w:id="2659" w:author="ditaoktaria oktaria" w:date="2015-07-14T14:53:00Z">
              <w:tcPr>
                <w:tcW w:w="1572" w:type="dxa"/>
                <w:gridSpan w:val="2"/>
              </w:tcPr>
            </w:tcPrChange>
          </w:tcPr>
          <w:p w14:paraId="18238F27" w14:textId="03BDD5E6" w:rsidR="006D173B" w:rsidRDefault="006D173B">
            <w:pPr>
              <w:ind w:left="-18" w:firstLine="0"/>
              <w:rPr>
                <w:rFonts w:eastAsia="Times New Roman"/>
                <w:b/>
                <w:iCs/>
                <w:sz w:val="22"/>
              </w:rPr>
              <w:pPrChange w:id="2660" w:author="ditaoktaria oktaria" w:date="2015-07-14T14:47:00Z">
                <w:pPr>
                  <w:keepNext/>
                  <w:keepLines/>
                  <w:spacing w:before="200"/>
                  <w:ind w:firstLine="0"/>
                  <w:outlineLvl w:val="3"/>
                </w:pPr>
              </w:pPrChange>
            </w:pPr>
            <w:r>
              <w:rPr>
                <w:sz w:val="22"/>
              </w:rPr>
              <w:t>Varchar</w:t>
            </w:r>
          </w:p>
        </w:tc>
        <w:tc>
          <w:tcPr>
            <w:tcW w:w="2610" w:type="dxa"/>
            <w:tcPrChange w:id="2661" w:author="ditaoktaria oktaria" w:date="2015-07-14T14:53:00Z">
              <w:tcPr>
                <w:tcW w:w="2610" w:type="dxa"/>
              </w:tcPr>
            </w:tcPrChange>
          </w:tcPr>
          <w:p w14:paraId="2737926D" w14:textId="24C391BA" w:rsidR="006D173B" w:rsidRPr="00510F24" w:rsidRDefault="006D173B">
            <w:pPr>
              <w:ind w:left="-18" w:firstLine="0"/>
              <w:rPr>
                <w:rFonts w:eastAsia="Times New Roman"/>
                <w:b/>
                <w:iCs/>
                <w:sz w:val="22"/>
              </w:rPr>
              <w:pPrChange w:id="2662" w:author="ditaoktaria oktaria" w:date="2015-07-14T14:47:00Z">
                <w:pPr>
                  <w:keepNext/>
                  <w:keepLines/>
                  <w:spacing w:before="200"/>
                  <w:ind w:firstLine="0"/>
                  <w:outlineLvl w:val="3"/>
                </w:pPr>
              </w:pPrChange>
            </w:pPr>
            <w:r>
              <w:rPr>
                <w:sz w:val="22"/>
              </w:rPr>
              <w:t>Nama lengkap pengguna</w:t>
            </w:r>
          </w:p>
        </w:tc>
        <w:tc>
          <w:tcPr>
            <w:tcW w:w="1968" w:type="dxa"/>
            <w:tcPrChange w:id="2663" w:author="ditaoktaria oktaria" w:date="2015-07-14T14:53:00Z">
              <w:tcPr>
                <w:tcW w:w="1968" w:type="dxa"/>
                <w:gridSpan w:val="2"/>
              </w:tcPr>
            </w:tcPrChange>
          </w:tcPr>
          <w:p w14:paraId="4C6316D9" w14:textId="778A2E44" w:rsidR="006D173B" w:rsidRDefault="006D173B">
            <w:pPr>
              <w:ind w:left="-18" w:firstLine="0"/>
              <w:rPr>
                <w:sz w:val="22"/>
              </w:rPr>
              <w:pPrChange w:id="2664" w:author="ditaoktaria oktaria" w:date="2015-07-14T14:47:00Z">
                <w:pPr>
                  <w:ind w:firstLine="0"/>
                </w:pPr>
              </w:pPrChange>
            </w:pPr>
            <w:ins w:id="2665" w:author="ditaoktaria oktaria" w:date="2015-07-14T14:51:00Z">
              <w:r>
                <w:rPr>
                  <w:sz w:val="22"/>
                </w:rPr>
                <w:t>Dita Oktaria</w:t>
              </w:r>
            </w:ins>
          </w:p>
        </w:tc>
      </w:tr>
      <w:tr w:rsidR="00644EDA" w14:paraId="0652A8C0" w14:textId="107061B2" w:rsidTr="00644EDA">
        <w:tblPrEx>
          <w:tblPrExChange w:id="2666" w:author="ditaoktaria oktaria" w:date="2015-07-14T14:53:00Z">
            <w:tblPrEx>
              <w:tblLayout w:type="fixed"/>
            </w:tblPrEx>
          </w:tblPrExChange>
        </w:tblPrEx>
        <w:trPr>
          <w:trPrChange w:id="2667" w:author="ditaoktaria oktaria" w:date="2015-07-14T14:53:00Z">
            <w:trPr>
              <w:gridAfter w:val="0"/>
            </w:trPr>
          </w:trPrChange>
        </w:trPr>
        <w:tc>
          <w:tcPr>
            <w:tcW w:w="467" w:type="dxa"/>
            <w:tcPrChange w:id="2668" w:author="ditaoktaria oktaria" w:date="2015-07-14T14:53:00Z">
              <w:tcPr>
                <w:tcW w:w="467" w:type="dxa"/>
              </w:tcPr>
            </w:tcPrChange>
          </w:tcPr>
          <w:p w14:paraId="132452B9" w14:textId="275DC49F" w:rsidR="006D173B" w:rsidRDefault="006D173B">
            <w:pPr>
              <w:ind w:left="-18" w:firstLine="0"/>
              <w:jc w:val="center"/>
              <w:rPr>
                <w:sz w:val="22"/>
              </w:rPr>
              <w:pPrChange w:id="2669" w:author="ditaoktaria oktaria" w:date="2015-07-14T14:47:00Z">
                <w:pPr>
                  <w:ind w:firstLine="0"/>
                  <w:jc w:val="center"/>
                </w:pPr>
              </w:pPrChange>
            </w:pPr>
            <w:ins w:id="2670" w:author="ditaoktaria" w:date="2015-06-29T15:08:00Z">
              <w:r>
                <w:rPr>
                  <w:sz w:val="22"/>
                </w:rPr>
                <w:t>5</w:t>
              </w:r>
            </w:ins>
          </w:p>
        </w:tc>
        <w:tc>
          <w:tcPr>
            <w:tcW w:w="1423" w:type="dxa"/>
            <w:tcPrChange w:id="2671" w:author="ditaoktaria oktaria" w:date="2015-07-14T14:53:00Z">
              <w:tcPr>
                <w:tcW w:w="1201" w:type="dxa"/>
              </w:tcPr>
            </w:tcPrChange>
          </w:tcPr>
          <w:p w14:paraId="73864FB5" w14:textId="534CD397" w:rsidR="006D173B" w:rsidRDefault="006D173B">
            <w:pPr>
              <w:ind w:left="-18" w:firstLine="0"/>
              <w:rPr>
                <w:sz w:val="22"/>
              </w:rPr>
              <w:pPrChange w:id="2672" w:author="ditaoktaria oktaria" w:date="2015-07-14T14:47:00Z">
                <w:pPr>
                  <w:ind w:firstLine="0"/>
                </w:pPr>
              </w:pPrChange>
            </w:pPr>
            <w:ins w:id="2673" w:author="ditaoktaria" w:date="2015-06-29T15:08:00Z">
              <w:r>
                <w:rPr>
                  <w:sz w:val="22"/>
                </w:rPr>
                <w:t>email</w:t>
              </w:r>
            </w:ins>
          </w:p>
        </w:tc>
        <w:tc>
          <w:tcPr>
            <w:tcW w:w="1350" w:type="dxa"/>
            <w:tcPrChange w:id="2674" w:author="ditaoktaria oktaria" w:date="2015-07-14T14:53:00Z">
              <w:tcPr>
                <w:tcW w:w="1572" w:type="dxa"/>
                <w:gridSpan w:val="2"/>
              </w:tcPr>
            </w:tcPrChange>
          </w:tcPr>
          <w:p w14:paraId="02ACBE0E" w14:textId="455E1ACD" w:rsidR="006D173B" w:rsidRDefault="006D173B">
            <w:pPr>
              <w:ind w:left="-18" w:firstLine="0"/>
              <w:rPr>
                <w:sz w:val="22"/>
              </w:rPr>
              <w:pPrChange w:id="2675" w:author="ditaoktaria oktaria" w:date="2015-07-14T14:47:00Z">
                <w:pPr>
                  <w:ind w:firstLine="0"/>
                </w:pPr>
              </w:pPrChange>
            </w:pPr>
            <w:ins w:id="2676" w:author="ditaoktaria" w:date="2015-06-29T15:08:00Z">
              <w:r>
                <w:rPr>
                  <w:sz w:val="22"/>
                </w:rPr>
                <w:t>Varchar</w:t>
              </w:r>
            </w:ins>
          </w:p>
        </w:tc>
        <w:tc>
          <w:tcPr>
            <w:tcW w:w="2610" w:type="dxa"/>
            <w:tcPrChange w:id="2677" w:author="ditaoktaria oktaria" w:date="2015-07-14T14:53:00Z">
              <w:tcPr>
                <w:tcW w:w="2610" w:type="dxa"/>
              </w:tcPr>
            </w:tcPrChange>
          </w:tcPr>
          <w:p w14:paraId="3803D6C2" w14:textId="4637073C" w:rsidR="006D173B" w:rsidRDefault="006D173B">
            <w:pPr>
              <w:ind w:left="-18" w:firstLine="0"/>
              <w:rPr>
                <w:sz w:val="22"/>
              </w:rPr>
              <w:pPrChange w:id="2678" w:author="ditaoktaria oktaria" w:date="2015-07-14T14:47:00Z">
                <w:pPr>
                  <w:ind w:firstLine="0"/>
                </w:pPr>
              </w:pPrChange>
            </w:pPr>
            <w:ins w:id="2679" w:author="ditaoktaria" w:date="2015-06-29T15:08:00Z">
              <w:r>
                <w:rPr>
                  <w:sz w:val="22"/>
                </w:rPr>
                <w:t>email UB pengguna</w:t>
              </w:r>
            </w:ins>
          </w:p>
        </w:tc>
        <w:tc>
          <w:tcPr>
            <w:tcW w:w="1968" w:type="dxa"/>
            <w:tcPrChange w:id="2680" w:author="ditaoktaria oktaria" w:date="2015-07-14T14:53:00Z">
              <w:tcPr>
                <w:tcW w:w="1968" w:type="dxa"/>
                <w:gridSpan w:val="2"/>
              </w:tcPr>
            </w:tcPrChange>
          </w:tcPr>
          <w:p w14:paraId="42609B7E" w14:textId="19E99EEE" w:rsidR="006D173B" w:rsidRDefault="006D173B">
            <w:pPr>
              <w:ind w:left="-18" w:firstLine="0"/>
              <w:rPr>
                <w:sz w:val="22"/>
              </w:rPr>
              <w:pPrChange w:id="2681" w:author="ditaoktaria oktaria" w:date="2015-07-14T14:47:00Z">
                <w:pPr>
                  <w:ind w:firstLine="0"/>
                </w:pPr>
              </w:pPrChange>
            </w:pPr>
            <w:ins w:id="2682" w:author="ditaoktaria oktaria" w:date="2015-07-14T14:51:00Z">
              <w:r>
                <w:rPr>
                  <w:sz w:val="22"/>
                </w:rPr>
                <w:t>example@ub.ac.id</w:t>
              </w:r>
            </w:ins>
          </w:p>
        </w:tc>
      </w:tr>
    </w:tbl>
    <w:p w14:paraId="552A37CB" w14:textId="46CD9A22" w:rsidR="00EA2CE7" w:rsidRPr="00037FB1" w:rsidDel="00494234" w:rsidRDefault="008875D7" w:rsidP="007B49F2">
      <w:pPr>
        <w:rPr>
          <w:del w:id="2683" w:author="ditaoktaria" w:date="2015-07-06T10:29:00Z"/>
        </w:rPr>
      </w:pPr>
      <w:r>
        <w:t>Entitas</w:t>
      </w:r>
      <w:r w:rsidR="0067220B">
        <w:t xml:space="preserve"> </w:t>
      </w:r>
      <w:r w:rsidR="0020687E">
        <w:rPr>
          <w:i/>
        </w:rPr>
        <w:t xml:space="preserve">Material </w:t>
      </w:r>
      <w:r w:rsidR="0020687E">
        <w:t xml:space="preserve">merepresentasikan tabel </w:t>
      </w:r>
      <w:r w:rsidR="005F7D95">
        <w:rPr>
          <w:i/>
        </w:rPr>
        <w:t>Material</w:t>
      </w:r>
      <w:r w:rsidR="0020687E">
        <w:rPr>
          <w:i/>
        </w:rPr>
        <w:t xml:space="preserve"> </w:t>
      </w:r>
      <w:r w:rsidR="007705AB">
        <w:t>yang berisi data-data dari materi yang terdapat di dalam basis data, yaitu kode materi, nama materi</w:t>
      </w:r>
      <w:r w:rsidR="008C5489">
        <w:t xml:space="preserve">, format </w:t>
      </w:r>
      <w:r w:rsidR="008C5489">
        <w:rPr>
          <w:i/>
        </w:rPr>
        <w:t xml:space="preserve">file </w:t>
      </w:r>
      <w:r w:rsidR="008C5489">
        <w:t xml:space="preserve">materi, dan kode pengguna yang mengunggah materi tersebut. Tabel </w:t>
      </w:r>
      <w:r w:rsidR="008C5489">
        <w:rPr>
          <w:i/>
        </w:rPr>
        <w:t xml:space="preserve">Material </w:t>
      </w:r>
      <w:r w:rsidR="008C5489">
        <w:t xml:space="preserve">melakukan penyimpanan data ketika </w:t>
      </w:r>
      <w:r w:rsidR="00E82418">
        <w:t xml:space="preserve">pengguna mengunggah materi ke sistem. Selain itu tabel </w:t>
      </w:r>
      <w:r w:rsidR="00E82418">
        <w:rPr>
          <w:i/>
        </w:rPr>
        <w:t xml:space="preserve">Material </w:t>
      </w:r>
      <w:r w:rsidR="00E82418">
        <w:t>juga melakukan penyimpanan data ketika pengguna mela</w:t>
      </w:r>
      <w:r w:rsidR="00ED628D">
        <w:t xml:space="preserve">kukan aktifitas </w:t>
      </w:r>
      <w:r w:rsidR="00ED628D" w:rsidRPr="007B49F2">
        <w:rPr>
          <w:i/>
        </w:rPr>
        <w:t>edit materi</w:t>
      </w:r>
      <w:r w:rsidR="00ED628D">
        <w:rPr>
          <w:i/>
        </w:rPr>
        <w:t>al</w:t>
      </w:r>
      <w:r w:rsidR="00ED628D">
        <w:t xml:space="preserve"> dan melakukan penghapusan data ketika pengguna melakukan aktifitas </w:t>
      </w:r>
      <w:r w:rsidR="00ED628D">
        <w:rPr>
          <w:i/>
        </w:rPr>
        <w:t>delete material</w:t>
      </w:r>
      <w:r w:rsidR="00A16567">
        <w:t>.</w:t>
      </w:r>
      <w:r w:rsidR="00037FB1">
        <w:t xml:space="preserve"> Struktur tabel </w:t>
      </w:r>
      <w:r w:rsidR="00037FB1">
        <w:rPr>
          <w:i/>
        </w:rPr>
        <w:t xml:space="preserve">Material </w:t>
      </w:r>
      <w:r w:rsidR="00037FB1">
        <w:t xml:space="preserve">ditunjukkan pada </w:t>
      </w:r>
      <w:r w:rsidR="000E080A">
        <w:t>T</w:t>
      </w:r>
      <w:r w:rsidR="00821D21">
        <w:t>abel</w:t>
      </w:r>
      <w:r w:rsidR="00037FB1">
        <w:t xml:space="preserve"> 4.</w:t>
      </w:r>
      <w:ins w:id="2684" w:author="ditaoktaria" w:date="2015-07-06T10:29:00Z">
        <w:r w:rsidR="00494234">
          <w:t>8</w:t>
        </w:r>
      </w:ins>
      <w:del w:id="2685" w:author="ditaoktaria" w:date="2015-07-06T10:29:00Z">
        <w:r w:rsidR="00EA2CE7" w:rsidDel="00494234">
          <w:delText>12</w:delText>
        </w:r>
      </w:del>
      <w:r w:rsidR="00EA2CE7">
        <w:t>.</w:t>
      </w:r>
    </w:p>
    <w:p w14:paraId="4213945C" w14:textId="75D46B7F" w:rsidR="00EA2CE7" w:rsidRPr="007B49F2" w:rsidRDefault="00EA2CE7">
      <w:pPr>
        <w:rPr>
          <w:i/>
        </w:rPr>
        <w:pPrChange w:id="2686" w:author="ditaoktaria" w:date="2015-07-06T10:29:00Z">
          <w:pPr>
            <w:pStyle w:val="Caption"/>
            <w:keepNext/>
          </w:pPr>
        </w:pPrChange>
      </w:pPr>
      <w:del w:id="2687" w:author="ditaoktaria" w:date="2015-07-06T10:29: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12</w:delText>
        </w:r>
        <w:r w:rsidR="007E28E8" w:rsidDel="00494234">
          <w:rPr>
            <w:noProof/>
          </w:rPr>
          <w:fldChar w:fldCharType="end"/>
        </w:r>
        <w:r w:rsidDel="00494234">
          <w:delText xml:space="preserve"> </w:delText>
        </w:r>
        <w:r w:rsidDel="00494234">
          <w:rPr>
            <w:b/>
          </w:rPr>
          <w:delText xml:space="preserve">Strutur Tabel </w:delText>
        </w:r>
        <w:r w:rsidDel="00494234">
          <w:rPr>
            <w:b/>
            <w:i/>
          </w:rPr>
          <w:delText>Material</w:delText>
        </w:r>
      </w:del>
    </w:p>
    <w:p w14:paraId="6F145FF9" w14:textId="65DC12E4" w:rsidR="00494234" w:rsidRPr="00494234" w:rsidRDefault="00494234">
      <w:pPr>
        <w:pStyle w:val="Caption"/>
        <w:keepNext/>
        <w:rPr>
          <w:ins w:id="2688" w:author="ditaoktaria" w:date="2015-07-06T10:29:00Z"/>
          <w:i/>
          <w:rPrChange w:id="2689" w:author="ditaoktaria" w:date="2015-07-06T10:29:00Z">
            <w:rPr>
              <w:ins w:id="2690" w:author="ditaoktaria" w:date="2015-07-06T10:29:00Z"/>
            </w:rPr>
          </w:rPrChange>
        </w:rPr>
        <w:pPrChange w:id="2691" w:author="ditaoktaria" w:date="2015-07-06T10:29:00Z">
          <w:pPr>
            <w:jc w:val="left"/>
          </w:pPr>
        </w:pPrChange>
      </w:pPr>
      <w:bookmarkStart w:id="2692" w:name="_Toc297818533"/>
      <w:ins w:id="2693" w:author="ditaoktaria" w:date="2015-07-06T10:29:00Z">
        <w:r>
          <w:t xml:space="preserve">Tabel 4. </w:t>
        </w:r>
        <w:r>
          <w:fldChar w:fldCharType="begin"/>
        </w:r>
        <w:r>
          <w:instrText xml:space="preserve"> SEQ Tabel_4. \* ARABIC </w:instrText>
        </w:r>
      </w:ins>
      <w:r>
        <w:fldChar w:fldCharType="separate"/>
      </w:r>
      <w:ins w:id="2694" w:author="ditaoktaria" w:date="2015-07-29T10:19:00Z">
        <w:r w:rsidR="006819DC">
          <w:rPr>
            <w:noProof/>
          </w:rPr>
          <w:t>8</w:t>
        </w:r>
      </w:ins>
      <w:ins w:id="2695" w:author="ditaoktaria" w:date="2015-07-06T10:29:00Z">
        <w:r>
          <w:fldChar w:fldCharType="end"/>
        </w:r>
        <w:r>
          <w:t xml:space="preserve"> </w:t>
        </w:r>
        <w:r>
          <w:rPr>
            <w:b w:val="0"/>
          </w:rPr>
          <w:t xml:space="preserve">Struktur Tabel </w:t>
        </w:r>
        <w:r>
          <w:rPr>
            <w:b w:val="0"/>
            <w:i/>
          </w:rPr>
          <w:t>Material</w:t>
        </w:r>
        <w:bookmarkEnd w:id="2692"/>
      </w:ins>
    </w:p>
    <w:tbl>
      <w:tblPr>
        <w:tblStyle w:val="TableGrid"/>
        <w:tblW w:w="7830" w:type="dxa"/>
        <w:tblInd w:w="108" w:type="dxa"/>
        <w:tblLayout w:type="fixed"/>
        <w:tblLook w:val="04A0" w:firstRow="1" w:lastRow="0" w:firstColumn="1" w:lastColumn="0" w:noHBand="0" w:noVBand="1"/>
        <w:tblPrChange w:id="2696" w:author="ditaoktaria oktaria" w:date="2015-07-14T14:57:00Z">
          <w:tblPr>
            <w:tblStyle w:val="TableGrid"/>
            <w:tblW w:w="5760" w:type="dxa"/>
            <w:tblInd w:w="108" w:type="dxa"/>
            <w:tblLayout w:type="fixed"/>
            <w:tblLook w:val="04A0" w:firstRow="1" w:lastRow="0" w:firstColumn="1" w:lastColumn="0" w:noHBand="0" w:noVBand="1"/>
          </w:tblPr>
        </w:tblPrChange>
      </w:tblPr>
      <w:tblGrid>
        <w:gridCol w:w="450"/>
        <w:gridCol w:w="1440"/>
        <w:gridCol w:w="1260"/>
        <w:gridCol w:w="2700"/>
        <w:gridCol w:w="1980"/>
        <w:tblGridChange w:id="2697">
          <w:tblGrid>
            <w:gridCol w:w="108"/>
            <w:gridCol w:w="342"/>
            <w:gridCol w:w="108"/>
            <w:gridCol w:w="1332"/>
            <w:gridCol w:w="108"/>
            <w:gridCol w:w="1152"/>
            <w:gridCol w:w="108"/>
            <w:gridCol w:w="2502"/>
            <w:gridCol w:w="198"/>
            <w:gridCol w:w="1980"/>
            <w:gridCol w:w="432"/>
          </w:tblGrid>
        </w:tblGridChange>
      </w:tblGrid>
      <w:tr w:rsidR="00644EDA" w:rsidRPr="00510F24" w14:paraId="06BD2F7A" w14:textId="12F0E9A3" w:rsidTr="00D0422A">
        <w:tc>
          <w:tcPr>
            <w:tcW w:w="450" w:type="dxa"/>
            <w:shd w:val="clear" w:color="auto" w:fill="C0C0C0"/>
            <w:tcPrChange w:id="2698" w:author="ditaoktaria oktaria" w:date="2015-07-14T14:57:00Z">
              <w:tcPr>
                <w:tcW w:w="450" w:type="dxa"/>
                <w:gridSpan w:val="2"/>
                <w:shd w:val="clear" w:color="auto" w:fill="C0C0C0"/>
              </w:tcPr>
            </w:tcPrChange>
          </w:tcPr>
          <w:p w14:paraId="45EBDDF2" w14:textId="77777777" w:rsidR="00644EDA" w:rsidRPr="00510F24" w:rsidRDefault="00644EDA" w:rsidP="00644EDA">
            <w:pPr>
              <w:ind w:left="-108" w:right="-108" w:firstLine="0"/>
              <w:jc w:val="center"/>
              <w:rPr>
                <w:b/>
                <w:sz w:val="22"/>
              </w:rPr>
            </w:pPr>
            <w:r w:rsidRPr="00510F24">
              <w:rPr>
                <w:b/>
                <w:sz w:val="22"/>
              </w:rPr>
              <w:t>No</w:t>
            </w:r>
          </w:p>
        </w:tc>
        <w:tc>
          <w:tcPr>
            <w:tcW w:w="1440" w:type="dxa"/>
            <w:shd w:val="clear" w:color="auto" w:fill="C0C0C0"/>
            <w:tcPrChange w:id="2699" w:author="ditaoktaria oktaria" w:date="2015-07-14T14:57:00Z">
              <w:tcPr>
                <w:tcW w:w="1440" w:type="dxa"/>
                <w:gridSpan w:val="2"/>
                <w:shd w:val="clear" w:color="auto" w:fill="C0C0C0"/>
              </w:tcPr>
            </w:tcPrChange>
          </w:tcPr>
          <w:p w14:paraId="04AE5EAA" w14:textId="77777777" w:rsidR="00644EDA" w:rsidRPr="00510F24" w:rsidRDefault="00644EDA" w:rsidP="008875D7">
            <w:pPr>
              <w:ind w:firstLine="0"/>
              <w:jc w:val="center"/>
              <w:rPr>
                <w:b/>
                <w:sz w:val="22"/>
              </w:rPr>
            </w:pPr>
            <w:r w:rsidRPr="00510F24">
              <w:rPr>
                <w:b/>
                <w:sz w:val="22"/>
              </w:rPr>
              <w:t>Nama Field</w:t>
            </w:r>
          </w:p>
        </w:tc>
        <w:tc>
          <w:tcPr>
            <w:tcW w:w="1260" w:type="dxa"/>
            <w:shd w:val="clear" w:color="auto" w:fill="C0C0C0"/>
            <w:tcPrChange w:id="2700" w:author="ditaoktaria oktaria" w:date="2015-07-14T14:57:00Z">
              <w:tcPr>
                <w:tcW w:w="1260" w:type="dxa"/>
                <w:gridSpan w:val="2"/>
                <w:shd w:val="clear" w:color="auto" w:fill="C0C0C0"/>
              </w:tcPr>
            </w:tcPrChange>
          </w:tcPr>
          <w:p w14:paraId="307259C1" w14:textId="77777777" w:rsidR="00644EDA" w:rsidRPr="00510F24" w:rsidRDefault="00644EDA" w:rsidP="008875D7">
            <w:pPr>
              <w:ind w:firstLine="0"/>
              <w:jc w:val="center"/>
              <w:rPr>
                <w:b/>
                <w:sz w:val="22"/>
              </w:rPr>
            </w:pPr>
            <w:r w:rsidRPr="00510F24">
              <w:rPr>
                <w:b/>
                <w:sz w:val="22"/>
              </w:rPr>
              <w:t>Tipe Data</w:t>
            </w:r>
          </w:p>
        </w:tc>
        <w:tc>
          <w:tcPr>
            <w:tcW w:w="2700" w:type="dxa"/>
            <w:shd w:val="clear" w:color="auto" w:fill="C0C0C0"/>
            <w:tcPrChange w:id="2701" w:author="ditaoktaria oktaria" w:date="2015-07-14T14:57:00Z">
              <w:tcPr>
                <w:tcW w:w="2610" w:type="dxa"/>
                <w:gridSpan w:val="2"/>
                <w:shd w:val="clear" w:color="auto" w:fill="C0C0C0"/>
              </w:tcPr>
            </w:tcPrChange>
          </w:tcPr>
          <w:p w14:paraId="2DEA0B38" w14:textId="77777777" w:rsidR="00644EDA" w:rsidRPr="00510F24" w:rsidRDefault="00644EDA" w:rsidP="008875D7">
            <w:pPr>
              <w:ind w:firstLine="0"/>
              <w:jc w:val="center"/>
              <w:rPr>
                <w:b/>
                <w:sz w:val="22"/>
              </w:rPr>
            </w:pPr>
            <w:r w:rsidRPr="00510F24">
              <w:rPr>
                <w:b/>
                <w:sz w:val="22"/>
              </w:rPr>
              <w:t>Keterangan</w:t>
            </w:r>
          </w:p>
        </w:tc>
        <w:tc>
          <w:tcPr>
            <w:tcW w:w="1980" w:type="dxa"/>
            <w:shd w:val="clear" w:color="auto" w:fill="C0C0C0"/>
            <w:tcPrChange w:id="2702" w:author="ditaoktaria oktaria" w:date="2015-07-14T14:57:00Z">
              <w:tcPr>
                <w:tcW w:w="2610" w:type="dxa"/>
                <w:gridSpan w:val="3"/>
                <w:shd w:val="clear" w:color="auto" w:fill="C0C0C0"/>
              </w:tcPr>
            </w:tcPrChange>
          </w:tcPr>
          <w:p w14:paraId="3F3FDC65" w14:textId="2FD8DD63" w:rsidR="00644EDA" w:rsidRPr="00510F24" w:rsidRDefault="00644EDA" w:rsidP="008875D7">
            <w:pPr>
              <w:ind w:firstLine="0"/>
              <w:jc w:val="center"/>
              <w:rPr>
                <w:b/>
                <w:sz w:val="22"/>
              </w:rPr>
            </w:pPr>
            <w:ins w:id="2703" w:author="ditaoktaria oktaria" w:date="2015-07-14T14:54:00Z">
              <w:r>
                <w:rPr>
                  <w:b/>
                  <w:sz w:val="22"/>
                </w:rPr>
                <w:t>Contoh</w:t>
              </w:r>
            </w:ins>
            <w:ins w:id="2704" w:author="ditaoktaria" w:date="2015-07-29T09:17:00Z">
              <w:r w:rsidR="000525F7">
                <w:rPr>
                  <w:b/>
                  <w:sz w:val="22"/>
                </w:rPr>
                <w:t xml:space="preserve"> Data</w:t>
              </w:r>
            </w:ins>
          </w:p>
        </w:tc>
      </w:tr>
      <w:tr w:rsidR="00644EDA" w:rsidRPr="00510F24" w14:paraId="575449A3" w14:textId="0FF6E1CA" w:rsidTr="00D0422A">
        <w:tc>
          <w:tcPr>
            <w:tcW w:w="450" w:type="dxa"/>
            <w:tcPrChange w:id="2705" w:author="ditaoktaria oktaria" w:date="2015-07-14T14:57:00Z">
              <w:tcPr>
                <w:tcW w:w="450" w:type="dxa"/>
                <w:gridSpan w:val="2"/>
              </w:tcPr>
            </w:tcPrChange>
          </w:tcPr>
          <w:p w14:paraId="22D2FD6A" w14:textId="7DBA56BF" w:rsidR="00644EDA" w:rsidRPr="00510F24" w:rsidRDefault="00644EDA" w:rsidP="008875D7">
            <w:pPr>
              <w:ind w:firstLine="0"/>
              <w:jc w:val="center"/>
              <w:rPr>
                <w:sz w:val="22"/>
              </w:rPr>
            </w:pPr>
            <w:r w:rsidRPr="00510F24">
              <w:rPr>
                <w:sz w:val="22"/>
              </w:rPr>
              <w:t>1</w:t>
            </w:r>
          </w:p>
        </w:tc>
        <w:tc>
          <w:tcPr>
            <w:tcW w:w="1440" w:type="dxa"/>
            <w:tcPrChange w:id="2706" w:author="ditaoktaria oktaria" w:date="2015-07-14T14:57:00Z">
              <w:tcPr>
                <w:tcW w:w="1440" w:type="dxa"/>
                <w:gridSpan w:val="2"/>
              </w:tcPr>
            </w:tcPrChange>
          </w:tcPr>
          <w:p w14:paraId="135097CA" w14:textId="709ED6D8" w:rsidR="00644EDA" w:rsidRPr="00510F24" w:rsidRDefault="00644EDA" w:rsidP="00644EDA">
            <w:pPr>
              <w:ind w:left="-18" w:firstLine="18"/>
              <w:rPr>
                <w:sz w:val="22"/>
              </w:rPr>
            </w:pPr>
            <w:r>
              <w:rPr>
                <w:sz w:val="22"/>
              </w:rPr>
              <w:t>idMaterial (PK)</w:t>
            </w:r>
          </w:p>
        </w:tc>
        <w:tc>
          <w:tcPr>
            <w:tcW w:w="1260" w:type="dxa"/>
            <w:tcPrChange w:id="2707" w:author="ditaoktaria oktaria" w:date="2015-07-14T14:57:00Z">
              <w:tcPr>
                <w:tcW w:w="1260" w:type="dxa"/>
                <w:gridSpan w:val="2"/>
              </w:tcPr>
            </w:tcPrChange>
          </w:tcPr>
          <w:p w14:paraId="15DBD06A" w14:textId="18A5073F" w:rsidR="00644EDA" w:rsidRPr="00510F24" w:rsidRDefault="00644EDA" w:rsidP="008875D7">
            <w:pPr>
              <w:ind w:firstLine="0"/>
              <w:rPr>
                <w:sz w:val="22"/>
              </w:rPr>
            </w:pPr>
            <w:r>
              <w:rPr>
                <w:sz w:val="22"/>
              </w:rPr>
              <w:t>Integer</w:t>
            </w:r>
          </w:p>
        </w:tc>
        <w:tc>
          <w:tcPr>
            <w:tcW w:w="2700" w:type="dxa"/>
            <w:tcPrChange w:id="2708" w:author="ditaoktaria oktaria" w:date="2015-07-14T14:57:00Z">
              <w:tcPr>
                <w:tcW w:w="2610" w:type="dxa"/>
                <w:gridSpan w:val="2"/>
              </w:tcPr>
            </w:tcPrChange>
          </w:tcPr>
          <w:p w14:paraId="2CD7368B" w14:textId="0E13A939" w:rsidR="00644EDA" w:rsidRPr="00510F24" w:rsidRDefault="00644EDA" w:rsidP="004D023B">
            <w:pPr>
              <w:ind w:firstLine="0"/>
              <w:rPr>
                <w:sz w:val="22"/>
              </w:rPr>
            </w:pPr>
            <w:r>
              <w:rPr>
                <w:sz w:val="22"/>
              </w:rPr>
              <w:t>Kode dari materi (1,2,3)</w:t>
            </w:r>
          </w:p>
        </w:tc>
        <w:tc>
          <w:tcPr>
            <w:tcW w:w="1980" w:type="dxa"/>
            <w:tcPrChange w:id="2709" w:author="ditaoktaria oktaria" w:date="2015-07-14T14:57:00Z">
              <w:tcPr>
                <w:tcW w:w="2610" w:type="dxa"/>
                <w:gridSpan w:val="3"/>
              </w:tcPr>
            </w:tcPrChange>
          </w:tcPr>
          <w:p w14:paraId="0D40C6B9" w14:textId="3FBCFC50" w:rsidR="00644EDA" w:rsidRDefault="00644EDA" w:rsidP="004D023B">
            <w:pPr>
              <w:ind w:firstLine="0"/>
              <w:rPr>
                <w:sz w:val="22"/>
              </w:rPr>
            </w:pPr>
            <w:ins w:id="2710" w:author="ditaoktaria oktaria" w:date="2015-07-14T14:54:00Z">
              <w:r>
                <w:rPr>
                  <w:sz w:val="22"/>
                </w:rPr>
                <w:t>000020</w:t>
              </w:r>
            </w:ins>
          </w:p>
        </w:tc>
      </w:tr>
      <w:tr w:rsidR="00644EDA" w:rsidRPr="00510F24" w14:paraId="28885FFE" w14:textId="09144D80" w:rsidTr="00D0422A">
        <w:tc>
          <w:tcPr>
            <w:tcW w:w="450" w:type="dxa"/>
            <w:tcPrChange w:id="2711" w:author="ditaoktaria oktaria" w:date="2015-07-14T14:57:00Z">
              <w:tcPr>
                <w:tcW w:w="450" w:type="dxa"/>
                <w:gridSpan w:val="2"/>
              </w:tcPr>
            </w:tcPrChange>
          </w:tcPr>
          <w:p w14:paraId="5799D592" w14:textId="234F9F10" w:rsidR="00644EDA" w:rsidRPr="00510F24" w:rsidRDefault="00644EDA" w:rsidP="008875D7">
            <w:pPr>
              <w:ind w:firstLine="0"/>
              <w:jc w:val="center"/>
              <w:rPr>
                <w:sz w:val="22"/>
              </w:rPr>
            </w:pPr>
            <w:r>
              <w:rPr>
                <w:sz w:val="22"/>
              </w:rPr>
              <w:t>2</w:t>
            </w:r>
          </w:p>
        </w:tc>
        <w:tc>
          <w:tcPr>
            <w:tcW w:w="1440" w:type="dxa"/>
            <w:tcPrChange w:id="2712" w:author="ditaoktaria oktaria" w:date="2015-07-14T14:57:00Z">
              <w:tcPr>
                <w:tcW w:w="1440" w:type="dxa"/>
                <w:gridSpan w:val="2"/>
              </w:tcPr>
            </w:tcPrChange>
          </w:tcPr>
          <w:p w14:paraId="43A31655" w14:textId="7510F2F9" w:rsidR="00644EDA" w:rsidRPr="00510F24" w:rsidRDefault="00644EDA" w:rsidP="008875D7">
            <w:pPr>
              <w:ind w:firstLine="0"/>
              <w:rPr>
                <w:sz w:val="22"/>
              </w:rPr>
            </w:pPr>
            <w:ins w:id="2713" w:author="ditaoktaria" w:date="2015-06-29T15:12:00Z">
              <w:r>
                <w:rPr>
                  <w:sz w:val="22"/>
                </w:rPr>
                <w:t>materialTitle</w:t>
              </w:r>
            </w:ins>
            <w:del w:id="2714" w:author="ditaoktaria" w:date="2015-06-29T15:09:00Z">
              <w:r w:rsidDel="002E4A7B">
                <w:rPr>
                  <w:sz w:val="22"/>
                </w:rPr>
                <w:delText>material</w:delText>
              </w:r>
            </w:del>
            <w:del w:id="2715" w:author="ditaoktaria" w:date="2015-06-29T15:12:00Z">
              <w:r w:rsidDel="00D7731D">
                <w:rPr>
                  <w:sz w:val="22"/>
                </w:rPr>
                <w:delText>Name</w:delText>
              </w:r>
            </w:del>
          </w:p>
        </w:tc>
        <w:tc>
          <w:tcPr>
            <w:tcW w:w="1260" w:type="dxa"/>
            <w:tcPrChange w:id="2716" w:author="ditaoktaria oktaria" w:date="2015-07-14T14:57:00Z">
              <w:tcPr>
                <w:tcW w:w="1260" w:type="dxa"/>
                <w:gridSpan w:val="2"/>
              </w:tcPr>
            </w:tcPrChange>
          </w:tcPr>
          <w:p w14:paraId="629CA1FA" w14:textId="471EE4F3" w:rsidR="00644EDA" w:rsidRPr="00510F24" w:rsidRDefault="00644EDA" w:rsidP="008875D7">
            <w:pPr>
              <w:ind w:firstLine="0"/>
              <w:rPr>
                <w:sz w:val="22"/>
              </w:rPr>
            </w:pPr>
            <w:ins w:id="2717" w:author="ditaoktaria" w:date="2015-06-29T15:13:00Z">
              <w:r>
                <w:rPr>
                  <w:sz w:val="22"/>
                </w:rPr>
                <w:t>Varchar</w:t>
              </w:r>
            </w:ins>
            <w:del w:id="2718" w:author="ditaoktaria" w:date="2015-06-29T15:12:00Z">
              <w:r w:rsidDel="00D7731D">
                <w:rPr>
                  <w:sz w:val="22"/>
                </w:rPr>
                <w:delText>Varchar</w:delText>
              </w:r>
            </w:del>
          </w:p>
        </w:tc>
        <w:tc>
          <w:tcPr>
            <w:tcW w:w="2700" w:type="dxa"/>
            <w:tcPrChange w:id="2719" w:author="ditaoktaria oktaria" w:date="2015-07-14T14:57:00Z">
              <w:tcPr>
                <w:tcW w:w="2610" w:type="dxa"/>
                <w:gridSpan w:val="2"/>
              </w:tcPr>
            </w:tcPrChange>
          </w:tcPr>
          <w:p w14:paraId="2DFEF1A0" w14:textId="2C8FB539" w:rsidR="00644EDA" w:rsidRPr="004D023B" w:rsidRDefault="00644EDA" w:rsidP="00644EDA">
            <w:pPr>
              <w:ind w:firstLine="0"/>
              <w:rPr>
                <w:sz w:val="22"/>
              </w:rPr>
            </w:pPr>
            <w:ins w:id="2720" w:author="ditaoktaria" w:date="2015-06-29T15:19:00Z">
              <w:r>
                <w:rPr>
                  <w:sz w:val="22"/>
                </w:rPr>
                <w:t xml:space="preserve">Judul Materi </w:t>
              </w:r>
              <w:del w:id="2721" w:author="ditaoktaria oktaria" w:date="2015-07-14T14:55:00Z">
                <w:r w:rsidDel="00644EDA">
                  <w:rPr>
                    <w:sz w:val="22"/>
                  </w:rPr>
                  <w:delText>(</w:delText>
                </w:r>
              </w:del>
              <w:del w:id="2722" w:author="ditaoktaria oktaria" w:date="2015-07-14T14:54:00Z">
                <w:r w:rsidDel="00644EDA">
                  <w:rPr>
                    <w:sz w:val="22"/>
                  </w:rPr>
                  <w:delText>OSI Layer</w:delText>
                </w:r>
              </w:del>
              <w:del w:id="2723" w:author="ditaoktaria oktaria" w:date="2015-07-14T14:55:00Z">
                <w:r w:rsidDel="00644EDA">
                  <w:rPr>
                    <w:sz w:val="22"/>
                  </w:rPr>
                  <w:delText>)</w:delText>
                </w:r>
              </w:del>
            </w:ins>
            <w:del w:id="2724" w:author="ditaoktaria" w:date="2015-06-29T15:12:00Z">
              <w:r w:rsidDel="00D7731D">
                <w:rPr>
                  <w:sz w:val="22"/>
                </w:rPr>
                <w:delText>Nama materi (OSI Layer)</w:delText>
              </w:r>
            </w:del>
          </w:p>
        </w:tc>
        <w:tc>
          <w:tcPr>
            <w:tcW w:w="1980" w:type="dxa"/>
            <w:tcPrChange w:id="2725" w:author="ditaoktaria oktaria" w:date="2015-07-14T14:57:00Z">
              <w:tcPr>
                <w:tcW w:w="2610" w:type="dxa"/>
                <w:gridSpan w:val="3"/>
              </w:tcPr>
            </w:tcPrChange>
          </w:tcPr>
          <w:p w14:paraId="6AEDD401" w14:textId="70C03636" w:rsidR="00644EDA" w:rsidRDefault="00644EDA" w:rsidP="00D7731D">
            <w:pPr>
              <w:ind w:firstLine="0"/>
              <w:rPr>
                <w:sz w:val="22"/>
              </w:rPr>
            </w:pPr>
            <w:ins w:id="2726" w:author="ditaoktaria oktaria" w:date="2015-07-14T14:55:00Z">
              <w:r>
                <w:rPr>
                  <w:sz w:val="22"/>
                </w:rPr>
                <w:t>OSI Layer</w:t>
              </w:r>
            </w:ins>
          </w:p>
        </w:tc>
      </w:tr>
      <w:tr w:rsidR="00644EDA" w:rsidRPr="00510F24" w14:paraId="7C83B7E3" w14:textId="40EB2685" w:rsidTr="00D0422A">
        <w:tc>
          <w:tcPr>
            <w:tcW w:w="450" w:type="dxa"/>
            <w:tcPrChange w:id="2727" w:author="ditaoktaria oktaria" w:date="2015-07-14T14:57:00Z">
              <w:tcPr>
                <w:tcW w:w="450" w:type="dxa"/>
                <w:gridSpan w:val="2"/>
              </w:tcPr>
            </w:tcPrChange>
          </w:tcPr>
          <w:p w14:paraId="12D75716" w14:textId="54E62BA9" w:rsidR="00644EDA" w:rsidRPr="00510F24" w:rsidRDefault="00644EDA" w:rsidP="008875D7">
            <w:pPr>
              <w:ind w:firstLine="0"/>
              <w:jc w:val="center"/>
              <w:rPr>
                <w:sz w:val="22"/>
              </w:rPr>
            </w:pPr>
            <w:r>
              <w:rPr>
                <w:sz w:val="22"/>
              </w:rPr>
              <w:t>3</w:t>
            </w:r>
          </w:p>
        </w:tc>
        <w:tc>
          <w:tcPr>
            <w:tcW w:w="1440" w:type="dxa"/>
            <w:tcPrChange w:id="2728" w:author="ditaoktaria oktaria" w:date="2015-07-14T14:57:00Z">
              <w:tcPr>
                <w:tcW w:w="1440" w:type="dxa"/>
                <w:gridSpan w:val="2"/>
              </w:tcPr>
            </w:tcPrChange>
          </w:tcPr>
          <w:p w14:paraId="6A34A93A" w14:textId="09B60531" w:rsidR="00644EDA" w:rsidRPr="00510F24" w:rsidRDefault="00644EDA" w:rsidP="008875D7">
            <w:pPr>
              <w:ind w:firstLine="0"/>
              <w:rPr>
                <w:sz w:val="22"/>
              </w:rPr>
            </w:pPr>
            <w:ins w:id="2729" w:author="ditaoktaria" w:date="2015-06-29T15:12:00Z">
              <w:r>
                <w:rPr>
                  <w:sz w:val="22"/>
                </w:rPr>
                <w:t>fileName</w:t>
              </w:r>
            </w:ins>
            <w:del w:id="2730" w:author="ditaoktaria" w:date="2015-06-29T15:12:00Z">
              <w:r w:rsidDel="00D7731D">
                <w:rPr>
                  <w:sz w:val="22"/>
                </w:rPr>
                <w:delText>format</w:delText>
              </w:r>
            </w:del>
          </w:p>
        </w:tc>
        <w:tc>
          <w:tcPr>
            <w:tcW w:w="1260" w:type="dxa"/>
            <w:tcPrChange w:id="2731" w:author="ditaoktaria oktaria" w:date="2015-07-14T14:57:00Z">
              <w:tcPr>
                <w:tcW w:w="1260" w:type="dxa"/>
                <w:gridSpan w:val="2"/>
              </w:tcPr>
            </w:tcPrChange>
          </w:tcPr>
          <w:p w14:paraId="014D05CB" w14:textId="26F1CC18" w:rsidR="00644EDA" w:rsidRPr="00510F24" w:rsidRDefault="00644EDA" w:rsidP="008875D7">
            <w:pPr>
              <w:ind w:firstLine="0"/>
              <w:rPr>
                <w:sz w:val="22"/>
              </w:rPr>
            </w:pPr>
            <w:ins w:id="2732" w:author="ditaoktaria" w:date="2015-06-29T15:12:00Z">
              <w:r>
                <w:rPr>
                  <w:sz w:val="22"/>
                </w:rPr>
                <w:t>Varchar</w:t>
              </w:r>
            </w:ins>
            <w:del w:id="2733" w:author="ditaoktaria" w:date="2015-06-29T15:12:00Z">
              <w:r w:rsidDel="00D7731D">
                <w:rPr>
                  <w:sz w:val="22"/>
                </w:rPr>
                <w:delText>Varchar</w:delText>
              </w:r>
            </w:del>
          </w:p>
        </w:tc>
        <w:tc>
          <w:tcPr>
            <w:tcW w:w="2700" w:type="dxa"/>
            <w:tcPrChange w:id="2734" w:author="ditaoktaria oktaria" w:date="2015-07-14T14:57:00Z">
              <w:tcPr>
                <w:tcW w:w="2610" w:type="dxa"/>
                <w:gridSpan w:val="2"/>
              </w:tcPr>
            </w:tcPrChange>
          </w:tcPr>
          <w:p w14:paraId="02E3E98F" w14:textId="149CEB41" w:rsidR="00644EDA" w:rsidRPr="00510F24" w:rsidRDefault="00644EDA" w:rsidP="00644EDA">
            <w:pPr>
              <w:ind w:firstLine="0"/>
              <w:rPr>
                <w:sz w:val="22"/>
              </w:rPr>
            </w:pPr>
            <w:ins w:id="2735" w:author="ditaoktaria" w:date="2015-06-29T15:12:00Z">
              <w:r>
                <w:rPr>
                  <w:sz w:val="22"/>
                </w:rPr>
                <w:t xml:space="preserve">Nama file materi </w:t>
              </w:r>
              <w:del w:id="2736" w:author="ditaoktaria oktaria" w:date="2015-07-14T14:55:00Z">
                <w:r w:rsidDel="00644EDA">
                  <w:rPr>
                    <w:sz w:val="22"/>
                  </w:rPr>
                  <w:delText>(Bahan ajar OSI Layer)</w:delText>
                </w:r>
              </w:del>
            </w:ins>
            <w:del w:id="2737" w:author="ditaoktaria" w:date="2015-06-29T15:11:00Z">
              <w:r w:rsidDel="00D7731D">
                <w:rPr>
                  <w:sz w:val="22"/>
                </w:rPr>
                <w:delText>Password dari pengguna</w:delText>
              </w:r>
            </w:del>
            <w:del w:id="2738" w:author="ditaoktaria" w:date="2015-06-29T15:12:00Z">
              <w:r w:rsidDel="00D7731D">
                <w:rPr>
                  <w:sz w:val="22"/>
                </w:rPr>
                <w:delText xml:space="preserve"> (</w:delText>
              </w:r>
            </w:del>
            <w:del w:id="2739" w:author="ditaoktaria" w:date="2015-06-29T15:11:00Z">
              <w:r w:rsidDel="00D7731D">
                <w:rPr>
                  <w:sz w:val="22"/>
                </w:rPr>
                <w:delText>r4h4s1as3k4l1</w:delText>
              </w:r>
            </w:del>
            <w:del w:id="2740" w:author="ditaoktaria" w:date="2015-06-29T15:12:00Z">
              <w:r w:rsidDel="00D7731D">
                <w:rPr>
                  <w:sz w:val="22"/>
                </w:rPr>
                <w:delText>)</w:delText>
              </w:r>
            </w:del>
          </w:p>
        </w:tc>
        <w:tc>
          <w:tcPr>
            <w:tcW w:w="1980" w:type="dxa"/>
            <w:tcPrChange w:id="2741" w:author="ditaoktaria oktaria" w:date="2015-07-14T14:57:00Z">
              <w:tcPr>
                <w:tcW w:w="2610" w:type="dxa"/>
                <w:gridSpan w:val="3"/>
              </w:tcPr>
            </w:tcPrChange>
          </w:tcPr>
          <w:p w14:paraId="18319569" w14:textId="53F3BE5E" w:rsidR="00644EDA" w:rsidRDefault="00644EDA" w:rsidP="00D7731D">
            <w:pPr>
              <w:ind w:firstLine="0"/>
              <w:rPr>
                <w:sz w:val="22"/>
              </w:rPr>
            </w:pPr>
            <w:ins w:id="2742" w:author="ditaoktaria oktaria" w:date="2015-07-14T14:55:00Z">
              <w:r>
                <w:rPr>
                  <w:sz w:val="22"/>
                </w:rPr>
                <w:t xml:space="preserve">Bahan ajar OSI </w:t>
              </w:r>
              <w:r>
                <w:rPr>
                  <w:sz w:val="22"/>
                </w:rPr>
                <w:lastRenderedPageBreak/>
                <w:t>Layer</w:t>
              </w:r>
            </w:ins>
          </w:p>
        </w:tc>
      </w:tr>
      <w:tr w:rsidR="00644EDA" w:rsidRPr="00510F24" w14:paraId="60896D56" w14:textId="413D8F7F" w:rsidTr="00D0422A">
        <w:tc>
          <w:tcPr>
            <w:tcW w:w="450" w:type="dxa"/>
            <w:tcPrChange w:id="2743" w:author="ditaoktaria oktaria" w:date="2015-07-14T14:57:00Z">
              <w:tcPr>
                <w:tcW w:w="450" w:type="dxa"/>
                <w:gridSpan w:val="2"/>
              </w:tcPr>
            </w:tcPrChange>
          </w:tcPr>
          <w:p w14:paraId="643279DB" w14:textId="613D4CAE" w:rsidR="00644EDA" w:rsidRDefault="00644EDA" w:rsidP="008875D7">
            <w:pPr>
              <w:ind w:firstLine="0"/>
              <w:jc w:val="center"/>
              <w:rPr>
                <w:sz w:val="22"/>
              </w:rPr>
            </w:pPr>
            <w:r>
              <w:rPr>
                <w:sz w:val="22"/>
              </w:rPr>
              <w:lastRenderedPageBreak/>
              <w:t>4</w:t>
            </w:r>
          </w:p>
        </w:tc>
        <w:tc>
          <w:tcPr>
            <w:tcW w:w="1440" w:type="dxa"/>
            <w:tcPrChange w:id="2744" w:author="ditaoktaria oktaria" w:date="2015-07-14T14:57:00Z">
              <w:tcPr>
                <w:tcW w:w="1440" w:type="dxa"/>
                <w:gridSpan w:val="2"/>
              </w:tcPr>
            </w:tcPrChange>
          </w:tcPr>
          <w:p w14:paraId="7F79B7EC" w14:textId="7DC83378" w:rsidR="00644EDA" w:rsidRDefault="00644EDA" w:rsidP="008875D7">
            <w:pPr>
              <w:ind w:firstLine="0"/>
              <w:rPr>
                <w:sz w:val="22"/>
              </w:rPr>
            </w:pPr>
            <w:ins w:id="2745" w:author="ditaoktaria" w:date="2015-06-29T15:13:00Z">
              <w:r>
                <w:rPr>
                  <w:sz w:val="22"/>
                </w:rPr>
                <w:t>description</w:t>
              </w:r>
            </w:ins>
            <w:del w:id="2746" w:author="ditaoktaria" w:date="2015-06-29T15:12:00Z">
              <w:r w:rsidDel="00D7731D">
                <w:rPr>
                  <w:sz w:val="22"/>
                </w:rPr>
                <w:delText>uploadDate</w:delText>
              </w:r>
            </w:del>
          </w:p>
        </w:tc>
        <w:tc>
          <w:tcPr>
            <w:tcW w:w="1260" w:type="dxa"/>
            <w:tcPrChange w:id="2747" w:author="ditaoktaria oktaria" w:date="2015-07-14T14:57:00Z">
              <w:tcPr>
                <w:tcW w:w="1260" w:type="dxa"/>
                <w:gridSpan w:val="2"/>
              </w:tcPr>
            </w:tcPrChange>
          </w:tcPr>
          <w:p w14:paraId="7B91D21D" w14:textId="4EC23577" w:rsidR="00644EDA" w:rsidRDefault="00644EDA" w:rsidP="008875D7">
            <w:pPr>
              <w:ind w:firstLine="0"/>
              <w:rPr>
                <w:sz w:val="22"/>
              </w:rPr>
            </w:pPr>
            <w:ins w:id="2748" w:author="ditaoktaria" w:date="2015-06-29T15:13:00Z">
              <w:r>
                <w:rPr>
                  <w:sz w:val="22"/>
                </w:rPr>
                <w:t>Text</w:t>
              </w:r>
            </w:ins>
            <w:del w:id="2749" w:author="ditaoktaria" w:date="2015-06-29T15:12:00Z">
              <w:r w:rsidDel="00D7731D">
                <w:rPr>
                  <w:sz w:val="22"/>
                </w:rPr>
                <w:delText>Datetime</w:delText>
              </w:r>
            </w:del>
          </w:p>
        </w:tc>
        <w:tc>
          <w:tcPr>
            <w:tcW w:w="2700" w:type="dxa"/>
            <w:tcPrChange w:id="2750" w:author="ditaoktaria oktaria" w:date="2015-07-14T14:57:00Z">
              <w:tcPr>
                <w:tcW w:w="2610" w:type="dxa"/>
                <w:gridSpan w:val="2"/>
              </w:tcPr>
            </w:tcPrChange>
          </w:tcPr>
          <w:p w14:paraId="2436ACA1" w14:textId="35836EA1" w:rsidR="00644EDA" w:rsidRPr="00510F24" w:rsidRDefault="00644EDA" w:rsidP="008875D7">
            <w:pPr>
              <w:ind w:firstLine="0"/>
              <w:rPr>
                <w:sz w:val="22"/>
              </w:rPr>
            </w:pPr>
            <w:ins w:id="2751" w:author="ditaoktaria" w:date="2015-06-29T15:14:00Z">
              <w:r>
                <w:rPr>
                  <w:sz w:val="22"/>
                </w:rPr>
                <w:t>Deskripsi dari materi yang diajar</w:t>
              </w:r>
            </w:ins>
            <w:del w:id="2752" w:author="ditaoktaria" w:date="2015-06-29T15:12:00Z">
              <w:r w:rsidDel="00D7731D">
                <w:rPr>
                  <w:sz w:val="22"/>
                </w:rPr>
                <w:delText>Tanggal materi diunggah</w:delText>
              </w:r>
            </w:del>
          </w:p>
        </w:tc>
        <w:tc>
          <w:tcPr>
            <w:tcW w:w="1980" w:type="dxa"/>
            <w:tcPrChange w:id="2753" w:author="ditaoktaria oktaria" w:date="2015-07-14T14:57:00Z">
              <w:tcPr>
                <w:tcW w:w="2610" w:type="dxa"/>
                <w:gridSpan w:val="3"/>
              </w:tcPr>
            </w:tcPrChange>
          </w:tcPr>
          <w:p w14:paraId="71B6D75F" w14:textId="6BA8545C" w:rsidR="00644EDA" w:rsidRDefault="00D0422A" w:rsidP="008875D7">
            <w:pPr>
              <w:ind w:firstLine="0"/>
              <w:rPr>
                <w:sz w:val="22"/>
              </w:rPr>
            </w:pPr>
            <w:ins w:id="2754" w:author="ditaoktaria oktaria" w:date="2015-07-14T14:57:00Z">
              <w:r>
                <w:rPr>
                  <w:sz w:val="22"/>
                </w:rPr>
                <w:t>Membahas mengenai dasar-dasar OSI Layer</w:t>
              </w:r>
            </w:ins>
          </w:p>
        </w:tc>
      </w:tr>
      <w:tr w:rsidR="00644EDA" w14:paraId="00ACD400" w14:textId="0E71485B" w:rsidTr="00D0422A">
        <w:tc>
          <w:tcPr>
            <w:tcW w:w="450" w:type="dxa"/>
            <w:tcPrChange w:id="2755" w:author="ditaoktaria oktaria" w:date="2015-07-14T14:57:00Z">
              <w:tcPr>
                <w:tcW w:w="450" w:type="dxa"/>
                <w:gridSpan w:val="2"/>
              </w:tcPr>
            </w:tcPrChange>
          </w:tcPr>
          <w:p w14:paraId="133455B6" w14:textId="31BD5EA5" w:rsidR="00644EDA" w:rsidRDefault="00644EDA" w:rsidP="008875D7">
            <w:pPr>
              <w:ind w:firstLine="0"/>
              <w:jc w:val="center"/>
              <w:rPr>
                <w:sz w:val="22"/>
              </w:rPr>
            </w:pPr>
            <w:r>
              <w:rPr>
                <w:sz w:val="22"/>
              </w:rPr>
              <w:t>5</w:t>
            </w:r>
          </w:p>
        </w:tc>
        <w:tc>
          <w:tcPr>
            <w:tcW w:w="1440" w:type="dxa"/>
            <w:tcPrChange w:id="2756" w:author="ditaoktaria oktaria" w:date="2015-07-14T14:57:00Z">
              <w:tcPr>
                <w:tcW w:w="1440" w:type="dxa"/>
                <w:gridSpan w:val="2"/>
              </w:tcPr>
            </w:tcPrChange>
          </w:tcPr>
          <w:p w14:paraId="59C8D5F2" w14:textId="0AB1ED5E" w:rsidR="00644EDA" w:rsidRDefault="00644EDA" w:rsidP="008875D7">
            <w:pPr>
              <w:ind w:firstLine="0"/>
              <w:rPr>
                <w:sz w:val="22"/>
              </w:rPr>
            </w:pPr>
            <w:ins w:id="2757" w:author="ditaoktaria" w:date="2015-06-29T15:13:00Z">
              <w:r>
                <w:rPr>
                  <w:sz w:val="22"/>
                </w:rPr>
                <w:t>format</w:t>
              </w:r>
            </w:ins>
            <w:del w:id="2758" w:author="ditaoktaria" w:date="2015-06-29T15:12:00Z">
              <w:r w:rsidDel="00D7731D">
                <w:rPr>
                  <w:sz w:val="22"/>
                </w:rPr>
                <w:delText>idLecturer (FK)</w:delText>
              </w:r>
            </w:del>
          </w:p>
        </w:tc>
        <w:tc>
          <w:tcPr>
            <w:tcW w:w="1260" w:type="dxa"/>
            <w:tcPrChange w:id="2759" w:author="ditaoktaria oktaria" w:date="2015-07-14T14:57:00Z">
              <w:tcPr>
                <w:tcW w:w="1260" w:type="dxa"/>
                <w:gridSpan w:val="2"/>
              </w:tcPr>
            </w:tcPrChange>
          </w:tcPr>
          <w:p w14:paraId="08C492EA" w14:textId="66EBEFE2" w:rsidR="00644EDA" w:rsidRDefault="00644EDA" w:rsidP="008875D7">
            <w:pPr>
              <w:ind w:firstLine="0"/>
              <w:rPr>
                <w:sz w:val="22"/>
              </w:rPr>
            </w:pPr>
            <w:ins w:id="2760" w:author="ditaoktaria" w:date="2015-06-29T15:13:00Z">
              <w:r>
                <w:rPr>
                  <w:sz w:val="22"/>
                </w:rPr>
                <w:t>Varchar</w:t>
              </w:r>
            </w:ins>
            <w:del w:id="2761" w:author="ditaoktaria" w:date="2015-06-29T15:12:00Z">
              <w:r w:rsidDel="00D7731D">
                <w:rPr>
                  <w:sz w:val="22"/>
                </w:rPr>
                <w:delText>Integer</w:delText>
              </w:r>
            </w:del>
          </w:p>
        </w:tc>
        <w:tc>
          <w:tcPr>
            <w:tcW w:w="2700" w:type="dxa"/>
            <w:tcPrChange w:id="2762" w:author="ditaoktaria oktaria" w:date="2015-07-14T14:57:00Z">
              <w:tcPr>
                <w:tcW w:w="2610" w:type="dxa"/>
                <w:gridSpan w:val="2"/>
              </w:tcPr>
            </w:tcPrChange>
          </w:tcPr>
          <w:p w14:paraId="7844C0FE" w14:textId="2E3898E2" w:rsidR="00644EDA" w:rsidRDefault="00644EDA" w:rsidP="00B50C9B">
            <w:pPr>
              <w:ind w:firstLine="0"/>
              <w:rPr>
                <w:sz w:val="22"/>
              </w:rPr>
            </w:pPr>
            <w:ins w:id="2763" w:author="ditaoktaria" w:date="2015-06-29T15:13:00Z">
              <w:r>
                <w:rPr>
                  <w:sz w:val="22"/>
                </w:rPr>
                <w:t xml:space="preserve">ekstensi dari file </w:t>
              </w:r>
              <w:del w:id="2764" w:author="ditaoktaria oktaria" w:date="2015-07-14T15:08:00Z">
                <w:r w:rsidDel="00B50C9B">
                  <w:rPr>
                    <w:sz w:val="22"/>
                  </w:rPr>
                  <w:delText>(PDF, MOV, WEBM, MKV)</w:delText>
                </w:r>
              </w:del>
            </w:ins>
            <w:del w:id="2765" w:author="ditaoktaria" w:date="2015-06-29T15:12:00Z">
              <w:r w:rsidDel="00D7731D">
                <w:rPr>
                  <w:sz w:val="22"/>
                </w:rPr>
                <w:delText xml:space="preserve">Kode dosen yang mengunggah materi dan merupakan </w:delText>
              </w:r>
              <w:r w:rsidDel="00D7731D">
                <w:rPr>
                  <w:i/>
                  <w:sz w:val="22"/>
                </w:rPr>
                <w:delText>foreign key</w:delText>
              </w:r>
            </w:del>
          </w:p>
        </w:tc>
        <w:tc>
          <w:tcPr>
            <w:tcW w:w="1980" w:type="dxa"/>
            <w:tcPrChange w:id="2766" w:author="ditaoktaria oktaria" w:date="2015-07-14T14:57:00Z">
              <w:tcPr>
                <w:tcW w:w="2610" w:type="dxa"/>
                <w:gridSpan w:val="3"/>
              </w:tcPr>
            </w:tcPrChange>
          </w:tcPr>
          <w:p w14:paraId="2AF193D1" w14:textId="171E2078" w:rsidR="00644EDA" w:rsidRDefault="00B50C9B" w:rsidP="008875D7">
            <w:pPr>
              <w:ind w:firstLine="0"/>
              <w:rPr>
                <w:sz w:val="22"/>
              </w:rPr>
            </w:pPr>
            <w:ins w:id="2767" w:author="ditaoktaria oktaria" w:date="2015-07-14T15:08:00Z">
              <w:r>
                <w:rPr>
                  <w:sz w:val="22"/>
                </w:rPr>
                <w:t>PDF, MOV, WEBM, MKV</w:t>
              </w:r>
            </w:ins>
          </w:p>
        </w:tc>
      </w:tr>
      <w:tr w:rsidR="00644EDA" w14:paraId="11CE7033" w14:textId="10C07AB7" w:rsidTr="00D0422A">
        <w:tc>
          <w:tcPr>
            <w:tcW w:w="450" w:type="dxa"/>
            <w:tcPrChange w:id="2768" w:author="ditaoktaria oktaria" w:date="2015-07-14T14:57:00Z">
              <w:tcPr>
                <w:tcW w:w="450" w:type="dxa"/>
                <w:gridSpan w:val="2"/>
              </w:tcPr>
            </w:tcPrChange>
          </w:tcPr>
          <w:p w14:paraId="10F0BDB0" w14:textId="03B3F219" w:rsidR="00644EDA" w:rsidRDefault="00644EDA" w:rsidP="008875D7">
            <w:pPr>
              <w:ind w:firstLine="0"/>
              <w:jc w:val="center"/>
              <w:rPr>
                <w:sz w:val="22"/>
              </w:rPr>
            </w:pPr>
            <w:ins w:id="2769" w:author="ditaoktaria" w:date="2015-06-29T15:18:00Z">
              <w:r>
                <w:rPr>
                  <w:sz w:val="22"/>
                </w:rPr>
                <w:t>6</w:t>
              </w:r>
            </w:ins>
            <w:del w:id="2770" w:author="ditaoktaria" w:date="2015-06-29T15:18:00Z">
              <w:r w:rsidDel="00E11D56">
                <w:rPr>
                  <w:sz w:val="22"/>
                </w:rPr>
                <w:delText>6</w:delText>
              </w:r>
            </w:del>
          </w:p>
        </w:tc>
        <w:tc>
          <w:tcPr>
            <w:tcW w:w="1440" w:type="dxa"/>
            <w:tcPrChange w:id="2771" w:author="ditaoktaria oktaria" w:date="2015-07-14T14:57:00Z">
              <w:tcPr>
                <w:tcW w:w="1440" w:type="dxa"/>
                <w:gridSpan w:val="2"/>
              </w:tcPr>
            </w:tcPrChange>
          </w:tcPr>
          <w:p w14:paraId="7EA9B30B" w14:textId="295B4ABA" w:rsidR="00644EDA" w:rsidRDefault="00644EDA" w:rsidP="008875D7">
            <w:pPr>
              <w:ind w:firstLine="0"/>
              <w:rPr>
                <w:sz w:val="22"/>
              </w:rPr>
            </w:pPr>
            <w:ins w:id="2772" w:author="ditaoktaria" w:date="2015-06-29T15:18:00Z">
              <w:r>
                <w:rPr>
                  <w:sz w:val="22"/>
                </w:rPr>
                <w:t>size</w:t>
              </w:r>
            </w:ins>
            <w:del w:id="2773" w:author="ditaoktaria" w:date="2015-06-29T15:12:00Z">
              <w:r w:rsidDel="00D7731D">
                <w:rPr>
                  <w:sz w:val="22"/>
                </w:rPr>
                <w:delText>idFolder</w:delText>
              </w:r>
            </w:del>
          </w:p>
        </w:tc>
        <w:tc>
          <w:tcPr>
            <w:tcW w:w="1260" w:type="dxa"/>
            <w:tcPrChange w:id="2774" w:author="ditaoktaria oktaria" w:date="2015-07-14T14:57:00Z">
              <w:tcPr>
                <w:tcW w:w="1260" w:type="dxa"/>
                <w:gridSpan w:val="2"/>
              </w:tcPr>
            </w:tcPrChange>
          </w:tcPr>
          <w:p w14:paraId="4F46B058" w14:textId="064A87AB" w:rsidR="00644EDA" w:rsidRDefault="00644EDA" w:rsidP="008875D7">
            <w:pPr>
              <w:ind w:firstLine="0"/>
              <w:rPr>
                <w:sz w:val="22"/>
              </w:rPr>
            </w:pPr>
            <w:ins w:id="2775" w:author="ditaoktaria" w:date="2015-06-29T15:19:00Z">
              <w:r>
                <w:rPr>
                  <w:sz w:val="22"/>
                </w:rPr>
                <w:t>Integer</w:t>
              </w:r>
            </w:ins>
            <w:del w:id="2776" w:author="ditaoktaria" w:date="2015-06-29T15:12:00Z">
              <w:r w:rsidDel="00D7731D">
                <w:rPr>
                  <w:sz w:val="22"/>
                </w:rPr>
                <w:delText>Integer</w:delText>
              </w:r>
            </w:del>
          </w:p>
        </w:tc>
        <w:tc>
          <w:tcPr>
            <w:tcW w:w="2700" w:type="dxa"/>
            <w:tcPrChange w:id="2777" w:author="ditaoktaria oktaria" w:date="2015-07-14T14:57:00Z">
              <w:tcPr>
                <w:tcW w:w="2610" w:type="dxa"/>
                <w:gridSpan w:val="2"/>
              </w:tcPr>
            </w:tcPrChange>
          </w:tcPr>
          <w:p w14:paraId="65E809D7" w14:textId="4DD60B00" w:rsidR="00644EDA" w:rsidRDefault="00644EDA" w:rsidP="00B50C9B">
            <w:pPr>
              <w:ind w:firstLine="0"/>
              <w:rPr>
                <w:sz w:val="22"/>
              </w:rPr>
            </w:pPr>
            <w:ins w:id="2778" w:author="ditaoktaria" w:date="2015-06-29T15:18:00Z">
              <w:r>
                <w:rPr>
                  <w:sz w:val="22"/>
                </w:rPr>
                <w:t>ukuran file</w:t>
              </w:r>
            </w:ins>
            <w:ins w:id="2779" w:author="ditaoktaria" w:date="2015-06-29T15:19:00Z">
              <w:del w:id="2780" w:author="ditaoktaria oktaria" w:date="2015-07-14T15:08:00Z">
                <w:r w:rsidDel="00B50C9B">
                  <w:rPr>
                    <w:sz w:val="22"/>
                  </w:rPr>
                  <w:delText xml:space="preserve"> (500KB)</w:delText>
                </w:r>
              </w:del>
            </w:ins>
            <w:del w:id="2781" w:author="ditaoktaria" w:date="2015-06-29T15:12:00Z">
              <w:r w:rsidDel="00D7731D">
                <w:rPr>
                  <w:sz w:val="22"/>
                </w:rPr>
                <w:delText xml:space="preserve">Kode </w:delText>
              </w:r>
              <w:r w:rsidRPr="007B49F2" w:rsidDel="00D7731D">
                <w:rPr>
                  <w:i/>
                  <w:sz w:val="22"/>
                </w:rPr>
                <w:delText>folder</w:delText>
              </w:r>
              <w:r w:rsidDel="00D7731D">
                <w:rPr>
                  <w:sz w:val="22"/>
                </w:rPr>
                <w:delText xml:space="preserve"> tempat materi berada (1,2,3)</w:delText>
              </w:r>
            </w:del>
          </w:p>
        </w:tc>
        <w:tc>
          <w:tcPr>
            <w:tcW w:w="1980" w:type="dxa"/>
            <w:tcPrChange w:id="2782" w:author="ditaoktaria oktaria" w:date="2015-07-14T14:57:00Z">
              <w:tcPr>
                <w:tcW w:w="2610" w:type="dxa"/>
                <w:gridSpan w:val="3"/>
              </w:tcPr>
            </w:tcPrChange>
          </w:tcPr>
          <w:p w14:paraId="43308464" w14:textId="708E0A0B" w:rsidR="00644EDA" w:rsidRDefault="00B50C9B" w:rsidP="008875D7">
            <w:pPr>
              <w:ind w:firstLine="0"/>
              <w:rPr>
                <w:sz w:val="22"/>
              </w:rPr>
            </w:pPr>
            <w:ins w:id="2783" w:author="ditaoktaria oktaria" w:date="2015-07-14T15:08:00Z">
              <w:r>
                <w:rPr>
                  <w:sz w:val="22"/>
                </w:rPr>
                <w:t>500KB</w:t>
              </w:r>
            </w:ins>
          </w:p>
        </w:tc>
      </w:tr>
      <w:tr w:rsidR="00644EDA" w14:paraId="466E5BCF" w14:textId="3753B5DD" w:rsidTr="00D0422A">
        <w:trPr>
          <w:ins w:id="2784" w:author="ditaoktaria" w:date="2015-06-29T15:12:00Z"/>
        </w:trPr>
        <w:tc>
          <w:tcPr>
            <w:tcW w:w="450" w:type="dxa"/>
            <w:tcPrChange w:id="2785" w:author="ditaoktaria oktaria" w:date="2015-07-14T14:57:00Z">
              <w:tcPr>
                <w:tcW w:w="450" w:type="dxa"/>
                <w:gridSpan w:val="2"/>
              </w:tcPr>
            </w:tcPrChange>
          </w:tcPr>
          <w:p w14:paraId="50F2765D" w14:textId="16205A2D" w:rsidR="00644EDA" w:rsidRDefault="00644EDA" w:rsidP="008875D7">
            <w:pPr>
              <w:ind w:firstLine="0"/>
              <w:jc w:val="center"/>
              <w:rPr>
                <w:ins w:id="2786" w:author="ditaoktaria" w:date="2015-06-29T15:12:00Z"/>
                <w:sz w:val="22"/>
              </w:rPr>
            </w:pPr>
            <w:ins w:id="2787" w:author="ditaoktaria" w:date="2015-06-29T15:18:00Z">
              <w:r>
                <w:rPr>
                  <w:sz w:val="22"/>
                </w:rPr>
                <w:t>7</w:t>
              </w:r>
            </w:ins>
          </w:p>
        </w:tc>
        <w:tc>
          <w:tcPr>
            <w:tcW w:w="1440" w:type="dxa"/>
            <w:tcPrChange w:id="2788" w:author="ditaoktaria oktaria" w:date="2015-07-14T14:57:00Z">
              <w:tcPr>
                <w:tcW w:w="1440" w:type="dxa"/>
                <w:gridSpan w:val="2"/>
              </w:tcPr>
            </w:tcPrChange>
          </w:tcPr>
          <w:p w14:paraId="00B3A71B" w14:textId="68047F6F" w:rsidR="00644EDA" w:rsidRDefault="000525F7" w:rsidP="000525F7">
            <w:pPr>
              <w:ind w:firstLine="0"/>
              <w:rPr>
                <w:ins w:id="2789" w:author="ditaoktaria" w:date="2015-06-29T15:12:00Z"/>
                <w:sz w:val="22"/>
              </w:rPr>
            </w:pPr>
            <w:ins w:id="2790" w:author="ditaoktaria" w:date="2015-07-29T09:14:00Z">
              <w:r>
                <w:rPr>
                  <w:sz w:val="22"/>
                </w:rPr>
                <w:t>last_</w:t>
              </w:r>
            </w:ins>
            <w:ins w:id="2791" w:author="ditaoktaria" w:date="2015-06-29T15:18:00Z">
              <w:r>
                <w:rPr>
                  <w:sz w:val="22"/>
                </w:rPr>
                <w:t>upd</w:t>
              </w:r>
              <w:r w:rsidR="00644EDA">
                <w:rPr>
                  <w:sz w:val="22"/>
                </w:rPr>
                <w:t>ate</w:t>
              </w:r>
            </w:ins>
          </w:p>
        </w:tc>
        <w:tc>
          <w:tcPr>
            <w:tcW w:w="1260" w:type="dxa"/>
            <w:tcPrChange w:id="2792" w:author="ditaoktaria oktaria" w:date="2015-07-14T14:57:00Z">
              <w:tcPr>
                <w:tcW w:w="1260" w:type="dxa"/>
                <w:gridSpan w:val="2"/>
              </w:tcPr>
            </w:tcPrChange>
          </w:tcPr>
          <w:p w14:paraId="071E57B5" w14:textId="074F9A23" w:rsidR="00644EDA" w:rsidRDefault="00644EDA" w:rsidP="008875D7">
            <w:pPr>
              <w:ind w:firstLine="0"/>
              <w:rPr>
                <w:ins w:id="2793" w:author="ditaoktaria" w:date="2015-06-29T15:12:00Z"/>
                <w:sz w:val="22"/>
              </w:rPr>
            </w:pPr>
            <w:ins w:id="2794" w:author="ditaoktaria" w:date="2015-06-29T15:18:00Z">
              <w:r>
                <w:rPr>
                  <w:sz w:val="22"/>
                </w:rPr>
                <w:t>Datetime</w:t>
              </w:r>
            </w:ins>
          </w:p>
        </w:tc>
        <w:tc>
          <w:tcPr>
            <w:tcW w:w="2700" w:type="dxa"/>
            <w:tcPrChange w:id="2795" w:author="ditaoktaria oktaria" w:date="2015-07-14T14:57:00Z">
              <w:tcPr>
                <w:tcW w:w="2610" w:type="dxa"/>
                <w:gridSpan w:val="2"/>
              </w:tcPr>
            </w:tcPrChange>
          </w:tcPr>
          <w:p w14:paraId="32176444" w14:textId="61823546" w:rsidR="00644EDA" w:rsidRDefault="000525F7" w:rsidP="000525F7">
            <w:pPr>
              <w:ind w:firstLine="0"/>
              <w:rPr>
                <w:ins w:id="2796" w:author="ditaoktaria" w:date="2015-06-29T15:12:00Z"/>
                <w:sz w:val="22"/>
              </w:rPr>
            </w:pPr>
            <w:ins w:id="2797" w:author="ditaoktaria" w:date="2015-06-29T15:18:00Z">
              <w:r>
                <w:rPr>
                  <w:sz w:val="22"/>
                </w:rPr>
                <w:t>Waktu terakhir data diubah</w:t>
              </w:r>
            </w:ins>
          </w:p>
        </w:tc>
        <w:tc>
          <w:tcPr>
            <w:tcW w:w="1980" w:type="dxa"/>
            <w:tcPrChange w:id="2798" w:author="ditaoktaria oktaria" w:date="2015-07-14T14:57:00Z">
              <w:tcPr>
                <w:tcW w:w="2610" w:type="dxa"/>
                <w:gridSpan w:val="3"/>
              </w:tcPr>
            </w:tcPrChange>
          </w:tcPr>
          <w:p w14:paraId="2174A858" w14:textId="201AEEA2" w:rsidR="00644EDA" w:rsidRDefault="00B50C9B" w:rsidP="00D7731D">
            <w:pPr>
              <w:ind w:firstLine="0"/>
              <w:rPr>
                <w:ins w:id="2799" w:author="ditaoktaria oktaria" w:date="2015-07-14T14:54:00Z"/>
                <w:sz w:val="22"/>
              </w:rPr>
            </w:pPr>
            <w:ins w:id="2800" w:author="ditaoktaria oktaria" w:date="2015-07-14T15:11:00Z">
              <w:r>
                <w:rPr>
                  <w:sz w:val="22"/>
                </w:rPr>
                <w:t>2015-06-03 10:02:04</w:t>
              </w:r>
            </w:ins>
          </w:p>
        </w:tc>
      </w:tr>
      <w:tr w:rsidR="009407E2" w14:paraId="464BD8F0" w14:textId="136AEF45" w:rsidTr="00D0422A">
        <w:trPr>
          <w:ins w:id="2801" w:author="ditaoktaria" w:date="2015-06-29T15:12:00Z"/>
        </w:trPr>
        <w:tc>
          <w:tcPr>
            <w:tcW w:w="450" w:type="dxa"/>
            <w:tcPrChange w:id="2802" w:author="ditaoktaria oktaria" w:date="2015-07-14T14:57:00Z">
              <w:tcPr>
                <w:tcW w:w="450" w:type="dxa"/>
                <w:gridSpan w:val="2"/>
              </w:tcPr>
            </w:tcPrChange>
          </w:tcPr>
          <w:p w14:paraId="1836DD81" w14:textId="3E002EA0" w:rsidR="009407E2" w:rsidRDefault="009407E2" w:rsidP="008875D7">
            <w:pPr>
              <w:ind w:firstLine="0"/>
              <w:jc w:val="center"/>
              <w:rPr>
                <w:ins w:id="2803" w:author="ditaoktaria" w:date="2015-06-29T15:12:00Z"/>
                <w:sz w:val="22"/>
              </w:rPr>
            </w:pPr>
            <w:ins w:id="2804" w:author="ditaoktaria" w:date="2015-06-29T15:18:00Z">
              <w:r>
                <w:rPr>
                  <w:sz w:val="22"/>
                </w:rPr>
                <w:t>8</w:t>
              </w:r>
            </w:ins>
          </w:p>
        </w:tc>
        <w:tc>
          <w:tcPr>
            <w:tcW w:w="1440" w:type="dxa"/>
            <w:tcPrChange w:id="2805" w:author="ditaoktaria oktaria" w:date="2015-07-14T14:57:00Z">
              <w:tcPr>
                <w:tcW w:w="1440" w:type="dxa"/>
                <w:gridSpan w:val="2"/>
              </w:tcPr>
            </w:tcPrChange>
          </w:tcPr>
          <w:p w14:paraId="0BDC6293" w14:textId="49C41B21" w:rsidR="009407E2" w:rsidRDefault="009407E2" w:rsidP="008875D7">
            <w:pPr>
              <w:ind w:firstLine="0"/>
              <w:rPr>
                <w:ins w:id="2806" w:author="ditaoktaria" w:date="2015-06-29T15:12:00Z"/>
                <w:sz w:val="22"/>
              </w:rPr>
            </w:pPr>
            <w:ins w:id="2807" w:author="ditaoktaria" w:date="2015-07-29T09:15:00Z">
              <w:r>
                <w:rPr>
                  <w:sz w:val="22"/>
                </w:rPr>
                <w:t>idCourse</w:t>
              </w:r>
            </w:ins>
          </w:p>
        </w:tc>
        <w:tc>
          <w:tcPr>
            <w:tcW w:w="1260" w:type="dxa"/>
            <w:tcPrChange w:id="2808" w:author="ditaoktaria oktaria" w:date="2015-07-14T14:57:00Z">
              <w:tcPr>
                <w:tcW w:w="1260" w:type="dxa"/>
                <w:gridSpan w:val="2"/>
              </w:tcPr>
            </w:tcPrChange>
          </w:tcPr>
          <w:p w14:paraId="20BE6A89" w14:textId="48FF6664" w:rsidR="009407E2" w:rsidRDefault="009407E2" w:rsidP="008875D7">
            <w:pPr>
              <w:ind w:firstLine="0"/>
              <w:rPr>
                <w:ins w:id="2809" w:author="ditaoktaria" w:date="2015-06-29T15:12:00Z"/>
                <w:sz w:val="22"/>
              </w:rPr>
            </w:pPr>
            <w:ins w:id="2810" w:author="ditaoktaria" w:date="2015-07-29T09:59:00Z">
              <w:r>
                <w:rPr>
                  <w:sz w:val="22"/>
                </w:rPr>
                <w:t>Varchar</w:t>
              </w:r>
            </w:ins>
          </w:p>
        </w:tc>
        <w:tc>
          <w:tcPr>
            <w:tcW w:w="2700" w:type="dxa"/>
            <w:tcPrChange w:id="2811" w:author="ditaoktaria oktaria" w:date="2015-07-14T14:57:00Z">
              <w:tcPr>
                <w:tcW w:w="2610" w:type="dxa"/>
                <w:gridSpan w:val="2"/>
              </w:tcPr>
            </w:tcPrChange>
          </w:tcPr>
          <w:p w14:paraId="4409C809" w14:textId="0907F63B" w:rsidR="009407E2" w:rsidRDefault="009407E2" w:rsidP="008875D7">
            <w:pPr>
              <w:ind w:firstLine="0"/>
              <w:rPr>
                <w:ins w:id="2812" w:author="ditaoktaria" w:date="2015-06-29T15:12:00Z"/>
                <w:sz w:val="22"/>
              </w:rPr>
            </w:pPr>
            <w:ins w:id="2813" w:author="ditaoktaria" w:date="2015-07-29T09:59:00Z">
              <w:r>
                <w:rPr>
                  <w:sz w:val="22"/>
                </w:rPr>
                <w:t xml:space="preserve">Kode Mata Kuliah yang memiliki </w:t>
              </w:r>
              <w:r>
                <w:rPr>
                  <w:i/>
                  <w:sz w:val="22"/>
                </w:rPr>
                <w:t>folder</w:t>
              </w:r>
            </w:ins>
          </w:p>
        </w:tc>
        <w:tc>
          <w:tcPr>
            <w:tcW w:w="1980" w:type="dxa"/>
            <w:tcPrChange w:id="2814" w:author="ditaoktaria oktaria" w:date="2015-07-14T14:57:00Z">
              <w:tcPr>
                <w:tcW w:w="2610" w:type="dxa"/>
                <w:gridSpan w:val="3"/>
              </w:tcPr>
            </w:tcPrChange>
          </w:tcPr>
          <w:p w14:paraId="0869DF7E" w14:textId="50B730E1" w:rsidR="009407E2" w:rsidRDefault="009407E2" w:rsidP="008875D7">
            <w:pPr>
              <w:ind w:firstLine="0"/>
              <w:rPr>
                <w:ins w:id="2815" w:author="ditaoktaria oktaria" w:date="2015-07-14T14:54:00Z"/>
                <w:sz w:val="22"/>
              </w:rPr>
            </w:pPr>
            <w:ins w:id="2816" w:author="ditaoktaria" w:date="2015-07-29T09:59:00Z">
              <w:r>
                <w:rPr>
                  <w:sz w:val="22"/>
                </w:rPr>
                <w:t>84d839</w:t>
              </w:r>
            </w:ins>
            <w:ins w:id="2817" w:author="ditaoktaria oktaria" w:date="2015-07-14T15:12:00Z">
              <w:del w:id="2818" w:author="ditaoktaria" w:date="2015-07-29T09:15:00Z">
                <w:r w:rsidDel="000525F7">
                  <w:rPr>
                    <w:sz w:val="22"/>
                  </w:rPr>
                  <w:delText>ebeac9</w:delText>
                </w:r>
              </w:del>
            </w:ins>
          </w:p>
        </w:tc>
      </w:tr>
      <w:tr w:rsidR="009407E2" w14:paraId="1BC0CEC9" w14:textId="60AFABCE" w:rsidTr="00D0422A">
        <w:trPr>
          <w:ins w:id="2819" w:author="ditaoktaria" w:date="2015-06-29T15:18:00Z"/>
        </w:trPr>
        <w:tc>
          <w:tcPr>
            <w:tcW w:w="450" w:type="dxa"/>
            <w:tcPrChange w:id="2820" w:author="ditaoktaria oktaria" w:date="2015-07-14T14:57:00Z">
              <w:tcPr>
                <w:tcW w:w="450" w:type="dxa"/>
                <w:gridSpan w:val="2"/>
              </w:tcPr>
            </w:tcPrChange>
          </w:tcPr>
          <w:p w14:paraId="58BEF921" w14:textId="0DF67D53" w:rsidR="009407E2" w:rsidRDefault="009407E2" w:rsidP="008875D7">
            <w:pPr>
              <w:ind w:firstLine="0"/>
              <w:jc w:val="center"/>
              <w:rPr>
                <w:ins w:id="2821" w:author="ditaoktaria" w:date="2015-06-29T15:18:00Z"/>
                <w:sz w:val="22"/>
              </w:rPr>
            </w:pPr>
            <w:ins w:id="2822" w:author="ditaoktaria" w:date="2015-06-29T15:18:00Z">
              <w:r>
                <w:rPr>
                  <w:sz w:val="22"/>
                </w:rPr>
                <w:t>9</w:t>
              </w:r>
            </w:ins>
          </w:p>
        </w:tc>
        <w:tc>
          <w:tcPr>
            <w:tcW w:w="1440" w:type="dxa"/>
            <w:tcPrChange w:id="2823" w:author="ditaoktaria oktaria" w:date="2015-07-14T14:57:00Z">
              <w:tcPr>
                <w:tcW w:w="1440" w:type="dxa"/>
                <w:gridSpan w:val="2"/>
              </w:tcPr>
            </w:tcPrChange>
          </w:tcPr>
          <w:p w14:paraId="31685236" w14:textId="65B0DD39" w:rsidR="009407E2" w:rsidRDefault="009407E2" w:rsidP="008875D7">
            <w:pPr>
              <w:ind w:firstLine="0"/>
              <w:rPr>
                <w:ins w:id="2824" w:author="ditaoktaria" w:date="2015-06-29T15:18:00Z"/>
                <w:sz w:val="22"/>
              </w:rPr>
            </w:pPr>
            <w:ins w:id="2825" w:author="ditaoktaria" w:date="2015-07-29T09:15:00Z">
              <w:r>
                <w:rPr>
                  <w:sz w:val="22"/>
                </w:rPr>
                <w:t xml:space="preserve">idLecturer </w:t>
              </w:r>
            </w:ins>
          </w:p>
        </w:tc>
        <w:tc>
          <w:tcPr>
            <w:tcW w:w="1260" w:type="dxa"/>
            <w:tcPrChange w:id="2826" w:author="ditaoktaria oktaria" w:date="2015-07-14T14:57:00Z">
              <w:tcPr>
                <w:tcW w:w="1260" w:type="dxa"/>
                <w:gridSpan w:val="2"/>
              </w:tcPr>
            </w:tcPrChange>
          </w:tcPr>
          <w:p w14:paraId="0A26B8B0" w14:textId="4D23B38A" w:rsidR="009407E2" w:rsidRDefault="009407E2" w:rsidP="008875D7">
            <w:pPr>
              <w:ind w:firstLine="0"/>
              <w:rPr>
                <w:ins w:id="2827" w:author="ditaoktaria" w:date="2015-06-29T15:18:00Z"/>
                <w:sz w:val="22"/>
              </w:rPr>
            </w:pPr>
            <w:ins w:id="2828" w:author="ditaoktaria" w:date="2015-07-29T09:15:00Z">
              <w:r>
                <w:rPr>
                  <w:sz w:val="22"/>
                </w:rPr>
                <w:t>Integer</w:t>
              </w:r>
            </w:ins>
          </w:p>
        </w:tc>
        <w:tc>
          <w:tcPr>
            <w:tcW w:w="2700" w:type="dxa"/>
            <w:tcPrChange w:id="2829" w:author="ditaoktaria oktaria" w:date="2015-07-14T14:57:00Z">
              <w:tcPr>
                <w:tcW w:w="2610" w:type="dxa"/>
                <w:gridSpan w:val="2"/>
              </w:tcPr>
            </w:tcPrChange>
          </w:tcPr>
          <w:p w14:paraId="0A87EDF7" w14:textId="6DAB9B2F" w:rsidR="009407E2" w:rsidRDefault="009407E2" w:rsidP="008875D7">
            <w:pPr>
              <w:ind w:firstLine="0"/>
              <w:rPr>
                <w:ins w:id="2830" w:author="ditaoktaria" w:date="2015-06-29T15:18:00Z"/>
                <w:sz w:val="22"/>
              </w:rPr>
            </w:pPr>
            <w:ins w:id="2831" w:author="ditaoktaria" w:date="2015-07-29T09:15:00Z">
              <w:r>
                <w:rPr>
                  <w:sz w:val="22"/>
                </w:rPr>
                <w:t xml:space="preserve">Kode dosen yang mengunggah materi </w:t>
              </w:r>
            </w:ins>
          </w:p>
        </w:tc>
        <w:tc>
          <w:tcPr>
            <w:tcW w:w="1980" w:type="dxa"/>
            <w:tcPrChange w:id="2832" w:author="ditaoktaria oktaria" w:date="2015-07-14T14:57:00Z">
              <w:tcPr>
                <w:tcW w:w="2610" w:type="dxa"/>
                <w:gridSpan w:val="3"/>
              </w:tcPr>
            </w:tcPrChange>
          </w:tcPr>
          <w:p w14:paraId="4E5EDF2B" w14:textId="6B6D430C" w:rsidR="009407E2" w:rsidRDefault="009407E2" w:rsidP="008875D7">
            <w:pPr>
              <w:ind w:firstLine="0"/>
              <w:rPr>
                <w:ins w:id="2833" w:author="ditaoktaria oktaria" w:date="2015-07-14T14:54:00Z"/>
                <w:sz w:val="22"/>
              </w:rPr>
            </w:pPr>
            <w:ins w:id="2834" w:author="ditaoktaria" w:date="2015-07-29T09:15:00Z">
              <w:r>
                <w:rPr>
                  <w:sz w:val="22"/>
                </w:rPr>
                <w:t>ebeac9</w:t>
              </w:r>
            </w:ins>
            <w:ins w:id="2835" w:author="ditaoktaria oktaria" w:date="2015-07-14T15:12:00Z">
              <w:del w:id="2836" w:author="ditaoktaria" w:date="2015-07-29T09:15:00Z">
                <w:r w:rsidDel="000525F7">
                  <w:rPr>
                    <w:sz w:val="22"/>
                  </w:rPr>
                  <w:delText>00008</w:delText>
                </w:r>
              </w:del>
            </w:ins>
          </w:p>
        </w:tc>
      </w:tr>
      <w:tr w:rsidR="009407E2" w14:paraId="487AC936" w14:textId="77777777" w:rsidTr="00D0422A">
        <w:trPr>
          <w:ins w:id="2837" w:author="ditaoktaria" w:date="2015-07-29T09:14:00Z"/>
        </w:trPr>
        <w:tc>
          <w:tcPr>
            <w:tcW w:w="450" w:type="dxa"/>
          </w:tcPr>
          <w:p w14:paraId="41996CA4" w14:textId="2985F21D" w:rsidR="009407E2" w:rsidRDefault="009407E2" w:rsidP="008875D7">
            <w:pPr>
              <w:ind w:firstLine="0"/>
              <w:jc w:val="center"/>
              <w:rPr>
                <w:ins w:id="2838" w:author="ditaoktaria" w:date="2015-07-29T09:14:00Z"/>
                <w:sz w:val="22"/>
              </w:rPr>
            </w:pPr>
            <w:ins w:id="2839" w:author="ditaoktaria" w:date="2015-07-29T09:14:00Z">
              <w:r>
                <w:rPr>
                  <w:sz w:val="22"/>
                </w:rPr>
                <w:t>10</w:t>
              </w:r>
            </w:ins>
          </w:p>
        </w:tc>
        <w:tc>
          <w:tcPr>
            <w:tcW w:w="1440" w:type="dxa"/>
          </w:tcPr>
          <w:p w14:paraId="35E9B70E" w14:textId="59B20FA1" w:rsidR="009407E2" w:rsidRDefault="009407E2" w:rsidP="008875D7">
            <w:pPr>
              <w:ind w:firstLine="0"/>
              <w:rPr>
                <w:ins w:id="2840" w:author="ditaoktaria" w:date="2015-07-29T09:14:00Z"/>
                <w:sz w:val="22"/>
              </w:rPr>
            </w:pPr>
            <w:ins w:id="2841" w:author="ditaoktaria" w:date="2015-07-29T09:15:00Z">
              <w:r>
                <w:rPr>
                  <w:sz w:val="22"/>
                </w:rPr>
                <w:t>idFolder</w:t>
              </w:r>
            </w:ins>
          </w:p>
        </w:tc>
        <w:tc>
          <w:tcPr>
            <w:tcW w:w="1260" w:type="dxa"/>
          </w:tcPr>
          <w:p w14:paraId="62206801" w14:textId="1F0E7F76" w:rsidR="009407E2" w:rsidRDefault="009407E2" w:rsidP="008875D7">
            <w:pPr>
              <w:ind w:firstLine="0"/>
              <w:rPr>
                <w:ins w:id="2842" w:author="ditaoktaria" w:date="2015-07-29T09:14:00Z"/>
                <w:sz w:val="22"/>
              </w:rPr>
            </w:pPr>
            <w:ins w:id="2843" w:author="ditaoktaria" w:date="2015-07-29T09:15:00Z">
              <w:r>
                <w:rPr>
                  <w:sz w:val="22"/>
                </w:rPr>
                <w:t>Integer</w:t>
              </w:r>
            </w:ins>
          </w:p>
        </w:tc>
        <w:tc>
          <w:tcPr>
            <w:tcW w:w="2700" w:type="dxa"/>
          </w:tcPr>
          <w:p w14:paraId="1042D8FD" w14:textId="0A3CA1E5" w:rsidR="009407E2" w:rsidRDefault="009407E2" w:rsidP="008875D7">
            <w:pPr>
              <w:ind w:firstLine="0"/>
              <w:rPr>
                <w:ins w:id="2844" w:author="ditaoktaria" w:date="2015-07-29T09:14:00Z"/>
                <w:sz w:val="22"/>
              </w:rPr>
            </w:pPr>
            <w:ins w:id="2845" w:author="ditaoktaria" w:date="2015-07-29T09:15:00Z">
              <w:r>
                <w:rPr>
                  <w:sz w:val="22"/>
                </w:rPr>
                <w:t xml:space="preserve">Kode </w:t>
              </w:r>
              <w:r w:rsidRPr="007B49F2">
                <w:rPr>
                  <w:i/>
                  <w:sz w:val="22"/>
                </w:rPr>
                <w:t>folder</w:t>
              </w:r>
              <w:r>
                <w:rPr>
                  <w:sz w:val="22"/>
                </w:rPr>
                <w:t xml:space="preserve"> tempat materi berada (1,2,3)</w:t>
              </w:r>
            </w:ins>
          </w:p>
        </w:tc>
        <w:tc>
          <w:tcPr>
            <w:tcW w:w="1980" w:type="dxa"/>
          </w:tcPr>
          <w:p w14:paraId="6F8B2797" w14:textId="531B815E" w:rsidR="009407E2" w:rsidRDefault="009407E2" w:rsidP="008875D7">
            <w:pPr>
              <w:ind w:firstLine="0"/>
              <w:rPr>
                <w:ins w:id="2846" w:author="ditaoktaria" w:date="2015-07-29T09:14:00Z"/>
                <w:sz w:val="22"/>
              </w:rPr>
            </w:pPr>
            <w:ins w:id="2847" w:author="ditaoktaria" w:date="2015-07-29T09:15:00Z">
              <w:r>
                <w:rPr>
                  <w:sz w:val="22"/>
                </w:rPr>
                <w:t>00008</w:t>
              </w:r>
            </w:ins>
          </w:p>
        </w:tc>
      </w:tr>
    </w:tbl>
    <w:p w14:paraId="498CB105" w14:textId="613C2BEB" w:rsidR="00B265B2" w:rsidRPr="007B49F2" w:rsidDel="00494234" w:rsidRDefault="00F51300" w:rsidP="001773A3">
      <w:pPr>
        <w:rPr>
          <w:del w:id="2848" w:author="ditaoktaria" w:date="2015-07-06T10:29:00Z"/>
          <w:i/>
        </w:rPr>
      </w:pPr>
      <w:r>
        <w:t xml:space="preserve">Entitas </w:t>
      </w:r>
      <w:r w:rsidR="009A3619">
        <w:rPr>
          <w:i/>
        </w:rPr>
        <w:t>Folder</w:t>
      </w:r>
      <w:r w:rsidR="00C07251">
        <w:rPr>
          <w:i/>
        </w:rPr>
        <w:t xml:space="preserve"> </w:t>
      </w:r>
      <w:r w:rsidR="00C07251">
        <w:t xml:space="preserve">merepresentasikan tabel </w:t>
      </w:r>
      <w:r w:rsidR="00C07251">
        <w:rPr>
          <w:i/>
        </w:rPr>
        <w:t xml:space="preserve">Folder </w:t>
      </w:r>
      <w:r w:rsidR="00C07251">
        <w:t xml:space="preserve">yang berisi kode </w:t>
      </w:r>
      <w:r w:rsidR="00C07251">
        <w:rPr>
          <w:i/>
        </w:rPr>
        <w:t xml:space="preserve">folder </w:t>
      </w:r>
      <w:r w:rsidR="00C07251">
        <w:t xml:space="preserve">dan nama folder. Tabel </w:t>
      </w:r>
      <w:r w:rsidR="00A16567" w:rsidRPr="00A16567">
        <w:rPr>
          <w:i/>
        </w:rPr>
        <w:t>F</w:t>
      </w:r>
      <w:r w:rsidR="00C07251" w:rsidRPr="007B49F2">
        <w:rPr>
          <w:i/>
        </w:rPr>
        <w:t>older</w:t>
      </w:r>
      <w:r w:rsidR="00C07251">
        <w:t xml:space="preserve"> melakukan penyimpanan data ketika pengguna mengunggah materi atau memindahkan materi ke </w:t>
      </w:r>
      <w:r w:rsidR="00C07251" w:rsidRPr="007B49F2">
        <w:rPr>
          <w:i/>
        </w:rPr>
        <w:t>folder</w:t>
      </w:r>
      <w:r w:rsidR="00C07251">
        <w:t xml:space="preserve"> lainnya.</w:t>
      </w:r>
      <w:r w:rsidR="00A16567">
        <w:t xml:space="preserve"> Struktur tabel </w:t>
      </w:r>
      <w:r w:rsidR="00A16567">
        <w:rPr>
          <w:i/>
        </w:rPr>
        <w:t xml:space="preserve">Folder </w:t>
      </w:r>
      <w:r w:rsidR="00A16567" w:rsidRPr="007B49F2">
        <w:t>ditunjukkan</w:t>
      </w:r>
      <w:r w:rsidR="00A16567">
        <w:t xml:space="preserve"> pada </w:t>
      </w:r>
      <w:r w:rsidR="000E080A">
        <w:t>T</w:t>
      </w:r>
      <w:r w:rsidR="00A16567">
        <w:t>abel 4</w:t>
      </w:r>
      <w:r w:rsidR="009431BA">
        <w:t>.</w:t>
      </w:r>
      <w:ins w:id="2849" w:author="ditaoktaria" w:date="2015-07-06T10:31:00Z">
        <w:r w:rsidR="00494234">
          <w:t>9.</w:t>
        </w:r>
      </w:ins>
      <w:del w:id="2850" w:author="ditaoktaria" w:date="2015-07-06T10:31:00Z">
        <w:r w:rsidR="009431BA" w:rsidDel="00494234">
          <w:delText>13</w:delText>
        </w:r>
        <w:r w:rsidR="00A16567" w:rsidDel="00494234">
          <w:delText>.</w:delText>
        </w:r>
      </w:del>
    </w:p>
    <w:p w14:paraId="13293924" w14:textId="659751E9" w:rsidR="00EA2CE7" w:rsidRPr="007B49F2" w:rsidRDefault="00EA2CE7">
      <w:pPr>
        <w:rPr>
          <w:i/>
        </w:rPr>
        <w:pPrChange w:id="2851" w:author="ditaoktaria" w:date="2015-07-06T10:29:00Z">
          <w:pPr>
            <w:pStyle w:val="Caption"/>
            <w:keepNext/>
          </w:pPr>
        </w:pPrChange>
      </w:pPr>
      <w:del w:id="2852" w:author="ditaoktaria" w:date="2015-07-06T10:29: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13</w:delText>
        </w:r>
        <w:r w:rsidR="007E28E8" w:rsidDel="00494234">
          <w:rPr>
            <w:noProof/>
          </w:rPr>
          <w:fldChar w:fldCharType="end"/>
        </w:r>
        <w:r w:rsidDel="00494234">
          <w:delText xml:space="preserve"> </w:delText>
        </w:r>
        <w:r w:rsidDel="00494234">
          <w:rPr>
            <w:b/>
          </w:rPr>
          <w:delText xml:space="preserve">Struktur Tabel </w:delText>
        </w:r>
        <w:r w:rsidDel="00494234">
          <w:rPr>
            <w:b/>
            <w:i/>
          </w:rPr>
          <w:delText>Folder</w:delText>
        </w:r>
      </w:del>
    </w:p>
    <w:p w14:paraId="2C7AC22F" w14:textId="753FB756" w:rsidR="00494234" w:rsidRPr="00494234" w:rsidRDefault="00494234">
      <w:pPr>
        <w:pStyle w:val="Caption"/>
        <w:keepNext/>
        <w:rPr>
          <w:ins w:id="2853" w:author="ditaoktaria" w:date="2015-07-06T10:29:00Z"/>
          <w:i/>
          <w:rPrChange w:id="2854" w:author="ditaoktaria" w:date="2015-07-06T10:29:00Z">
            <w:rPr>
              <w:ins w:id="2855" w:author="ditaoktaria" w:date="2015-07-06T10:29:00Z"/>
            </w:rPr>
          </w:rPrChange>
        </w:rPr>
        <w:pPrChange w:id="2856" w:author="ditaoktaria" w:date="2015-07-06T10:29:00Z">
          <w:pPr>
            <w:jc w:val="left"/>
          </w:pPr>
        </w:pPrChange>
      </w:pPr>
      <w:bookmarkStart w:id="2857" w:name="_Toc297818534"/>
      <w:ins w:id="2858" w:author="ditaoktaria" w:date="2015-07-06T10:29:00Z">
        <w:r>
          <w:t xml:space="preserve">Tabel 4. </w:t>
        </w:r>
        <w:r>
          <w:fldChar w:fldCharType="begin"/>
        </w:r>
        <w:r>
          <w:instrText xml:space="preserve"> SEQ Tabel_4. \* ARABIC </w:instrText>
        </w:r>
      </w:ins>
      <w:r>
        <w:fldChar w:fldCharType="separate"/>
      </w:r>
      <w:ins w:id="2859" w:author="ditaoktaria" w:date="2015-07-29T10:19:00Z">
        <w:r w:rsidR="006819DC">
          <w:rPr>
            <w:noProof/>
          </w:rPr>
          <w:t>9</w:t>
        </w:r>
      </w:ins>
      <w:ins w:id="2860" w:author="ditaoktaria" w:date="2015-07-06T10:29:00Z">
        <w:r>
          <w:fldChar w:fldCharType="end"/>
        </w:r>
        <w:r>
          <w:t xml:space="preserve"> </w:t>
        </w:r>
        <w:r>
          <w:rPr>
            <w:b w:val="0"/>
          </w:rPr>
          <w:t xml:space="preserve">Struktur Tabel </w:t>
        </w:r>
        <w:r>
          <w:rPr>
            <w:b w:val="0"/>
            <w:i/>
          </w:rPr>
          <w:t>Folder</w:t>
        </w:r>
        <w:bookmarkEnd w:id="2857"/>
      </w:ins>
    </w:p>
    <w:tbl>
      <w:tblPr>
        <w:tblStyle w:val="TableGrid"/>
        <w:tblW w:w="0" w:type="auto"/>
        <w:tblInd w:w="108" w:type="dxa"/>
        <w:tblLook w:val="04A0" w:firstRow="1" w:lastRow="0" w:firstColumn="1" w:lastColumn="0" w:noHBand="0" w:noVBand="1"/>
        <w:tblPrChange w:id="2861" w:author="ditaoktaria" w:date="2015-07-29T09:17:00Z">
          <w:tblPr>
            <w:tblStyle w:val="TableGrid"/>
            <w:tblW w:w="0" w:type="auto"/>
            <w:tblInd w:w="108" w:type="dxa"/>
            <w:tblLook w:val="04A0" w:firstRow="1" w:lastRow="0" w:firstColumn="1" w:lastColumn="0" w:noHBand="0" w:noVBand="1"/>
          </w:tblPr>
        </w:tblPrChange>
      </w:tblPr>
      <w:tblGrid>
        <w:gridCol w:w="498"/>
        <w:gridCol w:w="1703"/>
        <w:gridCol w:w="1373"/>
        <w:gridCol w:w="2436"/>
        <w:gridCol w:w="1898"/>
        <w:tblGridChange w:id="2862">
          <w:tblGrid>
            <w:gridCol w:w="510"/>
            <w:gridCol w:w="2116"/>
            <w:gridCol w:w="1797"/>
            <w:gridCol w:w="3485"/>
            <w:gridCol w:w="3485"/>
          </w:tblGrid>
        </w:tblGridChange>
      </w:tblGrid>
      <w:tr w:rsidR="000525F7" w:rsidRPr="00510F24" w14:paraId="6C273E3E" w14:textId="213F9533" w:rsidTr="000525F7">
        <w:tc>
          <w:tcPr>
            <w:tcW w:w="498" w:type="dxa"/>
            <w:shd w:val="clear" w:color="auto" w:fill="C0C0C0"/>
            <w:tcPrChange w:id="2863" w:author="ditaoktaria" w:date="2015-07-29T09:17:00Z">
              <w:tcPr>
                <w:tcW w:w="510" w:type="dxa"/>
                <w:shd w:val="clear" w:color="auto" w:fill="C0C0C0"/>
              </w:tcPr>
            </w:tcPrChange>
          </w:tcPr>
          <w:p w14:paraId="2B5DB247" w14:textId="77777777" w:rsidR="000525F7" w:rsidRPr="00510F24" w:rsidRDefault="000525F7" w:rsidP="00C90542">
            <w:pPr>
              <w:ind w:firstLine="0"/>
              <w:jc w:val="center"/>
              <w:rPr>
                <w:b/>
                <w:sz w:val="22"/>
              </w:rPr>
            </w:pPr>
            <w:r w:rsidRPr="00510F24">
              <w:rPr>
                <w:b/>
                <w:sz w:val="22"/>
              </w:rPr>
              <w:t>No</w:t>
            </w:r>
          </w:p>
        </w:tc>
        <w:tc>
          <w:tcPr>
            <w:tcW w:w="1703" w:type="dxa"/>
            <w:shd w:val="clear" w:color="auto" w:fill="C0C0C0"/>
            <w:tcPrChange w:id="2864" w:author="ditaoktaria" w:date="2015-07-29T09:17:00Z">
              <w:tcPr>
                <w:tcW w:w="2116" w:type="dxa"/>
                <w:shd w:val="clear" w:color="auto" w:fill="C0C0C0"/>
              </w:tcPr>
            </w:tcPrChange>
          </w:tcPr>
          <w:p w14:paraId="448D0EAE" w14:textId="77777777" w:rsidR="000525F7" w:rsidRPr="00510F24" w:rsidRDefault="000525F7" w:rsidP="00C90542">
            <w:pPr>
              <w:ind w:firstLine="0"/>
              <w:jc w:val="center"/>
              <w:rPr>
                <w:b/>
                <w:sz w:val="22"/>
              </w:rPr>
            </w:pPr>
            <w:r w:rsidRPr="00510F24">
              <w:rPr>
                <w:b/>
                <w:sz w:val="22"/>
              </w:rPr>
              <w:t>Nama Field</w:t>
            </w:r>
          </w:p>
        </w:tc>
        <w:tc>
          <w:tcPr>
            <w:tcW w:w="1373" w:type="dxa"/>
            <w:shd w:val="clear" w:color="auto" w:fill="C0C0C0"/>
            <w:tcPrChange w:id="2865" w:author="ditaoktaria" w:date="2015-07-29T09:17:00Z">
              <w:tcPr>
                <w:tcW w:w="1797" w:type="dxa"/>
                <w:shd w:val="clear" w:color="auto" w:fill="C0C0C0"/>
              </w:tcPr>
            </w:tcPrChange>
          </w:tcPr>
          <w:p w14:paraId="72790E96" w14:textId="77777777" w:rsidR="000525F7" w:rsidRPr="00510F24" w:rsidRDefault="000525F7" w:rsidP="00C90542">
            <w:pPr>
              <w:ind w:firstLine="0"/>
              <w:jc w:val="center"/>
              <w:rPr>
                <w:b/>
                <w:sz w:val="22"/>
              </w:rPr>
            </w:pPr>
            <w:r w:rsidRPr="00510F24">
              <w:rPr>
                <w:b/>
                <w:sz w:val="22"/>
              </w:rPr>
              <w:t>Tipe Data</w:t>
            </w:r>
          </w:p>
        </w:tc>
        <w:tc>
          <w:tcPr>
            <w:tcW w:w="2436" w:type="dxa"/>
            <w:shd w:val="clear" w:color="auto" w:fill="C0C0C0"/>
            <w:tcPrChange w:id="2866" w:author="ditaoktaria" w:date="2015-07-29T09:17:00Z">
              <w:tcPr>
                <w:tcW w:w="3485" w:type="dxa"/>
                <w:shd w:val="clear" w:color="auto" w:fill="C0C0C0"/>
              </w:tcPr>
            </w:tcPrChange>
          </w:tcPr>
          <w:p w14:paraId="2931877B" w14:textId="77777777" w:rsidR="000525F7" w:rsidRPr="00510F24" w:rsidRDefault="000525F7" w:rsidP="00C90542">
            <w:pPr>
              <w:ind w:firstLine="0"/>
              <w:jc w:val="center"/>
              <w:rPr>
                <w:b/>
                <w:sz w:val="22"/>
              </w:rPr>
            </w:pPr>
            <w:r w:rsidRPr="00510F24">
              <w:rPr>
                <w:b/>
                <w:sz w:val="22"/>
              </w:rPr>
              <w:t>Keterangan</w:t>
            </w:r>
          </w:p>
        </w:tc>
        <w:tc>
          <w:tcPr>
            <w:tcW w:w="1898" w:type="dxa"/>
            <w:shd w:val="clear" w:color="auto" w:fill="C0C0C0"/>
            <w:tcPrChange w:id="2867" w:author="ditaoktaria" w:date="2015-07-29T09:17:00Z">
              <w:tcPr>
                <w:tcW w:w="3485" w:type="dxa"/>
                <w:shd w:val="clear" w:color="auto" w:fill="C0C0C0"/>
              </w:tcPr>
            </w:tcPrChange>
          </w:tcPr>
          <w:p w14:paraId="1F4B9315" w14:textId="2DB1DDE8" w:rsidR="000525F7" w:rsidRPr="00510F24" w:rsidRDefault="000525F7" w:rsidP="00C90542">
            <w:pPr>
              <w:ind w:firstLine="0"/>
              <w:jc w:val="center"/>
              <w:rPr>
                <w:ins w:id="2868" w:author="ditaoktaria" w:date="2015-07-29T09:17:00Z"/>
                <w:b/>
                <w:sz w:val="22"/>
              </w:rPr>
            </w:pPr>
            <w:ins w:id="2869" w:author="ditaoktaria" w:date="2015-07-29T09:17:00Z">
              <w:r>
                <w:rPr>
                  <w:b/>
                  <w:sz w:val="22"/>
                </w:rPr>
                <w:t>Contoh Data</w:t>
              </w:r>
            </w:ins>
          </w:p>
        </w:tc>
      </w:tr>
      <w:tr w:rsidR="000525F7" w:rsidRPr="00510F24" w14:paraId="5F551709" w14:textId="31564008" w:rsidTr="000525F7">
        <w:tc>
          <w:tcPr>
            <w:tcW w:w="498" w:type="dxa"/>
            <w:tcPrChange w:id="2870" w:author="ditaoktaria" w:date="2015-07-29T09:17:00Z">
              <w:tcPr>
                <w:tcW w:w="510" w:type="dxa"/>
              </w:tcPr>
            </w:tcPrChange>
          </w:tcPr>
          <w:p w14:paraId="388BB215" w14:textId="77777777" w:rsidR="000525F7" w:rsidRPr="00510F24" w:rsidRDefault="000525F7" w:rsidP="00C90542">
            <w:pPr>
              <w:ind w:firstLine="0"/>
              <w:jc w:val="center"/>
              <w:rPr>
                <w:sz w:val="22"/>
              </w:rPr>
            </w:pPr>
            <w:r w:rsidRPr="00510F24">
              <w:rPr>
                <w:sz w:val="22"/>
              </w:rPr>
              <w:t>1</w:t>
            </w:r>
          </w:p>
        </w:tc>
        <w:tc>
          <w:tcPr>
            <w:tcW w:w="1703" w:type="dxa"/>
            <w:tcPrChange w:id="2871" w:author="ditaoktaria" w:date="2015-07-29T09:17:00Z">
              <w:tcPr>
                <w:tcW w:w="2116" w:type="dxa"/>
              </w:tcPr>
            </w:tcPrChange>
          </w:tcPr>
          <w:p w14:paraId="623B9649" w14:textId="5A3FEA5E" w:rsidR="000525F7" w:rsidRPr="00510F24" w:rsidRDefault="000525F7" w:rsidP="00F51300">
            <w:pPr>
              <w:ind w:left="-239" w:firstLine="239"/>
              <w:rPr>
                <w:sz w:val="22"/>
              </w:rPr>
            </w:pPr>
            <w:r>
              <w:rPr>
                <w:sz w:val="22"/>
              </w:rPr>
              <w:t>idFolder</w:t>
            </w:r>
          </w:p>
        </w:tc>
        <w:tc>
          <w:tcPr>
            <w:tcW w:w="1373" w:type="dxa"/>
            <w:tcPrChange w:id="2872" w:author="ditaoktaria" w:date="2015-07-29T09:17:00Z">
              <w:tcPr>
                <w:tcW w:w="1797" w:type="dxa"/>
              </w:tcPr>
            </w:tcPrChange>
          </w:tcPr>
          <w:p w14:paraId="23015360" w14:textId="77777777" w:rsidR="000525F7" w:rsidRPr="00510F24" w:rsidRDefault="000525F7" w:rsidP="00C90542">
            <w:pPr>
              <w:ind w:firstLine="0"/>
              <w:rPr>
                <w:sz w:val="22"/>
              </w:rPr>
            </w:pPr>
            <w:r>
              <w:rPr>
                <w:sz w:val="22"/>
              </w:rPr>
              <w:t>Integer</w:t>
            </w:r>
          </w:p>
        </w:tc>
        <w:tc>
          <w:tcPr>
            <w:tcW w:w="2436" w:type="dxa"/>
            <w:tcPrChange w:id="2873" w:author="ditaoktaria" w:date="2015-07-29T09:17:00Z">
              <w:tcPr>
                <w:tcW w:w="3485" w:type="dxa"/>
              </w:tcPr>
            </w:tcPrChange>
          </w:tcPr>
          <w:p w14:paraId="04E85016" w14:textId="08A36A3A" w:rsidR="000525F7" w:rsidRPr="00510F24" w:rsidRDefault="000525F7" w:rsidP="000525F7">
            <w:pPr>
              <w:ind w:firstLine="0"/>
              <w:rPr>
                <w:sz w:val="22"/>
              </w:rPr>
            </w:pPr>
            <w:r>
              <w:rPr>
                <w:sz w:val="22"/>
              </w:rPr>
              <w:t xml:space="preserve">Kode dari </w:t>
            </w:r>
            <w:r>
              <w:rPr>
                <w:i/>
                <w:sz w:val="22"/>
              </w:rPr>
              <w:t>folder</w:t>
            </w:r>
            <w:r>
              <w:rPr>
                <w:sz w:val="22"/>
              </w:rPr>
              <w:t xml:space="preserve"> </w:t>
            </w:r>
            <w:del w:id="2874" w:author="ditaoktaria" w:date="2015-07-29T09:18:00Z">
              <w:r w:rsidDel="000525F7">
                <w:rPr>
                  <w:sz w:val="22"/>
                </w:rPr>
                <w:delText>(1,2,3)</w:delText>
              </w:r>
            </w:del>
          </w:p>
        </w:tc>
        <w:tc>
          <w:tcPr>
            <w:tcW w:w="1898" w:type="dxa"/>
            <w:tcPrChange w:id="2875" w:author="ditaoktaria" w:date="2015-07-29T09:17:00Z">
              <w:tcPr>
                <w:tcW w:w="3485" w:type="dxa"/>
              </w:tcPr>
            </w:tcPrChange>
          </w:tcPr>
          <w:p w14:paraId="54E33D9C" w14:textId="0D1C1021" w:rsidR="000525F7" w:rsidRDefault="000525F7" w:rsidP="00C90542">
            <w:pPr>
              <w:ind w:firstLine="0"/>
              <w:rPr>
                <w:ins w:id="2876" w:author="ditaoktaria" w:date="2015-07-29T09:17:00Z"/>
                <w:sz w:val="22"/>
              </w:rPr>
            </w:pPr>
            <w:ins w:id="2877" w:author="ditaoktaria" w:date="2015-07-29T09:17:00Z">
              <w:r>
                <w:rPr>
                  <w:sz w:val="22"/>
                </w:rPr>
                <w:t>1,</w:t>
              </w:r>
            </w:ins>
            <w:ins w:id="2878" w:author="ditaoktaria" w:date="2015-07-29T09:18:00Z">
              <w:r>
                <w:rPr>
                  <w:sz w:val="22"/>
                </w:rPr>
                <w:t xml:space="preserve"> </w:t>
              </w:r>
            </w:ins>
            <w:ins w:id="2879" w:author="ditaoktaria" w:date="2015-07-29T09:17:00Z">
              <w:r>
                <w:rPr>
                  <w:sz w:val="22"/>
                </w:rPr>
                <w:t>2,</w:t>
              </w:r>
            </w:ins>
            <w:ins w:id="2880" w:author="ditaoktaria" w:date="2015-07-29T09:18:00Z">
              <w:r>
                <w:rPr>
                  <w:sz w:val="22"/>
                </w:rPr>
                <w:t xml:space="preserve"> </w:t>
              </w:r>
            </w:ins>
            <w:ins w:id="2881" w:author="ditaoktaria" w:date="2015-07-29T09:17:00Z">
              <w:r>
                <w:rPr>
                  <w:sz w:val="22"/>
                </w:rPr>
                <w:t>3</w:t>
              </w:r>
            </w:ins>
          </w:p>
        </w:tc>
      </w:tr>
      <w:tr w:rsidR="000525F7" w:rsidRPr="00510F24" w14:paraId="225FCCA7" w14:textId="2CBF672F" w:rsidTr="000525F7">
        <w:tc>
          <w:tcPr>
            <w:tcW w:w="498" w:type="dxa"/>
            <w:tcPrChange w:id="2882" w:author="ditaoktaria" w:date="2015-07-29T09:17:00Z">
              <w:tcPr>
                <w:tcW w:w="510" w:type="dxa"/>
              </w:tcPr>
            </w:tcPrChange>
          </w:tcPr>
          <w:p w14:paraId="5E619334" w14:textId="77777777" w:rsidR="000525F7" w:rsidRPr="00510F24" w:rsidRDefault="000525F7" w:rsidP="00C90542">
            <w:pPr>
              <w:ind w:firstLine="0"/>
              <w:jc w:val="center"/>
              <w:rPr>
                <w:sz w:val="22"/>
              </w:rPr>
            </w:pPr>
            <w:r>
              <w:rPr>
                <w:sz w:val="22"/>
              </w:rPr>
              <w:t>2</w:t>
            </w:r>
          </w:p>
        </w:tc>
        <w:tc>
          <w:tcPr>
            <w:tcW w:w="1703" w:type="dxa"/>
            <w:tcPrChange w:id="2883" w:author="ditaoktaria" w:date="2015-07-29T09:17:00Z">
              <w:tcPr>
                <w:tcW w:w="2116" w:type="dxa"/>
              </w:tcPr>
            </w:tcPrChange>
          </w:tcPr>
          <w:p w14:paraId="6059110C" w14:textId="16F016DE" w:rsidR="000525F7" w:rsidRPr="00510F24" w:rsidRDefault="000525F7" w:rsidP="00C90542">
            <w:pPr>
              <w:ind w:firstLine="0"/>
              <w:rPr>
                <w:sz w:val="22"/>
              </w:rPr>
            </w:pPr>
            <w:r>
              <w:rPr>
                <w:sz w:val="22"/>
              </w:rPr>
              <w:t>folderName</w:t>
            </w:r>
          </w:p>
        </w:tc>
        <w:tc>
          <w:tcPr>
            <w:tcW w:w="1373" w:type="dxa"/>
            <w:tcPrChange w:id="2884" w:author="ditaoktaria" w:date="2015-07-29T09:17:00Z">
              <w:tcPr>
                <w:tcW w:w="1797" w:type="dxa"/>
              </w:tcPr>
            </w:tcPrChange>
          </w:tcPr>
          <w:p w14:paraId="53EFED6C" w14:textId="624A66EA" w:rsidR="000525F7" w:rsidRPr="00510F24" w:rsidRDefault="000525F7" w:rsidP="00C90542">
            <w:pPr>
              <w:ind w:firstLine="0"/>
              <w:rPr>
                <w:sz w:val="22"/>
              </w:rPr>
            </w:pPr>
            <w:r>
              <w:rPr>
                <w:sz w:val="22"/>
              </w:rPr>
              <w:t>Varchar</w:t>
            </w:r>
          </w:p>
        </w:tc>
        <w:tc>
          <w:tcPr>
            <w:tcW w:w="2436" w:type="dxa"/>
            <w:tcPrChange w:id="2885" w:author="ditaoktaria" w:date="2015-07-29T09:17:00Z">
              <w:tcPr>
                <w:tcW w:w="3485" w:type="dxa"/>
              </w:tcPr>
            </w:tcPrChange>
          </w:tcPr>
          <w:p w14:paraId="36742FF0" w14:textId="1C3DCC90" w:rsidR="000525F7" w:rsidRPr="00F51300" w:rsidRDefault="000525F7" w:rsidP="000525F7">
            <w:pPr>
              <w:ind w:firstLine="0"/>
              <w:rPr>
                <w:sz w:val="22"/>
              </w:rPr>
            </w:pPr>
            <w:r>
              <w:rPr>
                <w:sz w:val="22"/>
              </w:rPr>
              <w:t xml:space="preserve">Nama </w:t>
            </w:r>
            <w:r>
              <w:rPr>
                <w:i/>
                <w:sz w:val="22"/>
              </w:rPr>
              <w:t>folder</w:t>
            </w:r>
            <w:del w:id="2886" w:author="ditaoktaria" w:date="2015-07-29T09:18:00Z">
              <w:r w:rsidDel="000525F7">
                <w:rPr>
                  <w:i/>
                  <w:sz w:val="22"/>
                </w:rPr>
                <w:delText xml:space="preserve"> </w:delText>
              </w:r>
              <w:r w:rsidDel="000525F7">
                <w:rPr>
                  <w:sz w:val="22"/>
                </w:rPr>
                <w:delText>(</w:delText>
              </w:r>
            </w:del>
            <w:del w:id="2887" w:author="ditaoktaria" w:date="2015-07-29T09:17:00Z">
              <w:r w:rsidDel="000525F7">
                <w:rPr>
                  <w:sz w:val="22"/>
                </w:rPr>
                <w:delText>Kumpulan Jurnal Fuzzy Metode Tsukamoto</w:delText>
              </w:r>
            </w:del>
            <w:del w:id="2888" w:author="ditaoktaria" w:date="2015-07-29T09:18:00Z">
              <w:r w:rsidDel="000525F7">
                <w:rPr>
                  <w:sz w:val="22"/>
                </w:rPr>
                <w:delText>)</w:delText>
              </w:r>
            </w:del>
          </w:p>
        </w:tc>
        <w:tc>
          <w:tcPr>
            <w:tcW w:w="1898" w:type="dxa"/>
            <w:tcPrChange w:id="2889" w:author="ditaoktaria" w:date="2015-07-29T09:17:00Z">
              <w:tcPr>
                <w:tcW w:w="3485" w:type="dxa"/>
              </w:tcPr>
            </w:tcPrChange>
          </w:tcPr>
          <w:p w14:paraId="45E643ED" w14:textId="4072C04E" w:rsidR="000525F7" w:rsidRDefault="000525F7" w:rsidP="00F51300">
            <w:pPr>
              <w:ind w:firstLine="0"/>
              <w:rPr>
                <w:ins w:id="2890" w:author="ditaoktaria" w:date="2015-07-29T09:17:00Z"/>
                <w:sz w:val="22"/>
              </w:rPr>
            </w:pPr>
            <w:ins w:id="2891" w:author="ditaoktaria" w:date="2015-07-29T09:17:00Z">
              <w:r>
                <w:rPr>
                  <w:sz w:val="22"/>
                </w:rPr>
                <w:t>Kumpulan Jurnal Fuzzy Metode Tsukamoto</w:t>
              </w:r>
            </w:ins>
          </w:p>
        </w:tc>
      </w:tr>
      <w:tr w:rsidR="000525F7" w:rsidRPr="00510F24" w14:paraId="31910C5A" w14:textId="2DC8AA60" w:rsidTr="000525F7">
        <w:trPr>
          <w:ins w:id="2892" w:author="ditaoktaria" w:date="2015-06-29T15:20:00Z"/>
        </w:trPr>
        <w:tc>
          <w:tcPr>
            <w:tcW w:w="498" w:type="dxa"/>
            <w:tcPrChange w:id="2893" w:author="ditaoktaria" w:date="2015-07-29T09:17:00Z">
              <w:tcPr>
                <w:tcW w:w="510" w:type="dxa"/>
              </w:tcPr>
            </w:tcPrChange>
          </w:tcPr>
          <w:p w14:paraId="27C598EF" w14:textId="043E7CD4" w:rsidR="000525F7" w:rsidRDefault="000525F7" w:rsidP="00C90542">
            <w:pPr>
              <w:ind w:firstLine="0"/>
              <w:jc w:val="center"/>
              <w:rPr>
                <w:ins w:id="2894" w:author="ditaoktaria" w:date="2015-06-29T15:20:00Z"/>
                <w:sz w:val="22"/>
              </w:rPr>
            </w:pPr>
            <w:ins w:id="2895" w:author="ditaoktaria" w:date="2015-06-29T15:20:00Z">
              <w:r>
                <w:rPr>
                  <w:sz w:val="22"/>
                </w:rPr>
                <w:t>3</w:t>
              </w:r>
            </w:ins>
          </w:p>
        </w:tc>
        <w:tc>
          <w:tcPr>
            <w:tcW w:w="1703" w:type="dxa"/>
            <w:tcPrChange w:id="2896" w:author="ditaoktaria" w:date="2015-07-29T09:17:00Z">
              <w:tcPr>
                <w:tcW w:w="2116" w:type="dxa"/>
              </w:tcPr>
            </w:tcPrChange>
          </w:tcPr>
          <w:p w14:paraId="6288DE04" w14:textId="271EB670" w:rsidR="000525F7" w:rsidRDefault="000525F7" w:rsidP="00C90542">
            <w:pPr>
              <w:ind w:firstLine="0"/>
              <w:rPr>
                <w:ins w:id="2897" w:author="ditaoktaria" w:date="2015-06-29T15:20:00Z"/>
                <w:sz w:val="22"/>
              </w:rPr>
            </w:pPr>
            <w:ins w:id="2898" w:author="ditaoktaria" w:date="2015-06-29T15:20:00Z">
              <w:r>
                <w:rPr>
                  <w:sz w:val="22"/>
                </w:rPr>
                <w:t>idCourse</w:t>
              </w:r>
            </w:ins>
          </w:p>
        </w:tc>
        <w:tc>
          <w:tcPr>
            <w:tcW w:w="1373" w:type="dxa"/>
            <w:tcPrChange w:id="2899" w:author="ditaoktaria" w:date="2015-07-29T09:17:00Z">
              <w:tcPr>
                <w:tcW w:w="1797" w:type="dxa"/>
              </w:tcPr>
            </w:tcPrChange>
          </w:tcPr>
          <w:p w14:paraId="37BA2D73" w14:textId="0E67EAD0" w:rsidR="000525F7" w:rsidRDefault="000525F7" w:rsidP="00C90542">
            <w:pPr>
              <w:ind w:firstLine="0"/>
              <w:rPr>
                <w:ins w:id="2900" w:author="ditaoktaria" w:date="2015-06-29T15:20:00Z"/>
                <w:sz w:val="22"/>
              </w:rPr>
            </w:pPr>
            <w:ins w:id="2901" w:author="ditaoktaria" w:date="2015-06-29T15:20:00Z">
              <w:r>
                <w:rPr>
                  <w:sz w:val="22"/>
                </w:rPr>
                <w:t>Varchar</w:t>
              </w:r>
            </w:ins>
          </w:p>
        </w:tc>
        <w:tc>
          <w:tcPr>
            <w:tcW w:w="2436" w:type="dxa"/>
            <w:tcPrChange w:id="2902" w:author="ditaoktaria" w:date="2015-07-29T09:17:00Z">
              <w:tcPr>
                <w:tcW w:w="3485" w:type="dxa"/>
              </w:tcPr>
            </w:tcPrChange>
          </w:tcPr>
          <w:p w14:paraId="7C6E6120" w14:textId="4CB856F9" w:rsidR="000525F7" w:rsidRPr="00494234" w:rsidRDefault="000525F7">
            <w:pPr>
              <w:keepNext/>
              <w:keepLines/>
              <w:ind w:firstLine="0"/>
              <w:outlineLvl w:val="3"/>
              <w:rPr>
                <w:ins w:id="2903" w:author="ditaoktaria" w:date="2015-06-29T15:20:00Z"/>
                <w:i/>
                <w:sz w:val="22"/>
                <w:rPrChange w:id="2904" w:author="ditaoktaria" w:date="2015-07-06T10:30:00Z">
                  <w:rPr>
                    <w:ins w:id="2905" w:author="ditaoktaria" w:date="2015-06-29T15:20:00Z"/>
                    <w:rFonts w:eastAsia="Times New Roman"/>
                    <w:b/>
                    <w:iCs/>
                    <w:color w:val="000000" w:themeColor="text1"/>
                    <w:sz w:val="22"/>
                  </w:rPr>
                </w:rPrChange>
              </w:rPr>
              <w:pPrChange w:id="2906" w:author="ditaoktaria" w:date="2015-07-29T09:19:00Z">
                <w:pPr>
                  <w:keepNext/>
                  <w:keepLines/>
                  <w:spacing w:before="200"/>
                  <w:ind w:firstLine="0"/>
                  <w:outlineLvl w:val="3"/>
                </w:pPr>
              </w:pPrChange>
            </w:pPr>
            <w:ins w:id="2907" w:author="ditaoktaria" w:date="2015-07-06T10:30:00Z">
              <w:r>
                <w:rPr>
                  <w:sz w:val="22"/>
                </w:rPr>
                <w:t xml:space="preserve">Kode Mata Kuliah yang memiliki </w:t>
              </w:r>
              <w:r>
                <w:rPr>
                  <w:i/>
                  <w:sz w:val="22"/>
                </w:rPr>
                <w:t>folder</w:t>
              </w:r>
            </w:ins>
          </w:p>
        </w:tc>
        <w:tc>
          <w:tcPr>
            <w:tcW w:w="1898" w:type="dxa"/>
            <w:tcPrChange w:id="2908" w:author="ditaoktaria" w:date="2015-07-29T09:17:00Z">
              <w:tcPr>
                <w:tcW w:w="3485" w:type="dxa"/>
              </w:tcPr>
            </w:tcPrChange>
          </w:tcPr>
          <w:p w14:paraId="063CDF19" w14:textId="2F56517F" w:rsidR="000525F7" w:rsidRDefault="009407E2">
            <w:pPr>
              <w:keepNext/>
              <w:keepLines/>
              <w:ind w:firstLine="0"/>
              <w:outlineLvl w:val="3"/>
              <w:rPr>
                <w:ins w:id="2909" w:author="ditaoktaria" w:date="2015-07-29T09:17:00Z"/>
                <w:rFonts w:eastAsia="Times New Roman"/>
                <w:b/>
                <w:iCs/>
                <w:color w:val="000000" w:themeColor="text1"/>
                <w:sz w:val="22"/>
              </w:rPr>
              <w:pPrChange w:id="2910" w:author="ditaoktaria" w:date="2015-07-29T10:00:00Z">
                <w:pPr>
                  <w:keepNext/>
                  <w:keepLines/>
                  <w:spacing w:before="200"/>
                  <w:ind w:firstLine="0"/>
                  <w:outlineLvl w:val="3"/>
                </w:pPr>
              </w:pPrChange>
            </w:pPr>
            <w:ins w:id="2911" w:author="ditaoktaria" w:date="2015-07-29T09:59:00Z">
              <w:r>
                <w:rPr>
                  <w:sz w:val="22"/>
                </w:rPr>
                <w:t>84d839</w:t>
              </w:r>
            </w:ins>
          </w:p>
        </w:tc>
      </w:tr>
      <w:tr w:rsidR="000525F7" w:rsidRPr="00510F24" w14:paraId="55EAADE9" w14:textId="68477ABA" w:rsidTr="000525F7">
        <w:trPr>
          <w:ins w:id="2912" w:author="ditaoktaria" w:date="2015-06-29T15:20:00Z"/>
        </w:trPr>
        <w:tc>
          <w:tcPr>
            <w:tcW w:w="498" w:type="dxa"/>
            <w:tcPrChange w:id="2913" w:author="ditaoktaria" w:date="2015-07-29T09:17:00Z">
              <w:tcPr>
                <w:tcW w:w="510" w:type="dxa"/>
              </w:tcPr>
            </w:tcPrChange>
          </w:tcPr>
          <w:p w14:paraId="6F3CC89C" w14:textId="6C47828A" w:rsidR="000525F7" w:rsidRDefault="000525F7" w:rsidP="00C90542">
            <w:pPr>
              <w:ind w:firstLine="0"/>
              <w:jc w:val="center"/>
              <w:rPr>
                <w:ins w:id="2914" w:author="ditaoktaria" w:date="2015-06-29T15:20:00Z"/>
                <w:sz w:val="22"/>
              </w:rPr>
            </w:pPr>
            <w:ins w:id="2915" w:author="ditaoktaria" w:date="2015-06-29T15:20:00Z">
              <w:r>
                <w:rPr>
                  <w:sz w:val="22"/>
                </w:rPr>
                <w:t>4</w:t>
              </w:r>
            </w:ins>
          </w:p>
        </w:tc>
        <w:tc>
          <w:tcPr>
            <w:tcW w:w="1703" w:type="dxa"/>
            <w:tcPrChange w:id="2916" w:author="ditaoktaria" w:date="2015-07-29T09:17:00Z">
              <w:tcPr>
                <w:tcW w:w="2116" w:type="dxa"/>
              </w:tcPr>
            </w:tcPrChange>
          </w:tcPr>
          <w:p w14:paraId="09E8F206" w14:textId="6049A4A7" w:rsidR="000525F7" w:rsidRDefault="000525F7" w:rsidP="00C90542">
            <w:pPr>
              <w:ind w:firstLine="0"/>
              <w:rPr>
                <w:ins w:id="2917" w:author="ditaoktaria" w:date="2015-06-29T15:20:00Z"/>
                <w:sz w:val="22"/>
              </w:rPr>
            </w:pPr>
            <w:ins w:id="2918" w:author="ditaoktaria" w:date="2015-06-29T15:20:00Z">
              <w:r>
                <w:rPr>
                  <w:sz w:val="22"/>
                </w:rPr>
                <w:t>idParent</w:t>
              </w:r>
            </w:ins>
          </w:p>
        </w:tc>
        <w:tc>
          <w:tcPr>
            <w:tcW w:w="1373" w:type="dxa"/>
            <w:tcPrChange w:id="2919" w:author="ditaoktaria" w:date="2015-07-29T09:17:00Z">
              <w:tcPr>
                <w:tcW w:w="1797" w:type="dxa"/>
              </w:tcPr>
            </w:tcPrChange>
          </w:tcPr>
          <w:p w14:paraId="489992A4" w14:textId="43A7D8A5" w:rsidR="000525F7" w:rsidRDefault="000525F7" w:rsidP="00C90542">
            <w:pPr>
              <w:ind w:firstLine="0"/>
              <w:rPr>
                <w:ins w:id="2920" w:author="ditaoktaria" w:date="2015-06-29T15:20:00Z"/>
                <w:sz w:val="22"/>
              </w:rPr>
            </w:pPr>
            <w:ins w:id="2921" w:author="ditaoktaria" w:date="2015-06-29T15:21:00Z">
              <w:r>
                <w:rPr>
                  <w:sz w:val="22"/>
                </w:rPr>
                <w:t>Integer</w:t>
              </w:r>
            </w:ins>
          </w:p>
        </w:tc>
        <w:tc>
          <w:tcPr>
            <w:tcW w:w="2436" w:type="dxa"/>
            <w:tcPrChange w:id="2922" w:author="ditaoktaria" w:date="2015-07-29T09:17:00Z">
              <w:tcPr>
                <w:tcW w:w="3485" w:type="dxa"/>
              </w:tcPr>
            </w:tcPrChange>
          </w:tcPr>
          <w:p w14:paraId="469B7BD6" w14:textId="6CAD88AF" w:rsidR="000525F7" w:rsidRPr="000525F7" w:rsidRDefault="000525F7" w:rsidP="00F51300">
            <w:pPr>
              <w:ind w:firstLine="0"/>
              <w:rPr>
                <w:ins w:id="2923" w:author="ditaoktaria" w:date="2015-06-29T15:20:00Z"/>
                <w:sz w:val="22"/>
              </w:rPr>
            </w:pPr>
            <w:ins w:id="2924" w:author="ditaoktaria" w:date="2015-07-29T09:16:00Z">
              <w:r>
                <w:rPr>
                  <w:sz w:val="22"/>
                </w:rPr>
                <w:t xml:space="preserve">Kode </w:t>
              </w:r>
              <w:r w:rsidRPr="000525F7">
                <w:rPr>
                  <w:i/>
                  <w:sz w:val="22"/>
                  <w:rPrChange w:id="2925" w:author="ditaoktaria" w:date="2015-07-29T09:16:00Z">
                    <w:rPr>
                      <w:sz w:val="22"/>
                    </w:rPr>
                  </w:rPrChange>
                </w:rPr>
                <w:t>parent folder</w:t>
              </w:r>
            </w:ins>
          </w:p>
        </w:tc>
        <w:tc>
          <w:tcPr>
            <w:tcW w:w="1898" w:type="dxa"/>
            <w:tcPrChange w:id="2926" w:author="ditaoktaria" w:date="2015-07-29T09:17:00Z">
              <w:tcPr>
                <w:tcW w:w="3485" w:type="dxa"/>
              </w:tcPr>
            </w:tcPrChange>
          </w:tcPr>
          <w:p w14:paraId="193C17B3" w14:textId="2B818083" w:rsidR="000525F7" w:rsidRDefault="000525F7" w:rsidP="00F51300">
            <w:pPr>
              <w:ind w:firstLine="0"/>
              <w:rPr>
                <w:ins w:id="2927" w:author="ditaoktaria" w:date="2015-07-29T09:17:00Z"/>
                <w:sz w:val="22"/>
              </w:rPr>
            </w:pPr>
            <w:ins w:id="2928" w:author="ditaoktaria" w:date="2015-07-29T09:18:00Z">
              <w:r>
                <w:rPr>
                  <w:sz w:val="22"/>
                </w:rPr>
                <w:t>1, 2, 3</w:t>
              </w:r>
            </w:ins>
          </w:p>
        </w:tc>
      </w:tr>
    </w:tbl>
    <w:p w14:paraId="4389A6FB" w14:textId="05D9EE90" w:rsidR="008875D7" w:rsidRPr="00043449" w:rsidDel="00494234" w:rsidRDefault="001773A3" w:rsidP="001773A3">
      <w:pPr>
        <w:rPr>
          <w:del w:id="2929" w:author="ditaoktaria" w:date="2015-07-06T10:31:00Z"/>
        </w:rPr>
      </w:pPr>
      <w:del w:id="2930" w:author="ditaoktaria" w:date="2015-07-06T10:31:00Z">
        <w:r w:rsidDel="00494234">
          <w:delText xml:space="preserve">Entitas </w:delText>
        </w:r>
        <w:r w:rsidDel="00494234">
          <w:rPr>
            <w:i/>
          </w:rPr>
          <w:delText xml:space="preserve">Course </w:delText>
        </w:r>
        <w:r w:rsidDel="00494234">
          <w:delText xml:space="preserve">merepresentasikan tabel </w:delText>
        </w:r>
        <w:r w:rsidDel="00494234">
          <w:rPr>
            <w:i/>
          </w:rPr>
          <w:delText xml:space="preserve">Course </w:delText>
        </w:r>
        <w:r w:rsidR="00456EF2" w:rsidDel="00494234">
          <w:delText>yang berisi data mata kuliah, yaitu kode mata kuliah yang dibuat oleh sistem, nama mata kuliah</w:delText>
        </w:r>
        <w:r w:rsidR="0038252A" w:rsidDel="00494234">
          <w:delText xml:space="preserve">, dan  kode mata kuliah yang menjadi standar di PTIIK. </w:delText>
        </w:r>
        <w:r w:rsidR="00043449" w:rsidDel="00494234">
          <w:delText xml:space="preserve">Struktur tabel </w:delText>
        </w:r>
        <w:r w:rsidR="00043449" w:rsidDel="00494234">
          <w:rPr>
            <w:i/>
          </w:rPr>
          <w:delText xml:space="preserve">Course </w:delText>
        </w:r>
        <w:r w:rsidR="00043449" w:rsidDel="00494234">
          <w:delText xml:space="preserve">ditunjukkan pada </w:delText>
        </w:r>
        <w:r w:rsidR="000E080A" w:rsidDel="00494234">
          <w:delText>T</w:delText>
        </w:r>
        <w:r w:rsidR="00043449" w:rsidDel="00494234">
          <w:delText>abel 4</w:delText>
        </w:r>
        <w:r w:rsidR="009431BA" w:rsidDel="00494234">
          <w:delText>.14</w:delText>
        </w:r>
        <w:r w:rsidR="00043449" w:rsidDel="00494234">
          <w:delText>.</w:delText>
        </w:r>
      </w:del>
    </w:p>
    <w:p w14:paraId="7CC1E9F7" w14:textId="108216DC" w:rsidR="007A0993" w:rsidRPr="007B49F2" w:rsidDel="00494234" w:rsidRDefault="007A0993" w:rsidP="007B49F2">
      <w:pPr>
        <w:pStyle w:val="Caption"/>
        <w:keepNext/>
        <w:rPr>
          <w:del w:id="2931" w:author="ditaoktaria" w:date="2015-07-06T10:31:00Z"/>
          <w:i/>
        </w:rPr>
      </w:pPr>
      <w:del w:id="2932" w:author="ditaoktaria" w:date="2015-07-06T10:31:00Z">
        <w:r w:rsidDel="00494234">
          <w:delText xml:space="preserve">Tabel 4. </w:delText>
        </w:r>
        <w:r w:rsidR="007E28E8" w:rsidDel="00494234">
          <w:rPr>
            <w:b w:val="0"/>
            <w:iCs w:val="0"/>
          </w:rPr>
          <w:fldChar w:fldCharType="begin"/>
        </w:r>
        <w:r w:rsidR="007E28E8" w:rsidDel="00494234">
          <w:delInstrText xml:space="preserve"> SEQ Tabel_4. \* ARABIC </w:delInstrText>
        </w:r>
        <w:r w:rsidR="007E28E8" w:rsidDel="00494234">
          <w:rPr>
            <w:b w:val="0"/>
            <w:iCs w:val="0"/>
          </w:rPr>
          <w:fldChar w:fldCharType="separate"/>
        </w:r>
        <w:r w:rsidDel="00494234">
          <w:rPr>
            <w:noProof/>
          </w:rPr>
          <w:delText>14</w:delText>
        </w:r>
        <w:r w:rsidR="007E28E8" w:rsidDel="00494234">
          <w:rPr>
            <w:b w:val="0"/>
            <w:iCs w:val="0"/>
            <w:noProof/>
          </w:rPr>
          <w:fldChar w:fldCharType="end"/>
        </w:r>
        <w:r w:rsidDel="00494234">
          <w:delText xml:space="preserve"> </w:delText>
        </w:r>
        <w:r w:rsidDel="00494234">
          <w:rPr>
            <w:b w:val="0"/>
          </w:rPr>
          <w:delText xml:space="preserve">Struktur Tabel </w:delText>
        </w:r>
        <w:r w:rsidDel="00494234">
          <w:rPr>
            <w:b w:val="0"/>
            <w:i/>
          </w:rPr>
          <w:delText>Course</w:delText>
        </w:r>
      </w:del>
    </w:p>
    <w:tbl>
      <w:tblPr>
        <w:tblStyle w:val="TableGrid"/>
        <w:tblW w:w="7920" w:type="dxa"/>
        <w:tblInd w:w="108" w:type="dxa"/>
        <w:tblLayout w:type="fixed"/>
        <w:tblLook w:val="04A0" w:firstRow="1" w:lastRow="0" w:firstColumn="1" w:lastColumn="0" w:noHBand="0" w:noVBand="1"/>
      </w:tblPr>
      <w:tblGrid>
        <w:gridCol w:w="509"/>
        <w:gridCol w:w="2119"/>
        <w:gridCol w:w="1800"/>
        <w:gridCol w:w="3492"/>
      </w:tblGrid>
      <w:tr w:rsidR="008875D7" w:rsidRPr="00510F24" w:rsidDel="00494234" w14:paraId="52E6DBDC" w14:textId="5B8F9882" w:rsidTr="007B49F2">
        <w:trPr>
          <w:del w:id="2933" w:author="ditaoktaria" w:date="2015-07-06T10:31:00Z"/>
        </w:trPr>
        <w:tc>
          <w:tcPr>
            <w:tcW w:w="509" w:type="dxa"/>
            <w:shd w:val="clear" w:color="auto" w:fill="C0C0C0"/>
          </w:tcPr>
          <w:p w14:paraId="1F677F45" w14:textId="69B3A43A" w:rsidR="008875D7" w:rsidRPr="00510F24" w:rsidDel="00494234" w:rsidRDefault="008875D7" w:rsidP="008875D7">
            <w:pPr>
              <w:ind w:firstLine="0"/>
              <w:jc w:val="center"/>
              <w:rPr>
                <w:del w:id="2934" w:author="ditaoktaria" w:date="2015-07-06T10:31:00Z"/>
                <w:b/>
                <w:sz w:val="22"/>
              </w:rPr>
            </w:pPr>
            <w:del w:id="2935" w:author="ditaoktaria" w:date="2015-07-06T10:31:00Z">
              <w:r w:rsidRPr="00510F24" w:rsidDel="00494234">
                <w:rPr>
                  <w:b/>
                  <w:sz w:val="22"/>
                </w:rPr>
                <w:delText>No</w:delText>
              </w:r>
            </w:del>
          </w:p>
        </w:tc>
        <w:tc>
          <w:tcPr>
            <w:tcW w:w="2119" w:type="dxa"/>
            <w:shd w:val="clear" w:color="auto" w:fill="C0C0C0"/>
          </w:tcPr>
          <w:p w14:paraId="608A36CB" w14:textId="2BB028A7" w:rsidR="008875D7" w:rsidRPr="00510F24" w:rsidDel="00494234" w:rsidRDefault="008875D7" w:rsidP="008875D7">
            <w:pPr>
              <w:ind w:firstLine="0"/>
              <w:jc w:val="center"/>
              <w:rPr>
                <w:del w:id="2936" w:author="ditaoktaria" w:date="2015-07-06T10:31:00Z"/>
                <w:b/>
                <w:sz w:val="22"/>
              </w:rPr>
            </w:pPr>
            <w:del w:id="2937" w:author="ditaoktaria" w:date="2015-07-06T10:31:00Z">
              <w:r w:rsidRPr="00510F24" w:rsidDel="00494234">
                <w:rPr>
                  <w:b/>
                  <w:sz w:val="22"/>
                </w:rPr>
                <w:delText>Nama Field</w:delText>
              </w:r>
            </w:del>
          </w:p>
        </w:tc>
        <w:tc>
          <w:tcPr>
            <w:tcW w:w="1800" w:type="dxa"/>
            <w:shd w:val="clear" w:color="auto" w:fill="C0C0C0"/>
          </w:tcPr>
          <w:p w14:paraId="3164E832" w14:textId="20145182" w:rsidR="008875D7" w:rsidRPr="00510F24" w:rsidDel="00494234" w:rsidRDefault="008875D7" w:rsidP="008875D7">
            <w:pPr>
              <w:ind w:firstLine="0"/>
              <w:jc w:val="center"/>
              <w:rPr>
                <w:del w:id="2938" w:author="ditaoktaria" w:date="2015-07-06T10:31:00Z"/>
                <w:b/>
                <w:sz w:val="22"/>
              </w:rPr>
            </w:pPr>
            <w:del w:id="2939" w:author="ditaoktaria" w:date="2015-07-06T10:31:00Z">
              <w:r w:rsidRPr="00510F24" w:rsidDel="00494234">
                <w:rPr>
                  <w:b/>
                  <w:sz w:val="22"/>
                </w:rPr>
                <w:delText>Tipe Data</w:delText>
              </w:r>
            </w:del>
          </w:p>
        </w:tc>
        <w:tc>
          <w:tcPr>
            <w:tcW w:w="3492" w:type="dxa"/>
            <w:shd w:val="clear" w:color="auto" w:fill="C0C0C0"/>
          </w:tcPr>
          <w:p w14:paraId="072C8B40" w14:textId="46879C9A" w:rsidR="008875D7" w:rsidRPr="00510F24" w:rsidDel="00494234" w:rsidRDefault="008875D7" w:rsidP="008875D7">
            <w:pPr>
              <w:ind w:firstLine="0"/>
              <w:jc w:val="center"/>
              <w:rPr>
                <w:del w:id="2940" w:author="ditaoktaria" w:date="2015-07-06T10:31:00Z"/>
                <w:b/>
                <w:sz w:val="22"/>
              </w:rPr>
            </w:pPr>
            <w:del w:id="2941" w:author="ditaoktaria" w:date="2015-07-06T10:31:00Z">
              <w:r w:rsidRPr="00510F24" w:rsidDel="00494234">
                <w:rPr>
                  <w:b/>
                  <w:sz w:val="22"/>
                </w:rPr>
                <w:delText>Keterangan</w:delText>
              </w:r>
            </w:del>
          </w:p>
        </w:tc>
      </w:tr>
      <w:tr w:rsidR="00DF4480" w:rsidRPr="00510F24" w:rsidDel="00494234" w14:paraId="4E86F773" w14:textId="78562FBC" w:rsidTr="007B49F2">
        <w:trPr>
          <w:del w:id="2942" w:author="ditaoktaria" w:date="2015-07-06T10:31:00Z"/>
        </w:trPr>
        <w:tc>
          <w:tcPr>
            <w:tcW w:w="509" w:type="dxa"/>
          </w:tcPr>
          <w:p w14:paraId="7D8D56F1" w14:textId="2EDAA7E4" w:rsidR="00DF4480" w:rsidRPr="00510F24" w:rsidDel="00494234" w:rsidRDefault="00DF4480" w:rsidP="008875D7">
            <w:pPr>
              <w:ind w:firstLine="0"/>
              <w:jc w:val="center"/>
              <w:rPr>
                <w:del w:id="2943" w:author="ditaoktaria" w:date="2015-07-06T10:31:00Z"/>
                <w:sz w:val="22"/>
              </w:rPr>
            </w:pPr>
            <w:del w:id="2944" w:author="ditaoktaria" w:date="2015-07-06T10:31:00Z">
              <w:r w:rsidRPr="00510F24" w:rsidDel="00494234">
                <w:rPr>
                  <w:sz w:val="22"/>
                </w:rPr>
                <w:delText>1</w:delText>
              </w:r>
            </w:del>
          </w:p>
        </w:tc>
        <w:tc>
          <w:tcPr>
            <w:tcW w:w="2119" w:type="dxa"/>
          </w:tcPr>
          <w:p w14:paraId="324D5B74" w14:textId="2C626D86" w:rsidR="00DF4480" w:rsidRPr="00510F24" w:rsidDel="00494234" w:rsidRDefault="00DF4480" w:rsidP="00DF4480">
            <w:pPr>
              <w:ind w:left="-239" w:firstLine="239"/>
              <w:rPr>
                <w:del w:id="2945" w:author="ditaoktaria" w:date="2015-07-06T10:31:00Z"/>
                <w:sz w:val="22"/>
              </w:rPr>
            </w:pPr>
            <w:del w:id="2946" w:author="ditaoktaria" w:date="2015-07-06T10:31:00Z">
              <w:r w:rsidDel="00494234">
                <w:rPr>
                  <w:sz w:val="22"/>
                </w:rPr>
                <w:delText>idCourse</w:delText>
              </w:r>
              <w:r w:rsidR="00A544AF" w:rsidDel="00494234">
                <w:rPr>
                  <w:sz w:val="22"/>
                </w:rPr>
                <w:delText xml:space="preserve"> (PK)</w:delText>
              </w:r>
            </w:del>
          </w:p>
        </w:tc>
        <w:tc>
          <w:tcPr>
            <w:tcW w:w="1800" w:type="dxa"/>
          </w:tcPr>
          <w:p w14:paraId="5CBA4D60" w14:textId="2ED89A40" w:rsidR="00DF4480" w:rsidRPr="00510F24" w:rsidDel="00494234" w:rsidRDefault="00DF4480" w:rsidP="008875D7">
            <w:pPr>
              <w:ind w:firstLine="0"/>
              <w:rPr>
                <w:del w:id="2947" w:author="ditaoktaria" w:date="2015-07-06T10:31:00Z"/>
                <w:sz w:val="22"/>
              </w:rPr>
            </w:pPr>
            <w:del w:id="2948" w:author="ditaoktaria" w:date="2015-07-06T10:31:00Z">
              <w:r w:rsidDel="00494234">
                <w:rPr>
                  <w:sz w:val="22"/>
                </w:rPr>
                <w:delText>Integer</w:delText>
              </w:r>
            </w:del>
          </w:p>
        </w:tc>
        <w:tc>
          <w:tcPr>
            <w:tcW w:w="3492" w:type="dxa"/>
          </w:tcPr>
          <w:p w14:paraId="72374CB7" w14:textId="5CD1D145" w:rsidR="00DF4480" w:rsidRPr="00510F24" w:rsidDel="00494234" w:rsidRDefault="00DF4480" w:rsidP="00DF4480">
            <w:pPr>
              <w:ind w:firstLine="0"/>
              <w:rPr>
                <w:del w:id="2949" w:author="ditaoktaria" w:date="2015-07-06T10:31:00Z"/>
                <w:sz w:val="22"/>
              </w:rPr>
            </w:pPr>
            <w:del w:id="2950" w:author="ditaoktaria" w:date="2015-07-06T10:31:00Z">
              <w:r w:rsidDel="00494234">
                <w:rPr>
                  <w:sz w:val="22"/>
                </w:rPr>
                <w:delText>Kode dari mata kuliah yang dibuat oleh sistem (1,2,3)</w:delText>
              </w:r>
            </w:del>
          </w:p>
        </w:tc>
      </w:tr>
      <w:tr w:rsidR="00DF4480" w:rsidRPr="00510F24" w:rsidDel="00494234" w14:paraId="0B724969" w14:textId="473CC81B" w:rsidTr="007B49F2">
        <w:trPr>
          <w:del w:id="2951" w:author="ditaoktaria" w:date="2015-07-06T10:31:00Z"/>
        </w:trPr>
        <w:tc>
          <w:tcPr>
            <w:tcW w:w="509" w:type="dxa"/>
          </w:tcPr>
          <w:p w14:paraId="2ACFD111" w14:textId="4314C202" w:rsidR="00DF4480" w:rsidRPr="00510F24" w:rsidDel="00494234" w:rsidRDefault="00DF4480" w:rsidP="008875D7">
            <w:pPr>
              <w:ind w:firstLine="0"/>
              <w:jc w:val="center"/>
              <w:rPr>
                <w:del w:id="2952" w:author="ditaoktaria" w:date="2015-07-06T10:31:00Z"/>
                <w:sz w:val="22"/>
              </w:rPr>
            </w:pPr>
            <w:del w:id="2953" w:author="ditaoktaria" w:date="2015-07-06T10:31:00Z">
              <w:r w:rsidDel="00494234">
                <w:rPr>
                  <w:sz w:val="22"/>
                </w:rPr>
                <w:delText>2</w:delText>
              </w:r>
            </w:del>
          </w:p>
        </w:tc>
        <w:tc>
          <w:tcPr>
            <w:tcW w:w="2119" w:type="dxa"/>
          </w:tcPr>
          <w:p w14:paraId="01944E4C" w14:textId="1F334AED" w:rsidR="00DF4480" w:rsidRPr="00510F24" w:rsidDel="00494234" w:rsidRDefault="00DF4480" w:rsidP="008875D7">
            <w:pPr>
              <w:ind w:firstLine="0"/>
              <w:rPr>
                <w:del w:id="2954" w:author="ditaoktaria" w:date="2015-07-06T10:31:00Z"/>
                <w:sz w:val="22"/>
              </w:rPr>
            </w:pPr>
            <w:del w:id="2955" w:author="ditaoktaria" w:date="2015-07-06T10:31:00Z">
              <w:r w:rsidDel="00494234">
                <w:rPr>
                  <w:sz w:val="22"/>
                </w:rPr>
                <w:delText>courseName</w:delText>
              </w:r>
            </w:del>
          </w:p>
        </w:tc>
        <w:tc>
          <w:tcPr>
            <w:tcW w:w="1800" w:type="dxa"/>
          </w:tcPr>
          <w:p w14:paraId="318C7A46" w14:textId="3B5B18AA" w:rsidR="00DF4480" w:rsidRPr="00510F24" w:rsidDel="00494234" w:rsidRDefault="00DF4480" w:rsidP="008875D7">
            <w:pPr>
              <w:ind w:firstLine="0"/>
              <w:rPr>
                <w:del w:id="2956" w:author="ditaoktaria" w:date="2015-07-06T10:31:00Z"/>
                <w:sz w:val="22"/>
              </w:rPr>
            </w:pPr>
            <w:del w:id="2957" w:author="ditaoktaria" w:date="2015-07-06T10:31:00Z">
              <w:r w:rsidDel="00494234">
                <w:rPr>
                  <w:sz w:val="22"/>
                </w:rPr>
                <w:delText>Varchar</w:delText>
              </w:r>
            </w:del>
          </w:p>
        </w:tc>
        <w:tc>
          <w:tcPr>
            <w:tcW w:w="3492" w:type="dxa"/>
          </w:tcPr>
          <w:p w14:paraId="753B9FE7" w14:textId="6974F736" w:rsidR="00DF4480" w:rsidRPr="00510F24" w:rsidDel="00494234" w:rsidRDefault="00DF4480" w:rsidP="008875D7">
            <w:pPr>
              <w:ind w:firstLine="0"/>
              <w:rPr>
                <w:del w:id="2958" w:author="ditaoktaria" w:date="2015-07-06T10:31:00Z"/>
                <w:sz w:val="22"/>
              </w:rPr>
            </w:pPr>
            <w:del w:id="2959" w:author="ditaoktaria" w:date="2015-07-06T10:31:00Z">
              <w:r w:rsidDel="00494234">
                <w:rPr>
                  <w:sz w:val="22"/>
                </w:rPr>
                <w:delText>Nama mata kuliah (Keamanan Jaringan)</w:delText>
              </w:r>
            </w:del>
          </w:p>
        </w:tc>
      </w:tr>
      <w:tr w:rsidR="00DF4480" w:rsidRPr="00510F24" w:rsidDel="00494234" w14:paraId="5F2B0DBD" w14:textId="25C740BE" w:rsidTr="007B49F2">
        <w:trPr>
          <w:del w:id="2960" w:author="ditaoktaria" w:date="2015-07-06T10:31:00Z"/>
        </w:trPr>
        <w:tc>
          <w:tcPr>
            <w:tcW w:w="509" w:type="dxa"/>
          </w:tcPr>
          <w:p w14:paraId="3A76ECFA" w14:textId="7793F764" w:rsidR="00DF4480" w:rsidRPr="00510F24" w:rsidDel="00494234" w:rsidRDefault="00DF4480" w:rsidP="008875D7">
            <w:pPr>
              <w:ind w:firstLine="0"/>
              <w:jc w:val="center"/>
              <w:rPr>
                <w:del w:id="2961" w:author="ditaoktaria" w:date="2015-07-06T10:31:00Z"/>
                <w:sz w:val="22"/>
              </w:rPr>
            </w:pPr>
            <w:del w:id="2962" w:author="ditaoktaria" w:date="2015-07-06T10:31:00Z">
              <w:r w:rsidDel="00494234">
                <w:rPr>
                  <w:sz w:val="22"/>
                </w:rPr>
                <w:delText>3</w:delText>
              </w:r>
            </w:del>
          </w:p>
        </w:tc>
        <w:tc>
          <w:tcPr>
            <w:tcW w:w="2119" w:type="dxa"/>
          </w:tcPr>
          <w:p w14:paraId="7F6E169F" w14:textId="0136B362" w:rsidR="00DF4480" w:rsidRPr="00510F24" w:rsidDel="00494234" w:rsidRDefault="00DF4480" w:rsidP="008875D7">
            <w:pPr>
              <w:ind w:firstLine="0"/>
              <w:rPr>
                <w:del w:id="2963" w:author="ditaoktaria" w:date="2015-07-06T10:31:00Z"/>
                <w:sz w:val="22"/>
              </w:rPr>
            </w:pPr>
            <w:del w:id="2964" w:author="ditaoktaria" w:date="2015-07-06T10:31:00Z">
              <w:r w:rsidDel="00494234">
                <w:rPr>
                  <w:sz w:val="22"/>
                </w:rPr>
                <w:delText>courseCode</w:delText>
              </w:r>
            </w:del>
          </w:p>
        </w:tc>
        <w:tc>
          <w:tcPr>
            <w:tcW w:w="1800" w:type="dxa"/>
          </w:tcPr>
          <w:p w14:paraId="3D66CFDE" w14:textId="6901FC18" w:rsidR="00DF4480" w:rsidRPr="00510F24" w:rsidDel="00494234" w:rsidRDefault="00DF4480" w:rsidP="008875D7">
            <w:pPr>
              <w:ind w:firstLine="0"/>
              <w:rPr>
                <w:del w:id="2965" w:author="ditaoktaria" w:date="2015-07-06T10:31:00Z"/>
                <w:sz w:val="22"/>
              </w:rPr>
            </w:pPr>
            <w:del w:id="2966" w:author="ditaoktaria" w:date="2015-07-06T10:31:00Z">
              <w:r w:rsidDel="00494234">
                <w:rPr>
                  <w:sz w:val="22"/>
                </w:rPr>
                <w:delText>Varchar</w:delText>
              </w:r>
            </w:del>
          </w:p>
        </w:tc>
        <w:tc>
          <w:tcPr>
            <w:tcW w:w="3492" w:type="dxa"/>
          </w:tcPr>
          <w:p w14:paraId="2C41461A" w14:textId="52FF4357" w:rsidR="00DF4480" w:rsidRPr="00510F24" w:rsidDel="00494234" w:rsidRDefault="00DF4480" w:rsidP="008875D7">
            <w:pPr>
              <w:ind w:firstLine="0"/>
              <w:rPr>
                <w:del w:id="2967" w:author="ditaoktaria" w:date="2015-07-06T10:31:00Z"/>
                <w:sz w:val="22"/>
              </w:rPr>
            </w:pPr>
            <w:del w:id="2968" w:author="ditaoktaria" w:date="2015-07-06T10:31:00Z">
              <w:r w:rsidDel="00494234">
                <w:rPr>
                  <w:sz w:val="22"/>
                </w:rPr>
                <w:delText>Kode dari mata kuliah yang menjadi standar di PTIIK (KOM15008)</w:delText>
              </w:r>
            </w:del>
          </w:p>
        </w:tc>
      </w:tr>
    </w:tbl>
    <w:p w14:paraId="014DC411" w14:textId="182B55E1" w:rsidR="008875D7" w:rsidRPr="00F3590B" w:rsidDel="00494234" w:rsidRDefault="00F3590B" w:rsidP="000F52F2">
      <w:pPr>
        <w:rPr>
          <w:del w:id="2969" w:author="ditaoktaria" w:date="2015-07-06T10:31:00Z"/>
        </w:rPr>
      </w:pPr>
      <w:del w:id="2970" w:author="ditaoktaria" w:date="2015-07-06T10:31:00Z">
        <w:r w:rsidDel="00494234">
          <w:delText xml:space="preserve">Entitas </w:delText>
        </w:r>
        <w:r w:rsidDel="00494234">
          <w:rPr>
            <w:i/>
          </w:rPr>
          <w:delText xml:space="preserve">Teaching </w:delText>
        </w:r>
        <w:r w:rsidDel="00494234">
          <w:delText xml:space="preserve">merepresentasikan tabel </w:delText>
        </w:r>
        <w:r w:rsidDel="00494234">
          <w:rPr>
            <w:i/>
          </w:rPr>
          <w:delText xml:space="preserve">Teaching </w:delText>
        </w:r>
        <w:r w:rsidDel="00494234">
          <w:delText xml:space="preserve">pada basis data yang berisi kode pengajaran dan kode mata kuliah. Struktur tabel </w:delText>
        </w:r>
        <w:r w:rsidDel="00494234">
          <w:rPr>
            <w:i/>
          </w:rPr>
          <w:delText xml:space="preserve">Teaching </w:delText>
        </w:r>
        <w:r w:rsidDel="00494234">
          <w:delText xml:space="preserve">ditunjukkan pada </w:delText>
        </w:r>
        <w:r w:rsidR="000E080A" w:rsidDel="00494234">
          <w:delText>T</w:delText>
        </w:r>
        <w:r w:rsidDel="00494234">
          <w:delText>abel 4</w:delText>
        </w:r>
        <w:r w:rsidR="009431BA" w:rsidDel="00494234">
          <w:delText>.15</w:delText>
        </w:r>
        <w:r w:rsidDel="00494234">
          <w:delText>.</w:delText>
        </w:r>
      </w:del>
    </w:p>
    <w:p w14:paraId="39B56BCB" w14:textId="48A753FD" w:rsidR="00BC17DE" w:rsidRPr="007B49F2" w:rsidDel="00494234" w:rsidRDefault="00BC17DE" w:rsidP="007B49F2">
      <w:pPr>
        <w:pStyle w:val="Caption"/>
        <w:keepNext/>
        <w:rPr>
          <w:del w:id="2971" w:author="ditaoktaria" w:date="2015-07-06T10:31:00Z"/>
          <w:i/>
        </w:rPr>
      </w:pPr>
      <w:del w:id="2972" w:author="ditaoktaria" w:date="2015-07-06T10:31:00Z">
        <w:r w:rsidDel="00494234">
          <w:delText xml:space="preserve">Tabel 4. </w:delText>
        </w:r>
        <w:r w:rsidR="007E28E8" w:rsidDel="00494234">
          <w:rPr>
            <w:b w:val="0"/>
            <w:iCs w:val="0"/>
          </w:rPr>
          <w:fldChar w:fldCharType="begin"/>
        </w:r>
        <w:r w:rsidR="007E28E8" w:rsidDel="00494234">
          <w:delInstrText xml:space="preserve"> SEQ Tabel_4. \* ARABIC </w:delInstrText>
        </w:r>
        <w:r w:rsidR="007E28E8" w:rsidDel="00494234">
          <w:rPr>
            <w:b w:val="0"/>
            <w:iCs w:val="0"/>
          </w:rPr>
          <w:fldChar w:fldCharType="separate"/>
        </w:r>
        <w:r w:rsidDel="00494234">
          <w:rPr>
            <w:noProof/>
          </w:rPr>
          <w:delText>15</w:delText>
        </w:r>
        <w:r w:rsidR="007E28E8" w:rsidDel="00494234">
          <w:rPr>
            <w:b w:val="0"/>
            <w:iCs w:val="0"/>
            <w:noProof/>
          </w:rPr>
          <w:fldChar w:fldCharType="end"/>
        </w:r>
        <w:r w:rsidDel="00494234">
          <w:delText xml:space="preserve"> </w:delText>
        </w:r>
        <w:r w:rsidDel="00494234">
          <w:rPr>
            <w:b w:val="0"/>
          </w:rPr>
          <w:delText xml:space="preserve">Struktur Tabel </w:delText>
        </w:r>
        <w:r w:rsidDel="00494234">
          <w:rPr>
            <w:b w:val="0"/>
            <w:i/>
          </w:rPr>
          <w:delText>Teaching</w:delText>
        </w:r>
      </w:del>
    </w:p>
    <w:tbl>
      <w:tblPr>
        <w:tblStyle w:val="TableGrid"/>
        <w:tblW w:w="0" w:type="auto"/>
        <w:tblInd w:w="108" w:type="dxa"/>
        <w:tblLook w:val="04A0" w:firstRow="1" w:lastRow="0" w:firstColumn="1" w:lastColumn="0" w:noHBand="0" w:noVBand="1"/>
      </w:tblPr>
      <w:tblGrid>
        <w:gridCol w:w="509"/>
        <w:gridCol w:w="2117"/>
        <w:gridCol w:w="1797"/>
        <w:gridCol w:w="3485"/>
      </w:tblGrid>
      <w:tr w:rsidR="008875D7" w:rsidRPr="00510F24" w:rsidDel="00494234" w14:paraId="77EB97AD" w14:textId="3AF9E553" w:rsidTr="007B49F2">
        <w:trPr>
          <w:del w:id="2973" w:author="ditaoktaria" w:date="2015-07-06T10:31:00Z"/>
        </w:trPr>
        <w:tc>
          <w:tcPr>
            <w:tcW w:w="509" w:type="dxa"/>
            <w:shd w:val="clear" w:color="auto" w:fill="C0C0C0"/>
          </w:tcPr>
          <w:p w14:paraId="5AE5370D" w14:textId="564DFDC8" w:rsidR="008875D7" w:rsidRPr="00510F24" w:rsidDel="00494234" w:rsidRDefault="008875D7" w:rsidP="008875D7">
            <w:pPr>
              <w:ind w:firstLine="0"/>
              <w:jc w:val="center"/>
              <w:rPr>
                <w:del w:id="2974" w:author="ditaoktaria" w:date="2015-07-06T10:31:00Z"/>
                <w:b/>
                <w:sz w:val="22"/>
              </w:rPr>
            </w:pPr>
            <w:del w:id="2975" w:author="ditaoktaria" w:date="2015-07-06T10:31:00Z">
              <w:r w:rsidRPr="00510F24" w:rsidDel="00494234">
                <w:rPr>
                  <w:b/>
                  <w:sz w:val="22"/>
                </w:rPr>
                <w:delText>No</w:delText>
              </w:r>
            </w:del>
          </w:p>
        </w:tc>
        <w:tc>
          <w:tcPr>
            <w:tcW w:w="2119" w:type="dxa"/>
            <w:shd w:val="clear" w:color="auto" w:fill="C0C0C0"/>
          </w:tcPr>
          <w:p w14:paraId="267DC3F8" w14:textId="090DB894" w:rsidR="008875D7" w:rsidRPr="00510F24" w:rsidDel="00494234" w:rsidRDefault="008875D7" w:rsidP="008875D7">
            <w:pPr>
              <w:ind w:firstLine="0"/>
              <w:jc w:val="center"/>
              <w:rPr>
                <w:del w:id="2976" w:author="ditaoktaria" w:date="2015-07-06T10:31:00Z"/>
                <w:b/>
                <w:sz w:val="22"/>
              </w:rPr>
            </w:pPr>
            <w:del w:id="2977" w:author="ditaoktaria" w:date="2015-07-06T10:31:00Z">
              <w:r w:rsidRPr="00510F24" w:rsidDel="00494234">
                <w:rPr>
                  <w:b/>
                  <w:sz w:val="22"/>
                </w:rPr>
                <w:delText>Nama Field</w:delText>
              </w:r>
            </w:del>
          </w:p>
        </w:tc>
        <w:tc>
          <w:tcPr>
            <w:tcW w:w="1800" w:type="dxa"/>
            <w:shd w:val="clear" w:color="auto" w:fill="C0C0C0"/>
          </w:tcPr>
          <w:p w14:paraId="41D3B731" w14:textId="6E6EADDA" w:rsidR="008875D7" w:rsidRPr="00510F24" w:rsidDel="00494234" w:rsidRDefault="008875D7" w:rsidP="008875D7">
            <w:pPr>
              <w:ind w:firstLine="0"/>
              <w:jc w:val="center"/>
              <w:rPr>
                <w:del w:id="2978" w:author="ditaoktaria" w:date="2015-07-06T10:31:00Z"/>
                <w:b/>
                <w:sz w:val="22"/>
              </w:rPr>
            </w:pPr>
            <w:del w:id="2979" w:author="ditaoktaria" w:date="2015-07-06T10:31:00Z">
              <w:r w:rsidRPr="00510F24" w:rsidDel="00494234">
                <w:rPr>
                  <w:b/>
                  <w:sz w:val="22"/>
                </w:rPr>
                <w:delText>Tipe Data</w:delText>
              </w:r>
            </w:del>
          </w:p>
        </w:tc>
        <w:tc>
          <w:tcPr>
            <w:tcW w:w="3492" w:type="dxa"/>
            <w:shd w:val="clear" w:color="auto" w:fill="C0C0C0"/>
          </w:tcPr>
          <w:p w14:paraId="7227B22F" w14:textId="271064DB" w:rsidR="008875D7" w:rsidRPr="00510F24" w:rsidDel="00494234" w:rsidRDefault="008875D7" w:rsidP="008875D7">
            <w:pPr>
              <w:ind w:firstLine="0"/>
              <w:jc w:val="center"/>
              <w:rPr>
                <w:del w:id="2980" w:author="ditaoktaria" w:date="2015-07-06T10:31:00Z"/>
                <w:b/>
                <w:sz w:val="22"/>
              </w:rPr>
            </w:pPr>
            <w:del w:id="2981" w:author="ditaoktaria" w:date="2015-07-06T10:31:00Z">
              <w:r w:rsidRPr="00510F24" w:rsidDel="00494234">
                <w:rPr>
                  <w:b/>
                  <w:sz w:val="22"/>
                </w:rPr>
                <w:delText>Keterangan</w:delText>
              </w:r>
            </w:del>
          </w:p>
        </w:tc>
      </w:tr>
      <w:tr w:rsidR="008875D7" w:rsidRPr="00510F24" w:rsidDel="00494234" w14:paraId="067DBFB7" w14:textId="6F5B246C" w:rsidTr="007B49F2">
        <w:trPr>
          <w:del w:id="2982" w:author="ditaoktaria" w:date="2015-07-06T10:31:00Z"/>
        </w:trPr>
        <w:tc>
          <w:tcPr>
            <w:tcW w:w="509" w:type="dxa"/>
          </w:tcPr>
          <w:p w14:paraId="2426C98D" w14:textId="1FDF6ABC" w:rsidR="008875D7" w:rsidRPr="00510F24" w:rsidDel="00494234" w:rsidRDefault="008875D7" w:rsidP="008875D7">
            <w:pPr>
              <w:ind w:firstLine="0"/>
              <w:jc w:val="center"/>
              <w:rPr>
                <w:del w:id="2983" w:author="ditaoktaria" w:date="2015-07-06T10:31:00Z"/>
                <w:sz w:val="22"/>
              </w:rPr>
            </w:pPr>
            <w:del w:id="2984" w:author="ditaoktaria" w:date="2015-07-06T10:31:00Z">
              <w:r w:rsidRPr="00510F24" w:rsidDel="00494234">
                <w:rPr>
                  <w:sz w:val="22"/>
                </w:rPr>
                <w:delText>1</w:delText>
              </w:r>
            </w:del>
          </w:p>
        </w:tc>
        <w:tc>
          <w:tcPr>
            <w:tcW w:w="2119" w:type="dxa"/>
          </w:tcPr>
          <w:p w14:paraId="7F0EE9E1" w14:textId="20AD5AFF" w:rsidR="008875D7" w:rsidRPr="00510F24" w:rsidDel="00494234" w:rsidRDefault="009A16B5" w:rsidP="009A16B5">
            <w:pPr>
              <w:ind w:left="-239" w:firstLine="239"/>
              <w:rPr>
                <w:del w:id="2985" w:author="ditaoktaria" w:date="2015-07-06T10:31:00Z"/>
                <w:sz w:val="22"/>
              </w:rPr>
            </w:pPr>
            <w:del w:id="2986" w:author="ditaoktaria" w:date="2015-07-06T10:31:00Z">
              <w:r w:rsidDel="00494234">
                <w:rPr>
                  <w:sz w:val="22"/>
                </w:rPr>
                <w:delText>idTeaching</w:delText>
              </w:r>
              <w:r w:rsidR="00A544AF" w:rsidDel="00494234">
                <w:rPr>
                  <w:sz w:val="22"/>
                </w:rPr>
                <w:delText xml:space="preserve"> (PK)</w:delText>
              </w:r>
            </w:del>
          </w:p>
        </w:tc>
        <w:tc>
          <w:tcPr>
            <w:tcW w:w="1800" w:type="dxa"/>
          </w:tcPr>
          <w:p w14:paraId="7A2F5DC3" w14:textId="55F38988" w:rsidR="008875D7" w:rsidRPr="00510F24" w:rsidDel="00494234" w:rsidRDefault="008875D7" w:rsidP="008875D7">
            <w:pPr>
              <w:ind w:firstLine="0"/>
              <w:rPr>
                <w:del w:id="2987" w:author="ditaoktaria" w:date="2015-07-06T10:31:00Z"/>
                <w:sz w:val="22"/>
              </w:rPr>
            </w:pPr>
            <w:del w:id="2988" w:author="ditaoktaria" w:date="2015-07-06T10:31:00Z">
              <w:r w:rsidDel="00494234">
                <w:rPr>
                  <w:sz w:val="22"/>
                </w:rPr>
                <w:delText>Integer</w:delText>
              </w:r>
            </w:del>
          </w:p>
        </w:tc>
        <w:tc>
          <w:tcPr>
            <w:tcW w:w="3492" w:type="dxa"/>
          </w:tcPr>
          <w:p w14:paraId="062CF9F4" w14:textId="1F5DDFB0" w:rsidR="008875D7" w:rsidRPr="00510F24" w:rsidDel="00494234" w:rsidRDefault="009A16B5" w:rsidP="008875D7">
            <w:pPr>
              <w:ind w:firstLine="0"/>
              <w:rPr>
                <w:del w:id="2989" w:author="ditaoktaria" w:date="2015-07-06T10:31:00Z"/>
                <w:sz w:val="22"/>
              </w:rPr>
            </w:pPr>
            <w:del w:id="2990" w:author="ditaoktaria" w:date="2015-07-06T10:31:00Z">
              <w:r w:rsidDel="00494234">
                <w:rPr>
                  <w:sz w:val="22"/>
                </w:rPr>
                <w:delText>Kode pengajaran</w:delText>
              </w:r>
              <w:r w:rsidR="00B0311F" w:rsidDel="00494234">
                <w:rPr>
                  <w:sz w:val="22"/>
                </w:rPr>
                <w:delText xml:space="preserve"> (1,2,3)</w:delText>
              </w:r>
            </w:del>
          </w:p>
        </w:tc>
      </w:tr>
      <w:tr w:rsidR="008875D7" w:rsidRPr="00510F24" w:rsidDel="00494234" w14:paraId="073D5D8C" w14:textId="6C4C9570" w:rsidTr="007B49F2">
        <w:trPr>
          <w:del w:id="2991" w:author="ditaoktaria" w:date="2015-07-06T10:31:00Z"/>
        </w:trPr>
        <w:tc>
          <w:tcPr>
            <w:tcW w:w="509" w:type="dxa"/>
          </w:tcPr>
          <w:p w14:paraId="21307A31" w14:textId="5C6AC1BA" w:rsidR="008875D7" w:rsidRPr="00510F24" w:rsidDel="00494234" w:rsidRDefault="008875D7" w:rsidP="008875D7">
            <w:pPr>
              <w:ind w:firstLine="0"/>
              <w:jc w:val="center"/>
              <w:rPr>
                <w:del w:id="2992" w:author="ditaoktaria" w:date="2015-07-06T10:31:00Z"/>
                <w:sz w:val="22"/>
              </w:rPr>
            </w:pPr>
            <w:del w:id="2993" w:author="ditaoktaria" w:date="2015-07-06T10:31:00Z">
              <w:r w:rsidDel="00494234">
                <w:rPr>
                  <w:sz w:val="22"/>
                </w:rPr>
                <w:delText>2</w:delText>
              </w:r>
            </w:del>
          </w:p>
        </w:tc>
        <w:tc>
          <w:tcPr>
            <w:tcW w:w="2119" w:type="dxa"/>
          </w:tcPr>
          <w:p w14:paraId="5BCC71CE" w14:textId="6530BCD8" w:rsidR="008875D7" w:rsidRPr="00510F24" w:rsidDel="00494234" w:rsidRDefault="00A544AF" w:rsidP="007B49F2">
            <w:pPr>
              <w:tabs>
                <w:tab w:val="right" w:pos="2443"/>
              </w:tabs>
              <w:ind w:firstLine="0"/>
              <w:rPr>
                <w:del w:id="2994" w:author="ditaoktaria" w:date="2015-07-06T10:31:00Z"/>
                <w:sz w:val="22"/>
              </w:rPr>
            </w:pPr>
            <w:del w:id="2995" w:author="ditaoktaria" w:date="2015-07-06T10:31:00Z">
              <w:r w:rsidDel="00494234">
                <w:rPr>
                  <w:sz w:val="22"/>
                </w:rPr>
                <w:delText>idCourse (FK)</w:delText>
              </w:r>
              <w:r w:rsidR="00254CD8" w:rsidDel="00494234">
                <w:rPr>
                  <w:sz w:val="22"/>
                </w:rPr>
                <w:tab/>
              </w:r>
            </w:del>
          </w:p>
        </w:tc>
        <w:tc>
          <w:tcPr>
            <w:tcW w:w="1800" w:type="dxa"/>
          </w:tcPr>
          <w:p w14:paraId="4D36DB07" w14:textId="642D4DA0" w:rsidR="008875D7" w:rsidRPr="00510F24" w:rsidDel="00494234" w:rsidRDefault="00C4143F" w:rsidP="008875D7">
            <w:pPr>
              <w:ind w:firstLine="0"/>
              <w:rPr>
                <w:del w:id="2996" w:author="ditaoktaria" w:date="2015-07-06T10:31:00Z"/>
                <w:sz w:val="22"/>
              </w:rPr>
            </w:pPr>
            <w:del w:id="2997" w:author="ditaoktaria" w:date="2015-07-06T10:31:00Z">
              <w:r w:rsidDel="00494234">
                <w:rPr>
                  <w:sz w:val="22"/>
                </w:rPr>
                <w:delText>Integer</w:delText>
              </w:r>
            </w:del>
          </w:p>
        </w:tc>
        <w:tc>
          <w:tcPr>
            <w:tcW w:w="3492" w:type="dxa"/>
          </w:tcPr>
          <w:p w14:paraId="4C7D8AA9" w14:textId="7451418C" w:rsidR="008875D7" w:rsidRPr="00510F24" w:rsidDel="00494234" w:rsidRDefault="00A544AF" w:rsidP="008875D7">
            <w:pPr>
              <w:ind w:firstLine="0"/>
              <w:rPr>
                <w:del w:id="2998" w:author="ditaoktaria" w:date="2015-07-06T10:31:00Z"/>
                <w:sz w:val="22"/>
              </w:rPr>
            </w:pPr>
            <w:del w:id="2999" w:author="ditaoktaria" w:date="2015-07-06T10:31:00Z">
              <w:r w:rsidDel="00494234">
                <w:rPr>
                  <w:sz w:val="22"/>
                </w:rPr>
                <w:delText xml:space="preserve">Kode dari mata kuliah yang menjadi </w:delText>
              </w:r>
              <w:r w:rsidDel="00494234">
                <w:rPr>
                  <w:i/>
                  <w:sz w:val="22"/>
                </w:rPr>
                <w:delText xml:space="preserve">foreign key </w:delText>
              </w:r>
              <w:r w:rsidDel="00494234">
                <w:rPr>
                  <w:sz w:val="22"/>
                </w:rPr>
                <w:delText>(1,2,3)</w:delText>
              </w:r>
            </w:del>
          </w:p>
        </w:tc>
      </w:tr>
    </w:tbl>
    <w:p w14:paraId="6BA959C1" w14:textId="3707CCBA" w:rsidR="008875D7" w:rsidRPr="009431BA" w:rsidDel="00494234" w:rsidRDefault="009431BA" w:rsidP="00875118">
      <w:pPr>
        <w:rPr>
          <w:del w:id="3000" w:author="ditaoktaria" w:date="2015-07-06T10:31:00Z"/>
        </w:rPr>
      </w:pPr>
      <w:del w:id="3001" w:author="ditaoktaria" w:date="2015-07-06T10:31:00Z">
        <w:r w:rsidDel="00494234">
          <w:delText xml:space="preserve">Entitas </w:delText>
        </w:r>
        <w:r w:rsidDel="00494234">
          <w:rPr>
            <w:i/>
          </w:rPr>
          <w:delText xml:space="preserve">Lecturer_Team </w:delText>
        </w:r>
        <w:r w:rsidDel="00494234">
          <w:delText xml:space="preserve">merepresentasikan tabel </w:delText>
        </w:r>
        <w:r w:rsidDel="00494234">
          <w:rPr>
            <w:i/>
          </w:rPr>
          <w:delText xml:space="preserve">Lecturer_Team </w:delText>
        </w:r>
        <w:r w:rsidDel="00494234">
          <w:delText xml:space="preserve">pada basis data yang berisi kode </w:delText>
        </w:r>
        <w:r w:rsidDel="00494234">
          <w:rPr>
            <w:i/>
          </w:rPr>
          <w:delText>Lecturer_Team</w:delText>
        </w:r>
        <w:r w:rsidDel="00494234">
          <w:delText xml:space="preserve">, kode </w:delText>
        </w:r>
        <w:r w:rsidDel="00494234">
          <w:rPr>
            <w:i/>
          </w:rPr>
          <w:delText xml:space="preserve">Teaching </w:delText>
        </w:r>
        <w:r w:rsidDel="00494234">
          <w:delText xml:space="preserve">yang </w:delText>
        </w:r>
        <w:r w:rsidR="00ED0404" w:rsidDel="00494234">
          <w:delText>bertindak</w:delText>
        </w:r>
        <w:r w:rsidDel="00494234">
          <w:delText xml:space="preserve"> </w:delText>
        </w:r>
        <w:r w:rsidDel="00494234">
          <w:rPr>
            <w:i/>
          </w:rPr>
          <w:delText xml:space="preserve">foreign key </w:delText>
        </w:r>
        <w:r w:rsidDel="00494234">
          <w:delText xml:space="preserve">dari tabel </w:delText>
        </w:r>
        <w:r w:rsidDel="00494234">
          <w:rPr>
            <w:i/>
          </w:rPr>
          <w:delText>Teaching</w:delText>
        </w:r>
        <w:r w:rsidDel="00494234">
          <w:delText xml:space="preserve">, dan kode </w:delText>
        </w:r>
        <w:r w:rsidDel="00494234">
          <w:rPr>
            <w:i/>
          </w:rPr>
          <w:delText xml:space="preserve">Lecturer </w:delText>
        </w:r>
        <w:r w:rsidDel="00494234">
          <w:delText xml:space="preserve">yang </w:delText>
        </w:r>
        <w:r w:rsidR="00ED0404" w:rsidDel="00494234">
          <w:delText>bertindak</w:delText>
        </w:r>
        <w:r w:rsidDel="00494234">
          <w:delText xml:space="preserve"> </w:delText>
        </w:r>
        <w:r w:rsidDel="00494234">
          <w:rPr>
            <w:i/>
          </w:rPr>
          <w:delText xml:space="preserve">foreign key </w:delText>
        </w:r>
        <w:r w:rsidDel="00494234">
          <w:delText xml:space="preserve">dari </w:delText>
        </w:r>
        <w:r w:rsidR="000E080A" w:rsidDel="00494234">
          <w:delText>T</w:delText>
        </w:r>
        <w:r w:rsidDel="00494234">
          <w:delText xml:space="preserve">abel </w:delText>
        </w:r>
        <w:r w:rsidDel="00494234">
          <w:rPr>
            <w:i/>
          </w:rPr>
          <w:delText>Lecturer</w:delText>
        </w:r>
        <w:r w:rsidDel="00494234">
          <w:delText>.</w:delText>
        </w:r>
      </w:del>
    </w:p>
    <w:p w14:paraId="0A883470" w14:textId="6049576D" w:rsidR="006035CF" w:rsidRPr="007B49F2" w:rsidDel="00494234" w:rsidRDefault="006035CF" w:rsidP="007B49F2">
      <w:pPr>
        <w:pStyle w:val="Caption"/>
        <w:keepNext/>
        <w:rPr>
          <w:del w:id="3002" w:author="ditaoktaria" w:date="2015-07-06T10:31:00Z"/>
          <w:i/>
        </w:rPr>
      </w:pPr>
      <w:del w:id="3003" w:author="ditaoktaria" w:date="2015-07-06T10:31:00Z">
        <w:r w:rsidDel="00494234">
          <w:delText xml:space="preserve">Tabel 4. </w:delText>
        </w:r>
        <w:r w:rsidR="007E28E8" w:rsidDel="00494234">
          <w:rPr>
            <w:b w:val="0"/>
            <w:iCs w:val="0"/>
          </w:rPr>
          <w:fldChar w:fldCharType="begin"/>
        </w:r>
        <w:r w:rsidR="007E28E8" w:rsidDel="00494234">
          <w:delInstrText xml:space="preserve"> SEQ Tabel_4. \* ARABIC </w:delInstrText>
        </w:r>
        <w:r w:rsidR="007E28E8" w:rsidDel="00494234">
          <w:rPr>
            <w:b w:val="0"/>
            <w:iCs w:val="0"/>
          </w:rPr>
          <w:fldChar w:fldCharType="separate"/>
        </w:r>
        <w:r w:rsidDel="00494234">
          <w:rPr>
            <w:noProof/>
          </w:rPr>
          <w:delText>16</w:delText>
        </w:r>
        <w:r w:rsidR="007E28E8" w:rsidDel="00494234">
          <w:rPr>
            <w:b w:val="0"/>
            <w:iCs w:val="0"/>
            <w:noProof/>
          </w:rPr>
          <w:fldChar w:fldCharType="end"/>
        </w:r>
        <w:r w:rsidDel="00494234">
          <w:delText xml:space="preserve"> </w:delText>
        </w:r>
        <w:r w:rsidDel="00494234">
          <w:rPr>
            <w:b w:val="0"/>
          </w:rPr>
          <w:delText xml:space="preserve">Struktur Tabel </w:delText>
        </w:r>
        <w:r w:rsidDel="00494234">
          <w:rPr>
            <w:b w:val="0"/>
            <w:i/>
          </w:rPr>
          <w:delText>Lecturer</w:delText>
        </w:r>
        <w:r w:rsidR="009431BA" w:rsidDel="00494234">
          <w:rPr>
            <w:b w:val="0"/>
            <w:i/>
          </w:rPr>
          <w:delText>_</w:delText>
        </w:r>
        <w:r w:rsidDel="00494234">
          <w:rPr>
            <w:b w:val="0"/>
            <w:i/>
          </w:rPr>
          <w:delText>Team</w:delText>
        </w:r>
      </w:del>
    </w:p>
    <w:tbl>
      <w:tblPr>
        <w:tblStyle w:val="TableGrid"/>
        <w:tblW w:w="0" w:type="auto"/>
        <w:tblInd w:w="108" w:type="dxa"/>
        <w:tblLayout w:type="fixed"/>
        <w:tblLook w:val="04A0" w:firstRow="1" w:lastRow="0" w:firstColumn="1" w:lastColumn="0" w:noHBand="0" w:noVBand="1"/>
      </w:tblPr>
      <w:tblGrid>
        <w:gridCol w:w="509"/>
        <w:gridCol w:w="2119"/>
        <w:gridCol w:w="1800"/>
        <w:gridCol w:w="3492"/>
      </w:tblGrid>
      <w:tr w:rsidR="00815DA1" w:rsidRPr="00510F24" w:rsidDel="00494234" w14:paraId="3BF01225" w14:textId="75606399" w:rsidTr="007B49F2">
        <w:trPr>
          <w:del w:id="3004" w:author="ditaoktaria" w:date="2015-07-06T10:31:00Z"/>
        </w:trPr>
        <w:tc>
          <w:tcPr>
            <w:tcW w:w="509" w:type="dxa"/>
            <w:shd w:val="clear" w:color="auto" w:fill="C0C0C0"/>
          </w:tcPr>
          <w:p w14:paraId="77001BD6" w14:textId="78ABCC62" w:rsidR="00815DA1" w:rsidRPr="00510F24" w:rsidDel="00494234" w:rsidRDefault="00815DA1" w:rsidP="004D023B">
            <w:pPr>
              <w:ind w:firstLine="0"/>
              <w:jc w:val="center"/>
              <w:rPr>
                <w:del w:id="3005" w:author="ditaoktaria" w:date="2015-07-06T10:31:00Z"/>
                <w:b/>
                <w:sz w:val="22"/>
              </w:rPr>
            </w:pPr>
            <w:del w:id="3006" w:author="ditaoktaria" w:date="2015-07-06T10:31:00Z">
              <w:r w:rsidRPr="00510F24" w:rsidDel="00494234">
                <w:rPr>
                  <w:b/>
                  <w:sz w:val="22"/>
                </w:rPr>
                <w:delText>No</w:delText>
              </w:r>
            </w:del>
          </w:p>
        </w:tc>
        <w:tc>
          <w:tcPr>
            <w:tcW w:w="2119" w:type="dxa"/>
            <w:shd w:val="clear" w:color="auto" w:fill="C0C0C0"/>
          </w:tcPr>
          <w:p w14:paraId="5A38E9C9" w14:textId="71CCB8FF" w:rsidR="00815DA1" w:rsidRPr="00510F24" w:rsidDel="00494234" w:rsidRDefault="00815DA1" w:rsidP="004D023B">
            <w:pPr>
              <w:ind w:firstLine="0"/>
              <w:jc w:val="center"/>
              <w:rPr>
                <w:del w:id="3007" w:author="ditaoktaria" w:date="2015-07-06T10:31:00Z"/>
                <w:b/>
                <w:sz w:val="22"/>
              </w:rPr>
            </w:pPr>
            <w:del w:id="3008" w:author="ditaoktaria" w:date="2015-07-06T10:31:00Z">
              <w:r w:rsidRPr="00510F24" w:rsidDel="00494234">
                <w:rPr>
                  <w:b/>
                  <w:sz w:val="22"/>
                </w:rPr>
                <w:delText>Nama Field</w:delText>
              </w:r>
            </w:del>
          </w:p>
        </w:tc>
        <w:tc>
          <w:tcPr>
            <w:tcW w:w="1800" w:type="dxa"/>
            <w:shd w:val="clear" w:color="auto" w:fill="C0C0C0"/>
          </w:tcPr>
          <w:p w14:paraId="546DA666" w14:textId="55E1EFF8" w:rsidR="00815DA1" w:rsidRPr="00510F24" w:rsidDel="00494234" w:rsidRDefault="00815DA1" w:rsidP="004D023B">
            <w:pPr>
              <w:ind w:firstLine="0"/>
              <w:jc w:val="center"/>
              <w:rPr>
                <w:del w:id="3009" w:author="ditaoktaria" w:date="2015-07-06T10:31:00Z"/>
                <w:b/>
                <w:sz w:val="22"/>
              </w:rPr>
            </w:pPr>
            <w:del w:id="3010" w:author="ditaoktaria" w:date="2015-07-06T10:31:00Z">
              <w:r w:rsidRPr="00510F24" w:rsidDel="00494234">
                <w:rPr>
                  <w:b/>
                  <w:sz w:val="22"/>
                </w:rPr>
                <w:delText>Tipe Data</w:delText>
              </w:r>
            </w:del>
          </w:p>
        </w:tc>
        <w:tc>
          <w:tcPr>
            <w:tcW w:w="3492" w:type="dxa"/>
            <w:shd w:val="clear" w:color="auto" w:fill="C0C0C0"/>
          </w:tcPr>
          <w:p w14:paraId="0D9583DB" w14:textId="57BFD522" w:rsidR="00815DA1" w:rsidRPr="00510F24" w:rsidDel="00494234" w:rsidRDefault="00815DA1" w:rsidP="004D023B">
            <w:pPr>
              <w:ind w:firstLine="0"/>
              <w:jc w:val="center"/>
              <w:rPr>
                <w:del w:id="3011" w:author="ditaoktaria" w:date="2015-07-06T10:31:00Z"/>
                <w:b/>
                <w:sz w:val="22"/>
              </w:rPr>
            </w:pPr>
            <w:del w:id="3012" w:author="ditaoktaria" w:date="2015-07-06T10:31:00Z">
              <w:r w:rsidRPr="00510F24" w:rsidDel="00494234">
                <w:rPr>
                  <w:b/>
                  <w:sz w:val="22"/>
                </w:rPr>
                <w:delText>Keterangan</w:delText>
              </w:r>
            </w:del>
          </w:p>
        </w:tc>
      </w:tr>
      <w:tr w:rsidR="00815DA1" w:rsidRPr="00510F24" w:rsidDel="00494234" w14:paraId="31A005C3" w14:textId="0AD98965" w:rsidTr="007B49F2">
        <w:trPr>
          <w:del w:id="3013" w:author="ditaoktaria" w:date="2015-07-06T10:31:00Z"/>
        </w:trPr>
        <w:tc>
          <w:tcPr>
            <w:tcW w:w="509" w:type="dxa"/>
          </w:tcPr>
          <w:p w14:paraId="03F4E804" w14:textId="0DD9D427" w:rsidR="00815DA1" w:rsidRPr="00510F24" w:rsidDel="00494234" w:rsidRDefault="00815DA1" w:rsidP="004D023B">
            <w:pPr>
              <w:ind w:firstLine="0"/>
              <w:jc w:val="center"/>
              <w:rPr>
                <w:del w:id="3014" w:author="ditaoktaria" w:date="2015-07-06T10:31:00Z"/>
                <w:sz w:val="22"/>
              </w:rPr>
            </w:pPr>
            <w:del w:id="3015" w:author="ditaoktaria" w:date="2015-07-06T10:31:00Z">
              <w:r w:rsidRPr="00510F24" w:rsidDel="00494234">
                <w:rPr>
                  <w:sz w:val="22"/>
                </w:rPr>
                <w:delText>1</w:delText>
              </w:r>
            </w:del>
          </w:p>
        </w:tc>
        <w:tc>
          <w:tcPr>
            <w:tcW w:w="2119" w:type="dxa"/>
          </w:tcPr>
          <w:p w14:paraId="65759B5F" w14:textId="33B68215" w:rsidR="00815DA1" w:rsidRPr="00510F24" w:rsidDel="00494234" w:rsidRDefault="00C4143F" w:rsidP="004D023B">
            <w:pPr>
              <w:ind w:left="-239" w:firstLine="239"/>
              <w:rPr>
                <w:del w:id="3016" w:author="ditaoktaria" w:date="2015-07-06T10:31:00Z"/>
                <w:sz w:val="22"/>
              </w:rPr>
            </w:pPr>
            <w:del w:id="3017" w:author="ditaoktaria" w:date="2015-07-06T10:31:00Z">
              <w:r w:rsidDel="00494234">
                <w:rPr>
                  <w:sz w:val="22"/>
                </w:rPr>
                <w:delText>idLecture</w:delText>
              </w:r>
              <w:r w:rsidR="001F0286" w:rsidDel="00494234">
                <w:rPr>
                  <w:sz w:val="22"/>
                </w:rPr>
                <w:delText>r</w:delText>
              </w:r>
              <w:r w:rsidDel="00494234">
                <w:rPr>
                  <w:sz w:val="22"/>
                </w:rPr>
                <w:delText>Team</w:delText>
              </w:r>
            </w:del>
          </w:p>
        </w:tc>
        <w:tc>
          <w:tcPr>
            <w:tcW w:w="1800" w:type="dxa"/>
          </w:tcPr>
          <w:p w14:paraId="6BD67502" w14:textId="24D2507E" w:rsidR="00815DA1" w:rsidRPr="00510F24" w:rsidDel="00494234" w:rsidRDefault="00815DA1" w:rsidP="004D023B">
            <w:pPr>
              <w:ind w:firstLine="0"/>
              <w:rPr>
                <w:del w:id="3018" w:author="ditaoktaria" w:date="2015-07-06T10:31:00Z"/>
                <w:sz w:val="22"/>
              </w:rPr>
            </w:pPr>
            <w:del w:id="3019" w:author="ditaoktaria" w:date="2015-07-06T10:31:00Z">
              <w:r w:rsidDel="00494234">
                <w:rPr>
                  <w:sz w:val="22"/>
                </w:rPr>
                <w:delText>Integer</w:delText>
              </w:r>
            </w:del>
          </w:p>
        </w:tc>
        <w:tc>
          <w:tcPr>
            <w:tcW w:w="3492" w:type="dxa"/>
          </w:tcPr>
          <w:p w14:paraId="1D53C457" w14:textId="7D7EF713" w:rsidR="00815DA1" w:rsidRPr="00510F24" w:rsidDel="00494234" w:rsidRDefault="00815DA1" w:rsidP="004D023B">
            <w:pPr>
              <w:ind w:firstLine="0"/>
              <w:rPr>
                <w:del w:id="3020" w:author="ditaoktaria" w:date="2015-07-06T10:31:00Z"/>
                <w:sz w:val="22"/>
              </w:rPr>
            </w:pPr>
            <w:del w:id="3021" w:author="ditaoktaria" w:date="2015-07-06T10:31:00Z">
              <w:r w:rsidDel="00494234">
                <w:rPr>
                  <w:sz w:val="22"/>
                </w:rPr>
                <w:delText>Kode dari pengguna (1,2,3)</w:delText>
              </w:r>
            </w:del>
          </w:p>
        </w:tc>
      </w:tr>
      <w:tr w:rsidR="00815DA1" w:rsidRPr="00510F24" w:rsidDel="00494234" w14:paraId="02FFB3A1" w14:textId="3759A134" w:rsidTr="007B49F2">
        <w:trPr>
          <w:del w:id="3022" w:author="ditaoktaria" w:date="2015-07-06T10:31:00Z"/>
        </w:trPr>
        <w:tc>
          <w:tcPr>
            <w:tcW w:w="509" w:type="dxa"/>
          </w:tcPr>
          <w:p w14:paraId="6309E09B" w14:textId="6AD19EB5" w:rsidR="00815DA1" w:rsidRPr="00510F24" w:rsidDel="00494234" w:rsidRDefault="00815DA1" w:rsidP="004D023B">
            <w:pPr>
              <w:ind w:firstLine="0"/>
              <w:jc w:val="center"/>
              <w:rPr>
                <w:del w:id="3023" w:author="ditaoktaria" w:date="2015-07-06T10:31:00Z"/>
                <w:sz w:val="22"/>
              </w:rPr>
            </w:pPr>
            <w:del w:id="3024" w:author="ditaoktaria" w:date="2015-07-06T10:31:00Z">
              <w:r w:rsidDel="00494234">
                <w:rPr>
                  <w:sz w:val="22"/>
                </w:rPr>
                <w:delText>2</w:delText>
              </w:r>
            </w:del>
          </w:p>
        </w:tc>
        <w:tc>
          <w:tcPr>
            <w:tcW w:w="2119" w:type="dxa"/>
          </w:tcPr>
          <w:p w14:paraId="0CFA8130" w14:textId="6B94C80C" w:rsidR="00815DA1" w:rsidRPr="00510F24" w:rsidDel="00494234" w:rsidRDefault="00C4143F" w:rsidP="004D023B">
            <w:pPr>
              <w:ind w:firstLine="0"/>
              <w:rPr>
                <w:del w:id="3025" w:author="ditaoktaria" w:date="2015-07-06T10:31:00Z"/>
                <w:sz w:val="22"/>
              </w:rPr>
            </w:pPr>
            <w:del w:id="3026" w:author="ditaoktaria" w:date="2015-07-06T10:31:00Z">
              <w:r w:rsidDel="00494234">
                <w:rPr>
                  <w:sz w:val="22"/>
                </w:rPr>
                <w:delText>idTeaching</w:delText>
              </w:r>
            </w:del>
          </w:p>
        </w:tc>
        <w:tc>
          <w:tcPr>
            <w:tcW w:w="1800" w:type="dxa"/>
          </w:tcPr>
          <w:p w14:paraId="013AD0FA" w14:textId="271E82B0" w:rsidR="00815DA1" w:rsidRPr="00510F24" w:rsidDel="00494234" w:rsidRDefault="00C4143F" w:rsidP="004D023B">
            <w:pPr>
              <w:ind w:firstLine="0"/>
              <w:rPr>
                <w:del w:id="3027" w:author="ditaoktaria" w:date="2015-07-06T10:31:00Z"/>
                <w:sz w:val="22"/>
              </w:rPr>
            </w:pPr>
            <w:del w:id="3028" w:author="ditaoktaria" w:date="2015-07-06T10:31:00Z">
              <w:r w:rsidDel="00494234">
                <w:rPr>
                  <w:sz w:val="22"/>
                </w:rPr>
                <w:delText>Integer</w:delText>
              </w:r>
            </w:del>
          </w:p>
        </w:tc>
        <w:tc>
          <w:tcPr>
            <w:tcW w:w="3492" w:type="dxa"/>
          </w:tcPr>
          <w:p w14:paraId="486FC5AF" w14:textId="45BB23CF" w:rsidR="00815DA1" w:rsidRPr="00510F24" w:rsidDel="00494234" w:rsidRDefault="00C4143F" w:rsidP="00C4143F">
            <w:pPr>
              <w:ind w:firstLine="0"/>
              <w:rPr>
                <w:del w:id="3029" w:author="ditaoktaria" w:date="2015-07-06T10:31:00Z"/>
                <w:sz w:val="22"/>
              </w:rPr>
            </w:pPr>
            <w:del w:id="3030" w:author="ditaoktaria" w:date="2015-07-06T10:31:00Z">
              <w:r w:rsidDel="00494234">
                <w:rPr>
                  <w:sz w:val="22"/>
                </w:rPr>
                <w:delText>Kode pengajaran dari tabel Teaching</w:delText>
              </w:r>
              <w:r w:rsidR="001F0286" w:rsidDel="00494234">
                <w:rPr>
                  <w:sz w:val="22"/>
                </w:rPr>
                <w:delText xml:space="preserve"> yang bertindak sebagai </w:delText>
              </w:r>
              <w:r w:rsidR="001F0286" w:rsidDel="00494234">
                <w:rPr>
                  <w:i/>
                  <w:sz w:val="22"/>
                </w:rPr>
                <w:delText xml:space="preserve">foreign key </w:delText>
              </w:r>
              <w:r w:rsidR="001F0286" w:rsidDel="00494234">
                <w:rPr>
                  <w:sz w:val="22"/>
                </w:rPr>
                <w:delText>pada tabel Lecturer_Team</w:delText>
              </w:r>
            </w:del>
          </w:p>
        </w:tc>
      </w:tr>
      <w:tr w:rsidR="00815DA1" w:rsidRPr="00510F24" w:rsidDel="00494234" w14:paraId="2879C509" w14:textId="326F0F08" w:rsidTr="007B49F2">
        <w:trPr>
          <w:del w:id="3031" w:author="ditaoktaria" w:date="2015-07-06T10:31:00Z"/>
        </w:trPr>
        <w:tc>
          <w:tcPr>
            <w:tcW w:w="509" w:type="dxa"/>
          </w:tcPr>
          <w:p w14:paraId="269AD964" w14:textId="41625E6F" w:rsidR="00815DA1" w:rsidRPr="00510F24" w:rsidDel="00494234" w:rsidRDefault="00815DA1" w:rsidP="004D023B">
            <w:pPr>
              <w:ind w:firstLine="0"/>
              <w:jc w:val="center"/>
              <w:rPr>
                <w:del w:id="3032" w:author="ditaoktaria" w:date="2015-07-06T10:31:00Z"/>
                <w:sz w:val="22"/>
              </w:rPr>
            </w:pPr>
            <w:del w:id="3033" w:author="ditaoktaria" w:date="2015-07-06T10:31:00Z">
              <w:r w:rsidDel="00494234">
                <w:rPr>
                  <w:sz w:val="22"/>
                </w:rPr>
                <w:delText>3</w:delText>
              </w:r>
            </w:del>
          </w:p>
        </w:tc>
        <w:tc>
          <w:tcPr>
            <w:tcW w:w="2119" w:type="dxa"/>
          </w:tcPr>
          <w:p w14:paraId="1D92AA1F" w14:textId="6DB32CD7" w:rsidR="00815DA1" w:rsidRPr="00510F24" w:rsidDel="00494234" w:rsidRDefault="00C4143F" w:rsidP="004D023B">
            <w:pPr>
              <w:ind w:firstLine="0"/>
              <w:rPr>
                <w:del w:id="3034" w:author="ditaoktaria" w:date="2015-07-06T10:31:00Z"/>
                <w:sz w:val="22"/>
              </w:rPr>
            </w:pPr>
            <w:del w:id="3035" w:author="ditaoktaria" w:date="2015-07-06T10:31:00Z">
              <w:r w:rsidDel="00494234">
                <w:rPr>
                  <w:sz w:val="22"/>
                </w:rPr>
                <w:delText>idLecturer</w:delText>
              </w:r>
            </w:del>
          </w:p>
        </w:tc>
        <w:tc>
          <w:tcPr>
            <w:tcW w:w="1800" w:type="dxa"/>
          </w:tcPr>
          <w:p w14:paraId="1E953B1C" w14:textId="6BC0A64F" w:rsidR="00815DA1" w:rsidRPr="00510F24" w:rsidDel="00494234" w:rsidRDefault="00C4143F" w:rsidP="004D023B">
            <w:pPr>
              <w:ind w:firstLine="0"/>
              <w:rPr>
                <w:del w:id="3036" w:author="ditaoktaria" w:date="2015-07-06T10:31:00Z"/>
                <w:sz w:val="22"/>
              </w:rPr>
            </w:pPr>
            <w:del w:id="3037" w:author="ditaoktaria" w:date="2015-07-06T10:31:00Z">
              <w:r w:rsidDel="00494234">
                <w:rPr>
                  <w:sz w:val="22"/>
                </w:rPr>
                <w:delText>Integer</w:delText>
              </w:r>
            </w:del>
          </w:p>
        </w:tc>
        <w:tc>
          <w:tcPr>
            <w:tcW w:w="3492" w:type="dxa"/>
          </w:tcPr>
          <w:p w14:paraId="5E095E76" w14:textId="37181875" w:rsidR="00815DA1" w:rsidRPr="00510F24" w:rsidDel="00494234" w:rsidRDefault="00C4143F" w:rsidP="007B49F2">
            <w:pPr>
              <w:ind w:firstLine="0"/>
              <w:jc w:val="left"/>
              <w:rPr>
                <w:del w:id="3038" w:author="ditaoktaria" w:date="2015-07-06T10:31:00Z"/>
                <w:sz w:val="22"/>
              </w:rPr>
            </w:pPr>
            <w:del w:id="3039" w:author="ditaoktaria" w:date="2015-07-06T10:31:00Z">
              <w:r w:rsidDel="00494234">
                <w:rPr>
                  <w:sz w:val="22"/>
                </w:rPr>
                <w:delText>Kode pengguna dari tabel Lecturer</w:delText>
              </w:r>
              <w:r w:rsidR="001F0286" w:rsidDel="00494234">
                <w:rPr>
                  <w:sz w:val="22"/>
                </w:rPr>
                <w:delText xml:space="preserve"> yang bertindak sebagai </w:delText>
              </w:r>
              <w:r w:rsidR="001F0286" w:rsidDel="00494234">
                <w:rPr>
                  <w:i/>
                  <w:sz w:val="22"/>
                </w:rPr>
                <w:delText xml:space="preserve">foreign key </w:delText>
              </w:r>
              <w:r w:rsidR="001F0286" w:rsidDel="00494234">
                <w:rPr>
                  <w:sz w:val="22"/>
                </w:rPr>
                <w:delText>pada tabel LecturerTeam</w:delText>
              </w:r>
            </w:del>
          </w:p>
        </w:tc>
      </w:tr>
    </w:tbl>
    <w:p w14:paraId="2FF8CDE8" w14:textId="5FE49C54" w:rsidR="00815DA1" w:rsidRPr="00AA62E7" w:rsidDel="006D173B" w:rsidRDefault="00815DA1" w:rsidP="008875D7">
      <w:pPr>
        <w:ind w:firstLine="0"/>
        <w:rPr>
          <w:del w:id="3040" w:author="ditaoktaria oktaria" w:date="2015-07-14T14:52:00Z"/>
        </w:rPr>
      </w:pPr>
    </w:p>
    <w:p w14:paraId="580A612C" w14:textId="54326E36" w:rsidR="00122119" w:rsidRDefault="00122119" w:rsidP="00565D1B">
      <w:pPr>
        <w:pStyle w:val="Heading5"/>
        <w:numPr>
          <w:ilvl w:val="0"/>
          <w:numId w:val="55"/>
        </w:numPr>
        <w:ind w:left="720" w:hanging="720"/>
        <w:rPr>
          <w:i/>
        </w:rPr>
      </w:pPr>
      <w:commentRangeStart w:id="3041"/>
      <w:r>
        <w:t xml:space="preserve">Perancangan </w:t>
      </w:r>
      <w:r>
        <w:rPr>
          <w:i/>
        </w:rPr>
        <w:t>Activity Diagram</w:t>
      </w:r>
      <w:commentRangeEnd w:id="3041"/>
      <w:r w:rsidR="00512B14">
        <w:rPr>
          <w:rStyle w:val="CommentReference"/>
          <w:rFonts w:eastAsia="Calibri"/>
          <w:b w:val="0"/>
        </w:rPr>
        <w:commentReference w:id="3041"/>
      </w:r>
    </w:p>
    <w:p w14:paraId="3F80FED4" w14:textId="19562EB8" w:rsidR="00E72982" w:rsidRDefault="00D45CF6" w:rsidP="00E72982">
      <w:pPr>
        <w:rPr>
          <w:ins w:id="3042" w:author="ditaoktaria" w:date="2015-07-06T17:12:00Z"/>
          <w:rFonts w:eastAsia="Times New Roman"/>
          <w:szCs w:val="20"/>
        </w:rPr>
      </w:pPr>
      <w:r w:rsidRPr="00565D1B">
        <w:rPr>
          <w:rFonts w:eastAsia="Times New Roman"/>
          <w:i/>
          <w:szCs w:val="20"/>
        </w:rPr>
        <w:t xml:space="preserve">Activity </w:t>
      </w:r>
      <w:r w:rsidR="0028068D">
        <w:rPr>
          <w:rFonts w:eastAsia="Times New Roman"/>
          <w:i/>
          <w:szCs w:val="20"/>
        </w:rPr>
        <w:t>d</w:t>
      </w:r>
      <w:r w:rsidRPr="00565D1B">
        <w:rPr>
          <w:rFonts w:eastAsia="Times New Roman"/>
          <w:i/>
          <w:szCs w:val="20"/>
        </w:rPr>
        <w:t xml:space="preserve">iagram </w:t>
      </w:r>
      <w:r w:rsidRPr="00565D1B">
        <w:rPr>
          <w:rFonts w:eastAsia="Times New Roman"/>
          <w:szCs w:val="20"/>
        </w:rPr>
        <w:t xml:space="preserve">merepresentaikan alur aktifitas antara pengguna dengan sistem yang mengacu pada scenario </w:t>
      </w:r>
      <w:r w:rsidRPr="00565D1B">
        <w:rPr>
          <w:rFonts w:eastAsia="Times New Roman"/>
          <w:i/>
          <w:szCs w:val="20"/>
        </w:rPr>
        <w:t xml:space="preserve">use case </w:t>
      </w:r>
      <w:r w:rsidRPr="00565D1B">
        <w:rPr>
          <w:rFonts w:eastAsia="Times New Roman"/>
          <w:szCs w:val="20"/>
        </w:rPr>
        <w:t xml:space="preserve">yang telah </w:t>
      </w:r>
      <w:r w:rsidR="00E72982">
        <w:rPr>
          <w:rFonts w:eastAsia="Times New Roman"/>
          <w:szCs w:val="20"/>
        </w:rPr>
        <w:t>dibuat sebelumnya.</w:t>
      </w:r>
    </w:p>
    <w:p w14:paraId="58757C79" w14:textId="77777777" w:rsidR="006550CB" w:rsidRDefault="006550CB" w:rsidP="006550CB">
      <w:pPr>
        <w:pStyle w:val="Heading6"/>
        <w:numPr>
          <w:ilvl w:val="0"/>
          <w:numId w:val="58"/>
        </w:numPr>
        <w:ind w:left="720"/>
        <w:rPr>
          <w:ins w:id="3043" w:author="ditaoktaria" w:date="2015-07-06T17:12:00Z"/>
        </w:rPr>
      </w:pPr>
      <w:ins w:id="3044" w:author="ditaoktaria" w:date="2015-07-06T17:12:00Z">
        <w:r>
          <w:rPr>
            <w:i/>
          </w:rPr>
          <w:lastRenderedPageBreak/>
          <w:t xml:space="preserve">Activity Diagram </w:t>
        </w:r>
        <w:r>
          <w:t>Kelola Akun</w:t>
        </w:r>
      </w:ins>
    </w:p>
    <w:p w14:paraId="3F486C74" w14:textId="2E352219" w:rsidR="006550CB" w:rsidDel="001D23BB" w:rsidRDefault="006550CB" w:rsidP="006550CB">
      <w:pPr>
        <w:rPr>
          <w:del w:id="3045" w:author="ditaoktaria" w:date="2015-07-30T10:35:00Z"/>
          <w:rFonts w:eastAsia="Times New Roman"/>
          <w:szCs w:val="20"/>
        </w:rPr>
      </w:pPr>
      <w:ins w:id="3046" w:author="ditaoktaria" w:date="2015-07-06T17:12:00Z">
        <w:r>
          <w:rPr>
            <w:i/>
          </w:rPr>
          <w:t xml:space="preserve">Activity diagram </w:t>
        </w:r>
        <w:r>
          <w:t>kelola akun</w:t>
        </w:r>
        <w:r>
          <w:rPr>
            <w:i/>
          </w:rPr>
          <w:t xml:space="preserve"> </w:t>
        </w:r>
        <w:r>
          <w:t xml:space="preserve">dibuat sesuai dengan skenario pada </w:t>
        </w:r>
        <w:r>
          <w:rPr>
            <w:i/>
          </w:rPr>
          <w:t xml:space="preserve">use case </w:t>
        </w:r>
        <w:r>
          <w:t>kelola akun</w:t>
        </w:r>
        <w:r>
          <w:rPr>
            <w:i/>
          </w:rPr>
          <w:t xml:space="preserve"> </w:t>
        </w:r>
        <w:r>
          <w:t xml:space="preserve">yang ditunjukkan pada Tabel 4.3. Dalam Gambar 4.8 ditunjukkan interaksi yang dilakukan oleh pengguna dan sistem dalam melakukan aktifitas kelola akun, yaitu diawali ketika pengguna melakukan login dan memilih menu akun, selanjutnya sistem akan mengambil data akun lalu menampilkan data akun dan menu </w:t>
        </w:r>
        <w:r>
          <w:rPr>
            <w:i/>
          </w:rPr>
          <w:t xml:space="preserve">edit </w:t>
        </w:r>
        <w:r>
          <w:t>akun.</w:t>
        </w:r>
      </w:ins>
    </w:p>
    <w:p w14:paraId="4BBE5071" w14:textId="53F56437" w:rsidR="00E72982" w:rsidDel="006550CB" w:rsidRDefault="00E72982" w:rsidP="00E72982">
      <w:pPr>
        <w:pStyle w:val="Heading6"/>
        <w:numPr>
          <w:ilvl w:val="0"/>
          <w:numId w:val="58"/>
        </w:numPr>
        <w:ind w:left="720"/>
        <w:rPr>
          <w:del w:id="3047" w:author="ditaoktaria" w:date="2015-07-06T17:12:00Z"/>
        </w:rPr>
      </w:pPr>
      <w:del w:id="3048" w:author="ditaoktaria" w:date="2015-07-06T17:12:00Z">
        <w:r w:rsidDel="006550CB">
          <w:rPr>
            <w:i/>
          </w:rPr>
          <w:delText xml:space="preserve">Activity Diagram </w:delText>
        </w:r>
        <w:r w:rsidDel="006550CB">
          <w:delText>Kelola Akun</w:delText>
        </w:r>
      </w:del>
    </w:p>
    <w:p w14:paraId="1A4B09A9" w14:textId="7117F615" w:rsidR="00E72982" w:rsidRPr="00E72982" w:rsidRDefault="00E72982">
      <w:pPr>
        <w:pPrChange w:id="3049" w:author="ditaoktaria" w:date="2015-07-30T10:35:00Z">
          <w:pPr>
            <w:keepNext/>
            <w:ind w:firstLine="709"/>
          </w:pPr>
        </w:pPrChange>
      </w:pPr>
      <w:del w:id="3050" w:author="ditaoktaria" w:date="2015-07-06T17:12:00Z">
        <w:r w:rsidDel="006550CB">
          <w:rPr>
            <w:i/>
          </w:rPr>
          <w:delText xml:space="preserve">Activity diagram </w:delText>
        </w:r>
        <w:r w:rsidDel="006550CB">
          <w:delText>kelola akun</w:delText>
        </w:r>
        <w:r w:rsidDel="006550CB">
          <w:rPr>
            <w:i/>
          </w:rPr>
          <w:delText xml:space="preserve"> </w:delText>
        </w:r>
        <w:r w:rsidDel="006550CB">
          <w:delText xml:space="preserve">dibuat sesuai dengan skenario pada </w:delText>
        </w:r>
        <w:r w:rsidDel="006550CB">
          <w:rPr>
            <w:i/>
          </w:rPr>
          <w:delText xml:space="preserve">use case </w:delText>
        </w:r>
        <w:r w:rsidDel="006550CB">
          <w:delText>kelola akun</w:delText>
        </w:r>
        <w:r w:rsidDel="006550CB">
          <w:rPr>
            <w:i/>
          </w:rPr>
          <w:delText xml:space="preserve"> </w:delText>
        </w:r>
        <w:r w:rsidDel="006550CB">
          <w:delText>yang ditunjukkan pada Tabel 4.</w:delText>
        </w:r>
      </w:del>
      <w:del w:id="3051" w:author="ditaoktaria" w:date="2015-07-06T10:33:00Z">
        <w:r w:rsidDel="00494234">
          <w:delText>5</w:delText>
        </w:r>
      </w:del>
      <w:del w:id="3052" w:author="ditaoktaria" w:date="2015-07-06T10:34:00Z">
        <w:r w:rsidDel="00494234">
          <w:delText xml:space="preserve">. </w:delText>
        </w:r>
      </w:del>
      <w:del w:id="3053" w:author="ditaoktaria" w:date="2015-07-06T17:12:00Z">
        <w:r w:rsidDel="006550CB">
          <w:delText>Dalam Gambar 4.</w:delText>
        </w:r>
      </w:del>
      <w:del w:id="3054" w:author="ditaoktaria" w:date="2015-07-06T10:34:00Z">
        <w:r w:rsidDel="00494234">
          <w:delText>5</w:delText>
        </w:r>
      </w:del>
      <w:del w:id="3055" w:author="ditaoktaria" w:date="2015-07-06T17:12:00Z">
        <w:r w:rsidDel="006550CB">
          <w:delText xml:space="preserve"> ditunjukkan interaksi yang dilakukan oleh pengguna dan sistem dalam melakukan aktifitas kelola akun, yaitu diawali ketika pengguna melakukan login dan memilih menu akun, selanjutnya sistem akan mengambil data akun lalu menampilkan data akun dan menu </w:delText>
        </w:r>
        <w:r w:rsidDel="006550CB">
          <w:rPr>
            <w:i/>
          </w:rPr>
          <w:delText xml:space="preserve">edit </w:delText>
        </w:r>
        <w:r w:rsidDel="006550CB">
          <w:delText>akun.</w:delText>
        </w:r>
      </w:del>
    </w:p>
    <w:p w14:paraId="383FAC63" w14:textId="77777777" w:rsidR="00E72982" w:rsidRDefault="00E72982" w:rsidP="00E72982">
      <w:pPr>
        <w:keepNext/>
        <w:ind w:firstLine="0"/>
        <w:jc w:val="center"/>
      </w:pPr>
      <w:r>
        <w:rPr>
          <w:noProof/>
        </w:rPr>
        <w:drawing>
          <wp:inline distT="0" distB="0" distL="0" distR="0" wp14:anchorId="21DA6A86" wp14:editId="311F4AD8">
            <wp:extent cx="4953000" cy="500351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Akun.png"/>
                    <pic:cNvPicPr/>
                  </pic:nvPicPr>
                  <pic:blipFill rotWithShape="1">
                    <a:blip r:embed="rId40">
                      <a:extLst>
                        <a:ext uri="{28A0092B-C50C-407E-A947-70E740481C1C}">
                          <a14:useLocalDpi xmlns:a14="http://schemas.microsoft.com/office/drawing/2010/main" val="0"/>
                        </a:ext>
                      </a:extLst>
                    </a:blip>
                    <a:srcRect b="3188"/>
                    <a:stretch/>
                  </pic:blipFill>
                  <pic:spPr bwMode="auto">
                    <a:xfrm>
                      <a:off x="0" y="0"/>
                      <a:ext cx="4953000" cy="5003514"/>
                    </a:xfrm>
                    <a:prstGeom prst="rect">
                      <a:avLst/>
                    </a:prstGeom>
                    <a:ln>
                      <a:noFill/>
                    </a:ln>
                    <a:extLst>
                      <a:ext uri="{53640926-AAD7-44d8-BBD7-CCE9431645EC}">
                        <a14:shadowObscured xmlns:a14="http://schemas.microsoft.com/office/drawing/2010/main"/>
                      </a:ext>
                    </a:extLst>
                  </pic:spPr>
                </pic:pic>
              </a:graphicData>
            </a:graphic>
          </wp:inline>
        </w:drawing>
      </w:r>
    </w:p>
    <w:p w14:paraId="6C194C64" w14:textId="0BA73AC4" w:rsidR="00D03603" w:rsidRPr="00E72982" w:rsidDel="00494234" w:rsidRDefault="00E72982" w:rsidP="00E72982">
      <w:pPr>
        <w:pStyle w:val="Caption"/>
        <w:rPr>
          <w:del w:id="3056" w:author="ditaoktaria" w:date="2015-07-06T10:32:00Z"/>
          <w:b w:val="0"/>
        </w:rPr>
      </w:pPr>
      <w:bookmarkStart w:id="3057" w:name="_Toc297822209"/>
      <w:r>
        <w:t xml:space="preserve">Gambar 4. </w:t>
      </w:r>
      <w:r w:rsidR="00783124">
        <w:rPr>
          <w:b w:val="0"/>
          <w:iCs w:val="0"/>
        </w:rPr>
        <w:fldChar w:fldCharType="begin"/>
      </w:r>
      <w:r w:rsidR="00783124">
        <w:rPr>
          <w:b w:val="0"/>
          <w:iCs w:val="0"/>
        </w:rPr>
        <w:instrText xml:space="preserve"> SEQ Gambar_4. \* ARABIC </w:instrText>
      </w:r>
      <w:r w:rsidR="00783124">
        <w:rPr>
          <w:b w:val="0"/>
          <w:iCs w:val="0"/>
        </w:rPr>
        <w:fldChar w:fldCharType="separate"/>
      </w:r>
      <w:ins w:id="3058" w:author="ditaoktaria" w:date="2015-07-29T10:19:00Z">
        <w:r w:rsidR="006819DC">
          <w:rPr>
            <w:b w:val="0"/>
            <w:iCs w:val="0"/>
            <w:noProof/>
          </w:rPr>
          <w:t>8</w:t>
        </w:r>
      </w:ins>
      <w:del w:id="3059" w:author="ditaoktaria" w:date="2015-07-29T10:12:00Z">
        <w:r w:rsidDel="006819DC">
          <w:rPr>
            <w:noProof/>
          </w:rPr>
          <w:delText>8</w:delText>
        </w:r>
      </w:del>
      <w:r w:rsidR="00783124">
        <w:rPr>
          <w:b w:val="0"/>
          <w:iCs w:val="0"/>
          <w:noProof/>
        </w:rPr>
        <w:fldChar w:fldCharType="end"/>
      </w:r>
      <w:r>
        <w:t xml:space="preserve"> </w:t>
      </w:r>
      <w:r>
        <w:rPr>
          <w:b w:val="0"/>
          <w:i/>
        </w:rPr>
        <w:t xml:space="preserve">Activity Diagram </w:t>
      </w:r>
      <w:r>
        <w:rPr>
          <w:b w:val="0"/>
        </w:rPr>
        <w:t>Kelola Akun</w:t>
      </w:r>
      <w:bookmarkEnd w:id="3057"/>
      <w:del w:id="3060" w:author="ditaoktaria" w:date="2015-07-06T10:32:00Z">
        <w:r w:rsidR="00A27234" w:rsidDel="00494234">
          <w:delText xml:space="preserve">Gambar 4. </w:delText>
        </w:r>
        <w:r w:rsidR="007E28E8" w:rsidDel="00494234">
          <w:rPr>
            <w:b w:val="0"/>
            <w:iCs w:val="0"/>
          </w:rPr>
          <w:fldChar w:fldCharType="begin"/>
        </w:r>
        <w:r w:rsidR="007E28E8" w:rsidDel="00494234">
          <w:delInstrText xml:space="preserve"> SEQ Gambar_4. \* ARABIC </w:delInstrText>
        </w:r>
        <w:r w:rsidR="007E28E8" w:rsidDel="00494234">
          <w:rPr>
            <w:b w:val="0"/>
            <w:iCs w:val="0"/>
          </w:rPr>
          <w:fldChar w:fldCharType="separate"/>
        </w:r>
        <w:r w:rsidR="00AC2D5F" w:rsidDel="00494234">
          <w:rPr>
            <w:noProof/>
          </w:rPr>
          <w:delText>6</w:delText>
        </w:r>
        <w:r w:rsidR="007E28E8" w:rsidDel="00494234">
          <w:rPr>
            <w:b w:val="0"/>
            <w:iCs w:val="0"/>
            <w:noProof/>
          </w:rPr>
          <w:fldChar w:fldCharType="end"/>
        </w:r>
        <w:r w:rsidR="00A27234" w:rsidDel="00494234">
          <w:delText xml:space="preserve"> </w:delText>
        </w:r>
        <w:r w:rsidR="00A27234" w:rsidDel="00494234">
          <w:rPr>
            <w:b w:val="0"/>
            <w:i/>
          </w:rPr>
          <w:delText xml:space="preserve">Activity Diagram </w:delText>
        </w:r>
        <w:r w:rsidR="00A27234" w:rsidDel="00494234">
          <w:rPr>
            <w:b w:val="0"/>
          </w:rPr>
          <w:delText>Kelola Aku</w:delText>
        </w:r>
        <w:r w:rsidR="00D03603" w:rsidDel="00494234">
          <w:rPr>
            <w:b w:val="0"/>
          </w:rPr>
          <w:delText>n</w:delText>
        </w:r>
      </w:del>
    </w:p>
    <w:p w14:paraId="0559DFCB" w14:textId="5F1B6BAF" w:rsidR="0028068D" w:rsidRPr="0028068D" w:rsidRDefault="0028068D" w:rsidP="00E72982">
      <w:pPr>
        <w:pStyle w:val="Caption"/>
      </w:pPr>
    </w:p>
    <w:p w14:paraId="06094B52" w14:textId="7C1163D7" w:rsidR="007B328C" w:rsidDel="00E34166" w:rsidRDefault="007B328C" w:rsidP="00565D1B">
      <w:pPr>
        <w:pStyle w:val="Heading6"/>
        <w:numPr>
          <w:ilvl w:val="0"/>
          <w:numId w:val="58"/>
        </w:numPr>
        <w:ind w:left="720"/>
        <w:rPr>
          <w:del w:id="3061" w:author="ditaoktaria" w:date="2015-06-23T14:56:00Z"/>
        </w:rPr>
      </w:pPr>
      <w:del w:id="3062" w:author="ditaoktaria" w:date="2015-06-26T14:26:00Z">
        <w:r w:rsidDel="00F90FDC">
          <w:rPr>
            <w:i/>
          </w:rPr>
          <w:delText xml:space="preserve">Activity Diagram </w:delText>
        </w:r>
        <w:r w:rsidDel="00F90FDC">
          <w:delText>Unggah Materi</w:delText>
        </w:r>
      </w:del>
    </w:p>
    <w:p w14:paraId="32733528" w14:textId="42302F75" w:rsidR="007B328C" w:rsidRPr="00E34166" w:rsidDel="00F90FDC" w:rsidRDefault="007B328C">
      <w:pPr>
        <w:pStyle w:val="Heading6"/>
        <w:numPr>
          <w:ilvl w:val="0"/>
          <w:numId w:val="58"/>
        </w:numPr>
        <w:ind w:left="720"/>
        <w:rPr>
          <w:del w:id="3063" w:author="ditaoktaria" w:date="2015-06-26T14:26:00Z"/>
          <w:b w:val="0"/>
          <w:i/>
          <w:iCs w:val="0"/>
          <w:rPrChange w:id="3064" w:author="ditaoktaria" w:date="2015-06-23T14:56:00Z">
            <w:rPr>
              <w:del w:id="3065" w:author="ditaoktaria" w:date="2015-06-26T14:26:00Z"/>
              <w:b/>
              <w:iCs/>
            </w:rPr>
          </w:rPrChange>
        </w:rPr>
        <w:pPrChange w:id="3066" w:author="ditaoktaria" w:date="2015-06-23T14:56:00Z">
          <w:pPr/>
        </w:pPrChange>
      </w:pPr>
    </w:p>
    <w:p w14:paraId="530C8010" w14:textId="1417B88E" w:rsidR="00CB4CB0" w:rsidDel="00F90FDC" w:rsidRDefault="008977FB" w:rsidP="00565D1B">
      <w:pPr>
        <w:keepNext/>
        <w:ind w:firstLine="0"/>
        <w:jc w:val="center"/>
        <w:rPr>
          <w:del w:id="3067" w:author="ditaoktaria" w:date="2015-06-26T14:26:00Z"/>
        </w:rPr>
      </w:pPr>
      <w:del w:id="3068" w:author="ditaoktaria" w:date="2015-06-26T14:26:00Z">
        <w:r w:rsidRPr="00565D1B" w:rsidDel="00F90FDC">
          <w:rPr>
            <w:rFonts w:eastAsia="Times New Roman"/>
            <w:b/>
            <w:i/>
            <w:iCs/>
            <w:noProof/>
            <w:szCs w:val="20"/>
            <w:rPrChange w:id="3069" w:author="Unknown">
              <w:rPr>
                <w:noProof/>
              </w:rPr>
            </w:rPrChange>
          </w:rPr>
          <w:drawing>
            <wp:inline distT="0" distB="0" distL="0" distR="0" wp14:anchorId="50245079" wp14:editId="6B69FB8B">
              <wp:extent cx="4040990" cy="6554332"/>
              <wp:effectExtent l="0" t="0" r="0" b="0"/>
              <wp:docPr id="15" name="Picture 15" descr="Server HD:Users:ditaoktaria:Documents:Activity Diagram Unggah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Activity Diagram Unggah Materi.png"/>
                      <pic:cNvPicPr>
                        <a:picLocks noChangeAspect="1" noChangeArrowheads="1"/>
                      </pic:cNvPicPr>
                    </pic:nvPicPr>
                    <pic:blipFill rotWithShape="1">
                      <a:blip r:embed="rId41" cstate="print">
                        <a:extLst>
                          <a:ext uri="{28A0092B-C50C-407E-A947-70E740481C1C}">
                            <a14:useLocalDpi xmlns:a14="http://schemas.microsoft.com/office/drawing/2010/main"/>
                          </a:ext>
                        </a:extLst>
                      </a:blip>
                      <a:srcRect b="2305"/>
                      <a:stretch/>
                    </pic:blipFill>
                    <pic:spPr bwMode="auto">
                      <a:xfrm>
                        <a:off x="0" y="0"/>
                        <a:ext cx="4041286" cy="6554812"/>
                      </a:xfrm>
                      <a:prstGeom prst="rect">
                        <a:avLst/>
                      </a:prstGeom>
                      <a:noFill/>
                      <a:ln>
                        <a:noFill/>
                      </a:ln>
                      <a:extLst>
                        <a:ext uri="{53640926-AAD7-44d8-BBD7-CCE9431645EC}">
                          <a14:shadowObscured xmlns:a14="http://schemas.microsoft.com/office/drawing/2010/main"/>
                        </a:ext>
                      </a:extLst>
                    </pic:spPr>
                  </pic:pic>
                </a:graphicData>
              </a:graphic>
            </wp:inline>
          </w:drawing>
        </w:r>
      </w:del>
    </w:p>
    <w:p w14:paraId="280D2FFF" w14:textId="0BDA71AB" w:rsidR="008977FB" w:rsidRPr="00565D1B" w:rsidDel="00F90FDC" w:rsidRDefault="00CB4CB0" w:rsidP="00565D1B">
      <w:pPr>
        <w:pStyle w:val="Caption"/>
        <w:rPr>
          <w:del w:id="3070" w:author="ditaoktaria" w:date="2015-06-26T14:26:00Z"/>
          <w:rFonts w:eastAsia="Times New Roman"/>
          <w:b w:val="0"/>
          <w:iCs w:val="0"/>
          <w:szCs w:val="20"/>
        </w:rPr>
      </w:pPr>
      <w:del w:id="3071" w:author="ditaoktaria" w:date="2015-06-26T14:26:00Z">
        <w:r w:rsidDel="00F90FDC">
          <w:delText xml:space="preserve">Gambar 4. </w:delText>
        </w:r>
        <w:r w:rsidR="00E554F6" w:rsidDel="00F90FDC">
          <w:rPr>
            <w:b w:val="0"/>
            <w:iCs w:val="0"/>
          </w:rPr>
          <w:fldChar w:fldCharType="begin"/>
        </w:r>
        <w:r w:rsidR="00E554F6" w:rsidDel="00F90FDC">
          <w:delInstrText xml:space="preserve"> SEQ Gambar_4. \* ARABIC </w:delInstrText>
        </w:r>
        <w:r w:rsidR="00E554F6" w:rsidDel="00F90FDC">
          <w:rPr>
            <w:b w:val="0"/>
            <w:iCs w:val="0"/>
          </w:rPr>
          <w:fldChar w:fldCharType="separate"/>
        </w:r>
        <w:r w:rsidR="00AC2D5F" w:rsidDel="00F90FDC">
          <w:rPr>
            <w:noProof/>
          </w:rPr>
          <w:delText>7</w:delText>
        </w:r>
        <w:r w:rsidR="00E554F6" w:rsidDel="00F90FDC">
          <w:rPr>
            <w:b w:val="0"/>
            <w:iCs w:val="0"/>
            <w:noProof/>
          </w:rPr>
          <w:fldChar w:fldCharType="end"/>
        </w:r>
        <w:r w:rsidDel="00F90FDC">
          <w:delText xml:space="preserve"> </w:delText>
        </w:r>
        <w:r w:rsidDel="00F90FDC">
          <w:rPr>
            <w:b w:val="0"/>
            <w:i/>
          </w:rPr>
          <w:delText xml:space="preserve">Acitvity Diagram </w:delText>
        </w:r>
        <w:r w:rsidDel="00F90FDC">
          <w:rPr>
            <w:b w:val="0"/>
          </w:rPr>
          <w:delText>Unggah Materi</w:delText>
        </w:r>
      </w:del>
    </w:p>
    <w:p w14:paraId="1F2D215B" w14:textId="0F89584F" w:rsidR="00046B5A" w:rsidDel="00F90FDC" w:rsidRDefault="009B1742" w:rsidP="009B1742">
      <w:pPr>
        <w:ind w:firstLine="709"/>
        <w:rPr>
          <w:ins w:id="3072" w:author="Aryo Pinandito" w:date="2015-05-01T10:12:00Z"/>
          <w:del w:id="3073" w:author="ditaoktaria" w:date="2015-06-26T14:26:00Z"/>
        </w:rPr>
      </w:pPr>
      <w:del w:id="3074" w:author="ditaoktaria" w:date="2015-06-26T14:26:00Z">
        <w:r w:rsidDel="00F90FDC">
          <w:rPr>
            <w:i/>
          </w:rPr>
          <w:delText>Activity d</w:delText>
        </w:r>
        <w:r w:rsidR="009124B1" w:rsidDel="00F90FDC">
          <w:rPr>
            <w:i/>
          </w:rPr>
          <w:delText xml:space="preserve">iagram </w:delText>
        </w:r>
        <w:r w:rsidDel="00F90FDC">
          <w:delText>unggah materi</w:delText>
        </w:r>
        <w:r w:rsidR="009124B1" w:rsidDel="00F90FDC">
          <w:rPr>
            <w:i/>
          </w:rPr>
          <w:delText xml:space="preserve"> </w:delText>
        </w:r>
        <w:r w:rsidR="009124B1" w:rsidDel="00F90FDC">
          <w:delText xml:space="preserve">dibuat sesuai dengan skenario pada </w:delText>
        </w:r>
        <w:r w:rsidR="009124B1" w:rsidDel="00F90FDC">
          <w:rPr>
            <w:i/>
          </w:rPr>
          <w:delText xml:space="preserve">use case </w:delText>
        </w:r>
        <w:r w:rsidDel="00F90FDC">
          <w:delText>unggah materi</w:delText>
        </w:r>
        <w:r w:rsidR="009124B1" w:rsidDel="00F90FDC">
          <w:rPr>
            <w:i/>
          </w:rPr>
          <w:delText xml:space="preserve"> </w:delText>
        </w:r>
        <w:r w:rsidDel="00F90FDC">
          <w:delText xml:space="preserve">yang ditunjukkan pada </w:delText>
        </w:r>
        <w:r w:rsidR="000E080A" w:rsidDel="00F90FDC">
          <w:delText>T</w:delText>
        </w:r>
        <w:r w:rsidDel="00F90FDC">
          <w:delText xml:space="preserve">abel 4.6. Dalam </w:delText>
        </w:r>
        <w:r w:rsidR="000E080A" w:rsidDel="00F90FDC">
          <w:delText>G</w:delText>
        </w:r>
        <w:r w:rsidDel="00F90FDC">
          <w:delText>ambar 4.6</w:delText>
        </w:r>
        <w:r w:rsidR="009124B1" w:rsidDel="00F90FDC">
          <w:delText xml:space="preserve"> ditunjukkan interaksi yang dilakukan oleh pengguna dan sistem dalam melakukan aktifitas</w:delText>
        </w:r>
        <w:r w:rsidDel="00F90FDC">
          <w:delText xml:space="preserve"> unggah materi</w:delText>
        </w:r>
        <w:r w:rsidR="009124B1" w:rsidDel="00F90FDC">
          <w:delText>, yaitu diawali ketika pengguna menjalankan aplikasi</w:delText>
        </w:r>
        <w:r w:rsidR="00962AC2" w:rsidDel="00F90FDC">
          <w:delText xml:space="preserve"> dan berhasil melakukan login</w:delText>
        </w:r>
        <w:r w:rsidR="009124B1" w:rsidDel="00F90FDC">
          <w:delText>, selanjutnya sistem akan menampilkan halaman</w:delText>
        </w:r>
        <w:r w:rsidR="00962AC2" w:rsidDel="00F90FDC">
          <w:rPr>
            <w:i/>
          </w:rPr>
          <w:delText xml:space="preserve"> </w:delText>
        </w:r>
        <w:r w:rsidR="00962AC2" w:rsidDel="00F90FDC">
          <w:delText>utama</w:delText>
        </w:r>
        <w:r w:rsidR="009124B1" w:rsidDel="00F90FDC">
          <w:delText>.</w:delText>
        </w:r>
        <w:r w:rsidR="00962AC2" w:rsidDel="00F90FDC">
          <w:delText xml:space="preserve"> Pengguna memilih menu </w:delText>
        </w:r>
        <w:r w:rsidR="00EB5463" w:rsidDel="00F90FDC">
          <w:rPr>
            <w:i/>
          </w:rPr>
          <w:delText>m</w:delText>
        </w:r>
        <w:r w:rsidR="00962AC2" w:rsidDel="00F90FDC">
          <w:rPr>
            <w:i/>
          </w:rPr>
          <w:delText>aterials</w:delText>
        </w:r>
        <w:r w:rsidR="00EB5463" w:rsidDel="00F90FDC">
          <w:rPr>
            <w:i/>
          </w:rPr>
          <w:delText xml:space="preserve"> </w:delText>
        </w:r>
        <w:r w:rsidR="00EB5463" w:rsidDel="00F90FDC">
          <w:delText xml:space="preserve">kemudian menekan tombol </w:delText>
        </w:r>
        <w:r w:rsidR="00EB5463" w:rsidDel="00F90FDC">
          <w:rPr>
            <w:i/>
          </w:rPr>
          <w:delText>upload</w:delText>
        </w:r>
        <w:r w:rsidR="00EB5463" w:rsidDel="00F90FDC">
          <w:delText>. Selanjutnya sistem akan menjalankan prosedur yang dibutuhkan agar aktifitas unggah materi berhasil dilakukan.</w:delText>
        </w:r>
      </w:del>
    </w:p>
    <w:p w14:paraId="11548B3E" w14:textId="02943F8A" w:rsidR="00565D1B" w:rsidDel="00920905" w:rsidRDefault="00565D1B" w:rsidP="009B1742">
      <w:pPr>
        <w:ind w:firstLine="709"/>
        <w:rPr>
          <w:ins w:id="3075" w:author="Aryo Pinandito" w:date="2015-05-01T10:12:00Z"/>
          <w:del w:id="3076" w:author="ditaoktaria oktaria" w:date="2015-05-21T09:17:00Z"/>
        </w:rPr>
      </w:pPr>
      <w:commentRangeStart w:id="3077"/>
    </w:p>
    <w:p w14:paraId="736E7BF3" w14:textId="0C56394C" w:rsidR="00565D1B" w:rsidDel="00920905" w:rsidRDefault="00565D1B">
      <w:pPr>
        <w:ind w:firstLine="0"/>
        <w:rPr>
          <w:ins w:id="3078" w:author="Aryo Pinandito" w:date="2015-05-01T10:12:00Z"/>
          <w:del w:id="3079" w:author="ditaoktaria oktaria" w:date="2015-05-21T09:17:00Z"/>
        </w:rPr>
        <w:pPrChange w:id="3080" w:author="ditaoktaria oktaria" w:date="2015-05-21T09:17:00Z">
          <w:pPr>
            <w:ind w:firstLine="709"/>
          </w:pPr>
        </w:pPrChange>
      </w:pPr>
    </w:p>
    <w:p w14:paraId="7095FC7B" w14:textId="62E0D9DF" w:rsidR="00565D1B" w:rsidRPr="00EB5463" w:rsidDel="00920905" w:rsidRDefault="00565D1B" w:rsidP="009B1742">
      <w:pPr>
        <w:ind w:firstLine="709"/>
        <w:rPr>
          <w:del w:id="3081" w:author="ditaoktaria oktaria" w:date="2015-05-21T09:17:00Z"/>
        </w:rPr>
      </w:pPr>
    </w:p>
    <w:commentRangeEnd w:id="3077"/>
    <w:p w14:paraId="27B9442E" w14:textId="59F38CB6" w:rsidR="007B328C" w:rsidRDefault="00565D1B">
      <w:pPr>
        <w:pStyle w:val="Heading6"/>
        <w:numPr>
          <w:ilvl w:val="0"/>
          <w:numId w:val="58"/>
        </w:numPr>
        <w:ind w:left="720"/>
        <w:rPr>
          <w:ins w:id="3082" w:author="ditaoktaria" w:date="2015-07-06T17:11:00Z"/>
        </w:rPr>
        <w:pPrChange w:id="3083" w:author="ditaoktaria oktaria" w:date="2015-03-10T14:24:00Z">
          <w:pPr>
            <w:ind w:firstLine="709"/>
          </w:pPr>
        </w:pPrChange>
      </w:pPr>
      <w:r>
        <w:rPr>
          <w:rStyle w:val="CommentReference"/>
          <w:rFonts w:eastAsia="Calibri"/>
          <w:b w:val="0"/>
          <w:iCs w:val="0"/>
        </w:rPr>
        <w:commentReference w:id="3077"/>
      </w:r>
      <w:ins w:id="3084" w:author="ditaoktaria oktaria" w:date="2015-03-05T14:26:00Z">
        <w:r w:rsidR="007B328C">
          <w:rPr>
            <w:i/>
          </w:rPr>
          <w:t xml:space="preserve">Activity Diagram </w:t>
        </w:r>
        <w:r w:rsidR="007B328C">
          <w:t>Kelola Materi</w:t>
        </w:r>
      </w:ins>
    </w:p>
    <w:p w14:paraId="257F6C8F" w14:textId="1FCC294A" w:rsidR="006550CB" w:rsidRPr="006550CB" w:rsidRDefault="006550CB">
      <w:pPr>
        <w:rPr>
          <w:ins w:id="3085" w:author="ditaoktaria oktaria" w:date="2015-03-10T14:23:00Z"/>
        </w:rPr>
        <w:pPrChange w:id="3086" w:author="ditaoktaria" w:date="2015-07-06T17:11:00Z">
          <w:pPr>
            <w:ind w:firstLine="709"/>
          </w:pPr>
        </w:pPrChange>
      </w:pPr>
      <w:ins w:id="3087" w:author="ditaoktaria" w:date="2015-07-06T17:11:00Z">
        <w:r>
          <w:rPr>
            <w:i/>
          </w:rPr>
          <w:t xml:space="preserve">Activity diagram </w:t>
        </w:r>
        <w:r>
          <w:t>kelola materi</w:t>
        </w:r>
        <w:r>
          <w:rPr>
            <w:i/>
          </w:rPr>
          <w:t xml:space="preserve"> </w:t>
        </w:r>
        <w:r>
          <w:t xml:space="preserve">dibuat sesuai dengan skenario pada </w:t>
        </w:r>
        <w:r>
          <w:rPr>
            <w:i/>
          </w:rPr>
          <w:t xml:space="preserve">use case </w:t>
        </w:r>
        <w:r>
          <w:t>kelola materi</w:t>
        </w:r>
        <w:r>
          <w:rPr>
            <w:i/>
          </w:rPr>
          <w:t xml:space="preserve"> </w:t>
        </w:r>
        <w:r>
          <w:t xml:space="preserve">yang ditunjukkan pada Tabel 4.4. Dalam Gambar 4.9 ditunjukkan interaksi yang dilakukan oleh pengguna dan sistem dalam </w:t>
        </w:r>
        <w:r>
          <w:lastRenderedPageBreak/>
          <w:t xml:space="preserve">melakukan aktifitas kelola materi, yaitu diawali ketika pengguna menjalankan aplikasi dan berhasil melakukan </w:t>
        </w:r>
        <w:r>
          <w:rPr>
            <w:i/>
          </w:rPr>
          <w:t>login</w:t>
        </w:r>
        <w:r>
          <w:t xml:space="preserve">, selanjutnya sistem akan menampilkan halaman halaman utama. Pengguna memilih menu </w:t>
        </w:r>
        <w:r>
          <w:rPr>
            <w:i/>
          </w:rPr>
          <w:t xml:space="preserve">materials </w:t>
        </w:r>
        <w:r>
          <w:t xml:space="preserve">dan melakukan instruksi sesuai dengan menu yang diberikan, yaitu mengubah nama materi, menghapus materi, dan memindahkan materi ke </w:t>
        </w:r>
        <w:r>
          <w:rPr>
            <w:i/>
          </w:rPr>
          <w:t xml:space="preserve">folder </w:t>
        </w:r>
        <w:r>
          <w:t>lain</w:t>
        </w:r>
      </w:ins>
    </w:p>
    <w:p w14:paraId="4C84C59B" w14:textId="77777777" w:rsidR="00E72982" w:rsidRDefault="00E72982" w:rsidP="00E72982">
      <w:pPr>
        <w:keepNext/>
        <w:ind w:firstLine="0"/>
        <w:jc w:val="center"/>
      </w:pPr>
      <w:r>
        <w:rPr>
          <w:noProof/>
        </w:rPr>
        <w:lastRenderedPageBreak/>
        <w:drawing>
          <wp:inline distT="0" distB="0" distL="0" distR="0" wp14:anchorId="45D5513B" wp14:editId="1A753ACE">
            <wp:extent cx="3819086" cy="75496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Materi.png"/>
                    <pic:cNvPicPr/>
                  </pic:nvPicPr>
                  <pic:blipFill rotWithShape="1">
                    <a:blip r:embed="rId42">
                      <a:extLst>
                        <a:ext uri="{28A0092B-C50C-407E-A947-70E740481C1C}">
                          <a14:useLocalDpi xmlns:a14="http://schemas.microsoft.com/office/drawing/2010/main" val="0"/>
                        </a:ext>
                      </a:extLst>
                    </a:blip>
                    <a:srcRect b="1445"/>
                    <a:stretch/>
                  </pic:blipFill>
                  <pic:spPr bwMode="auto">
                    <a:xfrm>
                      <a:off x="0" y="0"/>
                      <a:ext cx="3819399" cy="7550246"/>
                    </a:xfrm>
                    <a:prstGeom prst="rect">
                      <a:avLst/>
                    </a:prstGeom>
                    <a:ln>
                      <a:noFill/>
                    </a:ln>
                    <a:extLst>
                      <a:ext uri="{53640926-AAD7-44d8-BBD7-CCE9431645EC}">
                        <a14:shadowObscured xmlns:a14="http://schemas.microsoft.com/office/drawing/2010/main"/>
                      </a:ext>
                    </a:extLst>
                  </pic:spPr>
                </pic:pic>
              </a:graphicData>
            </a:graphic>
          </wp:inline>
        </w:drawing>
      </w:r>
    </w:p>
    <w:p w14:paraId="5FB83436" w14:textId="476E54F1" w:rsidR="00D03603" w:rsidRPr="00E72982" w:rsidRDefault="00E72982" w:rsidP="00E72982">
      <w:pPr>
        <w:pStyle w:val="Caption"/>
        <w:rPr>
          <w:b w:val="0"/>
        </w:rPr>
      </w:pPr>
      <w:bookmarkStart w:id="3088" w:name="_Toc297822210"/>
      <w:r>
        <w:t xml:space="preserve">Gambar 4. </w:t>
      </w:r>
      <w:fldSimple w:instr=" SEQ Gambar_4. \* ARABIC ">
        <w:r w:rsidR="006819DC">
          <w:rPr>
            <w:noProof/>
          </w:rPr>
          <w:t>9</w:t>
        </w:r>
      </w:fldSimple>
      <w:r>
        <w:t xml:space="preserve"> </w:t>
      </w:r>
      <w:r>
        <w:rPr>
          <w:b w:val="0"/>
          <w:i/>
        </w:rPr>
        <w:t xml:space="preserve">Activity Diagram </w:t>
      </w:r>
      <w:r>
        <w:rPr>
          <w:b w:val="0"/>
        </w:rPr>
        <w:t>Kelola Materi</w:t>
      </w:r>
      <w:bookmarkEnd w:id="3088"/>
    </w:p>
    <w:p w14:paraId="6DD2677F" w14:textId="446021AE" w:rsidR="001C57ED" w:rsidRPr="001C57ED" w:rsidDel="006550CB" w:rsidRDefault="001C57ED" w:rsidP="00740888">
      <w:pPr>
        <w:rPr>
          <w:ins w:id="3089" w:author="ditaoktaria oktaria" w:date="2015-03-05T14:27:00Z"/>
          <w:del w:id="3090" w:author="ditaoktaria" w:date="2015-07-06T17:11:00Z"/>
        </w:rPr>
      </w:pPr>
      <w:del w:id="3091" w:author="ditaoktaria" w:date="2015-07-06T17:11:00Z">
        <w:r w:rsidDel="006550CB">
          <w:rPr>
            <w:i/>
          </w:rPr>
          <w:lastRenderedPageBreak/>
          <w:delText xml:space="preserve">Activity diagram </w:delText>
        </w:r>
        <w:r w:rsidDel="006550CB">
          <w:delText>kelola materi</w:delText>
        </w:r>
        <w:r w:rsidDel="006550CB">
          <w:rPr>
            <w:i/>
          </w:rPr>
          <w:delText xml:space="preserve"> </w:delText>
        </w:r>
        <w:r w:rsidDel="006550CB">
          <w:delText xml:space="preserve">dibuat sesuai dengan skenario pada </w:delText>
        </w:r>
        <w:r w:rsidDel="006550CB">
          <w:rPr>
            <w:i/>
          </w:rPr>
          <w:delText xml:space="preserve">use case </w:delText>
        </w:r>
        <w:r w:rsidDel="006550CB">
          <w:delText>kelola materi</w:delText>
        </w:r>
        <w:r w:rsidDel="006550CB">
          <w:rPr>
            <w:i/>
          </w:rPr>
          <w:delText xml:space="preserve"> </w:delText>
        </w:r>
        <w:r w:rsidDel="006550CB">
          <w:delText xml:space="preserve">yang ditunjukkan pada </w:delText>
        </w:r>
        <w:r w:rsidR="000911FD" w:rsidDel="006550CB">
          <w:delText>T</w:delText>
        </w:r>
        <w:r w:rsidDel="006550CB">
          <w:delText>abel 4.</w:delText>
        </w:r>
      </w:del>
      <w:del w:id="3092" w:author="ditaoktaria" w:date="2015-07-06T10:34:00Z">
        <w:r w:rsidDel="00494234">
          <w:delText>7</w:delText>
        </w:r>
      </w:del>
      <w:del w:id="3093" w:author="ditaoktaria" w:date="2015-07-06T17:11:00Z">
        <w:r w:rsidDel="006550CB">
          <w:delText>. Dalam Gambar 4.</w:delText>
        </w:r>
      </w:del>
      <w:del w:id="3094" w:author="ditaoktaria" w:date="2015-07-06T10:34:00Z">
        <w:r w:rsidDel="00494234">
          <w:delText>7</w:delText>
        </w:r>
      </w:del>
      <w:del w:id="3095" w:author="ditaoktaria" w:date="2015-07-06T17:11:00Z">
        <w:r w:rsidDel="006550CB">
          <w:delText xml:space="preserve"> ditunjukkan interaksi yang dilakukan oleh pengguna dan sistem dalam melakukan aktifitas kelola materi, yaitu diawali ketika pengguna menjalankan aplikasi dan berhasil melakukan </w:delText>
        </w:r>
        <w:r w:rsidDel="006550CB">
          <w:rPr>
            <w:i/>
          </w:rPr>
          <w:delText>login</w:delText>
        </w:r>
        <w:r w:rsidDel="006550CB">
          <w:delText xml:space="preserve">, selanjutnya sistem akan menampilkan halaman halaman utama. Pengguna memilih menu </w:delText>
        </w:r>
        <w:r w:rsidDel="006550CB">
          <w:rPr>
            <w:i/>
          </w:rPr>
          <w:delText xml:space="preserve">materials </w:delText>
        </w:r>
        <w:r w:rsidDel="006550CB">
          <w:delText xml:space="preserve">dan melakukan instruksi sesuai dengan menu yang diberikan, yaitu mengubah nama materi, menghapus materi, dan memindahkan materi ke </w:delText>
        </w:r>
        <w:r w:rsidDel="006550CB">
          <w:rPr>
            <w:i/>
          </w:rPr>
          <w:delText xml:space="preserve">folder </w:delText>
        </w:r>
        <w:r w:rsidDel="006550CB">
          <w:delText>lain.</w:delText>
        </w:r>
      </w:del>
    </w:p>
    <w:p w14:paraId="20B65DA6" w14:textId="292E365C" w:rsidR="007B328C" w:rsidRDefault="007B328C">
      <w:pPr>
        <w:pStyle w:val="Heading6"/>
        <w:numPr>
          <w:ilvl w:val="0"/>
          <w:numId w:val="58"/>
        </w:numPr>
        <w:ind w:left="720"/>
        <w:rPr>
          <w:ins w:id="3096" w:author="ditaoktaria oktaria" w:date="2015-03-05T14:27:00Z"/>
        </w:rPr>
        <w:pPrChange w:id="3097" w:author="ditaoktaria oktaria" w:date="2015-03-05T14:27:00Z">
          <w:pPr>
            <w:ind w:firstLine="709"/>
          </w:pPr>
        </w:pPrChange>
      </w:pPr>
      <w:ins w:id="3098" w:author="ditaoktaria oktaria" w:date="2015-03-05T14:27:00Z">
        <w:r>
          <w:rPr>
            <w:i/>
          </w:rPr>
          <w:t xml:space="preserve">Activity Diagram </w:t>
        </w:r>
        <w:r>
          <w:t>Presentasi Materi</w:t>
        </w:r>
      </w:ins>
    </w:p>
    <w:p w14:paraId="7D467CB6" w14:textId="77777777" w:rsidR="00E744F5" w:rsidRDefault="00E744F5">
      <w:pPr>
        <w:keepNext/>
        <w:ind w:firstLine="0"/>
        <w:jc w:val="center"/>
        <w:rPr>
          <w:ins w:id="3099" w:author="ditaoktaria" w:date="2015-03-27T10:11:00Z"/>
        </w:rPr>
        <w:pPrChange w:id="3100" w:author="ditaoktaria" w:date="2015-03-27T10:11:00Z">
          <w:pPr>
            <w:ind w:firstLine="0"/>
            <w:jc w:val="center"/>
          </w:pPr>
        </w:pPrChange>
      </w:pPr>
      <w:ins w:id="3101" w:author="ditaoktaria" w:date="2015-03-27T10:11:00Z">
        <w:r>
          <w:rPr>
            <w:noProof/>
          </w:rPr>
          <w:drawing>
            <wp:inline distT="0" distB="0" distL="0" distR="0" wp14:anchorId="36131895" wp14:editId="3298CC3C">
              <wp:extent cx="4138174" cy="4436198"/>
              <wp:effectExtent l="0" t="0" r="2540" b="8890"/>
              <wp:docPr id="20" name="Picture 20" descr="Macintosh HD:Users:ditaoktaria:Documents:skripsi pak aryo:skripsi dita:Activity Diagram Presentasi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Presentasi Materi.png"/>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b="2754"/>
                      <a:stretch/>
                    </pic:blipFill>
                    <pic:spPr bwMode="auto">
                      <a:xfrm>
                        <a:off x="0" y="0"/>
                        <a:ext cx="4138316" cy="443635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1379A2" w14:textId="53E76394" w:rsidR="007B328C" w:rsidRDefault="00E744F5">
      <w:pPr>
        <w:pStyle w:val="Caption"/>
        <w:rPr>
          <w:ins w:id="3102" w:author="ditaoktaria" w:date="2015-03-27T20:35:00Z"/>
        </w:rPr>
        <w:pPrChange w:id="3103" w:author="ditaoktaria" w:date="2015-03-27T10:11:00Z">
          <w:pPr>
            <w:ind w:firstLine="709"/>
          </w:pPr>
        </w:pPrChange>
      </w:pPr>
      <w:ins w:id="3104" w:author="ditaoktaria" w:date="2015-03-27T10:11:00Z">
        <w:r>
          <w:t xml:space="preserve">Gambar 4. </w:t>
        </w:r>
        <w:r>
          <w:fldChar w:fldCharType="begin"/>
        </w:r>
        <w:r>
          <w:instrText xml:space="preserve"> SEQ Gambar_4. \* ARABIC </w:instrText>
        </w:r>
      </w:ins>
      <w:r>
        <w:fldChar w:fldCharType="separate"/>
      </w:r>
      <w:ins w:id="3105" w:author="ditaoktaria" w:date="2015-07-29T10:19:00Z">
        <w:r w:rsidR="006819DC">
          <w:rPr>
            <w:noProof/>
          </w:rPr>
          <w:t>10</w:t>
        </w:r>
      </w:ins>
      <w:del w:id="3106" w:author="ditaoktaria" w:date="2015-07-06T10:32:00Z">
        <w:r w:rsidR="00AC2D5F" w:rsidDel="00494234">
          <w:rPr>
            <w:noProof/>
          </w:rPr>
          <w:delText>9</w:delText>
        </w:r>
      </w:del>
      <w:ins w:id="3107" w:author="ditaoktaria" w:date="2015-03-27T10:11:00Z">
        <w:r>
          <w:fldChar w:fldCharType="end"/>
        </w:r>
        <w:r>
          <w:t xml:space="preserve"> </w:t>
        </w:r>
        <w:r>
          <w:rPr>
            <w:b w:val="0"/>
            <w:i/>
          </w:rPr>
          <w:t xml:space="preserve">Activity Diagram </w:t>
        </w:r>
        <w:r>
          <w:rPr>
            <w:b w:val="0"/>
          </w:rPr>
          <w:t>Presentasi Materi</w:t>
        </w:r>
      </w:ins>
    </w:p>
    <w:p w14:paraId="2FAF8EDC" w14:textId="17AA73A3" w:rsidR="00FE093A" w:rsidRPr="00FE093A" w:rsidRDefault="00FE093A">
      <w:pPr>
        <w:rPr>
          <w:ins w:id="3108" w:author="ditaoktaria oktaria" w:date="2015-03-05T14:27:00Z"/>
        </w:rPr>
        <w:pPrChange w:id="3109" w:author="ditaoktaria" w:date="2015-03-27T20:35:00Z">
          <w:pPr>
            <w:ind w:firstLine="709"/>
          </w:pPr>
        </w:pPrChange>
      </w:pPr>
      <w:ins w:id="3110" w:author="ditaoktaria" w:date="2015-03-27T20:35:00Z">
        <w:r>
          <w:rPr>
            <w:i/>
          </w:rPr>
          <w:t xml:space="preserve">Activity diagram </w:t>
        </w:r>
      </w:ins>
      <w:ins w:id="3111" w:author="ditaoktaria" w:date="2015-03-27T20:36:00Z">
        <w:r>
          <w:t>presentasi materi</w:t>
        </w:r>
      </w:ins>
      <w:ins w:id="3112" w:author="ditaoktaria" w:date="2015-03-27T20:35:00Z">
        <w:r>
          <w:rPr>
            <w:i/>
          </w:rPr>
          <w:t xml:space="preserve"> </w:t>
        </w:r>
        <w:r>
          <w:t xml:space="preserve">dibuat sesuai dengan skenario pada </w:t>
        </w:r>
        <w:r>
          <w:rPr>
            <w:i/>
          </w:rPr>
          <w:t xml:space="preserve">use case </w:t>
        </w:r>
      </w:ins>
      <w:ins w:id="3113" w:author="ditaoktaria" w:date="2015-03-27T20:36:00Z">
        <w:r>
          <w:t>presentasi materi</w:t>
        </w:r>
      </w:ins>
      <w:ins w:id="3114" w:author="ditaoktaria" w:date="2015-03-27T20:35:00Z">
        <w:r>
          <w:rPr>
            <w:i/>
          </w:rPr>
          <w:t xml:space="preserve"> </w:t>
        </w:r>
        <w:r>
          <w:t xml:space="preserve">yang ditunjukkan pada </w:t>
        </w:r>
      </w:ins>
      <w:r w:rsidR="0009734D">
        <w:t>T</w:t>
      </w:r>
      <w:ins w:id="3115" w:author="ditaoktaria" w:date="2015-03-27T20:35:00Z">
        <w:r w:rsidR="00494234">
          <w:t>abel 4.5. Dalam Gambar 4.10</w:t>
        </w:r>
        <w:r>
          <w:t xml:space="preserve"> ditunjukkan interaksi yang dilakukan oleh pengguna dan sistem dalam melakukan aktifitas </w:t>
        </w:r>
      </w:ins>
      <w:ins w:id="3116" w:author="ditaoktaria" w:date="2015-03-27T20:37:00Z">
        <w:r>
          <w:t>presentasi materi</w:t>
        </w:r>
      </w:ins>
      <w:ins w:id="3117" w:author="ditaoktaria" w:date="2015-03-27T20:35:00Z">
        <w:r>
          <w:t xml:space="preserve">, yaitu diawali ketika pengguna menjalankan aplikasi dan berhasil melakukan </w:t>
        </w:r>
      </w:ins>
      <w:ins w:id="3118" w:author="ditaoktaria" w:date="2015-03-27T20:37:00Z">
        <w:r>
          <w:rPr>
            <w:i/>
          </w:rPr>
          <w:t>login</w:t>
        </w:r>
        <w:r>
          <w:t>,</w:t>
        </w:r>
      </w:ins>
      <w:ins w:id="3119" w:author="ditaoktaria" w:date="2015-03-27T20:35:00Z">
        <w:r>
          <w:t xml:space="preserve"> </w:t>
        </w:r>
      </w:ins>
      <w:ins w:id="3120" w:author="ditaoktaria" w:date="2015-03-27T20:39:00Z">
        <w:r>
          <w:t>kemudian</w:t>
        </w:r>
      </w:ins>
      <w:ins w:id="3121" w:author="ditaoktaria" w:date="2015-03-27T20:35:00Z">
        <w:r>
          <w:t xml:space="preserve"> sistem akan menampilkan halaman </w:t>
        </w:r>
      </w:ins>
      <w:ins w:id="3122" w:author="ditaoktaria" w:date="2015-03-27T20:37:00Z">
        <w:r>
          <w:t xml:space="preserve">utama. Pengguna memilih </w:t>
        </w:r>
        <w:r>
          <w:rPr>
            <w:i/>
          </w:rPr>
          <w:t xml:space="preserve">menu materials </w:t>
        </w:r>
        <w:r>
          <w:t>dan menekan salah satu materi.</w:t>
        </w:r>
      </w:ins>
      <w:ins w:id="3123" w:author="ditaoktaria" w:date="2015-03-27T20:38:00Z">
        <w:r>
          <w:t xml:space="preserve"> Sistem selanjutnya akan menjalankan prosedur penayangan materi sesuai dengan format </w:t>
        </w:r>
      </w:ins>
      <w:ins w:id="3124" w:author="ditaoktaria" w:date="2015-03-27T20:39:00Z">
        <w:r>
          <w:rPr>
            <w:i/>
          </w:rPr>
          <w:t xml:space="preserve">file </w:t>
        </w:r>
      </w:ins>
      <w:ins w:id="3125" w:author="ditaoktaria" w:date="2015-03-27T20:38:00Z">
        <w:r>
          <w:t>dari materi yang di</w:t>
        </w:r>
      </w:ins>
      <w:ins w:id="3126" w:author="ditaoktaria" w:date="2015-03-27T20:39:00Z">
        <w:r>
          <w:t>pilih.</w:t>
        </w:r>
      </w:ins>
    </w:p>
    <w:p w14:paraId="25057A0C" w14:textId="7E4CD547" w:rsidR="007B328C" w:rsidDel="00E34166" w:rsidRDefault="007B328C">
      <w:pPr>
        <w:pStyle w:val="Heading6"/>
        <w:numPr>
          <w:ilvl w:val="0"/>
          <w:numId w:val="58"/>
        </w:numPr>
        <w:ind w:left="720"/>
        <w:rPr>
          <w:ins w:id="3127" w:author="ditaoktaria oktaria" w:date="2015-03-05T14:27:00Z"/>
          <w:del w:id="3128" w:author="ditaoktaria" w:date="2015-06-23T14:57:00Z"/>
        </w:rPr>
        <w:pPrChange w:id="3129" w:author="ditaoktaria oktaria" w:date="2015-03-10T14:25:00Z">
          <w:pPr>
            <w:ind w:firstLine="709"/>
          </w:pPr>
        </w:pPrChange>
      </w:pPr>
      <w:commentRangeStart w:id="3130"/>
      <w:ins w:id="3131" w:author="ditaoktaria oktaria" w:date="2015-03-05T14:27:00Z">
        <w:del w:id="3132" w:author="ditaoktaria" w:date="2015-06-23T14:57:00Z">
          <w:r w:rsidRPr="00046B5A" w:rsidDel="00E34166">
            <w:rPr>
              <w:i/>
            </w:rPr>
            <w:delText xml:space="preserve">Activity Diagram </w:delText>
          </w:r>
          <w:r w:rsidDel="00E34166">
            <w:delText>Kelola Folder</w:delText>
          </w:r>
        </w:del>
      </w:ins>
    </w:p>
    <w:p w14:paraId="68F16D3D" w14:textId="78998C2E" w:rsidR="003B35C6" w:rsidRPr="00AE5DAE" w:rsidDel="006550CB" w:rsidRDefault="00120BBC" w:rsidP="00AE5DAE">
      <w:pPr>
        <w:rPr>
          <w:del w:id="3133" w:author="ditaoktaria" w:date="2015-07-06T17:12:00Z"/>
        </w:rPr>
      </w:pPr>
      <w:ins w:id="3134" w:author="ditaoktaria oktaria" w:date="2015-03-10T17:08:00Z">
        <w:del w:id="3135" w:author="ditaoktaria" w:date="2015-06-23T14:57:00Z">
          <w:r w:rsidDel="00E34166">
            <w:rPr>
              <w:noProof/>
            </w:rPr>
            <w:drawing>
              <wp:inline distT="0" distB="0" distL="0" distR="0" wp14:anchorId="469FF2F2" wp14:editId="568DA732">
                <wp:extent cx="3972071" cy="7670322"/>
                <wp:effectExtent l="0" t="0" r="0" b="635"/>
                <wp:docPr id="18" name="Picture 18" descr="Server HD:Users:ditaoktaria:Documents:Activity Diagram Kelol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HD:Users:ditaoktaria:Documents:Activity Diagram Kelola Folder.png"/>
                        <pic:cNvPicPr>
                          <a:picLocks noChangeAspect="1" noChangeArrowheads="1"/>
                        </pic:cNvPicPr>
                      </pic:nvPicPr>
                      <pic:blipFill rotWithShape="1">
                        <a:blip r:embed="rId44" cstate="print">
                          <a:extLst>
                            <a:ext uri="{28A0092B-C50C-407E-A947-70E740481C1C}">
                              <a14:useLocalDpi xmlns:a14="http://schemas.microsoft.com/office/drawing/2010/main"/>
                            </a:ext>
                          </a:extLst>
                        </a:blip>
                        <a:srcRect b="1822"/>
                        <a:stretch/>
                      </pic:blipFill>
                      <pic:spPr bwMode="auto">
                        <a:xfrm>
                          <a:off x="0" y="0"/>
                          <a:ext cx="3972850" cy="7671825"/>
                        </a:xfrm>
                        <a:prstGeom prst="rect">
                          <a:avLst/>
                        </a:prstGeom>
                        <a:noFill/>
                        <a:ln>
                          <a:noFill/>
                        </a:ln>
                        <a:extLst>
                          <a:ext uri="{53640926-AAD7-44d8-BBD7-CCE9431645EC}">
                            <a14:shadowObscured xmlns:a14="http://schemas.microsoft.com/office/drawing/2010/main"/>
                          </a:ext>
                        </a:extLst>
                      </pic:spPr>
                    </pic:pic>
                  </a:graphicData>
                </a:graphic>
              </wp:inline>
            </w:drawing>
          </w:r>
        </w:del>
      </w:ins>
      <w:del w:id="3136" w:author="ditaoktaria" w:date="2015-06-23T14:57:00Z">
        <w:r w:rsidR="003B35C6" w:rsidDel="00E34166">
          <w:rPr>
            <w:i/>
          </w:rPr>
          <w:delText xml:space="preserve">Activity diagram </w:delText>
        </w:r>
        <w:r w:rsidR="003B35C6" w:rsidDel="00E34166">
          <w:delText>kelola</w:delText>
        </w:r>
        <w:r w:rsidR="003B35C6" w:rsidDel="00E34166">
          <w:rPr>
            <w:i/>
          </w:rPr>
          <w:delText xml:space="preserve"> folder </w:delText>
        </w:r>
        <w:r w:rsidR="003B35C6" w:rsidDel="00E34166">
          <w:delText xml:space="preserve">dibuat sesuai dengan skenario pada </w:delText>
        </w:r>
        <w:r w:rsidR="003B35C6" w:rsidDel="00E34166">
          <w:rPr>
            <w:i/>
          </w:rPr>
          <w:delText xml:space="preserve">use case login </w:delText>
        </w:r>
        <w:r w:rsidR="003B35C6" w:rsidDel="00E34166">
          <w:delText xml:space="preserve">yang ditunjukkan pada </w:delText>
        </w:r>
        <w:r w:rsidR="00485131" w:rsidDel="00E34166">
          <w:delText>T</w:delText>
        </w:r>
        <w:r w:rsidR="003B35C6" w:rsidDel="00E34166">
          <w:delText xml:space="preserve">abel 4.9. Dalam Gambar 4.9 ditunjukkan interaksi yang dilakukan oleh pengguna dan sistem dalam melakukan aktifitas kelola </w:delText>
        </w:r>
        <w:r w:rsidR="003B35C6" w:rsidDel="00E34166">
          <w:rPr>
            <w:i/>
          </w:rPr>
          <w:delText>folder</w:delText>
        </w:r>
        <w:r w:rsidR="003B35C6" w:rsidDel="00E34166">
          <w:delText xml:space="preserve">, yaitu diawali ketika pengguna menjalankan aplikasi dan </w:delText>
        </w:r>
        <w:r w:rsidR="005F7869" w:rsidDel="00E34166">
          <w:delText xml:space="preserve">berhasil </w:delText>
        </w:r>
        <w:r w:rsidR="003B35C6" w:rsidDel="00E34166">
          <w:delText xml:space="preserve">melakukan </w:delText>
        </w:r>
        <w:r w:rsidR="003B35C6" w:rsidRPr="003B35C6" w:rsidDel="00E34166">
          <w:rPr>
            <w:i/>
          </w:rPr>
          <w:delText>login</w:delText>
        </w:r>
        <w:r w:rsidR="005F7869" w:rsidDel="00E34166">
          <w:delText xml:space="preserve">, </w:delText>
        </w:r>
        <w:r w:rsidR="003B35C6" w:rsidRPr="003B35C6" w:rsidDel="00E34166">
          <w:delText>selanjutnya</w:delText>
        </w:r>
        <w:r w:rsidR="003B35C6" w:rsidDel="00E34166">
          <w:delText xml:space="preserve"> sistem akan menampilkan halaman </w:delText>
        </w:r>
        <w:r w:rsidR="005F7869" w:rsidDel="00E34166">
          <w:delText>utama</w:delText>
        </w:r>
        <w:r w:rsidR="003B35C6" w:rsidDel="00E34166">
          <w:delText>.</w:delText>
        </w:r>
        <w:r w:rsidR="002237A9" w:rsidDel="00E34166">
          <w:delText xml:space="preserve"> Pengguna memilih menu </w:delText>
        </w:r>
        <w:r w:rsidR="002237A9" w:rsidDel="00E34166">
          <w:rPr>
            <w:i/>
          </w:rPr>
          <w:delText xml:space="preserve">materials </w:delText>
        </w:r>
        <w:r w:rsidR="002237A9" w:rsidDel="00E34166">
          <w:delText xml:space="preserve">dan melakukan instruksi sesuai dengan yang disediakan, yaitu menambahkan </w:delText>
        </w:r>
        <w:r w:rsidR="002237A9" w:rsidDel="00E34166">
          <w:rPr>
            <w:i/>
          </w:rPr>
          <w:delText>folder</w:delText>
        </w:r>
        <w:r w:rsidR="002237A9" w:rsidDel="00E34166">
          <w:delText xml:space="preserve">, mengubah nama </w:delText>
        </w:r>
        <w:r w:rsidR="002237A9" w:rsidDel="00E34166">
          <w:rPr>
            <w:i/>
          </w:rPr>
          <w:delText>folder</w:delText>
        </w:r>
        <w:r w:rsidR="002237A9" w:rsidDel="00E34166">
          <w:delText xml:space="preserve">, dan menghapus </w:delText>
        </w:r>
        <w:r w:rsidR="002237A9" w:rsidDel="00E34166">
          <w:rPr>
            <w:i/>
          </w:rPr>
          <w:delText>folder</w:delText>
        </w:r>
      </w:del>
      <w:del w:id="3137" w:author="ditaoktaria" w:date="2015-07-06T17:12:00Z">
        <w:r w:rsidR="002237A9" w:rsidDel="006550CB">
          <w:delText>.</w:delText>
        </w:r>
      </w:del>
    </w:p>
    <w:p w14:paraId="2DBADFF7" w14:textId="22386F92" w:rsidR="00122119" w:rsidRDefault="00122119" w:rsidP="00AE5DAE">
      <w:pPr>
        <w:pStyle w:val="Heading5"/>
        <w:numPr>
          <w:ilvl w:val="0"/>
          <w:numId w:val="56"/>
        </w:numPr>
        <w:ind w:left="720" w:hanging="720"/>
      </w:pPr>
      <w:r>
        <w:t>Perancangan Antar Muka</w:t>
      </w:r>
    </w:p>
    <w:commentRangeEnd w:id="3130"/>
    <w:p w14:paraId="1CDCCED2" w14:textId="69E26BC0" w:rsidR="00D45CF6" w:rsidRPr="00EA067D" w:rsidRDefault="00624AB7" w:rsidP="00AE5DAE">
      <w:pPr>
        <w:rPr>
          <w:ins w:id="3138" w:author="ditaoktaria" w:date="2015-07-06T15:26:00Z"/>
        </w:rPr>
      </w:pPr>
      <w:r>
        <w:rPr>
          <w:rStyle w:val="CommentReference"/>
        </w:rPr>
        <w:commentReference w:id="3130"/>
      </w:r>
      <w:r w:rsidR="008D0D25">
        <w:t xml:space="preserve">Proses perancangan antar muka akan menggambarkan perancangan antar muka aplikasi dalam bentuk </w:t>
      </w:r>
      <w:r w:rsidR="008D0D25">
        <w:rPr>
          <w:i/>
        </w:rPr>
        <w:t>layout</w:t>
      </w:r>
      <w:r w:rsidR="008D0D25">
        <w:t>.</w:t>
      </w:r>
      <w:r w:rsidR="00EA067D">
        <w:t xml:space="preserve"> Gambar </w:t>
      </w:r>
      <w:r w:rsidR="00EA067D">
        <w:rPr>
          <w:i/>
        </w:rPr>
        <w:t xml:space="preserve">site map </w:t>
      </w:r>
      <w:r w:rsidR="00EA067D">
        <w:t>aplikasi ditunjukkan pada Gambar 4.11.</w:t>
      </w:r>
    </w:p>
    <w:p w14:paraId="02194B49" w14:textId="30A26D44" w:rsidR="00BE351A" w:rsidRDefault="008561F1">
      <w:pPr>
        <w:keepNext/>
        <w:ind w:firstLine="0"/>
        <w:jc w:val="center"/>
        <w:rPr>
          <w:ins w:id="3139" w:author="ditaoktaria" w:date="2015-07-06T15:27:00Z"/>
        </w:rPr>
        <w:pPrChange w:id="3140" w:author="ditaoktaria" w:date="2015-07-06T15:27:00Z">
          <w:pPr>
            <w:ind w:firstLine="0"/>
            <w:jc w:val="center"/>
          </w:pPr>
        </w:pPrChange>
      </w:pPr>
      <w:ins w:id="3141" w:author="ditaoktaria" w:date="2015-07-29T09:26:00Z">
        <w:r>
          <w:rPr>
            <w:noProof/>
          </w:rPr>
          <w:lastRenderedPageBreak/>
          <w:drawing>
            <wp:inline distT="0" distB="0" distL="0" distR="0" wp14:anchorId="62468438" wp14:editId="6E376FEE">
              <wp:extent cx="4282121" cy="2979917"/>
              <wp:effectExtent l="0" t="0" r="1079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26.28 AM.png"/>
                      <pic:cNvPicPr/>
                    </pic:nvPicPr>
                    <pic:blipFill>
                      <a:blip r:embed="rId45">
                        <a:extLst>
                          <a:ext uri="{28A0092B-C50C-407E-A947-70E740481C1C}">
                            <a14:useLocalDpi xmlns:a14="http://schemas.microsoft.com/office/drawing/2010/main" val="0"/>
                          </a:ext>
                        </a:extLst>
                      </a:blip>
                      <a:stretch>
                        <a:fillRect/>
                      </a:stretch>
                    </pic:blipFill>
                    <pic:spPr>
                      <a:xfrm>
                        <a:off x="0" y="0"/>
                        <a:ext cx="4284165" cy="2981340"/>
                      </a:xfrm>
                      <a:prstGeom prst="rect">
                        <a:avLst/>
                      </a:prstGeom>
                    </pic:spPr>
                  </pic:pic>
                </a:graphicData>
              </a:graphic>
            </wp:inline>
          </w:drawing>
        </w:r>
      </w:ins>
    </w:p>
    <w:p w14:paraId="52F0BB15" w14:textId="7912243B" w:rsidR="00BE351A" w:rsidRPr="008E336F" w:rsidRDefault="00BE351A">
      <w:pPr>
        <w:pStyle w:val="Caption"/>
        <w:pPrChange w:id="3142" w:author="ditaoktaria" w:date="2015-07-06T15:27:00Z">
          <w:pPr>
            <w:ind w:firstLine="0"/>
          </w:pPr>
        </w:pPrChange>
      </w:pPr>
      <w:bookmarkStart w:id="3143" w:name="_Toc297822211"/>
      <w:ins w:id="3144" w:author="ditaoktaria" w:date="2015-07-06T15:27:00Z">
        <w:r>
          <w:t xml:space="preserve">Gambar 4. </w:t>
        </w:r>
        <w:r>
          <w:fldChar w:fldCharType="begin"/>
        </w:r>
        <w:r>
          <w:instrText xml:space="preserve"> SEQ Gambar_4. \* ARABIC </w:instrText>
        </w:r>
      </w:ins>
      <w:r>
        <w:fldChar w:fldCharType="separate"/>
      </w:r>
      <w:ins w:id="3145" w:author="ditaoktaria" w:date="2015-07-29T10:19:00Z">
        <w:r w:rsidR="006819DC">
          <w:rPr>
            <w:noProof/>
          </w:rPr>
          <w:t>11</w:t>
        </w:r>
      </w:ins>
      <w:ins w:id="3146" w:author="ditaoktaria" w:date="2015-07-06T15:27:00Z">
        <w:r>
          <w:fldChar w:fldCharType="end"/>
        </w:r>
        <w:r>
          <w:t xml:space="preserve"> </w:t>
        </w:r>
        <w:r>
          <w:rPr>
            <w:b w:val="0"/>
            <w:i/>
          </w:rPr>
          <w:t xml:space="preserve">Site Map </w:t>
        </w:r>
        <w:r>
          <w:rPr>
            <w:b w:val="0"/>
          </w:rPr>
          <w:t>Aplikasi</w:t>
        </w:r>
      </w:ins>
      <w:bookmarkEnd w:id="3143"/>
    </w:p>
    <w:p w14:paraId="13793123" w14:textId="4BD8001E" w:rsidR="005A4E6A" w:rsidDel="008C58B9" w:rsidRDefault="00F339E6" w:rsidP="00AE5DAE">
      <w:pPr>
        <w:pStyle w:val="Heading6"/>
        <w:numPr>
          <w:ilvl w:val="0"/>
          <w:numId w:val="57"/>
        </w:numPr>
        <w:ind w:left="720"/>
        <w:rPr>
          <w:del w:id="3147" w:author="ditaoktaria" w:date="2015-06-23T14:58:00Z"/>
          <w:i/>
        </w:rPr>
      </w:pPr>
      <w:del w:id="3148" w:author="ditaoktaria" w:date="2015-06-23T14:58:00Z">
        <w:r w:rsidDel="008C58B9">
          <w:delText>Halaman</w:delText>
        </w:r>
        <w:r w:rsidR="00023395" w:rsidDel="008C58B9">
          <w:delText xml:space="preserve"> </w:delText>
        </w:r>
        <w:r w:rsidR="00023395" w:rsidRPr="00AE5DAE" w:rsidDel="008C58B9">
          <w:rPr>
            <w:i/>
          </w:rPr>
          <w:delText>Login</w:delText>
        </w:r>
      </w:del>
    </w:p>
    <w:p w14:paraId="484E8141" w14:textId="45D96B71" w:rsidR="005B536E" w:rsidDel="008C58B9" w:rsidRDefault="005B536E" w:rsidP="00AE5DAE">
      <w:pPr>
        <w:rPr>
          <w:del w:id="3149" w:author="ditaoktaria" w:date="2015-06-23T14:58:00Z"/>
        </w:rPr>
      </w:pPr>
      <w:del w:id="3150" w:author="ditaoktaria" w:date="2015-06-23T14:58:00Z">
        <w:r w:rsidDel="008C58B9">
          <w:delText xml:space="preserve">Ketika pengguna menjalankan aplikasi, maka halaman pertama yang akan muncuk adalah halaman </w:delText>
        </w:r>
        <w:r w:rsidDel="008C58B9">
          <w:rPr>
            <w:i/>
          </w:rPr>
          <w:delText>login</w:delText>
        </w:r>
        <w:r w:rsidDel="008C58B9">
          <w:delText xml:space="preserve">. Halaman </w:delText>
        </w:r>
        <w:r w:rsidDel="008C58B9">
          <w:rPr>
            <w:i/>
          </w:rPr>
          <w:delText xml:space="preserve">login </w:delText>
        </w:r>
        <w:r w:rsidDel="008C58B9">
          <w:delText xml:space="preserve">terdiri dari logo aplikasi, form </w:delText>
        </w:r>
        <w:r w:rsidDel="008C58B9">
          <w:rPr>
            <w:i/>
          </w:rPr>
          <w:delText xml:space="preserve">login </w:delText>
        </w:r>
        <w:r w:rsidDel="008C58B9">
          <w:delText xml:space="preserve">dan menu </w:delText>
        </w:r>
        <w:r w:rsidDel="008C58B9">
          <w:rPr>
            <w:i/>
          </w:rPr>
          <w:delText>forgot password</w:delText>
        </w:r>
        <w:r w:rsidDel="008C58B9">
          <w:delText xml:space="preserve">. Gambar 4.10 adalah gambar rancangan antarmuka </w:delText>
        </w:r>
        <w:r w:rsidDel="008C58B9">
          <w:rPr>
            <w:i/>
          </w:rPr>
          <w:delText>login</w:delText>
        </w:r>
        <w:r w:rsidDel="008C58B9">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3230"/>
      </w:tblGrid>
      <w:tr w:rsidR="007207A1" w:rsidDel="008C58B9" w14:paraId="4F0FA66E" w14:textId="7C4C280E" w:rsidTr="00AE5DAE">
        <w:trPr>
          <w:del w:id="3151" w:author="ditaoktaria" w:date="2015-06-23T14:58:00Z"/>
        </w:trPr>
        <w:tc>
          <w:tcPr>
            <w:tcW w:w="4786" w:type="dxa"/>
          </w:tcPr>
          <w:p w14:paraId="1E69F547" w14:textId="0FEEF851" w:rsidR="007207A1" w:rsidDel="008C58B9" w:rsidRDefault="007207A1" w:rsidP="007207A1">
            <w:pPr>
              <w:ind w:firstLine="0"/>
              <w:rPr>
                <w:del w:id="3152" w:author="ditaoktaria" w:date="2015-06-23T14:58:00Z"/>
              </w:rPr>
            </w:pPr>
            <w:del w:id="3153" w:author="ditaoktaria" w:date="2015-06-23T14:58:00Z">
              <w:r w:rsidDel="008C58B9">
                <w:rPr>
                  <w:noProof/>
                </w:rPr>
                <w:drawing>
                  <wp:inline distT="0" distB="0" distL="0" distR="0" wp14:anchorId="3948F842" wp14:editId="594B1DB8">
                    <wp:extent cx="2640154" cy="1745025"/>
                    <wp:effectExtent l="25400" t="25400" r="27305" b="33020"/>
                    <wp:docPr id="22" name="Picture 22" descr="Server HD:Users:ditaoktaria: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er HD:Users:ditaoktaria:Documents:login.jpg"/>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2643037" cy="1746931"/>
                            </a:xfrm>
                            <a:prstGeom prst="rect">
                              <a:avLst/>
                            </a:prstGeom>
                            <a:noFill/>
                            <a:ln>
                              <a:solidFill>
                                <a:schemeClr val="bg1">
                                  <a:lumMod val="50000"/>
                                </a:schemeClr>
                              </a:solidFill>
                            </a:ln>
                          </pic:spPr>
                        </pic:pic>
                      </a:graphicData>
                    </a:graphic>
                  </wp:inline>
                </w:drawing>
              </w:r>
            </w:del>
          </w:p>
        </w:tc>
        <w:tc>
          <w:tcPr>
            <w:tcW w:w="3230" w:type="dxa"/>
          </w:tcPr>
          <w:p w14:paraId="13E375E3" w14:textId="1A6CE8B2" w:rsidR="007207A1" w:rsidRPr="00AE5DAE" w:rsidDel="008C58B9" w:rsidRDefault="007207A1" w:rsidP="007207A1">
            <w:pPr>
              <w:ind w:firstLine="0"/>
              <w:rPr>
                <w:del w:id="3154" w:author="ditaoktaria" w:date="2015-06-23T14:58:00Z"/>
                <w:b/>
              </w:rPr>
            </w:pPr>
            <w:del w:id="3155" w:author="ditaoktaria" w:date="2015-06-23T14:58:00Z">
              <w:r w:rsidRPr="00AE5DAE" w:rsidDel="008C58B9">
                <w:rPr>
                  <w:b/>
                </w:rPr>
                <w:delText>Keterangan :</w:delText>
              </w:r>
            </w:del>
          </w:p>
          <w:p w14:paraId="182E4BE6" w14:textId="12ABD940" w:rsidR="007207A1" w:rsidDel="008C58B9" w:rsidRDefault="007207A1" w:rsidP="007207A1">
            <w:pPr>
              <w:ind w:firstLine="0"/>
              <w:rPr>
                <w:del w:id="3156" w:author="ditaoktaria" w:date="2015-06-23T14:58:00Z"/>
              </w:rPr>
            </w:pPr>
            <w:del w:id="3157" w:author="ditaoktaria" w:date="2015-06-23T14:58:00Z">
              <w:r w:rsidDel="008C58B9">
                <w:delText>1. Logo Aplikasi</w:delText>
              </w:r>
            </w:del>
          </w:p>
          <w:p w14:paraId="43228681" w14:textId="2785608E" w:rsidR="007207A1" w:rsidRPr="00E34C4F" w:rsidDel="008C58B9" w:rsidRDefault="007207A1" w:rsidP="007207A1">
            <w:pPr>
              <w:ind w:firstLine="0"/>
              <w:rPr>
                <w:del w:id="3158" w:author="ditaoktaria" w:date="2015-06-23T14:58:00Z"/>
              </w:rPr>
            </w:pPr>
            <w:del w:id="3159" w:author="ditaoktaria" w:date="2015-06-23T14:58:00Z">
              <w:r w:rsidDel="008C58B9">
                <w:delText xml:space="preserve">2. </w:delText>
              </w:r>
              <w:r w:rsidRPr="00E50688" w:rsidDel="008C58B9">
                <w:rPr>
                  <w:i/>
                </w:rPr>
                <w:delText>Tagline</w:delText>
              </w:r>
              <w:r w:rsidDel="008C58B9">
                <w:rPr>
                  <w:i/>
                </w:rPr>
                <w:delText xml:space="preserve"> </w:delText>
              </w:r>
              <w:r w:rsidDel="008C58B9">
                <w:delText>Aplikasi</w:delText>
              </w:r>
            </w:del>
          </w:p>
          <w:p w14:paraId="1E8ED570" w14:textId="27DA7020" w:rsidR="007207A1" w:rsidRPr="00E50688" w:rsidDel="008C58B9" w:rsidRDefault="007207A1" w:rsidP="007207A1">
            <w:pPr>
              <w:ind w:firstLine="0"/>
              <w:rPr>
                <w:del w:id="3160" w:author="ditaoktaria" w:date="2015-06-23T14:58:00Z"/>
                <w:i/>
              </w:rPr>
            </w:pPr>
            <w:del w:id="3161" w:author="ditaoktaria" w:date="2015-06-23T14:58:00Z">
              <w:r w:rsidDel="008C58B9">
                <w:delText xml:space="preserve">3. </w:delText>
              </w:r>
              <w:r w:rsidRPr="00E50688" w:rsidDel="008C58B9">
                <w:rPr>
                  <w:i/>
                </w:rPr>
                <w:delText>Form username</w:delText>
              </w:r>
            </w:del>
          </w:p>
          <w:p w14:paraId="689EE39B" w14:textId="31AEA79D" w:rsidR="007207A1" w:rsidDel="008C58B9" w:rsidRDefault="007207A1" w:rsidP="007207A1">
            <w:pPr>
              <w:ind w:firstLine="0"/>
              <w:rPr>
                <w:del w:id="3162" w:author="ditaoktaria" w:date="2015-06-23T14:58:00Z"/>
              </w:rPr>
            </w:pPr>
            <w:del w:id="3163" w:author="ditaoktaria" w:date="2015-06-23T14:58:00Z">
              <w:r w:rsidDel="008C58B9">
                <w:delText xml:space="preserve">4. </w:delText>
              </w:r>
              <w:r w:rsidRPr="00E50688" w:rsidDel="008C58B9">
                <w:rPr>
                  <w:i/>
                </w:rPr>
                <w:delText>Form password</w:delText>
              </w:r>
            </w:del>
          </w:p>
          <w:p w14:paraId="328E9ACF" w14:textId="12CF69AF" w:rsidR="007207A1" w:rsidRPr="00E50688" w:rsidDel="008C58B9" w:rsidRDefault="007207A1" w:rsidP="007207A1">
            <w:pPr>
              <w:ind w:firstLine="0"/>
              <w:rPr>
                <w:del w:id="3164" w:author="ditaoktaria" w:date="2015-06-23T14:58:00Z"/>
                <w:i/>
              </w:rPr>
            </w:pPr>
            <w:del w:id="3165" w:author="ditaoktaria" w:date="2015-06-23T14:58:00Z">
              <w:r w:rsidDel="008C58B9">
                <w:delText xml:space="preserve">5. Tombol </w:delText>
              </w:r>
              <w:r w:rsidDel="008C58B9">
                <w:rPr>
                  <w:i/>
                </w:rPr>
                <w:delText>login</w:delText>
              </w:r>
            </w:del>
          </w:p>
          <w:p w14:paraId="61F354F8" w14:textId="3A1615B9" w:rsidR="007207A1" w:rsidDel="008C58B9" w:rsidRDefault="007207A1" w:rsidP="00AE5DAE">
            <w:pPr>
              <w:keepNext/>
              <w:ind w:firstLine="0"/>
              <w:rPr>
                <w:del w:id="3166" w:author="ditaoktaria" w:date="2015-06-23T14:58:00Z"/>
                <w:rFonts w:eastAsia="SimSun"/>
                <w:color w:val="000000"/>
                <w:lang w:val="id-ID" w:eastAsia="id-ID"/>
              </w:rPr>
            </w:pPr>
          </w:p>
        </w:tc>
      </w:tr>
    </w:tbl>
    <w:p w14:paraId="0F13E828" w14:textId="4CD78593" w:rsidR="00F339E6" w:rsidRPr="005B536E" w:rsidDel="008C58B9" w:rsidRDefault="007207A1" w:rsidP="00AE5DAE">
      <w:pPr>
        <w:pStyle w:val="Caption"/>
        <w:rPr>
          <w:del w:id="3167" w:author="ditaoktaria" w:date="2015-06-23T14:58:00Z"/>
        </w:rPr>
      </w:pPr>
      <w:del w:id="3168" w:author="ditaoktaria" w:date="2015-06-23T14:58:00Z">
        <w:r w:rsidDel="008C58B9">
          <w:delText xml:space="preserve">Gambar 4. </w:delText>
        </w:r>
        <w:r w:rsidR="00D105AE" w:rsidDel="008C58B9">
          <w:fldChar w:fldCharType="begin"/>
        </w:r>
        <w:r w:rsidR="00D105AE" w:rsidDel="008C58B9">
          <w:delInstrText xml:space="preserve"> SEQ Gambar_4. \* ARABIC </w:delInstrText>
        </w:r>
        <w:r w:rsidR="00D105AE" w:rsidDel="008C58B9">
          <w:fldChar w:fldCharType="separate"/>
        </w:r>
        <w:r w:rsidR="00AC2D5F" w:rsidDel="008C58B9">
          <w:rPr>
            <w:noProof/>
          </w:rPr>
          <w:delText>11</w:delText>
        </w:r>
        <w:r w:rsidR="00D105AE" w:rsidDel="008C58B9">
          <w:rPr>
            <w:noProof/>
          </w:rPr>
          <w:fldChar w:fldCharType="end"/>
        </w:r>
        <w:r w:rsidDel="008C58B9">
          <w:delText xml:space="preserve"> </w:delText>
        </w:r>
        <w:r w:rsidRPr="00E53EA3" w:rsidDel="008C58B9">
          <w:delText xml:space="preserve">Antarmuka Halaman </w:delText>
        </w:r>
        <w:r w:rsidRPr="00E53EA3" w:rsidDel="008C58B9">
          <w:rPr>
            <w:i/>
          </w:rPr>
          <w:delText>Login</w:delText>
        </w:r>
      </w:del>
    </w:p>
    <w:p w14:paraId="029148B4" w14:textId="5BF521EB" w:rsidR="00A10954" w:rsidDel="00BB46EE" w:rsidRDefault="00A10954" w:rsidP="00AE5DAE">
      <w:pPr>
        <w:pStyle w:val="Heading6"/>
        <w:numPr>
          <w:ilvl w:val="0"/>
          <w:numId w:val="57"/>
        </w:numPr>
        <w:ind w:left="720"/>
        <w:rPr>
          <w:del w:id="3169" w:author="ditaoktaria" w:date="2015-07-29T09:43:00Z"/>
        </w:rPr>
      </w:pPr>
      <w:del w:id="3170" w:author="ditaoktaria" w:date="2015-07-29T09:43:00Z">
        <w:r w:rsidDel="00BB46EE">
          <w:delText xml:space="preserve">Antarmuka </w:delText>
        </w:r>
        <w:r w:rsidR="006E7731" w:rsidDel="00BB46EE">
          <w:delText>Halaman</w:delText>
        </w:r>
        <w:r w:rsidDel="00BB46EE">
          <w:delText xml:space="preserve"> Utama</w:delText>
        </w:r>
      </w:del>
    </w:p>
    <w:p w14:paraId="73B2C847" w14:textId="1D15650F" w:rsidR="00B311EA" w:rsidDel="00BB46EE" w:rsidRDefault="00B311EA" w:rsidP="00AE5DAE">
      <w:pPr>
        <w:rPr>
          <w:del w:id="3171" w:author="ditaoktaria" w:date="2015-07-29T09:43:00Z"/>
        </w:rPr>
      </w:pPr>
      <w:del w:id="3172" w:author="ditaoktaria" w:date="2015-07-29T09:43:00Z">
        <w:r w:rsidDel="00BB46EE">
          <w:delText xml:space="preserve">Jika pengguna sukses melakukan </w:delText>
        </w:r>
        <w:r w:rsidDel="00BB46EE">
          <w:rPr>
            <w:i/>
          </w:rPr>
          <w:delText>login</w:delText>
        </w:r>
        <w:r w:rsidDel="00BB46EE">
          <w:delText>, halaman pertama yang akan ditampilkan adalah halaman utama.</w:delText>
        </w:r>
        <w:r w:rsidR="005A6F41" w:rsidDel="00BB46EE">
          <w:delText xml:space="preserve"> </w:delText>
        </w:r>
        <w:r w:rsidR="00E24B4A" w:rsidDel="00BB46EE">
          <w:delText>Halaman utam</w:delText>
        </w:r>
        <w:r w:rsidR="000604EC" w:rsidDel="00BB46EE">
          <w:delText xml:space="preserve">a menampilkan menu </w:delText>
        </w:r>
        <w:r w:rsidR="000604EC" w:rsidDel="00BB46EE">
          <w:rPr>
            <w:i/>
          </w:rPr>
          <w:delText>M</w:delText>
        </w:r>
        <w:r w:rsidR="000604EC" w:rsidRPr="000604EC" w:rsidDel="00BB46EE">
          <w:rPr>
            <w:i/>
          </w:rPr>
          <w:delText>aterials</w:delText>
        </w:r>
        <w:r w:rsidR="000604EC" w:rsidDel="00BB46EE">
          <w:delText xml:space="preserve">, menu </w:delText>
        </w:r>
        <w:r w:rsidR="000604EC" w:rsidRPr="00AE5DAE" w:rsidDel="00BB46EE">
          <w:rPr>
            <w:i/>
          </w:rPr>
          <w:delText>A</w:delText>
        </w:r>
        <w:r w:rsidR="000604EC" w:rsidRPr="000604EC" w:rsidDel="00BB46EE">
          <w:rPr>
            <w:i/>
          </w:rPr>
          <w:delText>ccount</w:delText>
        </w:r>
      </w:del>
      <w:del w:id="3173" w:author="ditaoktaria" w:date="2015-07-29T09:28:00Z">
        <w:r w:rsidR="000604EC" w:rsidDel="008561F1">
          <w:delText xml:space="preserve">, menu </w:delText>
        </w:r>
        <w:r w:rsidR="000604EC" w:rsidRPr="000604EC" w:rsidDel="008561F1">
          <w:rPr>
            <w:i/>
          </w:rPr>
          <w:delText>Upload</w:delText>
        </w:r>
        <w:r w:rsidR="000604EC" w:rsidDel="008561F1">
          <w:delText xml:space="preserve">, menu </w:delText>
        </w:r>
        <w:r w:rsidR="000604EC" w:rsidDel="008561F1">
          <w:rPr>
            <w:i/>
          </w:rPr>
          <w:delText xml:space="preserve">Add </w:delText>
        </w:r>
        <w:r w:rsidR="000604EC" w:rsidRPr="000604EC" w:rsidDel="008561F1">
          <w:rPr>
            <w:i/>
          </w:rPr>
          <w:delText>Folder</w:delText>
        </w:r>
      </w:del>
      <w:del w:id="3174" w:author="ditaoktaria" w:date="2015-07-29T09:43:00Z">
        <w:r w:rsidR="00FC4271" w:rsidDel="00BB46EE">
          <w:delText xml:space="preserve">, serta </w:delText>
        </w:r>
        <w:r w:rsidR="000604EC" w:rsidRPr="000604EC" w:rsidDel="00BB46EE">
          <w:delText>daftar</w:delText>
        </w:r>
        <w:r w:rsidR="000604EC" w:rsidDel="00BB46EE">
          <w:delText xml:space="preserve"> mata k</w:delText>
        </w:r>
        <w:r w:rsidR="004A3675" w:rsidDel="00BB46EE">
          <w:delText>uliah yang dimiliki oleh dosen.</w:delText>
        </w:r>
        <w:r w:rsidR="00BE072A" w:rsidDel="00BB46EE">
          <w:delText xml:space="preserve"> Gambar 4.1</w:delText>
        </w:r>
      </w:del>
      <w:del w:id="3175" w:author="ditaoktaria" w:date="2015-07-06T15:27:00Z">
        <w:r w:rsidR="00BE072A" w:rsidDel="00B02086">
          <w:delText>1</w:delText>
        </w:r>
      </w:del>
      <w:del w:id="3176" w:author="ditaoktaria" w:date="2015-07-29T09:43:00Z">
        <w:r w:rsidR="00BE072A" w:rsidDel="00BB46EE">
          <w:delText xml:space="preserve"> adalah gamb</w:delText>
        </w:r>
        <w:r w:rsidR="004057C6" w:rsidDel="00BB46EE">
          <w:delText>a</w:delText>
        </w:r>
        <w:r w:rsidR="00123F08" w:rsidDel="00BB46EE">
          <w:delText>r perancangan antarmuka halaman utama.</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D9354D" w:rsidDel="00BB46EE" w14:paraId="69985913" w14:textId="2BBF200A" w:rsidTr="00D9354D">
        <w:trPr>
          <w:del w:id="3177" w:author="ditaoktaria" w:date="2015-07-29T09:43:00Z"/>
        </w:trPr>
        <w:tc>
          <w:tcPr>
            <w:tcW w:w="4928" w:type="dxa"/>
          </w:tcPr>
          <w:p w14:paraId="0EE1D8ED" w14:textId="233834A9" w:rsidR="00D9354D" w:rsidDel="00BB46EE" w:rsidRDefault="00D9354D" w:rsidP="00D9354D">
            <w:pPr>
              <w:ind w:firstLine="0"/>
              <w:rPr>
                <w:del w:id="3178" w:author="ditaoktaria" w:date="2015-07-29T09:43:00Z"/>
              </w:rPr>
            </w:pPr>
            <w:del w:id="3179" w:author="ditaoktaria" w:date="2015-07-29T09:41:00Z">
              <w:r w:rsidRPr="00CC66A4" w:rsidDel="00BB46EE">
                <w:rPr>
                  <w:noProof/>
                </w:rPr>
                <w:drawing>
                  <wp:inline distT="0" distB="0" distL="0" distR="0" wp14:anchorId="0BDD1DCE" wp14:editId="4EF38AF9">
                    <wp:extent cx="2868754" cy="1896118"/>
                    <wp:effectExtent l="25400" t="25400" r="27305" b="34290"/>
                    <wp:docPr id="38" name="Picture 38" descr="Server HD:Users:ditaoktaria:Documen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home.jpg"/>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871173" cy="1897717"/>
                            </a:xfrm>
                            <a:prstGeom prst="rect">
                              <a:avLst/>
                            </a:prstGeom>
                            <a:noFill/>
                            <a:ln>
                              <a:solidFill>
                                <a:schemeClr val="bg1">
                                  <a:lumMod val="50000"/>
                                </a:schemeClr>
                              </a:solidFill>
                            </a:ln>
                          </pic:spPr>
                        </pic:pic>
                      </a:graphicData>
                    </a:graphic>
                  </wp:inline>
                </w:drawing>
              </w:r>
            </w:del>
            <w:del w:id="3180" w:author="ditaoktaria" w:date="2015-06-29T09:39:00Z">
              <w:r w:rsidRPr="00891550" w:rsidDel="008D0CDA">
                <w:rPr>
                  <w:noProof/>
                </w:rPr>
                <w:drawing>
                  <wp:inline distT="0" distB="0" distL="0" distR="0" wp14:anchorId="0B01DC18" wp14:editId="46D1A09D">
                    <wp:extent cx="2884742" cy="1906684"/>
                    <wp:effectExtent l="25400" t="25400" r="36830" b="24130"/>
                    <wp:docPr id="37" name="Picture 37"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del>
          </w:p>
        </w:tc>
        <w:tc>
          <w:tcPr>
            <w:tcW w:w="3088" w:type="dxa"/>
          </w:tcPr>
          <w:p w14:paraId="094BAF34" w14:textId="3E48FFA0" w:rsidR="00D9354D" w:rsidDel="00BB46EE" w:rsidRDefault="00D9354D" w:rsidP="00D9354D">
            <w:pPr>
              <w:ind w:firstLine="0"/>
              <w:rPr>
                <w:del w:id="3181" w:author="ditaoktaria" w:date="2015-07-29T09:43:00Z"/>
                <w:b/>
              </w:rPr>
            </w:pPr>
            <w:del w:id="3182" w:author="ditaoktaria" w:date="2015-07-29T09:43:00Z">
              <w:r w:rsidDel="00BB46EE">
                <w:rPr>
                  <w:b/>
                </w:rPr>
                <w:delText>Keterangan :</w:delText>
              </w:r>
            </w:del>
          </w:p>
          <w:p w14:paraId="378D0CB9" w14:textId="77777777" w:rsidR="00D9354D" w:rsidRPr="00AE5DAE" w:rsidDel="009674A4" w:rsidRDefault="00D9354D" w:rsidP="00D9354D">
            <w:pPr>
              <w:pStyle w:val="ListParagraph"/>
              <w:numPr>
                <w:ilvl w:val="0"/>
                <w:numId w:val="71"/>
              </w:numPr>
              <w:ind w:left="317"/>
              <w:rPr>
                <w:del w:id="3183" w:author="ditaoktaria" w:date="2015-06-29T09:48:00Z"/>
              </w:rPr>
            </w:pPr>
            <w:del w:id="3184" w:author="ditaoktaria" w:date="2015-06-29T09:48:00Z">
              <w:r w:rsidDel="009674A4">
                <w:delText xml:space="preserve">Menu </w:delText>
              </w:r>
              <w:r w:rsidDel="009674A4">
                <w:rPr>
                  <w:i/>
                </w:rPr>
                <w:delText>Materials</w:delText>
              </w:r>
            </w:del>
          </w:p>
          <w:p w14:paraId="392DDCD7" w14:textId="77777777" w:rsidR="00D9354D" w:rsidRPr="00AE5DAE" w:rsidDel="009674A4" w:rsidRDefault="00D9354D" w:rsidP="00D9354D">
            <w:pPr>
              <w:pStyle w:val="ListParagraph"/>
              <w:numPr>
                <w:ilvl w:val="0"/>
                <w:numId w:val="71"/>
              </w:numPr>
              <w:ind w:left="317"/>
              <w:rPr>
                <w:del w:id="3185" w:author="ditaoktaria" w:date="2015-06-29T09:48:00Z"/>
              </w:rPr>
            </w:pPr>
            <w:del w:id="3186" w:author="ditaoktaria" w:date="2015-06-29T09:48:00Z">
              <w:r w:rsidDel="009674A4">
                <w:delText xml:space="preserve">Menu </w:delText>
              </w:r>
              <w:r w:rsidDel="009674A4">
                <w:rPr>
                  <w:i/>
                </w:rPr>
                <w:delText>Account</w:delText>
              </w:r>
            </w:del>
          </w:p>
          <w:p w14:paraId="2F7DF075" w14:textId="77777777" w:rsidR="00D9354D" w:rsidRPr="00AE5DAE" w:rsidDel="009674A4" w:rsidRDefault="00D9354D" w:rsidP="00D9354D">
            <w:pPr>
              <w:pStyle w:val="ListParagraph"/>
              <w:numPr>
                <w:ilvl w:val="0"/>
                <w:numId w:val="71"/>
              </w:numPr>
              <w:ind w:left="317"/>
              <w:rPr>
                <w:del w:id="3187" w:author="ditaoktaria" w:date="2015-06-29T09:48:00Z"/>
              </w:rPr>
            </w:pPr>
            <w:del w:id="3188" w:author="ditaoktaria" w:date="2015-06-29T09:48:00Z">
              <w:r w:rsidDel="009674A4">
                <w:delText xml:space="preserve">Menu </w:delText>
              </w:r>
              <w:r w:rsidDel="009674A4">
                <w:rPr>
                  <w:i/>
                </w:rPr>
                <w:delText>Upload Materials</w:delText>
              </w:r>
            </w:del>
          </w:p>
          <w:p w14:paraId="0D7E95DE" w14:textId="77777777" w:rsidR="00D9354D" w:rsidRPr="00AE5DAE" w:rsidDel="009674A4" w:rsidRDefault="00D9354D" w:rsidP="00D9354D">
            <w:pPr>
              <w:pStyle w:val="ListParagraph"/>
              <w:numPr>
                <w:ilvl w:val="0"/>
                <w:numId w:val="71"/>
              </w:numPr>
              <w:ind w:left="317"/>
              <w:rPr>
                <w:del w:id="3189" w:author="ditaoktaria" w:date="2015-06-29T09:48:00Z"/>
              </w:rPr>
            </w:pPr>
            <w:del w:id="3190" w:author="ditaoktaria" w:date="2015-06-29T09:48:00Z">
              <w:r w:rsidDel="009674A4">
                <w:delText xml:space="preserve">Menu </w:delText>
              </w:r>
              <w:r w:rsidDel="009674A4">
                <w:rPr>
                  <w:i/>
                </w:rPr>
                <w:delText>Add Folder</w:delText>
              </w:r>
            </w:del>
          </w:p>
          <w:p w14:paraId="08F57388" w14:textId="7C0D2CAD" w:rsidR="00D9354D" w:rsidRPr="00AE5DAE" w:rsidDel="00BB46EE" w:rsidRDefault="00D9354D" w:rsidP="00D9354D">
            <w:pPr>
              <w:pStyle w:val="ListParagraph"/>
              <w:numPr>
                <w:ilvl w:val="3"/>
                <w:numId w:val="23"/>
              </w:numPr>
              <w:ind w:left="287"/>
              <w:rPr>
                <w:del w:id="3191" w:author="ditaoktaria" w:date="2015-07-29T09:43:00Z"/>
                <w:i/>
              </w:rPr>
            </w:pPr>
            <w:del w:id="3192" w:author="ditaoktaria" w:date="2015-07-29T09:43:00Z">
              <w:r w:rsidDel="00BB46EE">
                <w:delText xml:space="preserve">Menu </w:delText>
              </w:r>
              <w:r w:rsidRPr="00AE5DAE" w:rsidDel="00BB46EE">
                <w:rPr>
                  <w:i/>
                </w:rPr>
                <w:delText>Materials</w:delText>
              </w:r>
            </w:del>
          </w:p>
          <w:p w14:paraId="4B5DE0E7" w14:textId="2C946E69" w:rsidR="00D9354D" w:rsidDel="00BB46EE" w:rsidRDefault="00D9354D" w:rsidP="00D9354D">
            <w:pPr>
              <w:pStyle w:val="ListParagraph"/>
              <w:numPr>
                <w:ilvl w:val="3"/>
                <w:numId w:val="23"/>
              </w:numPr>
              <w:ind w:left="287"/>
              <w:rPr>
                <w:del w:id="3193" w:author="ditaoktaria" w:date="2015-07-29T09:43:00Z"/>
                <w:i/>
              </w:rPr>
            </w:pPr>
            <w:del w:id="3194" w:author="ditaoktaria" w:date="2015-07-29T09:43:00Z">
              <w:r w:rsidDel="00BB46EE">
                <w:delText xml:space="preserve">Menu </w:delText>
              </w:r>
              <w:r w:rsidRPr="00AE5DAE" w:rsidDel="00BB46EE">
                <w:rPr>
                  <w:i/>
                </w:rPr>
                <w:delText>Account</w:delText>
              </w:r>
            </w:del>
          </w:p>
          <w:p w14:paraId="6B89D61B" w14:textId="488B90F7" w:rsidR="00D9354D" w:rsidDel="00D62CC5" w:rsidRDefault="00D9354D" w:rsidP="00D9354D">
            <w:pPr>
              <w:pStyle w:val="ListParagraph"/>
              <w:numPr>
                <w:ilvl w:val="3"/>
                <w:numId w:val="23"/>
              </w:numPr>
              <w:ind w:left="287"/>
              <w:rPr>
                <w:del w:id="3195" w:author="ditaoktaria" w:date="2015-07-29T09:39:00Z"/>
                <w:i/>
              </w:rPr>
            </w:pPr>
            <w:del w:id="3196" w:author="ditaoktaria" w:date="2015-07-29T09:39:00Z">
              <w:r w:rsidDel="00D62CC5">
                <w:delText xml:space="preserve">Menu </w:delText>
              </w:r>
              <w:r w:rsidDel="00D62CC5">
                <w:rPr>
                  <w:i/>
                </w:rPr>
                <w:delText>Upload</w:delText>
              </w:r>
            </w:del>
          </w:p>
          <w:p w14:paraId="3C7A4BF2" w14:textId="5516E780" w:rsidR="00D9354D" w:rsidDel="00D62CC5" w:rsidRDefault="00D9354D" w:rsidP="00D9354D">
            <w:pPr>
              <w:pStyle w:val="ListParagraph"/>
              <w:numPr>
                <w:ilvl w:val="3"/>
                <w:numId w:val="23"/>
              </w:numPr>
              <w:ind w:left="287"/>
              <w:rPr>
                <w:del w:id="3197" w:author="ditaoktaria" w:date="2015-07-29T09:39:00Z"/>
                <w:i/>
              </w:rPr>
            </w:pPr>
            <w:del w:id="3198" w:author="ditaoktaria" w:date="2015-07-29T09:39:00Z">
              <w:r w:rsidDel="00D62CC5">
                <w:delText xml:space="preserve">Menu </w:delText>
              </w:r>
              <w:r w:rsidDel="00D62CC5">
                <w:rPr>
                  <w:i/>
                </w:rPr>
                <w:delText>Add Folder</w:delText>
              </w:r>
            </w:del>
          </w:p>
          <w:p w14:paraId="0012BAE3" w14:textId="5828AE9A" w:rsidR="00D9354D" w:rsidRPr="00D9354D" w:rsidDel="00BB46EE" w:rsidRDefault="00D9354D" w:rsidP="00D9354D">
            <w:pPr>
              <w:pStyle w:val="ListParagraph"/>
              <w:numPr>
                <w:ilvl w:val="3"/>
                <w:numId w:val="23"/>
              </w:numPr>
              <w:ind w:left="287"/>
              <w:rPr>
                <w:del w:id="3199" w:author="ditaoktaria" w:date="2015-07-29T09:43:00Z"/>
                <w:i/>
              </w:rPr>
            </w:pPr>
            <w:del w:id="3200" w:author="ditaoktaria" w:date="2015-07-29T09:43:00Z">
              <w:r w:rsidDel="00BB46EE">
                <w:delText>Daftar mata kuliah yang dimiliki akun</w:delText>
              </w:r>
            </w:del>
          </w:p>
        </w:tc>
      </w:tr>
    </w:tbl>
    <w:p w14:paraId="1994AA50" w14:textId="04DC7C2A" w:rsidR="00192C10" w:rsidRDefault="00192C10">
      <w:pPr>
        <w:pStyle w:val="Heading6"/>
        <w:numPr>
          <w:ilvl w:val="0"/>
          <w:numId w:val="57"/>
        </w:numPr>
        <w:ind w:left="720"/>
        <w:rPr>
          <w:ins w:id="3201" w:author="ditaoktaria" w:date="2015-08-04T13:52:00Z"/>
        </w:rPr>
      </w:pPr>
      <w:ins w:id="3202" w:author="ditaoktaria" w:date="2015-08-04T13:52:00Z">
        <w:r>
          <w:t>Antarmuka Login</w:t>
        </w:r>
      </w:ins>
    </w:p>
    <w:p w14:paraId="5D365972" w14:textId="33F4C20C" w:rsidR="00192C10" w:rsidRDefault="00192C10" w:rsidP="00192C10">
      <w:pPr>
        <w:rPr>
          <w:ins w:id="3203" w:author="ditaoktaria" w:date="2015-08-04T13:52:00Z"/>
        </w:rPr>
      </w:pPr>
      <w:ins w:id="3204" w:author="ditaoktaria" w:date="2015-08-04T13:52:00Z">
        <w:r>
          <w:t xml:space="preserve">Halaman </w:t>
        </w:r>
        <w:r>
          <w:rPr>
            <w:i/>
          </w:rPr>
          <w:t>Login</w:t>
        </w:r>
        <w:r>
          <w:t xml:space="preserve"> ditampilkan ketika pengguna mengklik </w:t>
        </w:r>
        <w:r>
          <w:rPr>
            <w:i/>
          </w:rPr>
          <w:t xml:space="preserve">checkbox </w:t>
        </w:r>
        <w:r>
          <w:t>pada materi. Pada halaman ini akan ditampilkan d</w:t>
        </w:r>
        <w:r w:rsidRPr="008E77BF">
          <w:t>aftar</w:t>
        </w:r>
        <w:r>
          <w:t xml:space="preserve"> materi yang dimiliki oleh mata kuliah yang dipilih sebelumnya oleh pengguna. Selain itu halaman kelola materi juga menampilkan menu-menu untuk mengelola materi, yaitu </w:t>
        </w:r>
        <w:r>
          <w:rPr>
            <w:i/>
          </w:rPr>
          <w:t xml:space="preserve">edit </w:t>
        </w:r>
        <w:r>
          <w:t>dan</w:t>
        </w:r>
        <w:r>
          <w:rPr>
            <w:i/>
          </w:rPr>
          <w:t xml:space="preserve"> delete. </w:t>
        </w:r>
        <w:r>
          <w:t>Gambar 4.12 adalah gambar perancangan halaman kelola materi.</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3205" w:author="ditaoktaria" w:date="2015-08-04T13:5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4928"/>
        <w:gridCol w:w="3088"/>
        <w:tblGridChange w:id="3206">
          <w:tblGrid>
            <w:gridCol w:w="4928"/>
            <w:gridCol w:w="3088"/>
          </w:tblGrid>
        </w:tblGridChange>
      </w:tblGrid>
      <w:tr w:rsidR="00192C10" w14:paraId="595500FA" w14:textId="77777777" w:rsidTr="0018380E">
        <w:trPr>
          <w:trHeight w:val="3304"/>
          <w:ins w:id="3207" w:author="ditaoktaria" w:date="2015-08-04T13:52:00Z"/>
          <w:trPrChange w:id="3208" w:author="ditaoktaria" w:date="2015-08-04T13:59:00Z">
            <w:trPr>
              <w:trHeight w:val="3164"/>
            </w:trPr>
          </w:trPrChange>
        </w:trPr>
        <w:tc>
          <w:tcPr>
            <w:tcW w:w="4928" w:type="dxa"/>
            <w:tcPrChange w:id="3209" w:author="ditaoktaria" w:date="2015-08-04T13:59:00Z">
              <w:tcPr>
                <w:tcW w:w="4928" w:type="dxa"/>
              </w:tcPr>
            </w:tcPrChange>
          </w:tcPr>
          <w:p w14:paraId="09124A07" w14:textId="686D052B" w:rsidR="00192C10" w:rsidRPr="0018380E" w:rsidRDefault="00192C10" w:rsidP="0018380E">
            <w:pPr>
              <w:keepNext/>
              <w:ind w:firstLine="0"/>
              <w:rPr>
                <w:ins w:id="3210" w:author="ditaoktaria" w:date="2015-08-04T13:52:00Z"/>
              </w:rPr>
            </w:pPr>
            <w:ins w:id="3211" w:author="ditaoktaria" w:date="2015-08-04T13:53:00Z">
              <w:r>
                <w:rPr>
                  <w:noProof/>
                </w:rPr>
                <w:drawing>
                  <wp:inline distT="0" distB="0" distL="0" distR="0" wp14:anchorId="591AE5F1" wp14:editId="5111F6CE">
                    <wp:extent cx="2992120" cy="1872615"/>
                    <wp:effectExtent l="25400" t="25400" r="30480" b="32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69.jpg"/>
                            <pic:cNvPicPr/>
                          </pic:nvPicPr>
                          <pic:blipFill>
                            <a:blip r:embed="rId49">
                              <a:extLst>
                                <a:ext uri="{28A0092B-C50C-407E-A947-70E740481C1C}">
                                  <a14:useLocalDpi xmlns:a14="http://schemas.microsoft.com/office/drawing/2010/main" val="0"/>
                                </a:ext>
                              </a:extLst>
                            </a:blip>
                            <a:stretch>
                              <a:fillRect/>
                            </a:stretch>
                          </pic:blipFill>
                          <pic:spPr>
                            <a:xfrm>
                              <a:off x="0" y="0"/>
                              <a:ext cx="2992120" cy="1872615"/>
                            </a:xfrm>
                            <a:prstGeom prst="rect">
                              <a:avLst/>
                            </a:prstGeom>
                            <a:ln>
                              <a:solidFill>
                                <a:schemeClr val="bg2">
                                  <a:lumMod val="50000"/>
                                </a:schemeClr>
                              </a:solidFill>
                            </a:ln>
                          </pic:spPr>
                        </pic:pic>
                      </a:graphicData>
                    </a:graphic>
                  </wp:inline>
                </w:drawing>
              </w:r>
            </w:ins>
          </w:p>
        </w:tc>
        <w:tc>
          <w:tcPr>
            <w:tcW w:w="3088" w:type="dxa"/>
            <w:tcPrChange w:id="3212" w:author="ditaoktaria" w:date="2015-08-04T13:59:00Z">
              <w:tcPr>
                <w:tcW w:w="3088" w:type="dxa"/>
              </w:tcPr>
            </w:tcPrChange>
          </w:tcPr>
          <w:p w14:paraId="1DAE9954" w14:textId="77777777" w:rsidR="00192C10" w:rsidRDefault="00192C10" w:rsidP="00192C10">
            <w:pPr>
              <w:ind w:firstLine="0"/>
              <w:rPr>
                <w:ins w:id="3213" w:author="ditaoktaria" w:date="2015-08-04T13:52:00Z"/>
                <w:b/>
              </w:rPr>
            </w:pPr>
            <w:ins w:id="3214" w:author="ditaoktaria" w:date="2015-08-04T13:52:00Z">
              <w:r>
                <w:rPr>
                  <w:b/>
                </w:rPr>
                <w:t>Keterangan :</w:t>
              </w:r>
            </w:ins>
          </w:p>
          <w:p w14:paraId="4E3CFA7D" w14:textId="77777777" w:rsidR="00192C10" w:rsidRPr="00AE5DAE" w:rsidRDefault="00192C10" w:rsidP="00192C10">
            <w:pPr>
              <w:pStyle w:val="ListParagraph"/>
              <w:numPr>
                <w:ilvl w:val="0"/>
                <w:numId w:val="71"/>
              </w:numPr>
              <w:ind w:left="317"/>
              <w:rPr>
                <w:ins w:id="3215" w:author="ditaoktaria" w:date="2015-08-04T13:52:00Z"/>
              </w:rPr>
            </w:pPr>
            <w:ins w:id="3216" w:author="ditaoktaria" w:date="2015-08-04T13:52:00Z">
              <w:r>
                <w:t xml:space="preserve">Menu </w:t>
              </w:r>
              <w:r>
                <w:rPr>
                  <w:i/>
                </w:rPr>
                <w:t>Materials</w:t>
              </w:r>
            </w:ins>
          </w:p>
          <w:p w14:paraId="1462787C" w14:textId="77777777" w:rsidR="00192C10" w:rsidRPr="00AE5DAE" w:rsidRDefault="00192C10" w:rsidP="00192C10">
            <w:pPr>
              <w:pStyle w:val="ListParagraph"/>
              <w:numPr>
                <w:ilvl w:val="0"/>
                <w:numId w:val="71"/>
              </w:numPr>
              <w:ind w:left="317"/>
              <w:rPr>
                <w:ins w:id="3217" w:author="ditaoktaria" w:date="2015-08-04T13:52:00Z"/>
              </w:rPr>
            </w:pPr>
            <w:ins w:id="3218" w:author="ditaoktaria" w:date="2015-08-04T13:52:00Z">
              <w:r>
                <w:t xml:space="preserve">Menu </w:t>
              </w:r>
              <w:r>
                <w:rPr>
                  <w:i/>
                </w:rPr>
                <w:t>Account</w:t>
              </w:r>
            </w:ins>
          </w:p>
          <w:p w14:paraId="20B4F62E" w14:textId="77777777" w:rsidR="00192C10" w:rsidRPr="00891550" w:rsidRDefault="00192C10" w:rsidP="00192C10">
            <w:pPr>
              <w:pStyle w:val="ListParagraph"/>
              <w:numPr>
                <w:ilvl w:val="0"/>
                <w:numId w:val="71"/>
              </w:numPr>
              <w:ind w:left="317"/>
              <w:rPr>
                <w:ins w:id="3219" w:author="ditaoktaria" w:date="2015-08-04T13:52:00Z"/>
              </w:rPr>
            </w:pPr>
            <w:ins w:id="3220" w:author="ditaoktaria" w:date="2015-08-04T13:52:00Z">
              <w:r>
                <w:t>Daftar Materi</w:t>
              </w:r>
            </w:ins>
          </w:p>
        </w:tc>
      </w:tr>
    </w:tbl>
    <w:p w14:paraId="647C90E1" w14:textId="1F32517E" w:rsidR="0018380E" w:rsidRPr="0018380E" w:rsidRDefault="0018380E">
      <w:pPr>
        <w:pStyle w:val="Caption"/>
        <w:rPr>
          <w:ins w:id="3221" w:author="ditaoktaria" w:date="2015-08-04T13:59:00Z"/>
          <w:b w:val="0"/>
          <w:rPrChange w:id="3222" w:author="ditaoktaria" w:date="2015-08-04T14:00:00Z">
            <w:rPr>
              <w:ins w:id="3223" w:author="ditaoktaria" w:date="2015-08-04T13:59:00Z"/>
            </w:rPr>
          </w:rPrChange>
        </w:rPr>
        <w:pPrChange w:id="3224" w:author="ditaoktaria" w:date="2015-08-04T14:00:00Z">
          <w:pPr>
            <w:pStyle w:val="Heading6"/>
            <w:numPr>
              <w:numId w:val="57"/>
            </w:numPr>
            <w:ind w:left="720" w:hanging="360"/>
          </w:pPr>
        </w:pPrChange>
      </w:pPr>
      <w:ins w:id="3225" w:author="ditaoktaria" w:date="2015-08-04T13:59:00Z">
        <w:r w:rsidRPr="0029089E">
          <w:t xml:space="preserve">Gambar 4. </w:t>
        </w:r>
        <w:r w:rsidRPr="0029089E">
          <w:fldChar w:fldCharType="begin"/>
        </w:r>
        <w:r w:rsidRPr="0029089E">
          <w:rPr>
            <w:rPrChange w:id="3226" w:author="ditaoktaria" w:date="2015-08-04T14:57:00Z">
              <w:rPr/>
            </w:rPrChange>
          </w:rPr>
          <w:instrText xml:space="preserve"> SEQ Gambar_4. \* ARABIC </w:instrText>
        </w:r>
        <w:r w:rsidRPr="0029089E">
          <w:rPr>
            <w:rPrChange w:id="3227" w:author="ditaoktaria" w:date="2015-08-04T14:57:00Z">
              <w:rPr/>
            </w:rPrChange>
          </w:rPr>
          <w:fldChar w:fldCharType="separate"/>
        </w:r>
      </w:ins>
      <w:r w:rsidRPr="0029089E">
        <w:rPr>
          <w:noProof/>
          <w:rPrChange w:id="3228" w:author="ditaoktaria" w:date="2015-08-04T14:57:00Z">
            <w:rPr>
              <w:noProof/>
            </w:rPr>
          </w:rPrChange>
        </w:rPr>
        <w:t>12</w:t>
      </w:r>
      <w:ins w:id="3229" w:author="ditaoktaria" w:date="2015-08-04T13:59:00Z">
        <w:r w:rsidRPr="0029089E">
          <w:rPr>
            <w:rPrChange w:id="3230" w:author="ditaoktaria" w:date="2015-08-04T14:57:00Z">
              <w:rPr/>
            </w:rPrChange>
          </w:rPr>
          <w:fldChar w:fldCharType="end"/>
        </w:r>
        <w:r w:rsidRPr="0018380E">
          <w:rPr>
            <w:b w:val="0"/>
            <w:rPrChange w:id="3231" w:author="ditaoktaria" w:date="2015-08-04T14:00:00Z">
              <w:rPr/>
            </w:rPrChange>
          </w:rPr>
          <w:t xml:space="preserve"> Antarmuka</w:t>
        </w:r>
        <w:r w:rsidRPr="0018380E">
          <w:rPr>
            <w:b w:val="0"/>
            <w:i/>
            <w:rPrChange w:id="3232" w:author="ditaoktaria" w:date="2015-08-04T14:03:00Z">
              <w:rPr/>
            </w:rPrChange>
          </w:rPr>
          <w:t xml:space="preserve"> Login</w:t>
        </w:r>
      </w:ins>
    </w:p>
    <w:p w14:paraId="0E8037EC" w14:textId="1C7A4423" w:rsidR="00D9354D" w:rsidDel="00BB46EE" w:rsidRDefault="00D9354D" w:rsidP="00D9354D">
      <w:pPr>
        <w:pStyle w:val="Caption"/>
        <w:rPr>
          <w:del w:id="3233" w:author="ditaoktaria" w:date="2015-07-29T09:43:00Z"/>
        </w:rPr>
      </w:pPr>
      <w:del w:id="3234" w:author="ditaoktaria" w:date="2015-07-29T09:43:00Z">
        <w:r w:rsidDel="00BB46EE">
          <w:delText xml:space="preserve">Gambar 4. </w:delText>
        </w:r>
        <w:r w:rsidR="000525F7" w:rsidDel="00BB46EE">
          <w:fldChar w:fldCharType="begin"/>
        </w:r>
        <w:r w:rsidR="000525F7" w:rsidDel="00BB46EE">
          <w:delInstrText xml:space="preserve"> SEQ Gambar_4. \* ARABIC </w:delInstrText>
        </w:r>
        <w:r w:rsidR="000525F7" w:rsidDel="00BB46EE">
          <w:fldChar w:fldCharType="separate"/>
        </w:r>
        <w:r w:rsidDel="00BB46EE">
          <w:rPr>
            <w:noProof/>
          </w:rPr>
          <w:delText>12</w:delText>
        </w:r>
        <w:r w:rsidR="000525F7" w:rsidDel="00BB46EE">
          <w:rPr>
            <w:noProof/>
          </w:rPr>
          <w:fldChar w:fldCharType="end"/>
        </w:r>
        <w:r w:rsidDel="00BB46EE">
          <w:delText xml:space="preserve"> </w:delText>
        </w:r>
        <w:r w:rsidDel="00BB46EE">
          <w:rPr>
            <w:b w:val="0"/>
          </w:rPr>
          <w:delText xml:space="preserve">Antarmuka Halaman </w:delText>
        </w:r>
        <w:r w:rsidR="008E336F" w:rsidDel="00BB46EE">
          <w:rPr>
            <w:b w:val="0"/>
          </w:rPr>
          <w:delText>Utama</w:delText>
        </w:r>
      </w:del>
    </w:p>
    <w:p w14:paraId="5A8AF297" w14:textId="7086C47A" w:rsidR="006E7731" w:rsidRPr="00023395" w:rsidDel="00B02086" w:rsidRDefault="00D32B0E" w:rsidP="00AE5DAE">
      <w:pPr>
        <w:pStyle w:val="Caption"/>
        <w:rPr>
          <w:del w:id="3235" w:author="ditaoktaria" w:date="2015-07-06T15:28:00Z"/>
        </w:rPr>
      </w:pPr>
      <w:del w:id="3236" w:author="ditaoktaria" w:date="2015-07-06T15:28:00Z">
        <w:r w:rsidDel="00B02086">
          <w:delText xml:space="preserve">Gambar 4. </w:delText>
        </w:r>
        <w:r w:rsidR="00B02086" w:rsidDel="00B02086">
          <w:fldChar w:fldCharType="begin"/>
        </w:r>
        <w:r w:rsidR="00B02086" w:rsidDel="00B02086">
          <w:delInstrText xml:space="preserve"> SEQ Gambar_4. \* ARABIC </w:delInstrText>
        </w:r>
        <w:r w:rsidR="00B02086" w:rsidDel="00B02086">
          <w:fldChar w:fldCharType="separate"/>
        </w:r>
      </w:del>
      <w:del w:id="3237" w:author="ditaoktaria" w:date="2015-07-06T10:32:00Z">
        <w:r w:rsidR="00AC2D5F" w:rsidDel="00494234">
          <w:rPr>
            <w:noProof/>
          </w:rPr>
          <w:delText>12</w:delText>
        </w:r>
      </w:del>
      <w:del w:id="3238" w:author="ditaoktaria" w:date="2015-07-06T15:28:00Z">
        <w:r w:rsidR="00B02086" w:rsidDel="00B02086">
          <w:rPr>
            <w:noProof/>
          </w:rPr>
          <w:fldChar w:fldCharType="end"/>
        </w:r>
        <w:r w:rsidDel="00B02086">
          <w:delText xml:space="preserve"> </w:delText>
        </w:r>
        <w:r w:rsidDel="00B02086">
          <w:rPr>
            <w:b w:val="0"/>
          </w:rPr>
          <w:delText>Antarmuka Halaman Utama</w:delText>
        </w:r>
      </w:del>
    </w:p>
    <w:p w14:paraId="7468290E" w14:textId="5DF674A8" w:rsidR="00A10954" w:rsidRDefault="00A10954" w:rsidP="00AE5DAE">
      <w:pPr>
        <w:pStyle w:val="Heading6"/>
        <w:numPr>
          <w:ilvl w:val="0"/>
          <w:numId w:val="57"/>
        </w:numPr>
        <w:ind w:left="720"/>
      </w:pPr>
      <w:r>
        <w:t xml:space="preserve">Antarmuka </w:t>
      </w:r>
      <w:r w:rsidR="00574102">
        <w:t xml:space="preserve">Halaman </w:t>
      </w:r>
      <w:ins w:id="3239" w:author="ditaoktaria" w:date="2015-08-04T14:03:00Z">
        <w:r w:rsidR="0018380E">
          <w:t xml:space="preserve">Presentasi </w:t>
        </w:r>
      </w:ins>
      <w:del w:id="3240" w:author="ditaoktaria" w:date="2015-08-04T14:03:00Z">
        <w:r w:rsidDel="0018380E">
          <w:delText>Kelola Materi</w:delText>
        </w:r>
      </w:del>
      <w:ins w:id="3241" w:author="ditaoktaria" w:date="2015-08-04T14:03:00Z">
        <w:r w:rsidR="0018380E">
          <w:t>Materi</w:t>
        </w:r>
      </w:ins>
    </w:p>
    <w:p w14:paraId="14396912" w14:textId="4AAF3231" w:rsidR="00DE7826" w:rsidRDefault="00123F08" w:rsidP="00AE5DAE">
      <w:pPr>
        <w:rPr>
          <w:ins w:id="3242" w:author="ditaoktaria" w:date="2015-06-29T09:47:00Z"/>
        </w:rPr>
      </w:pPr>
      <w:r>
        <w:t xml:space="preserve">Halaman kelola materi ditampilkan ketika pengguna mengklik </w:t>
      </w:r>
      <w:r>
        <w:rPr>
          <w:i/>
        </w:rPr>
        <w:t xml:space="preserve">checkbox </w:t>
      </w:r>
      <w:r>
        <w:t xml:space="preserve">pada materi. </w:t>
      </w:r>
      <w:r w:rsidR="008A02A5">
        <w:t>Pada halaman ini akan ditampilkan d</w:t>
      </w:r>
      <w:r w:rsidR="008A02A5" w:rsidRPr="008E77BF">
        <w:t>aftar</w:t>
      </w:r>
      <w:r w:rsidR="008A02A5">
        <w:t xml:space="preserve"> materi yang dimiliki oleh </w:t>
      </w:r>
      <w:r w:rsidR="008A02A5">
        <w:lastRenderedPageBreak/>
        <w:t>mata kuliah yang dipilih sebelumnya oleh pengguna</w:t>
      </w:r>
      <w:r w:rsidR="00C1642A">
        <w:t>. Selain itu</w:t>
      </w:r>
      <w:r w:rsidR="008A02A5">
        <w:t xml:space="preserve"> </w:t>
      </w:r>
      <w:r w:rsidR="00C1642A">
        <w:t>ha</w:t>
      </w:r>
      <w:r>
        <w:t xml:space="preserve">laman kelola materi </w:t>
      </w:r>
      <w:r w:rsidR="00C1642A">
        <w:t xml:space="preserve">juga </w:t>
      </w:r>
      <w:r>
        <w:t xml:space="preserve">menampilkan </w:t>
      </w:r>
      <w:r w:rsidR="008E77BF">
        <w:t xml:space="preserve">menu-menu untuk mengelola materi, yaitu </w:t>
      </w:r>
      <w:r w:rsidR="008E77BF">
        <w:rPr>
          <w:i/>
        </w:rPr>
        <w:t>edit</w:t>
      </w:r>
      <w:del w:id="3243" w:author="ditaoktaria" w:date="2015-07-29T09:28:00Z">
        <w:r w:rsidR="008E77BF" w:rsidDel="008561F1">
          <w:rPr>
            <w:i/>
          </w:rPr>
          <w:delText>,</w:delText>
        </w:r>
      </w:del>
      <w:ins w:id="3244" w:author="ditaoktaria" w:date="2015-07-29T09:28:00Z">
        <w:r w:rsidR="008561F1">
          <w:rPr>
            <w:i/>
          </w:rPr>
          <w:t xml:space="preserve"> </w:t>
        </w:r>
        <w:r w:rsidR="008561F1">
          <w:t>dan</w:t>
        </w:r>
      </w:ins>
      <w:r w:rsidR="008E77BF">
        <w:rPr>
          <w:i/>
        </w:rPr>
        <w:t xml:space="preserve"> delete</w:t>
      </w:r>
      <w:del w:id="3245" w:author="ditaoktaria" w:date="2015-07-29T09:28:00Z">
        <w:r w:rsidR="008E77BF" w:rsidDel="008561F1">
          <w:rPr>
            <w:i/>
          </w:rPr>
          <w:delText xml:space="preserve">, </w:delText>
        </w:r>
        <w:r w:rsidR="008E77BF" w:rsidDel="008561F1">
          <w:delText xml:space="preserve">dan </w:delText>
        </w:r>
        <w:r w:rsidR="008E77BF" w:rsidDel="008561F1">
          <w:rPr>
            <w:i/>
          </w:rPr>
          <w:delText>move to</w:delText>
        </w:r>
      </w:del>
      <w:r w:rsidR="008E77BF">
        <w:rPr>
          <w:i/>
        </w:rPr>
        <w:t>.</w:t>
      </w:r>
      <w:r w:rsidR="008A02A5">
        <w:rPr>
          <w:i/>
        </w:rPr>
        <w:t xml:space="preserve"> </w:t>
      </w:r>
      <w:r w:rsidR="00C1642A">
        <w:t xml:space="preserve">Gambar 4.12 </w:t>
      </w:r>
      <w:r w:rsidR="00BE072A">
        <w:t xml:space="preserve">adalah </w:t>
      </w:r>
      <w:r w:rsidR="00766AAE">
        <w:t>gambar perancangan halaman kelola materi.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9674A4" w14:paraId="0C993CDA" w14:textId="77777777" w:rsidTr="00D9354D">
        <w:trPr>
          <w:trHeight w:val="3164"/>
          <w:ins w:id="3246" w:author="ditaoktaria" w:date="2015-06-29T09:47:00Z"/>
        </w:trPr>
        <w:tc>
          <w:tcPr>
            <w:tcW w:w="4928" w:type="dxa"/>
          </w:tcPr>
          <w:p w14:paraId="28D3E8B5" w14:textId="14DA6185" w:rsidR="009674A4" w:rsidRDefault="0029089E" w:rsidP="0029089E">
            <w:pPr>
              <w:keepNext/>
              <w:ind w:firstLine="0"/>
              <w:rPr>
                <w:ins w:id="3247" w:author="ditaoktaria" w:date="2015-06-29T09:47:00Z"/>
              </w:rPr>
            </w:pPr>
            <w:ins w:id="3248" w:author="ditaoktaria" w:date="2015-08-04T14:55:00Z">
              <w:r>
                <w:rPr>
                  <w:noProof/>
                </w:rPr>
                <w:drawing>
                  <wp:inline distT="0" distB="0" distL="0" distR="0" wp14:anchorId="1DED6F55" wp14:editId="1F05A9F3">
                    <wp:extent cx="2972114" cy="19660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materi.jpg"/>
                            <pic:cNvPicPr/>
                          </pic:nvPicPr>
                          <pic:blipFill>
                            <a:blip r:embed="rId50">
                              <a:extLst>
                                <a:ext uri="{28A0092B-C50C-407E-A947-70E740481C1C}">
                                  <a14:useLocalDpi xmlns:a14="http://schemas.microsoft.com/office/drawing/2010/main" val="0"/>
                                </a:ext>
                              </a:extLst>
                            </a:blip>
                            <a:stretch>
                              <a:fillRect/>
                            </a:stretch>
                          </pic:blipFill>
                          <pic:spPr>
                            <a:xfrm>
                              <a:off x="0" y="0"/>
                              <a:ext cx="2972114" cy="1966061"/>
                            </a:xfrm>
                            <a:prstGeom prst="rect">
                              <a:avLst/>
                            </a:prstGeom>
                          </pic:spPr>
                        </pic:pic>
                      </a:graphicData>
                    </a:graphic>
                  </wp:inline>
                </w:drawing>
              </w:r>
            </w:ins>
          </w:p>
        </w:tc>
        <w:tc>
          <w:tcPr>
            <w:tcW w:w="3088" w:type="dxa"/>
          </w:tcPr>
          <w:p w14:paraId="649321BF" w14:textId="77777777" w:rsidR="009674A4" w:rsidRDefault="009674A4" w:rsidP="003C3617">
            <w:pPr>
              <w:ind w:firstLine="0"/>
              <w:rPr>
                <w:ins w:id="3249" w:author="ditaoktaria" w:date="2015-06-29T09:47:00Z"/>
                <w:b/>
              </w:rPr>
            </w:pPr>
            <w:ins w:id="3250" w:author="ditaoktaria" w:date="2015-06-29T09:47:00Z">
              <w:r>
                <w:rPr>
                  <w:b/>
                </w:rPr>
                <w:t>Keterangan :</w:t>
              </w:r>
            </w:ins>
          </w:p>
          <w:p w14:paraId="7B828CDA" w14:textId="77777777" w:rsidR="009674A4" w:rsidRPr="00AE5DAE" w:rsidRDefault="009674A4" w:rsidP="003C3617">
            <w:pPr>
              <w:pStyle w:val="ListParagraph"/>
              <w:numPr>
                <w:ilvl w:val="0"/>
                <w:numId w:val="71"/>
              </w:numPr>
              <w:ind w:left="317"/>
              <w:rPr>
                <w:ins w:id="3251" w:author="ditaoktaria" w:date="2015-06-29T09:47:00Z"/>
              </w:rPr>
            </w:pPr>
            <w:ins w:id="3252" w:author="ditaoktaria" w:date="2015-06-29T09:47:00Z">
              <w:r>
                <w:t xml:space="preserve">Menu </w:t>
              </w:r>
              <w:r>
                <w:rPr>
                  <w:i/>
                </w:rPr>
                <w:t>Materials</w:t>
              </w:r>
            </w:ins>
          </w:p>
          <w:p w14:paraId="5A6279AF" w14:textId="77777777" w:rsidR="009674A4" w:rsidRPr="00AE5DAE" w:rsidRDefault="009674A4" w:rsidP="003C3617">
            <w:pPr>
              <w:pStyle w:val="ListParagraph"/>
              <w:numPr>
                <w:ilvl w:val="0"/>
                <w:numId w:val="71"/>
              </w:numPr>
              <w:ind w:left="317"/>
              <w:rPr>
                <w:ins w:id="3253" w:author="ditaoktaria" w:date="2015-06-29T09:47:00Z"/>
              </w:rPr>
            </w:pPr>
            <w:ins w:id="3254" w:author="ditaoktaria" w:date="2015-06-29T09:47:00Z">
              <w:r>
                <w:t xml:space="preserve">Menu </w:t>
              </w:r>
              <w:r>
                <w:rPr>
                  <w:i/>
                </w:rPr>
                <w:t>Account</w:t>
              </w:r>
            </w:ins>
          </w:p>
          <w:p w14:paraId="319DC4F2" w14:textId="4BF2A815" w:rsidR="009674A4" w:rsidRPr="00891550" w:rsidRDefault="009674A4">
            <w:pPr>
              <w:pStyle w:val="ListParagraph"/>
              <w:numPr>
                <w:ilvl w:val="0"/>
                <w:numId w:val="71"/>
              </w:numPr>
              <w:ind w:left="317"/>
              <w:rPr>
                <w:ins w:id="3255" w:author="ditaoktaria" w:date="2015-06-29T09:47:00Z"/>
              </w:rPr>
              <w:pPrChange w:id="3256" w:author="ditaoktaria" w:date="2015-06-29T09:48:00Z">
                <w:pPr>
                  <w:pStyle w:val="ListParagraph"/>
                  <w:keepNext/>
                  <w:numPr>
                    <w:numId w:val="71"/>
                  </w:numPr>
                  <w:ind w:left="317" w:hanging="360"/>
                </w:pPr>
              </w:pPrChange>
            </w:pPr>
            <w:ins w:id="3257" w:author="ditaoktaria" w:date="2015-06-29T09:49:00Z">
              <w:r>
                <w:t>Daftar Materi</w:t>
              </w:r>
            </w:ins>
          </w:p>
        </w:tc>
      </w:tr>
    </w:tbl>
    <w:p w14:paraId="4F995A38" w14:textId="16534DBF" w:rsidR="00D9354D" w:rsidDel="006550CB" w:rsidRDefault="0029089E">
      <w:pPr>
        <w:pStyle w:val="Caption"/>
        <w:rPr>
          <w:del w:id="3258" w:author="ditaoktaria" w:date="2015-07-06T17:13:00Z"/>
        </w:rPr>
      </w:pPr>
      <w:bookmarkStart w:id="3259" w:name="_Toc297822212"/>
      <w:ins w:id="3260" w:author="ditaoktaria" w:date="2015-08-04T14:57:00Z">
        <w:r>
          <w:t xml:space="preserve">Gambar 4. </w:t>
        </w:r>
        <w:r>
          <w:rPr>
            <w:b w:val="0"/>
            <w:iCs w:val="0"/>
          </w:rPr>
          <w:fldChar w:fldCharType="begin"/>
        </w:r>
        <w:r>
          <w:instrText xml:space="preserve"> SEQ Gambar_4. \* ARABIC </w:instrText>
        </w:r>
        <w:r>
          <w:rPr>
            <w:b w:val="0"/>
            <w:iCs w:val="0"/>
          </w:rPr>
          <w:fldChar w:fldCharType="separate"/>
        </w:r>
      </w:ins>
      <w:r>
        <w:rPr>
          <w:noProof/>
        </w:rPr>
        <w:t>13</w:t>
      </w:r>
      <w:ins w:id="3261" w:author="ditaoktaria" w:date="2015-08-04T14:57:00Z">
        <w:r>
          <w:rPr>
            <w:b w:val="0"/>
            <w:iCs w:val="0"/>
          </w:rPr>
          <w:fldChar w:fldCharType="end"/>
        </w:r>
        <w:r>
          <w:t xml:space="preserve"> </w:t>
        </w:r>
        <w:r w:rsidRPr="0029089E">
          <w:rPr>
            <w:b w:val="0"/>
            <w:iCs w:val="0"/>
            <w:rPrChange w:id="3262" w:author="ditaoktaria" w:date="2015-08-04T14:57:00Z">
              <w:rPr>
                <w:b w:val="0"/>
                <w:iCs w:val="0"/>
              </w:rPr>
            </w:rPrChange>
          </w:rPr>
          <w:t>Antarmuka Halaman Material</w:t>
        </w:r>
        <w:r w:rsidRPr="006550CB">
          <w:t xml:space="preserve"> </w:t>
        </w:r>
      </w:ins>
      <w:bookmarkEnd w:id="3259"/>
      <w:del w:id="3263" w:author="ditaoktaria" w:date="2015-07-06T17:13:00Z">
        <w:r w:rsidR="00D9354D" w:rsidDel="006550CB">
          <w:delText xml:space="preserve">Gambar 4. </w:delText>
        </w:r>
        <w:r w:rsidR="001F592B" w:rsidDel="006550CB">
          <w:rPr>
            <w:b w:val="0"/>
            <w:iCs w:val="0"/>
          </w:rPr>
          <w:fldChar w:fldCharType="begin"/>
        </w:r>
        <w:r w:rsidR="001F592B" w:rsidDel="006550CB">
          <w:delInstrText xml:space="preserve"> SEQ Gambar_4. \* ARABIC </w:delInstrText>
        </w:r>
        <w:r w:rsidR="001F592B" w:rsidDel="006550CB">
          <w:rPr>
            <w:b w:val="0"/>
            <w:iCs w:val="0"/>
          </w:rPr>
          <w:fldChar w:fldCharType="separate"/>
        </w:r>
        <w:r w:rsidR="00D9354D" w:rsidDel="006550CB">
          <w:rPr>
            <w:noProof/>
          </w:rPr>
          <w:delText>13</w:delText>
        </w:r>
        <w:r w:rsidR="001F592B" w:rsidDel="006550CB">
          <w:rPr>
            <w:b w:val="0"/>
            <w:iCs w:val="0"/>
            <w:noProof/>
          </w:rPr>
          <w:fldChar w:fldCharType="end"/>
        </w:r>
        <w:r w:rsidR="00D9354D" w:rsidDel="006550CB">
          <w:delText xml:space="preserve"> </w:delText>
        </w:r>
      </w:del>
      <w:del w:id="3264" w:author="ditaoktaria" w:date="2015-07-06T17:14:00Z">
        <w:r w:rsidR="00D9354D" w:rsidRPr="008E336F" w:rsidDel="006550CB">
          <w:delText>Antarmuka Halaman Material</w:delText>
        </w:r>
      </w:del>
    </w:p>
    <w:p w14:paraId="68DCE62F" w14:textId="634688DA" w:rsidR="00497EC2" w:rsidRDefault="00497EC2">
      <w:pPr>
        <w:pStyle w:val="Caption"/>
        <w:pPrChange w:id="3265" w:author="ditaoktaria" w:date="2015-08-04T14:57:00Z">
          <w:pPr/>
        </w:pPrChange>
      </w:pPr>
    </w:p>
    <w:p w14:paraId="4769E163" w14:textId="77777777" w:rsidR="006550CB" w:rsidRPr="00C1642A" w:rsidRDefault="006550CB">
      <w:pPr>
        <w:ind w:firstLine="0"/>
        <w:jc w:val="center"/>
        <w:pPrChange w:id="3266" w:author="ditaoktaria" w:date="2015-06-29T09:37: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891550" w14:paraId="2D9FAD4D" w14:textId="77777777" w:rsidTr="00414C2C">
        <w:trPr>
          <w:trHeight w:val="3261"/>
        </w:trPr>
        <w:tc>
          <w:tcPr>
            <w:tcW w:w="4928" w:type="dxa"/>
          </w:tcPr>
          <w:p w14:paraId="26B25FAE" w14:textId="6A33889A" w:rsidR="00891550" w:rsidRDefault="0018380E" w:rsidP="0029089E">
            <w:pPr>
              <w:keepNext/>
              <w:ind w:firstLine="0"/>
            </w:pPr>
            <w:ins w:id="3267" w:author="ditaoktaria" w:date="2015-08-04T14:04:00Z">
              <w:r>
                <w:rPr>
                  <w:noProof/>
                </w:rPr>
                <w:drawing>
                  <wp:inline distT="0" distB="0" distL="0" distR="0" wp14:anchorId="287F7DE9" wp14:editId="7E62DF9F">
                    <wp:extent cx="2992120" cy="1979295"/>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materi sub menu.jpg"/>
                            <pic:cNvPicPr/>
                          </pic:nvPicPr>
                          <pic:blipFill>
                            <a:blip r:embed="rId51">
                              <a:extLst>
                                <a:ext uri="{28A0092B-C50C-407E-A947-70E740481C1C}">
                                  <a14:useLocalDpi xmlns:a14="http://schemas.microsoft.com/office/drawing/2010/main" val="0"/>
                                </a:ext>
                              </a:extLst>
                            </a:blip>
                            <a:stretch>
                              <a:fillRect/>
                            </a:stretch>
                          </pic:blipFill>
                          <pic:spPr>
                            <a:xfrm>
                              <a:off x="0" y="0"/>
                              <a:ext cx="2992120" cy="1979295"/>
                            </a:xfrm>
                            <a:prstGeom prst="rect">
                              <a:avLst/>
                            </a:prstGeom>
                          </pic:spPr>
                        </pic:pic>
                      </a:graphicData>
                    </a:graphic>
                  </wp:inline>
                </w:drawing>
              </w:r>
            </w:ins>
            <w:del w:id="3268" w:author="ditaoktaria" w:date="2015-06-29T09:39:00Z">
              <w:r w:rsidR="00891550" w:rsidRPr="00891550" w:rsidDel="008D0CDA">
                <w:rPr>
                  <w:noProof/>
                </w:rPr>
                <w:drawing>
                  <wp:inline distT="0" distB="0" distL="0" distR="0" wp14:anchorId="65FECABC" wp14:editId="63EA9477">
                    <wp:extent cx="2884742" cy="1906684"/>
                    <wp:effectExtent l="25400" t="25400" r="36830" b="24130"/>
                    <wp:docPr id="23" name="Picture 23"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del>
          </w:p>
        </w:tc>
        <w:tc>
          <w:tcPr>
            <w:tcW w:w="3088" w:type="dxa"/>
          </w:tcPr>
          <w:p w14:paraId="62C6D9BD" w14:textId="77777777" w:rsidR="00D9354D" w:rsidRDefault="00891550" w:rsidP="00D9354D">
            <w:pPr>
              <w:ind w:firstLine="34"/>
              <w:rPr>
                <w:b/>
              </w:rPr>
            </w:pPr>
            <w:r>
              <w:rPr>
                <w:b/>
              </w:rPr>
              <w:t>Keterangan :</w:t>
            </w:r>
          </w:p>
          <w:p w14:paraId="689D6E18" w14:textId="5835BEFF" w:rsidR="00891550" w:rsidRPr="00D9354D" w:rsidDel="009674A4" w:rsidRDefault="00D9354D" w:rsidP="00414C2C">
            <w:pPr>
              <w:ind w:left="317" w:hanging="317"/>
              <w:rPr>
                <w:del w:id="3269" w:author="ditaoktaria" w:date="2015-06-29T09:48:00Z"/>
                <w:b/>
              </w:rPr>
            </w:pPr>
            <w:r>
              <w:t xml:space="preserve">1. </w:t>
            </w:r>
            <w:r w:rsidR="00414C2C">
              <w:t xml:space="preserve"> </w:t>
            </w:r>
            <w:del w:id="3270" w:author="ditaoktaria" w:date="2015-06-29T09:48:00Z">
              <w:r w:rsidR="00891550" w:rsidDel="009674A4">
                <w:delText xml:space="preserve">Menu </w:delText>
              </w:r>
              <w:r w:rsidR="00891550" w:rsidDel="009674A4">
                <w:rPr>
                  <w:i/>
                </w:rPr>
                <w:delText>Materials</w:delText>
              </w:r>
            </w:del>
          </w:p>
          <w:p w14:paraId="4DEAEC81" w14:textId="62EDAE39" w:rsidR="00891550" w:rsidRPr="00AE5DAE" w:rsidDel="009674A4" w:rsidRDefault="00891550" w:rsidP="00414C2C">
            <w:pPr>
              <w:ind w:left="317" w:hanging="317"/>
              <w:rPr>
                <w:del w:id="3271" w:author="ditaoktaria" w:date="2015-06-29T09:48:00Z"/>
              </w:rPr>
            </w:pPr>
            <w:del w:id="3272" w:author="ditaoktaria" w:date="2015-06-29T09:48:00Z">
              <w:r w:rsidDel="009674A4">
                <w:delText xml:space="preserve">Menu </w:delText>
              </w:r>
              <w:r w:rsidDel="009674A4">
                <w:rPr>
                  <w:i/>
                </w:rPr>
                <w:delText>Account</w:delText>
              </w:r>
            </w:del>
          </w:p>
          <w:p w14:paraId="07C54052" w14:textId="31167764" w:rsidR="00891550" w:rsidRPr="00AE5DAE" w:rsidDel="009674A4" w:rsidRDefault="00891550" w:rsidP="00414C2C">
            <w:pPr>
              <w:ind w:left="317" w:hanging="317"/>
              <w:rPr>
                <w:del w:id="3273" w:author="ditaoktaria" w:date="2015-06-29T09:48:00Z"/>
              </w:rPr>
            </w:pPr>
            <w:del w:id="3274" w:author="ditaoktaria" w:date="2015-06-29T09:48:00Z">
              <w:r w:rsidDel="009674A4">
                <w:delText xml:space="preserve">Menu </w:delText>
              </w:r>
              <w:r w:rsidDel="009674A4">
                <w:rPr>
                  <w:i/>
                </w:rPr>
                <w:delText>Upload Materials</w:delText>
              </w:r>
            </w:del>
          </w:p>
          <w:p w14:paraId="7E3C9284" w14:textId="54B6DD50" w:rsidR="00891550" w:rsidRPr="00AE5DAE" w:rsidDel="009674A4" w:rsidRDefault="00891550" w:rsidP="00414C2C">
            <w:pPr>
              <w:ind w:left="317" w:hanging="317"/>
              <w:rPr>
                <w:del w:id="3275" w:author="ditaoktaria" w:date="2015-06-29T09:48:00Z"/>
              </w:rPr>
            </w:pPr>
            <w:del w:id="3276" w:author="ditaoktaria" w:date="2015-06-29T09:48:00Z">
              <w:r w:rsidDel="009674A4">
                <w:delText>Menu</w:delText>
              </w:r>
              <w:r w:rsidR="00A26F2E" w:rsidDel="009674A4">
                <w:delText xml:space="preserve"> </w:delText>
              </w:r>
              <w:r w:rsidR="00A26F2E" w:rsidDel="009674A4">
                <w:rPr>
                  <w:i/>
                </w:rPr>
                <w:delText>Add Folder</w:delText>
              </w:r>
            </w:del>
          </w:p>
          <w:p w14:paraId="1BF61EC2" w14:textId="77777777" w:rsidR="00D9354D" w:rsidRDefault="00404C19" w:rsidP="00414C2C">
            <w:pPr>
              <w:ind w:left="317" w:hanging="317"/>
            </w:pPr>
            <w:r>
              <w:t>Daftar Materi</w:t>
            </w:r>
          </w:p>
          <w:p w14:paraId="77C233A1" w14:textId="553DAEAF" w:rsidR="00414C2C" w:rsidRDefault="00D9354D" w:rsidP="00D9354D">
            <w:pPr>
              <w:ind w:firstLine="0"/>
              <w:rPr>
                <w:i/>
              </w:rPr>
            </w:pPr>
            <w:r>
              <w:t xml:space="preserve">2. </w:t>
            </w:r>
            <w:r w:rsidR="00414C2C">
              <w:t xml:space="preserve"> </w:t>
            </w:r>
            <w:r w:rsidR="00A26F2E">
              <w:t xml:space="preserve">Menu </w:t>
            </w:r>
            <w:del w:id="3277" w:author="ditaoktaria" w:date="2015-07-29T09:51:00Z">
              <w:r w:rsidR="00A26F2E" w:rsidRPr="00D9354D" w:rsidDel="009407E2">
                <w:rPr>
                  <w:i/>
                </w:rPr>
                <w:delText>Edit</w:delText>
              </w:r>
            </w:del>
            <w:ins w:id="3278" w:author="ditaoktaria" w:date="2015-07-29T09:51:00Z">
              <w:r w:rsidR="009407E2">
                <w:rPr>
                  <w:i/>
                </w:rPr>
                <w:t>Play</w:t>
              </w:r>
            </w:ins>
          </w:p>
          <w:p w14:paraId="606B99EA" w14:textId="4C0B6306" w:rsidR="00414C2C" w:rsidRDefault="00414C2C" w:rsidP="00D9354D">
            <w:pPr>
              <w:ind w:firstLine="0"/>
              <w:rPr>
                <w:ins w:id="3279" w:author="ditaoktaria" w:date="2015-07-29T09:51:00Z"/>
                <w:i/>
              </w:rPr>
            </w:pPr>
            <w:r w:rsidRPr="00414C2C">
              <w:t>3.</w:t>
            </w:r>
            <w:r>
              <w:rPr>
                <w:i/>
              </w:rPr>
              <w:t xml:space="preserve">  </w:t>
            </w:r>
            <w:r w:rsidR="00A26F2E">
              <w:t xml:space="preserve">Menu </w:t>
            </w:r>
            <w:del w:id="3280" w:author="ditaoktaria" w:date="2015-07-29T09:51:00Z">
              <w:r w:rsidR="00A26F2E" w:rsidRPr="00D9354D" w:rsidDel="009407E2">
                <w:rPr>
                  <w:i/>
                </w:rPr>
                <w:delText>Delete</w:delText>
              </w:r>
            </w:del>
            <w:ins w:id="3281" w:author="ditaoktaria" w:date="2015-07-29T09:51:00Z">
              <w:r w:rsidR="009407E2">
                <w:rPr>
                  <w:i/>
                </w:rPr>
                <w:t>Edit</w:t>
              </w:r>
            </w:ins>
          </w:p>
          <w:p w14:paraId="6BE2B90A" w14:textId="7EC50C1D" w:rsidR="009407E2" w:rsidRPr="009407E2" w:rsidRDefault="009407E2" w:rsidP="00D9354D">
            <w:pPr>
              <w:ind w:firstLine="0"/>
              <w:rPr>
                <w:i/>
              </w:rPr>
            </w:pPr>
            <w:ins w:id="3282" w:author="ditaoktaria" w:date="2015-07-29T09:51:00Z">
              <w:r>
                <w:t xml:space="preserve">4. Menu </w:t>
              </w:r>
              <w:r>
                <w:rPr>
                  <w:i/>
                </w:rPr>
                <w:t>Delete</w:t>
              </w:r>
            </w:ins>
          </w:p>
          <w:p w14:paraId="240D4F15" w14:textId="58F385FD" w:rsidR="00A26F2E" w:rsidRPr="00891550" w:rsidRDefault="00414C2C" w:rsidP="008561F1">
            <w:pPr>
              <w:ind w:firstLine="0"/>
            </w:pPr>
            <w:del w:id="3283" w:author="ditaoktaria" w:date="2015-07-29T09:26:00Z">
              <w:r w:rsidRPr="00414C2C" w:rsidDel="008561F1">
                <w:delText>4.</w:delText>
              </w:r>
              <w:r w:rsidDel="008561F1">
                <w:rPr>
                  <w:i/>
                </w:rPr>
                <w:delText xml:space="preserve">  </w:delText>
              </w:r>
              <w:r w:rsidR="00A26F2E" w:rsidDel="008561F1">
                <w:delText xml:space="preserve">Menu </w:delText>
              </w:r>
              <w:r w:rsidR="00A26F2E" w:rsidRPr="00D9354D" w:rsidDel="008561F1">
                <w:rPr>
                  <w:i/>
                </w:rPr>
                <w:delText>Move to</w:delText>
              </w:r>
            </w:del>
          </w:p>
        </w:tc>
      </w:tr>
    </w:tbl>
    <w:p w14:paraId="4B3E0E8C" w14:textId="0D53FD92" w:rsidR="00414C2C" w:rsidRDefault="0029089E" w:rsidP="00AE5DAE">
      <w:pPr>
        <w:pStyle w:val="Caption"/>
      </w:pPr>
      <w:bookmarkStart w:id="3284" w:name="_Toc297822213"/>
      <w:ins w:id="3285" w:author="ditaoktaria" w:date="2015-08-04T14:58:00Z">
        <w:r>
          <w:t xml:space="preserve">Gambar 4. </w:t>
        </w:r>
        <w:r>
          <w:fldChar w:fldCharType="begin"/>
        </w:r>
        <w:r>
          <w:instrText xml:space="preserve"> SEQ Gambar_4. \* ARABIC </w:instrText>
        </w:r>
        <w:r>
          <w:fldChar w:fldCharType="separate"/>
        </w:r>
      </w:ins>
      <w:r>
        <w:rPr>
          <w:noProof/>
        </w:rPr>
        <w:t>14</w:t>
      </w:r>
      <w:ins w:id="3286" w:author="ditaoktaria" w:date="2015-08-04T14:58:00Z">
        <w:r>
          <w:fldChar w:fldCharType="end"/>
        </w:r>
        <w:r>
          <w:t xml:space="preserve"> </w:t>
        </w:r>
        <w:r w:rsidRPr="0029089E">
          <w:rPr>
            <w:b w:val="0"/>
            <w:rPrChange w:id="3287" w:author="ditaoktaria" w:date="2015-08-04T14:59:00Z">
              <w:rPr/>
            </w:rPrChange>
          </w:rPr>
          <w:t>Antarmuka Halaman Presentasi Materi</w:t>
        </w:r>
        <w:r>
          <w:t xml:space="preserve"> </w:t>
        </w:r>
      </w:ins>
      <w:del w:id="3288" w:author="ditaoktaria" w:date="2015-08-04T14:59:00Z">
        <w:r w:rsidR="00414C2C" w:rsidDel="0029089E">
          <w:delText xml:space="preserve">Gambar 4. </w:delText>
        </w:r>
        <w:r w:rsidR="00192C10" w:rsidDel="0029089E">
          <w:fldChar w:fldCharType="begin"/>
        </w:r>
        <w:r w:rsidR="00192C10" w:rsidDel="0029089E">
          <w:delInstrText xml:space="preserve"> SEQ Gambar_4. \* ARABIC </w:delInstrText>
        </w:r>
        <w:r w:rsidR="00192C10" w:rsidDel="0029089E">
          <w:fldChar w:fldCharType="separate"/>
        </w:r>
      </w:del>
      <w:del w:id="3289" w:author="ditaoktaria" w:date="2015-07-29T10:12:00Z">
        <w:r w:rsidR="00414C2C" w:rsidDel="006819DC">
          <w:rPr>
            <w:noProof/>
          </w:rPr>
          <w:delText>14</w:delText>
        </w:r>
      </w:del>
      <w:del w:id="3290" w:author="ditaoktaria" w:date="2015-08-04T14:59:00Z">
        <w:r w:rsidR="00192C10" w:rsidDel="0029089E">
          <w:rPr>
            <w:noProof/>
          </w:rPr>
          <w:fldChar w:fldCharType="end"/>
        </w:r>
        <w:r w:rsidR="00414C2C" w:rsidDel="0029089E">
          <w:delText xml:space="preserve"> </w:delText>
        </w:r>
        <w:r w:rsidR="00414C2C" w:rsidDel="0029089E">
          <w:rPr>
            <w:b w:val="0"/>
          </w:rPr>
          <w:delText>Antarmuka Halaman</w:delText>
        </w:r>
      </w:del>
      <w:r w:rsidR="00414C2C">
        <w:rPr>
          <w:b w:val="0"/>
        </w:rPr>
        <w:t xml:space="preserve"> </w:t>
      </w:r>
      <w:del w:id="3291" w:author="ditaoktaria" w:date="2015-08-04T14:58:00Z">
        <w:r w:rsidR="00414C2C" w:rsidDel="0029089E">
          <w:rPr>
            <w:b w:val="0"/>
          </w:rPr>
          <w:delText>Kelola Materi</w:delText>
        </w:r>
      </w:del>
      <w:bookmarkEnd w:id="3284"/>
    </w:p>
    <w:p w14:paraId="236E50CC" w14:textId="560C6F7C" w:rsidR="00ED3223" w:rsidDel="0029089E" w:rsidRDefault="00ED3223" w:rsidP="00AE5DAE">
      <w:pPr>
        <w:pStyle w:val="Heading6"/>
        <w:numPr>
          <w:ilvl w:val="0"/>
          <w:numId w:val="57"/>
        </w:numPr>
        <w:ind w:left="720"/>
        <w:rPr>
          <w:del w:id="3292" w:author="ditaoktaria" w:date="2015-08-04T14:59:00Z"/>
        </w:rPr>
      </w:pPr>
      <w:del w:id="3293" w:author="ditaoktaria" w:date="2015-08-04T14:59:00Z">
        <w:r w:rsidDel="0029089E">
          <w:delText>Antarmuka Kelola Akun</w:delText>
        </w:r>
      </w:del>
    </w:p>
    <w:p w14:paraId="1392221D" w14:textId="3CE4483A" w:rsidR="00C61245" w:rsidRPr="00A77705" w:rsidDel="0029089E" w:rsidRDefault="00C61245" w:rsidP="00AE5DAE">
      <w:pPr>
        <w:rPr>
          <w:del w:id="3294" w:author="ditaoktaria" w:date="2015-08-04T14:59:00Z"/>
        </w:rPr>
      </w:pPr>
      <w:del w:id="3295" w:author="ditaoktaria" w:date="2015-08-04T14:59:00Z">
        <w:r w:rsidDel="0029089E">
          <w:delText xml:space="preserve">Halaman kelola akun ditampilkan ketika pengguna </w:delText>
        </w:r>
        <w:r w:rsidR="00A77705" w:rsidDel="0029089E">
          <w:delText xml:space="preserve">menekan </w:delText>
        </w:r>
        <w:r w:rsidR="00A77705" w:rsidDel="0029089E">
          <w:rPr>
            <w:i/>
          </w:rPr>
          <w:delText xml:space="preserve">icon </w:delText>
        </w:r>
        <w:r w:rsidR="00A77705" w:rsidDel="0029089E">
          <w:delText xml:space="preserve">pengguna pada bagian atas halaman. Terdapat 3 menu dari kelola akun, yaitu </w:delText>
        </w:r>
        <w:r w:rsidR="00A77705" w:rsidDel="0029089E">
          <w:rPr>
            <w:i/>
          </w:rPr>
          <w:delText xml:space="preserve">view account, edit account, </w:delText>
        </w:r>
        <w:r w:rsidR="00A77705" w:rsidDel="0029089E">
          <w:delText xml:space="preserve">dan </w:delText>
        </w:r>
        <w:r w:rsidR="00A77705" w:rsidDel="0029089E">
          <w:rPr>
            <w:i/>
          </w:rPr>
          <w:delText>sign out</w:delText>
        </w:r>
        <w:r w:rsidR="00A77705" w:rsidDel="0029089E">
          <w:delText>.</w:delText>
        </w:r>
        <w:r w:rsidR="00C168BA" w:rsidDel="0029089E">
          <w:delText xml:space="preserve"> Gambar 4.13 adalah gambar perancangan halaman kelola akun.</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3080"/>
      </w:tblGrid>
      <w:tr w:rsidR="00472B2D" w:rsidDel="0029089E" w14:paraId="48F54357" w14:textId="0A5D65E2" w:rsidTr="00414C2C">
        <w:trPr>
          <w:del w:id="3296" w:author="ditaoktaria" w:date="2015-08-04T14:59:00Z"/>
        </w:trPr>
        <w:tc>
          <w:tcPr>
            <w:tcW w:w="4936" w:type="dxa"/>
          </w:tcPr>
          <w:p w14:paraId="21A5943D" w14:textId="31DE3492" w:rsidR="00472B2D" w:rsidDel="0029089E" w:rsidRDefault="00792F91" w:rsidP="00414C2C">
            <w:pPr>
              <w:keepNext/>
              <w:ind w:firstLine="0"/>
              <w:rPr>
                <w:del w:id="3297" w:author="ditaoktaria" w:date="2015-08-04T14:59:00Z"/>
              </w:rPr>
            </w:pPr>
            <w:del w:id="3298" w:author="ditaoktaria" w:date="2015-07-29T09:56:00Z">
              <w:r w:rsidRPr="00792F91" w:rsidDel="009407E2">
                <w:rPr>
                  <w:noProof/>
                </w:rPr>
                <w:drawing>
                  <wp:inline distT="0" distB="0" distL="0" distR="0" wp14:anchorId="0A2AEA6F" wp14:editId="209B47BE">
                    <wp:extent cx="2944954" cy="1946482"/>
                    <wp:effectExtent l="25400" t="25400" r="27305" b="34925"/>
                    <wp:docPr id="24" name="Picture 24" descr="Server HD:Users:ditaoktaria:Documents: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HD:Users:ditaoktaria:Documents:akun.jpg"/>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2949436" cy="1949444"/>
                            </a:xfrm>
                            <a:prstGeom prst="rect">
                              <a:avLst/>
                            </a:prstGeom>
                            <a:noFill/>
                            <a:ln>
                              <a:solidFill>
                                <a:schemeClr val="bg1">
                                  <a:lumMod val="50000"/>
                                </a:schemeClr>
                              </a:solidFill>
                            </a:ln>
                          </pic:spPr>
                        </pic:pic>
                      </a:graphicData>
                    </a:graphic>
                  </wp:inline>
                </w:drawing>
              </w:r>
            </w:del>
          </w:p>
        </w:tc>
        <w:tc>
          <w:tcPr>
            <w:tcW w:w="3080" w:type="dxa"/>
          </w:tcPr>
          <w:p w14:paraId="79C37A5A" w14:textId="1C65C4E1" w:rsidR="00472B2D" w:rsidDel="0029089E" w:rsidRDefault="00792F91" w:rsidP="00472B2D">
            <w:pPr>
              <w:ind w:firstLine="0"/>
              <w:rPr>
                <w:del w:id="3299" w:author="ditaoktaria" w:date="2015-08-04T14:59:00Z"/>
                <w:b/>
              </w:rPr>
            </w:pPr>
            <w:del w:id="3300" w:author="ditaoktaria" w:date="2015-08-04T14:59:00Z">
              <w:r w:rsidDel="0029089E">
                <w:rPr>
                  <w:b/>
                </w:rPr>
                <w:delText>Keterangan :</w:delText>
              </w:r>
            </w:del>
          </w:p>
          <w:p w14:paraId="7D553A1D" w14:textId="0A19E424" w:rsidR="00792F91" w:rsidRPr="00AE5DAE" w:rsidDel="0029089E" w:rsidRDefault="009D7660" w:rsidP="00AE5DAE">
            <w:pPr>
              <w:pStyle w:val="ListParagraph"/>
              <w:numPr>
                <w:ilvl w:val="0"/>
                <w:numId w:val="72"/>
              </w:numPr>
              <w:ind w:left="309"/>
              <w:rPr>
                <w:del w:id="3301" w:author="ditaoktaria" w:date="2015-08-04T14:59:00Z"/>
                <w:b/>
              </w:rPr>
            </w:pPr>
            <w:del w:id="3302" w:author="ditaoktaria" w:date="2015-08-04T14:59:00Z">
              <w:r w:rsidDel="0029089E">
                <w:delText xml:space="preserve">Menu </w:delText>
              </w:r>
              <w:r w:rsidDel="0029089E">
                <w:rPr>
                  <w:i/>
                </w:rPr>
                <w:delText>Materials</w:delText>
              </w:r>
            </w:del>
          </w:p>
          <w:p w14:paraId="4EC9104C" w14:textId="056983A2" w:rsidR="009D7660" w:rsidRPr="00AE5DAE" w:rsidDel="0029089E" w:rsidRDefault="009D7660" w:rsidP="00AE5DAE">
            <w:pPr>
              <w:pStyle w:val="ListParagraph"/>
              <w:numPr>
                <w:ilvl w:val="0"/>
                <w:numId w:val="72"/>
              </w:numPr>
              <w:ind w:left="309"/>
              <w:rPr>
                <w:del w:id="3303" w:author="ditaoktaria" w:date="2015-08-04T14:59:00Z"/>
                <w:b/>
              </w:rPr>
            </w:pPr>
            <w:del w:id="3304" w:author="ditaoktaria" w:date="2015-08-04T14:59:00Z">
              <w:r w:rsidDel="0029089E">
                <w:delText xml:space="preserve">Menu </w:delText>
              </w:r>
              <w:r w:rsidDel="0029089E">
                <w:rPr>
                  <w:i/>
                </w:rPr>
                <w:delText>Account</w:delText>
              </w:r>
            </w:del>
          </w:p>
          <w:p w14:paraId="666BECCB" w14:textId="08AE3633" w:rsidR="009D7660" w:rsidRPr="00AE5DAE" w:rsidDel="0029089E" w:rsidRDefault="009D7660" w:rsidP="00AE5DAE">
            <w:pPr>
              <w:pStyle w:val="ListParagraph"/>
              <w:numPr>
                <w:ilvl w:val="0"/>
                <w:numId w:val="72"/>
              </w:numPr>
              <w:ind w:left="309"/>
              <w:rPr>
                <w:del w:id="3305" w:author="ditaoktaria" w:date="2015-08-04T14:59:00Z"/>
                <w:b/>
              </w:rPr>
            </w:pPr>
            <w:del w:id="3306" w:author="ditaoktaria" w:date="2015-08-04T14:59:00Z">
              <w:r w:rsidDel="0029089E">
                <w:delText xml:space="preserve">Sub-menu </w:delText>
              </w:r>
              <w:r w:rsidDel="0029089E">
                <w:rPr>
                  <w:i/>
                </w:rPr>
                <w:delText xml:space="preserve">Account </w:delText>
              </w:r>
              <w:r w:rsidDel="0029089E">
                <w:delText>(</w:delText>
              </w:r>
              <w:r w:rsidR="009261F1" w:rsidDel="0029089E">
                <w:rPr>
                  <w:i/>
                </w:rPr>
                <w:delText xml:space="preserve">view account, </w:delText>
              </w:r>
              <w:r w:rsidDel="0029089E">
                <w:rPr>
                  <w:i/>
                </w:rPr>
                <w:delText>edit account</w:delText>
              </w:r>
              <w:r w:rsidDel="0029089E">
                <w:delText xml:space="preserve">, </w:delText>
              </w:r>
              <w:r w:rsidDel="0029089E">
                <w:rPr>
                  <w:i/>
                </w:rPr>
                <w:delText>sign out</w:delText>
              </w:r>
              <w:r w:rsidDel="0029089E">
                <w:delText>)</w:delText>
              </w:r>
            </w:del>
          </w:p>
          <w:p w14:paraId="64E47067" w14:textId="046C5A7C" w:rsidR="009D7660" w:rsidRPr="00AE5DAE" w:rsidDel="008561F1" w:rsidRDefault="009D7660" w:rsidP="00AE5DAE">
            <w:pPr>
              <w:pStyle w:val="ListParagraph"/>
              <w:numPr>
                <w:ilvl w:val="0"/>
                <w:numId w:val="72"/>
              </w:numPr>
              <w:ind w:left="309"/>
              <w:rPr>
                <w:del w:id="3307" w:author="ditaoktaria" w:date="2015-07-29T09:28:00Z"/>
                <w:b/>
              </w:rPr>
            </w:pPr>
            <w:del w:id="3308" w:author="ditaoktaria" w:date="2015-07-29T09:28:00Z">
              <w:r w:rsidDel="008561F1">
                <w:delText xml:space="preserve">Menu </w:delText>
              </w:r>
              <w:r w:rsidDel="008561F1">
                <w:rPr>
                  <w:i/>
                </w:rPr>
                <w:delText>Add Folder</w:delText>
              </w:r>
            </w:del>
          </w:p>
          <w:p w14:paraId="6834B449" w14:textId="1EE3205E" w:rsidR="0014304B" w:rsidRPr="00AE5DAE" w:rsidDel="0029089E" w:rsidRDefault="0014304B" w:rsidP="00AE5DAE">
            <w:pPr>
              <w:pStyle w:val="ListParagraph"/>
              <w:keepNext/>
              <w:numPr>
                <w:ilvl w:val="0"/>
                <w:numId w:val="72"/>
              </w:numPr>
              <w:ind w:left="309"/>
              <w:rPr>
                <w:del w:id="3309" w:author="ditaoktaria" w:date="2015-08-04T14:59:00Z"/>
                <w:b/>
              </w:rPr>
            </w:pPr>
            <w:del w:id="3310" w:author="ditaoktaria" w:date="2015-08-04T14:59:00Z">
              <w:r w:rsidDel="0029089E">
                <w:delText xml:space="preserve">Daftar </w:delText>
              </w:r>
              <w:r w:rsidR="00404C19" w:rsidDel="0029089E">
                <w:delText>materi</w:delText>
              </w:r>
            </w:del>
          </w:p>
        </w:tc>
      </w:tr>
    </w:tbl>
    <w:p w14:paraId="06906C91" w14:textId="2A17E2FF" w:rsidR="004F3196" w:rsidRPr="00C1642A" w:rsidRDefault="004F3196">
      <w:pPr>
        <w:ind w:firstLine="0"/>
        <w:jc w:val="left"/>
        <w:rPr>
          <w:ins w:id="3311" w:author="ditaoktaria" w:date="2015-08-04T15:08:00Z"/>
        </w:rPr>
        <w:pPrChange w:id="3312" w:author="ditaoktaria" w:date="2015-08-04T15:09:00Z">
          <w:pPr>
            <w:ind w:firstLine="0"/>
            <w:jc w:val="center"/>
          </w:pPr>
        </w:pPrChange>
      </w:pPr>
      <w:bookmarkStart w:id="3313" w:name="_Toc2978222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3314" w:author="ditaoktaria" w:date="2015-08-04T15:0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4928"/>
        <w:gridCol w:w="3088"/>
        <w:tblGridChange w:id="3315">
          <w:tblGrid>
            <w:gridCol w:w="4928"/>
            <w:gridCol w:w="3088"/>
          </w:tblGrid>
        </w:tblGridChange>
      </w:tblGrid>
      <w:tr w:rsidR="004F3196" w14:paraId="7ACCA06A" w14:textId="77777777" w:rsidTr="004F3196">
        <w:trPr>
          <w:trHeight w:val="2977"/>
          <w:ins w:id="3316" w:author="ditaoktaria" w:date="2015-08-04T15:08:00Z"/>
          <w:trPrChange w:id="3317" w:author="ditaoktaria" w:date="2015-08-04T15:09:00Z">
            <w:trPr>
              <w:trHeight w:val="3261"/>
            </w:trPr>
          </w:trPrChange>
        </w:trPr>
        <w:tc>
          <w:tcPr>
            <w:tcW w:w="4928" w:type="dxa"/>
            <w:tcPrChange w:id="3318" w:author="ditaoktaria" w:date="2015-08-04T15:09:00Z">
              <w:tcPr>
                <w:tcW w:w="4928" w:type="dxa"/>
              </w:tcPr>
            </w:tcPrChange>
          </w:tcPr>
          <w:p w14:paraId="6DA1A4C1" w14:textId="299F6D35" w:rsidR="004F3196" w:rsidRDefault="00A85688" w:rsidP="004F3196">
            <w:pPr>
              <w:keepNext/>
              <w:ind w:firstLine="0"/>
              <w:rPr>
                <w:ins w:id="3319" w:author="ditaoktaria" w:date="2015-08-04T15:08:00Z"/>
              </w:rPr>
            </w:pPr>
            <w:ins w:id="3320" w:author="ditaoktaria" w:date="2015-08-04T15:16:00Z">
              <w:r>
                <w:rPr>
                  <w:noProof/>
                </w:rPr>
                <w:drawing>
                  <wp:inline distT="0" distB="0" distL="0" distR="0" wp14:anchorId="642D40CD" wp14:editId="4FA36091">
                    <wp:extent cx="2992120" cy="17856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4 at 3.07.49 PM.png"/>
                            <pic:cNvPicPr/>
                          </pic:nvPicPr>
                          <pic:blipFill>
                            <a:blip r:embed="rId53">
                              <a:extLst>
                                <a:ext uri="{28A0092B-C50C-407E-A947-70E740481C1C}">
                                  <a14:useLocalDpi xmlns:a14="http://schemas.microsoft.com/office/drawing/2010/main" val="0"/>
                                </a:ext>
                              </a:extLst>
                            </a:blip>
                            <a:stretch>
                              <a:fillRect/>
                            </a:stretch>
                          </pic:blipFill>
                          <pic:spPr>
                            <a:xfrm>
                              <a:off x="0" y="0"/>
                              <a:ext cx="2992120" cy="1785620"/>
                            </a:xfrm>
                            <a:prstGeom prst="rect">
                              <a:avLst/>
                            </a:prstGeom>
                          </pic:spPr>
                        </pic:pic>
                      </a:graphicData>
                    </a:graphic>
                  </wp:inline>
                </w:drawing>
              </w:r>
            </w:ins>
          </w:p>
        </w:tc>
        <w:tc>
          <w:tcPr>
            <w:tcW w:w="3088" w:type="dxa"/>
            <w:tcPrChange w:id="3321" w:author="ditaoktaria" w:date="2015-08-04T15:09:00Z">
              <w:tcPr>
                <w:tcW w:w="3088" w:type="dxa"/>
              </w:tcPr>
            </w:tcPrChange>
          </w:tcPr>
          <w:p w14:paraId="6D3A7526" w14:textId="77777777" w:rsidR="004F3196" w:rsidRDefault="004F3196" w:rsidP="004F3196">
            <w:pPr>
              <w:ind w:firstLine="34"/>
              <w:rPr>
                <w:ins w:id="3322" w:author="ditaoktaria" w:date="2015-08-04T15:08:00Z"/>
                <w:b/>
              </w:rPr>
            </w:pPr>
            <w:ins w:id="3323" w:author="ditaoktaria" w:date="2015-08-04T15:08:00Z">
              <w:r>
                <w:rPr>
                  <w:b/>
                </w:rPr>
                <w:t>Keterangan :</w:t>
              </w:r>
            </w:ins>
          </w:p>
          <w:p w14:paraId="76AD2884" w14:textId="77777777" w:rsidR="004F3196" w:rsidRDefault="004F3196" w:rsidP="004F3196">
            <w:pPr>
              <w:ind w:left="317" w:hanging="317"/>
              <w:rPr>
                <w:ins w:id="3324" w:author="ditaoktaria" w:date="2015-08-04T15:08:00Z"/>
              </w:rPr>
            </w:pPr>
            <w:ins w:id="3325" w:author="ditaoktaria" w:date="2015-08-04T15:08:00Z">
              <w:r>
                <w:t>1.  Daftar Materi</w:t>
              </w:r>
            </w:ins>
          </w:p>
          <w:p w14:paraId="6BF83794" w14:textId="77777777" w:rsidR="004F3196" w:rsidRDefault="004F3196" w:rsidP="004F3196">
            <w:pPr>
              <w:ind w:firstLine="0"/>
              <w:rPr>
                <w:ins w:id="3326" w:author="ditaoktaria" w:date="2015-08-04T15:08:00Z"/>
                <w:i/>
              </w:rPr>
            </w:pPr>
            <w:ins w:id="3327" w:author="ditaoktaria" w:date="2015-08-04T15:08:00Z">
              <w:r>
                <w:t xml:space="preserve">2.  Menu </w:t>
              </w:r>
              <w:r>
                <w:rPr>
                  <w:i/>
                </w:rPr>
                <w:t>Play</w:t>
              </w:r>
            </w:ins>
          </w:p>
          <w:p w14:paraId="2C790AB3" w14:textId="77777777" w:rsidR="004F3196" w:rsidRDefault="004F3196" w:rsidP="004F3196">
            <w:pPr>
              <w:ind w:firstLine="0"/>
              <w:rPr>
                <w:ins w:id="3328" w:author="ditaoktaria" w:date="2015-08-04T15:08:00Z"/>
                <w:i/>
              </w:rPr>
            </w:pPr>
            <w:ins w:id="3329" w:author="ditaoktaria" w:date="2015-08-04T15:08:00Z">
              <w:r w:rsidRPr="00414C2C">
                <w:t>3.</w:t>
              </w:r>
              <w:r>
                <w:rPr>
                  <w:i/>
                </w:rPr>
                <w:t xml:space="preserve">  </w:t>
              </w:r>
              <w:r>
                <w:t xml:space="preserve">Menu </w:t>
              </w:r>
              <w:r>
                <w:rPr>
                  <w:i/>
                </w:rPr>
                <w:t>Edit</w:t>
              </w:r>
            </w:ins>
          </w:p>
          <w:p w14:paraId="3A9C3817" w14:textId="77777777" w:rsidR="004F3196" w:rsidRPr="009407E2" w:rsidRDefault="004F3196" w:rsidP="004F3196">
            <w:pPr>
              <w:ind w:firstLine="0"/>
              <w:rPr>
                <w:ins w:id="3330" w:author="ditaoktaria" w:date="2015-08-04T15:08:00Z"/>
                <w:i/>
              </w:rPr>
            </w:pPr>
            <w:ins w:id="3331" w:author="ditaoktaria" w:date="2015-08-04T15:08:00Z">
              <w:r>
                <w:t xml:space="preserve">4. Menu </w:t>
              </w:r>
              <w:r>
                <w:rPr>
                  <w:i/>
                </w:rPr>
                <w:t>Delete</w:t>
              </w:r>
            </w:ins>
          </w:p>
          <w:p w14:paraId="162093A3" w14:textId="77777777" w:rsidR="004F3196" w:rsidRPr="00891550" w:rsidRDefault="004F3196" w:rsidP="004F3196">
            <w:pPr>
              <w:ind w:firstLine="0"/>
              <w:rPr>
                <w:ins w:id="3332" w:author="ditaoktaria" w:date="2015-08-04T15:08:00Z"/>
              </w:rPr>
            </w:pPr>
          </w:p>
        </w:tc>
      </w:tr>
    </w:tbl>
    <w:p w14:paraId="4037F85A" w14:textId="21B0BFB2" w:rsidR="009F0034" w:rsidRDefault="004F3196">
      <w:pPr>
        <w:pStyle w:val="Caption"/>
        <w:rPr>
          <w:ins w:id="3333" w:author="ditaoktaria" w:date="2015-08-04T15:12:00Z"/>
        </w:rPr>
        <w:pPrChange w:id="3334" w:author="ditaoktaria" w:date="2015-08-04T15:09:00Z">
          <w:pPr>
            <w:ind w:firstLine="0"/>
          </w:pPr>
        </w:pPrChange>
      </w:pPr>
      <w:ins w:id="3335" w:author="ditaoktaria" w:date="2015-08-04T15:08:00Z">
        <w:r>
          <w:t xml:space="preserve">Gambar 4. </w:t>
        </w:r>
        <w:r>
          <w:fldChar w:fldCharType="begin"/>
        </w:r>
        <w:r>
          <w:instrText xml:space="preserve"> SEQ Gambar_4. \* ARABIC </w:instrText>
        </w:r>
        <w:r>
          <w:fldChar w:fldCharType="separate"/>
        </w:r>
      </w:ins>
      <w:r>
        <w:rPr>
          <w:noProof/>
        </w:rPr>
        <w:t>15</w:t>
      </w:r>
      <w:ins w:id="3336" w:author="ditaoktaria" w:date="2015-08-04T15:08:00Z">
        <w:r>
          <w:fldChar w:fldCharType="end"/>
        </w:r>
        <w:r>
          <w:t xml:space="preserve"> </w:t>
        </w:r>
        <w:r w:rsidRPr="00B2102E">
          <w:t>Antarmuka Halaman Presentasi Materi</w:t>
        </w:r>
        <w:r>
          <w:t xml:space="preserve">  </w:t>
        </w:r>
      </w:ins>
      <w:del w:id="3337" w:author="ditaoktaria" w:date="2015-08-04T14:59:00Z">
        <w:r w:rsidR="00414C2C" w:rsidDel="0029089E">
          <w:delText xml:space="preserve">Gambar 4. </w:delText>
        </w:r>
        <w:r w:rsidR="00192C10" w:rsidDel="0029089E">
          <w:fldChar w:fldCharType="begin"/>
        </w:r>
        <w:r w:rsidR="00192C10" w:rsidDel="0029089E">
          <w:delInstrText xml:space="preserve"> SEQ Gambar_4. \* ARABIC </w:delInstrText>
        </w:r>
        <w:r w:rsidR="00192C10" w:rsidDel="0029089E">
          <w:fldChar w:fldCharType="separate"/>
        </w:r>
      </w:del>
      <w:del w:id="3338" w:author="ditaoktaria" w:date="2015-07-29T10:12:00Z">
        <w:r w:rsidR="00414C2C" w:rsidDel="006819DC">
          <w:rPr>
            <w:noProof/>
          </w:rPr>
          <w:delText>15</w:delText>
        </w:r>
      </w:del>
      <w:del w:id="3339" w:author="ditaoktaria" w:date="2015-08-04T14:59:00Z">
        <w:r w:rsidR="00192C10" w:rsidDel="0029089E">
          <w:rPr>
            <w:noProof/>
          </w:rPr>
          <w:fldChar w:fldCharType="end"/>
        </w:r>
        <w:r w:rsidR="00414C2C" w:rsidDel="0029089E">
          <w:delText xml:space="preserve"> </w:delText>
        </w:r>
        <w:r w:rsidR="00414C2C" w:rsidRPr="00414C2C" w:rsidDel="0029089E">
          <w:rPr>
            <w:b w:val="0"/>
          </w:rPr>
          <w:delText>Antarmuka Halaman Kelola Akun</w:delText>
        </w:r>
        <w:bookmarkEnd w:id="3313"/>
        <w:r w:rsidR="00414C2C" w:rsidDel="0029089E">
          <w:delText xml:space="preserve"> </w:delText>
        </w:r>
      </w:del>
    </w:p>
    <w:p w14:paraId="08C57A5A" w14:textId="77777777" w:rsidR="00105815" w:rsidRDefault="00105815">
      <w:pPr>
        <w:rPr>
          <w:ins w:id="3340" w:author="ditaoktaria" w:date="2015-08-04T15:12:00Z"/>
        </w:rPr>
        <w:pPrChange w:id="3341" w:author="ditaoktaria" w:date="2015-08-04T15:12:00Z">
          <w:pPr>
            <w:ind w:firstLine="0"/>
          </w:pPr>
        </w:pPrChange>
      </w:pPr>
    </w:p>
    <w:p w14:paraId="43413AC1" w14:textId="77777777" w:rsidR="00105815" w:rsidRPr="00C1642A" w:rsidRDefault="00105815" w:rsidP="00105815">
      <w:pPr>
        <w:ind w:firstLine="0"/>
        <w:jc w:val="left"/>
        <w:rPr>
          <w:ins w:id="3342" w:author="ditaoktaria" w:date="2015-08-04T15:12: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105815" w14:paraId="38BAA35F" w14:textId="77777777" w:rsidTr="004F0CD2">
        <w:trPr>
          <w:trHeight w:val="2977"/>
          <w:ins w:id="3343" w:author="ditaoktaria" w:date="2015-08-04T15:12:00Z"/>
        </w:trPr>
        <w:tc>
          <w:tcPr>
            <w:tcW w:w="4928" w:type="dxa"/>
          </w:tcPr>
          <w:p w14:paraId="3877DFAC" w14:textId="02DFC5D8" w:rsidR="00105815" w:rsidRDefault="00A85688" w:rsidP="004F0CD2">
            <w:pPr>
              <w:keepNext/>
              <w:ind w:firstLine="0"/>
              <w:rPr>
                <w:ins w:id="3344" w:author="ditaoktaria" w:date="2015-08-04T15:12:00Z"/>
              </w:rPr>
            </w:pPr>
            <w:ins w:id="3345" w:author="ditaoktaria" w:date="2015-08-04T15:18:00Z">
              <w:r>
                <w:rPr>
                  <w:noProof/>
                </w:rPr>
                <w:drawing>
                  <wp:inline distT="0" distB="0" distL="0" distR="0" wp14:anchorId="5DB5A497" wp14:editId="037DD717">
                    <wp:extent cx="2992120" cy="1870075"/>
                    <wp:effectExtent l="0" t="0" r="508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tcsid.png"/>
                            <pic:cNvPicPr/>
                          </pic:nvPicPr>
                          <pic:blipFill>
                            <a:blip r:embed="rId54">
                              <a:extLst>
                                <a:ext uri="{28A0092B-C50C-407E-A947-70E740481C1C}">
                                  <a14:useLocalDpi xmlns:a14="http://schemas.microsoft.com/office/drawing/2010/main" val="0"/>
                                </a:ext>
                              </a:extLst>
                            </a:blip>
                            <a:stretch>
                              <a:fillRect/>
                            </a:stretch>
                          </pic:blipFill>
                          <pic:spPr>
                            <a:xfrm>
                              <a:off x="0" y="0"/>
                              <a:ext cx="2992120" cy="1870075"/>
                            </a:xfrm>
                            <a:prstGeom prst="rect">
                              <a:avLst/>
                            </a:prstGeom>
                          </pic:spPr>
                        </pic:pic>
                      </a:graphicData>
                    </a:graphic>
                  </wp:inline>
                </w:drawing>
              </w:r>
            </w:ins>
          </w:p>
        </w:tc>
        <w:tc>
          <w:tcPr>
            <w:tcW w:w="3088" w:type="dxa"/>
          </w:tcPr>
          <w:p w14:paraId="69CC8FFD" w14:textId="77777777" w:rsidR="00105815" w:rsidRDefault="00105815" w:rsidP="004F0CD2">
            <w:pPr>
              <w:ind w:firstLine="34"/>
              <w:rPr>
                <w:ins w:id="3346" w:author="ditaoktaria" w:date="2015-08-04T15:12:00Z"/>
                <w:b/>
              </w:rPr>
            </w:pPr>
            <w:ins w:id="3347" w:author="ditaoktaria" w:date="2015-08-04T15:12:00Z">
              <w:r>
                <w:rPr>
                  <w:b/>
                </w:rPr>
                <w:t>Keterangan :</w:t>
              </w:r>
            </w:ins>
          </w:p>
          <w:p w14:paraId="67BCDA30" w14:textId="77777777" w:rsidR="00105815" w:rsidRDefault="00105815" w:rsidP="004F0CD2">
            <w:pPr>
              <w:ind w:left="317" w:hanging="317"/>
              <w:rPr>
                <w:ins w:id="3348" w:author="ditaoktaria" w:date="2015-08-04T15:12:00Z"/>
              </w:rPr>
            </w:pPr>
            <w:ins w:id="3349" w:author="ditaoktaria" w:date="2015-08-04T15:12:00Z">
              <w:r>
                <w:t>1.  Daftar Materi</w:t>
              </w:r>
            </w:ins>
          </w:p>
          <w:p w14:paraId="530B5840" w14:textId="77777777" w:rsidR="00105815" w:rsidRDefault="00105815" w:rsidP="004F0CD2">
            <w:pPr>
              <w:ind w:firstLine="0"/>
              <w:rPr>
                <w:ins w:id="3350" w:author="ditaoktaria" w:date="2015-08-04T15:12:00Z"/>
                <w:i/>
              </w:rPr>
            </w:pPr>
            <w:ins w:id="3351" w:author="ditaoktaria" w:date="2015-08-04T15:12:00Z">
              <w:r>
                <w:t xml:space="preserve">2.  Menu </w:t>
              </w:r>
              <w:r>
                <w:rPr>
                  <w:i/>
                </w:rPr>
                <w:t>Play</w:t>
              </w:r>
            </w:ins>
          </w:p>
          <w:p w14:paraId="75456FE8" w14:textId="77777777" w:rsidR="00105815" w:rsidRDefault="00105815" w:rsidP="004F0CD2">
            <w:pPr>
              <w:ind w:firstLine="0"/>
              <w:rPr>
                <w:ins w:id="3352" w:author="ditaoktaria" w:date="2015-08-04T15:12:00Z"/>
                <w:i/>
              </w:rPr>
            </w:pPr>
            <w:ins w:id="3353" w:author="ditaoktaria" w:date="2015-08-04T15:12:00Z">
              <w:r w:rsidRPr="00414C2C">
                <w:t>3.</w:t>
              </w:r>
              <w:r>
                <w:rPr>
                  <w:i/>
                </w:rPr>
                <w:t xml:space="preserve">  </w:t>
              </w:r>
              <w:r>
                <w:t xml:space="preserve">Menu </w:t>
              </w:r>
              <w:r>
                <w:rPr>
                  <w:i/>
                </w:rPr>
                <w:t>Edit</w:t>
              </w:r>
            </w:ins>
          </w:p>
          <w:p w14:paraId="03E2FD43" w14:textId="77777777" w:rsidR="00105815" w:rsidRPr="009407E2" w:rsidRDefault="00105815" w:rsidP="004F0CD2">
            <w:pPr>
              <w:ind w:firstLine="0"/>
              <w:rPr>
                <w:ins w:id="3354" w:author="ditaoktaria" w:date="2015-08-04T15:12:00Z"/>
                <w:i/>
              </w:rPr>
            </w:pPr>
            <w:ins w:id="3355" w:author="ditaoktaria" w:date="2015-08-04T15:12:00Z">
              <w:r>
                <w:t xml:space="preserve">4. Menu </w:t>
              </w:r>
              <w:r>
                <w:rPr>
                  <w:i/>
                </w:rPr>
                <w:t>Delete</w:t>
              </w:r>
            </w:ins>
          </w:p>
          <w:p w14:paraId="361AAF0F" w14:textId="77777777" w:rsidR="00105815" w:rsidRPr="00891550" w:rsidRDefault="00105815" w:rsidP="004F0CD2">
            <w:pPr>
              <w:ind w:firstLine="0"/>
              <w:rPr>
                <w:ins w:id="3356" w:author="ditaoktaria" w:date="2015-08-04T15:12:00Z"/>
              </w:rPr>
            </w:pPr>
          </w:p>
        </w:tc>
      </w:tr>
    </w:tbl>
    <w:p w14:paraId="1AF38F96" w14:textId="6B1A53F1" w:rsidR="00105815" w:rsidRPr="00105815" w:rsidRDefault="00105815">
      <w:pPr>
        <w:rPr>
          <w:ins w:id="3357" w:author="ditaoktaria" w:date="2015-07-30T10:59:00Z"/>
        </w:rPr>
        <w:sectPr w:rsidR="00105815" w:rsidRPr="00105815" w:rsidSect="007207A1">
          <w:pgSz w:w="11909" w:h="16834" w:code="9"/>
          <w:pgMar w:top="1985" w:right="1699" w:bottom="1699" w:left="2410" w:header="720" w:footer="720" w:gutter="0"/>
          <w:cols w:space="720"/>
          <w:titlePg/>
          <w:docGrid w:linePitch="360"/>
        </w:sectPr>
        <w:pPrChange w:id="3358" w:author="ditaoktaria" w:date="2015-08-04T15:12:00Z">
          <w:pPr>
            <w:ind w:firstLine="0"/>
          </w:pPr>
        </w:pPrChange>
      </w:pPr>
      <w:ins w:id="3359" w:author="ditaoktaria" w:date="2015-08-04T15:12:00Z">
        <w:r>
          <w:t xml:space="preserve">Gambar 4. </w:t>
        </w:r>
        <w:r>
          <w:fldChar w:fldCharType="begin"/>
        </w:r>
        <w:r>
          <w:instrText xml:space="preserve"> SEQ Gambar_4. \* ARABIC </w:instrText>
        </w:r>
        <w:r>
          <w:fldChar w:fldCharType="separate"/>
        </w:r>
      </w:ins>
      <w:r>
        <w:rPr>
          <w:noProof/>
        </w:rPr>
        <w:t>16</w:t>
      </w:r>
      <w:ins w:id="3360" w:author="ditaoktaria" w:date="2015-08-04T15:12:00Z">
        <w:r>
          <w:fldChar w:fldCharType="end"/>
        </w:r>
        <w:r>
          <w:t xml:space="preserve"> </w:t>
        </w:r>
        <w:r w:rsidRPr="00B2102E">
          <w:t>Antarmuka Halaman Presentasi Materi</w:t>
        </w:r>
      </w:ins>
    </w:p>
    <w:p w14:paraId="02558229" w14:textId="545AFF1B" w:rsidR="009F0034" w:rsidRDefault="009F0034" w:rsidP="009F0034">
      <w:pPr>
        <w:pStyle w:val="Heading1"/>
        <w:rPr>
          <w:ins w:id="3361" w:author="ditaoktaria" w:date="2015-07-30T10:59:00Z"/>
        </w:rPr>
      </w:pPr>
      <w:ins w:id="3362" w:author="ditaoktaria" w:date="2015-07-30T10:59:00Z">
        <w:r>
          <w:lastRenderedPageBreak/>
          <w:t>BAB V</w:t>
        </w:r>
      </w:ins>
    </w:p>
    <w:p w14:paraId="256F1140" w14:textId="0E9F077E" w:rsidR="009F0034" w:rsidRDefault="009F0034" w:rsidP="009F0034">
      <w:pPr>
        <w:pStyle w:val="Heading1"/>
        <w:rPr>
          <w:ins w:id="3363" w:author="ditaoktaria" w:date="2015-07-30T11:00:00Z"/>
        </w:rPr>
      </w:pPr>
      <w:ins w:id="3364" w:author="ditaoktaria" w:date="2015-07-30T10:59:00Z">
        <w:r>
          <w:t>IMPLEMENTASI DAN PENGUJIAN</w:t>
        </w:r>
      </w:ins>
    </w:p>
    <w:p w14:paraId="3FB27994" w14:textId="77777777" w:rsidR="008C03E9" w:rsidRPr="008C03E9" w:rsidRDefault="008C03E9">
      <w:pPr>
        <w:rPr>
          <w:ins w:id="3365" w:author="ditaoktaria" w:date="2015-07-30T10:59:00Z"/>
        </w:rPr>
        <w:pPrChange w:id="3366" w:author="ditaoktaria" w:date="2015-07-30T11:00:00Z">
          <w:pPr>
            <w:pStyle w:val="Heading1"/>
          </w:pPr>
        </w:pPrChange>
      </w:pPr>
    </w:p>
    <w:p w14:paraId="659281AF" w14:textId="0A5A2B33" w:rsidR="009F0034" w:rsidRPr="009F0034" w:rsidRDefault="009F0034">
      <w:pPr>
        <w:rPr>
          <w:b/>
          <w:iCs/>
        </w:rPr>
        <w:sectPr w:rsidR="009F0034" w:rsidRPr="009F0034" w:rsidSect="007207A1">
          <w:pgSz w:w="11909" w:h="16834" w:code="9"/>
          <w:pgMar w:top="1985" w:right="1699" w:bottom="1699" w:left="2410" w:header="720" w:footer="720" w:gutter="0"/>
          <w:cols w:space="720"/>
          <w:titlePg/>
          <w:docGrid w:linePitch="360"/>
        </w:sectPr>
        <w:pPrChange w:id="3367" w:author="ditaoktaria" w:date="2015-07-30T10:58:00Z">
          <w:pPr>
            <w:pStyle w:val="Caption"/>
          </w:pPr>
        </w:pPrChange>
      </w:pPr>
    </w:p>
    <w:p w14:paraId="0F2A2F14" w14:textId="77777777" w:rsidR="009F64A6" w:rsidRPr="00BD2FA2" w:rsidRDefault="003B6375" w:rsidP="00BD2FA2">
      <w:pPr>
        <w:pStyle w:val="Heading1"/>
      </w:pPr>
      <w:bookmarkStart w:id="3368" w:name="_Toc283905449"/>
      <w:r w:rsidRPr="00BD2FA2">
        <w:lastRenderedPageBreak/>
        <w:t>DAFTAR PUSTAKA</w:t>
      </w:r>
      <w:bookmarkEnd w:id="3368"/>
    </w:p>
    <w:p w14:paraId="605CC9DC" w14:textId="77777777" w:rsidR="00647044" w:rsidRPr="00BD2FA2" w:rsidRDefault="00647044" w:rsidP="00647044">
      <w:pPr>
        <w:ind w:firstLine="0"/>
        <w:rPr>
          <w:szCs w:val="24"/>
        </w:rPr>
      </w:pPr>
    </w:p>
    <w:p w14:paraId="76038FF1" w14:textId="01B60EE2" w:rsidR="00BB1B56" w:rsidRDefault="00647044" w:rsidP="0039559D">
      <w:pPr>
        <w:pStyle w:val="Normal1"/>
        <w:spacing w:after="240" w:line="360" w:lineRule="auto"/>
        <w:ind w:left="1440" w:hanging="1440"/>
        <w:jc w:val="both"/>
        <w:rPr>
          <w:szCs w:val="24"/>
        </w:rPr>
      </w:pPr>
      <w:r w:rsidRPr="00BD2FA2">
        <w:rPr>
          <w:szCs w:val="24"/>
          <w:lang w:val="id-ID"/>
        </w:rPr>
        <w:t>[</w:t>
      </w:r>
      <w:r w:rsidR="00DF15A6">
        <w:rPr>
          <w:szCs w:val="24"/>
          <w:lang w:val="id-ID"/>
        </w:rPr>
        <w:t>AS-98</w:t>
      </w:r>
      <w:r w:rsidRPr="00BD2FA2">
        <w:rPr>
          <w:szCs w:val="24"/>
          <w:lang w:val="id-ID"/>
        </w:rPr>
        <w:t>]</w:t>
      </w:r>
      <w:r w:rsidRPr="00BD2FA2">
        <w:rPr>
          <w:szCs w:val="24"/>
          <w:lang w:val="id-ID"/>
        </w:rPr>
        <w:tab/>
      </w:r>
      <w:r w:rsidR="00DF15A6" w:rsidRPr="002A3E9A">
        <w:rPr>
          <w:szCs w:val="24"/>
        </w:rPr>
        <w:t>Atkins-Sayre, W., Hopkins, S., Mohundro, S., &amp; Sayre, W. (1998, November). Rewards and liabilities of presentation software as an ancillary tool: Prison or paradise? Paper presented at the National Communication Association Eighty Fourth Annual Convention, New York.</w:t>
      </w:r>
    </w:p>
    <w:p w14:paraId="2898A639" w14:textId="24D9C804" w:rsidR="00DF15A6" w:rsidRPr="00546E9A" w:rsidRDefault="0045375E" w:rsidP="0039559D">
      <w:pPr>
        <w:pStyle w:val="Normal1"/>
        <w:spacing w:after="240" w:line="360" w:lineRule="auto"/>
        <w:ind w:left="1440" w:hanging="1440"/>
        <w:jc w:val="both"/>
        <w:rPr>
          <w:szCs w:val="24"/>
        </w:rPr>
      </w:pPr>
      <w:r>
        <w:rPr>
          <w:szCs w:val="24"/>
        </w:rPr>
        <w:t>[AN-09]</w:t>
      </w:r>
      <w:r>
        <w:rPr>
          <w:szCs w:val="24"/>
        </w:rPr>
        <w:tab/>
        <w:t>Nugroho, Adi. 2009. "Rekayasa Perangkat Lunak Menggunakan UML dan JAVA". Andi., Yogyakarta.</w:t>
      </w:r>
    </w:p>
    <w:p w14:paraId="151E00F8" w14:textId="3109EF0C" w:rsidR="00DF15A6" w:rsidRDefault="00DF15A6" w:rsidP="0039559D">
      <w:pPr>
        <w:pStyle w:val="Normal1"/>
        <w:spacing w:after="240" w:line="360" w:lineRule="auto"/>
        <w:ind w:left="1440" w:hanging="1440"/>
        <w:jc w:val="both"/>
        <w:rPr>
          <w:szCs w:val="24"/>
        </w:rPr>
      </w:pPr>
      <w:r>
        <w:rPr>
          <w:szCs w:val="24"/>
          <w:lang w:val="id-ID"/>
        </w:rPr>
        <w:t>[LK</w:t>
      </w:r>
      <w:r w:rsidR="00647044" w:rsidRPr="00BD2FA2">
        <w:rPr>
          <w:szCs w:val="24"/>
          <w:lang w:val="id-ID"/>
        </w:rPr>
        <w:t>-12]</w:t>
      </w:r>
      <w:r w:rsidR="00647044" w:rsidRPr="00BD2FA2">
        <w:rPr>
          <w:szCs w:val="24"/>
          <w:lang w:val="id-ID"/>
        </w:rPr>
        <w:tab/>
      </w:r>
      <w:r w:rsidRPr="002A3E9A">
        <w:rPr>
          <w:szCs w:val="24"/>
        </w:rPr>
        <w:t>Lorenz Klopfenstein et al.2012. “Introducing openBOXware for Android: The Convergence between Mobile Devices and Set-Top Boxes”.Information Science and Technology Division of DiSBeF University of Urbino</w:t>
      </w:r>
      <w:r>
        <w:rPr>
          <w:szCs w:val="24"/>
        </w:rPr>
        <w:t>.</w:t>
      </w:r>
    </w:p>
    <w:p w14:paraId="5EBB571D" w14:textId="5409CCD9" w:rsidR="0045375E" w:rsidRPr="00546E9A" w:rsidRDefault="006B1EB9" w:rsidP="0039559D">
      <w:pPr>
        <w:pStyle w:val="Normal1"/>
        <w:spacing w:after="240" w:line="360" w:lineRule="auto"/>
        <w:ind w:left="1440" w:hanging="1440"/>
        <w:jc w:val="both"/>
      </w:pPr>
      <w:r>
        <w:t>[KG-00]</w:t>
      </w:r>
      <w:r>
        <w:tab/>
        <w:t>Goetz, Karin. 2000. "Perspective on team teaching". Volume 1 Nomor 4.</w:t>
      </w:r>
    </w:p>
    <w:p w14:paraId="0619F0BB" w14:textId="61F0B9A1" w:rsidR="00DF15A6" w:rsidRDefault="00DF15A6" w:rsidP="0039559D">
      <w:pPr>
        <w:spacing w:after="240"/>
        <w:ind w:left="1440" w:hanging="1440"/>
      </w:pPr>
      <w:r>
        <w:t>[AND-14]</w:t>
      </w:r>
      <w:r>
        <w:tab/>
        <w:t xml:space="preserve">Androydz. 2014. New Android Set Top Box from ENY Technology Coming Soon. WWW [terhubung berkala]. </w:t>
      </w:r>
      <w:r w:rsidRPr="009E2682">
        <w:t>http://androydz.com</w:t>
      </w:r>
      <w:r>
        <w:t xml:space="preserve"> [diakses pada tanggal </w:t>
      </w:r>
      <w:r w:rsidR="00BB1B56">
        <w:t>20 Oktober 2014</w:t>
      </w:r>
      <w:r>
        <w:t>].</w:t>
      </w:r>
    </w:p>
    <w:p w14:paraId="59B2C4E1" w14:textId="44555CB5" w:rsidR="00DF15A6" w:rsidRPr="00546E9A" w:rsidRDefault="0011275E" w:rsidP="00BB1B56">
      <w:pPr>
        <w:spacing w:after="240"/>
        <w:ind w:left="1440" w:hanging="1440"/>
        <w:rPr>
          <w:lang w:val="id-ID"/>
        </w:rPr>
      </w:pPr>
      <w:r w:rsidDel="0011275E">
        <w:rPr>
          <w:szCs w:val="24"/>
        </w:rPr>
        <w:t xml:space="preserve"> </w:t>
      </w:r>
      <w:r w:rsidR="00DF15A6">
        <w:t>[WS-14]</w:t>
      </w:r>
      <w:r w:rsidR="00DF15A6">
        <w:tab/>
      </w:r>
      <w:r w:rsidR="00DF15A6" w:rsidRPr="00966A46">
        <w:rPr>
          <w:lang w:val="id-ID"/>
        </w:rPr>
        <w:t xml:space="preserve">W3schools.  2014.  W3Schools Online Web Tutorials.  WWW  [terhubung berkala]. http://www.w3schools.com [diakses pada tanggal </w:t>
      </w:r>
      <w:r w:rsidR="00DF15A6">
        <w:rPr>
          <w:lang w:val="id-ID"/>
        </w:rPr>
        <w:t>20 Oktober</w:t>
      </w:r>
      <w:r w:rsidR="00DF15A6" w:rsidRPr="00966A46">
        <w:rPr>
          <w:lang w:val="id-ID"/>
        </w:rPr>
        <w:t xml:space="preserve"> 2014].</w:t>
      </w:r>
    </w:p>
    <w:p w14:paraId="4CD94D3A" w14:textId="5E63682B" w:rsidR="00227B77" w:rsidRDefault="00227B77" w:rsidP="00BB1B56">
      <w:pPr>
        <w:spacing w:after="240"/>
        <w:ind w:left="1440" w:hanging="1440"/>
        <w:rPr>
          <w:lang w:val="id-ID"/>
        </w:rPr>
      </w:pPr>
      <w:r w:rsidDel="00227B77">
        <w:rPr>
          <w:szCs w:val="24"/>
        </w:rPr>
        <w:t xml:space="preserve"> </w:t>
      </w:r>
      <w:r w:rsidR="0011275E">
        <w:rPr>
          <w:lang w:val="id-ID"/>
        </w:rPr>
        <w:t>[TP-15</w:t>
      </w:r>
      <w:r>
        <w:rPr>
          <w:lang w:val="id-ID"/>
        </w:rPr>
        <w:t>]</w:t>
      </w:r>
      <w:r>
        <w:rPr>
          <w:lang w:val="id-ID"/>
        </w:rPr>
        <w:tab/>
      </w:r>
      <w:r w:rsidRPr="00504D09">
        <w:rPr>
          <w:rPrChange w:id="3369" w:author="ditaoktaria" w:date="2015-06-03T09:38:00Z">
            <w:rPr>
              <w:rStyle w:val="Hyperlink"/>
              <w:lang w:val="id-ID"/>
            </w:rPr>
          </w:rPrChange>
        </w:rPr>
        <w:t>http://www.tutorialspoint.com/json/json_java_example.htm</w:t>
      </w:r>
      <w:r>
        <w:rPr>
          <w:lang w:val="id-ID"/>
        </w:rPr>
        <w:t xml:space="preserve"> [diakses pada tanggal</w:t>
      </w:r>
      <w:r w:rsidR="0011275E">
        <w:rPr>
          <w:lang w:val="id-ID"/>
        </w:rPr>
        <w:t xml:space="preserve"> 19 Maret 2015</w:t>
      </w:r>
      <w:r>
        <w:rPr>
          <w:lang w:val="id-ID"/>
        </w:rPr>
        <w:t>].</w:t>
      </w:r>
    </w:p>
    <w:p w14:paraId="4D0D0D12" w14:textId="6ABD71FF" w:rsidR="008F18FB" w:rsidRDefault="0011275E" w:rsidP="008F18FB">
      <w:pPr>
        <w:spacing w:after="240"/>
        <w:ind w:left="1440" w:hanging="1440"/>
        <w:rPr>
          <w:ins w:id="3370" w:author="ditaoktaria" w:date="2015-06-24T09:15:00Z"/>
          <w:szCs w:val="24"/>
        </w:rPr>
      </w:pPr>
      <w:r>
        <w:rPr>
          <w:szCs w:val="24"/>
        </w:rPr>
        <w:t>[PHP-15</w:t>
      </w:r>
      <w:r w:rsidR="00E63B3E">
        <w:rPr>
          <w:szCs w:val="24"/>
        </w:rPr>
        <w:t>]</w:t>
      </w:r>
      <w:r w:rsidR="00E63B3E">
        <w:rPr>
          <w:szCs w:val="24"/>
        </w:rPr>
        <w:tab/>
      </w:r>
      <w:r w:rsidR="00E63B3E" w:rsidRPr="00504D09">
        <w:rPr>
          <w:rPrChange w:id="3371" w:author="ditaoktaria" w:date="2015-06-03T09:38:00Z">
            <w:rPr>
              <w:rStyle w:val="Hyperlink"/>
              <w:szCs w:val="24"/>
            </w:rPr>
          </w:rPrChange>
        </w:rPr>
        <w:t>http://php.net/manual/en/intro-whatcando.php</w:t>
      </w:r>
      <w:r w:rsidR="00E63B3E">
        <w:rPr>
          <w:szCs w:val="24"/>
        </w:rPr>
        <w:t xml:space="preserve"> [diakses pada tanggal 19 Maret 2015].</w:t>
      </w:r>
    </w:p>
    <w:p w14:paraId="3087BB17" w14:textId="2319C6F2" w:rsidR="00FD00D2" w:rsidRDefault="00FD00D2" w:rsidP="008F18FB">
      <w:pPr>
        <w:spacing w:after="240"/>
        <w:ind w:left="1440" w:hanging="1440"/>
        <w:rPr>
          <w:ins w:id="3372" w:author="ditaoktaria" w:date="2015-06-24T11:10:00Z"/>
          <w:szCs w:val="24"/>
        </w:rPr>
      </w:pPr>
      <w:ins w:id="3373" w:author="ditaoktaria" w:date="2015-06-24T09:15:00Z">
        <w:r>
          <w:rPr>
            <w:szCs w:val="24"/>
          </w:rPr>
          <w:lastRenderedPageBreak/>
          <w:t>[</w:t>
        </w:r>
      </w:ins>
      <w:ins w:id="3374" w:author="ditaoktaria" w:date="2015-06-24T09:18:00Z">
        <w:r>
          <w:rPr>
            <w:szCs w:val="24"/>
          </w:rPr>
          <w:t>JVK-15]</w:t>
        </w:r>
      </w:ins>
      <w:ins w:id="3375" w:author="ditaoktaria" w:date="2015-06-24T09:15:00Z">
        <w:r>
          <w:rPr>
            <w:szCs w:val="24"/>
          </w:rPr>
          <w:tab/>
        </w:r>
      </w:ins>
      <w:ins w:id="3376" w:author="ditaoktaria" w:date="2015-06-24T09:18:00Z">
        <w:r>
          <w:rPr>
            <w:szCs w:val="24"/>
          </w:rPr>
          <w:t xml:space="preserve">Viereck, Julian. 2012. </w:t>
        </w:r>
      </w:ins>
      <w:ins w:id="3377" w:author="ditaoktaria" w:date="2015-06-24T09:19:00Z">
        <w:r>
          <w:rPr>
            <w:szCs w:val="24"/>
          </w:rPr>
          <w:t>"Rendering PDF.js Using</w:t>
        </w:r>
      </w:ins>
      <w:ins w:id="3378" w:author="ditaoktaria" w:date="2015-06-24T09:20:00Z">
        <w:r>
          <w:rPr>
            <w:szCs w:val="24"/>
          </w:rPr>
          <w:t xml:space="preserve"> The</w:t>
        </w:r>
      </w:ins>
      <w:ins w:id="3379" w:author="ditaoktaria" w:date="2015-06-24T09:19:00Z">
        <w:r>
          <w:rPr>
            <w:szCs w:val="24"/>
          </w:rPr>
          <w:t xml:space="preserve"> Open Web"</w:t>
        </w:r>
      </w:ins>
      <w:ins w:id="3380" w:author="ditaoktaria" w:date="2015-06-24T09:20:00Z">
        <w:r>
          <w:rPr>
            <w:szCs w:val="24"/>
          </w:rPr>
          <w:t>.</w:t>
        </w:r>
      </w:ins>
      <w:ins w:id="3381" w:author="ditaoktaria" w:date="2015-06-24T09:19:00Z">
        <w:r>
          <w:rPr>
            <w:szCs w:val="24"/>
          </w:rPr>
          <w:t xml:space="preserve"> </w:t>
        </w:r>
      </w:ins>
      <w:r w:rsidRPr="00FD00D2">
        <w:rPr>
          <w:szCs w:val="24"/>
        </w:rPr>
        <w:t>http://www.julianviereck.de/slides/2012_07_berlinjs/index.html</w:t>
      </w:r>
      <w:ins w:id="3382" w:author="ditaoktaria" w:date="2015-06-24T09:20:00Z">
        <w:r>
          <w:rPr>
            <w:szCs w:val="24"/>
          </w:rPr>
          <w:t xml:space="preserve"> [diakses pada tanggal 23 Juni 2015].</w:t>
        </w:r>
      </w:ins>
    </w:p>
    <w:p w14:paraId="79B672CA" w14:textId="53B989C0" w:rsidR="00BC23B4" w:rsidRDefault="00D72959" w:rsidP="008F18FB">
      <w:pPr>
        <w:spacing w:after="240"/>
        <w:ind w:left="1440" w:hanging="1440"/>
        <w:rPr>
          <w:ins w:id="3383" w:author="ditaoktaria" w:date="2015-07-01T10:57:00Z"/>
          <w:szCs w:val="24"/>
        </w:rPr>
      </w:pPr>
      <w:ins w:id="3384" w:author="ditaoktaria" w:date="2015-07-01T11:50:00Z">
        <w:r>
          <w:rPr>
            <w:szCs w:val="24"/>
          </w:rPr>
          <w:t>[</w:t>
        </w:r>
      </w:ins>
      <w:ins w:id="3385" w:author="ditaoktaria" w:date="2015-07-01T11:51:00Z">
        <w:r>
          <w:rPr>
            <w:szCs w:val="24"/>
          </w:rPr>
          <w:t>BDD-15</w:t>
        </w:r>
      </w:ins>
      <w:ins w:id="3386" w:author="ditaoktaria" w:date="2015-07-01T11:50:00Z">
        <w:r>
          <w:rPr>
            <w:szCs w:val="24"/>
          </w:rPr>
          <w:t>]</w:t>
        </w:r>
      </w:ins>
      <w:ins w:id="3387" w:author="ditaoktaria" w:date="2015-06-24T11:10:00Z">
        <w:r w:rsidR="00BC23B4">
          <w:rPr>
            <w:szCs w:val="24"/>
          </w:rPr>
          <w:tab/>
        </w:r>
        <w:r w:rsidR="00BC23B4" w:rsidRPr="00BC23B4">
          <w:rPr>
            <w:szCs w:val="24"/>
          </w:rPr>
          <w:t>http://brendandahl.github.io/speaking-events/2013-html5-dev-conf/#/2/2</w:t>
        </w:r>
      </w:ins>
    </w:p>
    <w:p w14:paraId="7D174317" w14:textId="6A92372A" w:rsidR="00960BEC" w:rsidRDefault="00960BEC" w:rsidP="008F18FB">
      <w:pPr>
        <w:spacing w:after="240"/>
        <w:ind w:left="1440" w:hanging="1440"/>
        <w:rPr>
          <w:ins w:id="3388" w:author="ditaoktaria" w:date="2015-07-01T11:25:00Z"/>
          <w:szCs w:val="24"/>
        </w:rPr>
      </w:pPr>
      <w:ins w:id="3389" w:author="ditaoktaria" w:date="2015-07-01T10:57:00Z">
        <w:r>
          <w:rPr>
            <w:szCs w:val="24"/>
          </w:rPr>
          <w:t>[VDE-15]</w:t>
        </w:r>
      </w:ins>
      <w:ins w:id="3390" w:author="ditaoktaria" w:date="2015-07-01T11:33:00Z">
        <w:r w:rsidR="00D72959">
          <w:rPr>
            <w:szCs w:val="24"/>
          </w:rPr>
          <w:tab/>
        </w:r>
      </w:ins>
      <w:ins w:id="3391" w:author="ditaoktaria" w:date="2015-07-01T11:49:00Z">
        <w:r w:rsidR="00D72959">
          <w:rPr>
            <w:szCs w:val="24"/>
          </w:rPr>
          <w:t xml:space="preserve">Java Code Geeks. </w:t>
        </w:r>
      </w:ins>
      <w:ins w:id="3392" w:author="ditaoktaria" w:date="2015-07-01T11:48:00Z">
        <w:r w:rsidR="00D72959">
          <w:rPr>
            <w:szCs w:val="24"/>
          </w:rPr>
          <w:t xml:space="preserve">2015. </w:t>
        </w:r>
      </w:ins>
      <w:ins w:id="3393" w:author="ditaoktaria" w:date="2015-07-01T11:49:00Z">
        <w:r w:rsidR="00D72959">
          <w:rPr>
            <w:szCs w:val="24"/>
          </w:rPr>
          <w:t>Android VideoView Example</w:t>
        </w:r>
      </w:ins>
      <w:ins w:id="3394" w:author="ditaoktaria" w:date="2015-07-01T11:34:00Z">
        <w:r w:rsidR="00002AEE">
          <w:rPr>
            <w:szCs w:val="24"/>
          </w:rPr>
          <w:t xml:space="preserve">. WWW [terhubung berkala]. </w:t>
        </w:r>
      </w:ins>
      <w:ins w:id="3395" w:author="ditaoktaria" w:date="2015-07-01T10:57:00Z">
        <w:r w:rsidRPr="00960BEC">
          <w:rPr>
            <w:szCs w:val="24"/>
          </w:rPr>
          <w:t>http://examples.javacodegeeks.com/</w:t>
        </w:r>
      </w:ins>
      <w:ins w:id="3396" w:author="ditaoktaria" w:date="2015-07-01T11:34:00Z">
        <w:r w:rsidR="00002AEE">
          <w:rPr>
            <w:szCs w:val="24"/>
          </w:rPr>
          <w:t xml:space="preserve"> [diakses pada tanggal 1 Juli 2015].</w:t>
        </w:r>
      </w:ins>
    </w:p>
    <w:p w14:paraId="78A29D83" w14:textId="2F431A00" w:rsidR="001A4897" w:rsidRDefault="001A4897" w:rsidP="008F18FB">
      <w:pPr>
        <w:spacing w:after="240"/>
        <w:ind w:left="1440" w:hanging="1440"/>
        <w:rPr>
          <w:szCs w:val="24"/>
        </w:rPr>
      </w:pPr>
      <w:ins w:id="3397" w:author="ditaoktaria" w:date="2015-07-01T11:25:00Z">
        <w:r>
          <w:rPr>
            <w:szCs w:val="24"/>
          </w:rPr>
          <w:t>[VDA-15]</w:t>
        </w:r>
      </w:ins>
      <w:ins w:id="3398" w:author="ditaoktaria" w:date="2015-07-01T11:26:00Z">
        <w:r w:rsidR="00002AEE">
          <w:rPr>
            <w:szCs w:val="24"/>
          </w:rPr>
          <w:tab/>
        </w:r>
      </w:ins>
      <w:ins w:id="3399" w:author="ditaoktaria" w:date="2015-07-01T11:29:00Z">
        <w:r w:rsidR="00002AEE">
          <w:rPr>
            <w:szCs w:val="24"/>
          </w:rPr>
          <w:t>Android Developers</w:t>
        </w:r>
      </w:ins>
      <w:ins w:id="3400" w:author="ditaoktaria" w:date="2015-07-01T11:27:00Z">
        <w:r w:rsidR="00002AEE">
          <w:rPr>
            <w:szCs w:val="24"/>
          </w:rPr>
          <w:t xml:space="preserve">. </w:t>
        </w:r>
      </w:ins>
      <w:ins w:id="3401" w:author="ditaoktaria" w:date="2015-07-01T11:30:00Z">
        <w:r w:rsidR="00002AEE">
          <w:rPr>
            <w:szCs w:val="24"/>
          </w:rPr>
          <w:t>2015. WWW</w:t>
        </w:r>
      </w:ins>
      <w:ins w:id="3402" w:author="ditaoktaria" w:date="2015-07-01T11:31:00Z">
        <w:r w:rsidR="00002AEE">
          <w:rPr>
            <w:szCs w:val="24"/>
          </w:rPr>
          <w:t xml:space="preserve"> [terhubung berkala]. </w:t>
        </w:r>
      </w:ins>
      <w:ins w:id="3403" w:author="ditaoktaria" w:date="2015-07-01T11:25:00Z">
        <w:r w:rsidRPr="001A4897">
          <w:rPr>
            <w:szCs w:val="24"/>
          </w:rPr>
          <w:t>http://developer.android.com/</w:t>
        </w:r>
      </w:ins>
      <w:ins w:id="3404" w:author="ditaoktaria" w:date="2015-07-01T11:31:00Z">
        <w:r w:rsidR="00002AEE">
          <w:rPr>
            <w:szCs w:val="24"/>
          </w:rPr>
          <w:t xml:space="preserve"> [diakses pada tanggal </w:t>
        </w:r>
      </w:ins>
      <w:ins w:id="3405" w:author="ditaoktaria" w:date="2015-07-01T11:32:00Z">
        <w:r w:rsidR="00002AEE">
          <w:rPr>
            <w:szCs w:val="24"/>
          </w:rPr>
          <w:t>1 Juli 2015].</w:t>
        </w:r>
      </w:ins>
    </w:p>
    <w:p w14:paraId="0AF6D0E9" w14:textId="0249D061" w:rsidR="0011275E" w:rsidDel="002045EB" w:rsidRDefault="0011275E" w:rsidP="0011275E">
      <w:pPr>
        <w:spacing w:after="240"/>
        <w:ind w:left="1440" w:hanging="1440"/>
        <w:rPr>
          <w:del w:id="3406" w:author="ditaoktaria" w:date="2015-06-24T09:20:00Z"/>
          <w:szCs w:val="24"/>
        </w:rPr>
      </w:pPr>
      <w:del w:id="3407" w:author="ditaoktaria" w:date="2015-06-24T09:20:00Z">
        <w:r w:rsidDel="002045EB">
          <w:rPr>
            <w:szCs w:val="24"/>
          </w:rPr>
          <w:delText>[VJS-15]</w:delText>
        </w:r>
        <w:r w:rsidDel="002045EB">
          <w:rPr>
            <w:szCs w:val="24"/>
          </w:rPr>
          <w:tab/>
        </w:r>
        <w:r w:rsidRPr="0011275E" w:rsidDel="002045EB">
          <w:rPr>
            <w:szCs w:val="24"/>
          </w:rPr>
          <w:delText>http://viewerjs.org</w:delText>
        </w:r>
        <w:r w:rsidDel="002045EB">
          <w:rPr>
            <w:szCs w:val="24"/>
          </w:rPr>
          <w:delText xml:space="preserve"> [diakses pada tanggal 07 April 2015].</w:delText>
        </w:r>
      </w:del>
    </w:p>
    <w:p w14:paraId="1234B455" w14:textId="77777777" w:rsidR="0011275E" w:rsidRDefault="0011275E" w:rsidP="008F18FB">
      <w:pPr>
        <w:spacing w:after="240"/>
        <w:ind w:left="1440" w:hanging="1440"/>
        <w:rPr>
          <w:szCs w:val="24"/>
        </w:rPr>
      </w:pPr>
    </w:p>
    <w:sectPr w:rsidR="0011275E" w:rsidSect="00927AAA">
      <w:headerReference w:type="default" r:id="rId55"/>
      <w:footerReference w:type="default" r:id="rId56"/>
      <w:pgSz w:w="11909" w:h="16834" w:code="9"/>
      <w:pgMar w:top="1985" w:right="1699" w:bottom="1699" w:left="2268"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7" w:author="Aryo Pinandito" w:date="2015-07-08T10:43:00Z" w:initials="AP">
    <w:p w14:paraId="54CA66C6" w14:textId="33522A00" w:rsidR="00BB1910" w:rsidRDefault="00BB1910">
      <w:pPr>
        <w:pStyle w:val="CommentText"/>
      </w:pPr>
      <w:r>
        <w:rPr>
          <w:rStyle w:val="CommentReference"/>
        </w:rPr>
        <w:annotationRef/>
      </w:r>
      <w:r>
        <w:t>Belum ada paragraf simpulan yang mendeskripsikan apa yang akan diselesaikan dalam skripsi ini serta manfaat yang mungkin akan diperoleh setelah permasalahan yang diangkat dalam skripsi ini diselesaikan.</w:t>
      </w:r>
    </w:p>
    <w:p w14:paraId="635E4A38" w14:textId="77777777" w:rsidR="00BB1910" w:rsidRDefault="00BB1910" w:rsidP="005067D0">
      <w:pPr>
        <w:pStyle w:val="CommentText"/>
        <w:ind w:firstLine="0"/>
      </w:pPr>
    </w:p>
    <w:p w14:paraId="72220BCD" w14:textId="1F2BB475" w:rsidR="00BB1910" w:rsidRDefault="00BB1910" w:rsidP="005067D0">
      <w:pPr>
        <w:pStyle w:val="CommentText"/>
        <w:ind w:firstLine="0"/>
      </w:pPr>
      <w:r>
        <w:t>Paragraf simpulan bukan menyimpulkan judul skripsi.</w:t>
      </w:r>
    </w:p>
  </w:comment>
  <w:comment w:id="576" w:author="Aryo Pinandito" w:date="2015-07-08T10:44:00Z" w:initials="AP">
    <w:p w14:paraId="0F5AC957" w14:textId="06647E90" w:rsidR="00BB1910" w:rsidRDefault="00BB1910">
      <w:pPr>
        <w:pStyle w:val="CommentText"/>
      </w:pPr>
      <w:r>
        <w:rPr>
          <w:rStyle w:val="CommentReference"/>
        </w:rPr>
        <w:annotationRef/>
      </w:r>
      <w:r>
        <w:rPr>
          <w:rStyle w:val="CommentReference"/>
        </w:rPr>
        <w:t>Sampaikan hal ini dalam gaya/bentuk permasalahan yang dihadapi, bukan dalam bentuk solusi yang akan dibuat.</w:t>
      </w:r>
    </w:p>
  </w:comment>
  <w:comment w:id="571" w:author="Aryo Pinandito" w:date="2015-07-08T10:43:00Z" w:initials="AP">
    <w:p w14:paraId="5B22868B" w14:textId="711F31E7" w:rsidR="00BB1910" w:rsidRDefault="00BB1910">
      <w:pPr>
        <w:pStyle w:val="CommentText"/>
      </w:pPr>
      <w:r>
        <w:rPr>
          <w:rStyle w:val="CommentReference"/>
        </w:rPr>
        <w:annotationRef/>
      </w:r>
      <w:r>
        <w:t>Paragraf ini terlalu panjang, pisahkan jadi beberapa paragraf.</w:t>
      </w:r>
    </w:p>
    <w:p w14:paraId="7DB703F1" w14:textId="77777777" w:rsidR="00BB1910" w:rsidRDefault="00BB1910">
      <w:pPr>
        <w:pStyle w:val="CommentText"/>
      </w:pPr>
    </w:p>
  </w:comment>
  <w:comment w:id="583" w:author="Aryo Pinandito" w:date="2015-07-08T10:41:00Z" w:initials="AP">
    <w:p w14:paraId="3D187C92" w14:textId="2CD486EE" w:rsidR="00BB1910" w:rsidRDefault="00BB1910">
      <w:pPr>
        <w:pStyle w:val="CommentText"/>
      </w:pPr>
      <w:r>
        <w:rPr>
          <w:rStyle w:val="CommentReference"/>
        </w:rPr>
        <w:annotationRef/>
      </w:r>
      <w:r>
        <w:t>Cek</w:t>
      </w:r>
    </w:p>
  </w:comment>
  <w:comment w:id="595" w:author="Aryo Pinandito" w:date="2015-07-08T10:39:00Z" w:initials="AP">
    <w:p w14:paraId="6A602694" w14:textId="42F6796C" w:rsidR="00BB1910" w:rsidRDefault="00BB1910">
      <w:pPr>
        <w:pStyle w:val="CommentText"/>
      </w:pPr>
      <w:r>
        <w:rPr>
          <w:rStyle w:val="CommentReference"/>
        </w:rPr>
        <w:annotationRef/>
      </w:r>
      <w:r>
        <w:t xml:space="preserve">Sebutkan secara spesifik, formatnya apa, jumlahnya berapa, </w:t>
      </w:r>
    </w:p>
    <w:p w14:paraId="0B868705" w14:textId="7D18EDE2" w:rsidR="00BB1910" w:rsidRDefault="00BB1910">
      <w:pPr>
        <w:pStyle w:val="CommentText"/>
      </w:pPr>
      <w:r>
        <w:t>Berbagai itu tidak jelas.</w:t>
      </w:r>
    </w:p>
  </w:comment>
  <w:comment w:id="584" w:author="Aryo Pinandito" w:date="2015-07-08T10:46:00Z" w:initials="AP">
    <w:p w14:paraId="4D12D178" w14:textId="2E21BB5C" w:rsidR="00BB1910" w:rsidRDefault="00BB1910">
      <w:pPr>
        <w:pStyle w:val="CommentText"/>
      </w:pPr>
      <w:r>
        <w:t xml:space="preserve">Poin-poin dalam </w:t>
      </w:r>
      <w:r>
        <w:rPr>
          <w:rStyle w:val="CommentReference"/>
        </w:rPr>
        <w:annotationRef/>
      </w:r>
      <w:r>
        <w:t>rumusan masalah ini belum dijabarkan dan dideskripsikan dalam latar belakang.</w:t>
      </w:r>
    </w:p>
    <w:p w14:paraId="3B6B6A8B" w14:textId="7F2157AA" w:rsidR="00BB1910" w:rsidRDefault="00BB1910">
      <w:pPr>
        <w:pStyle w:val="CommentText"/>
      </w:pPr>
      <w:r>
        <w:t>Mengapa ada masalah terpusat?</w:t>
      </w:r>
    </w:p>
    <w:p w14:paraId="22E32579" w14:textId="08E76268" w:rsidR="00BB1910" w:rsidRDefault="00BB1910">
      <w:pPr>
        <w:pStyle w:val="CommentText"/>
      </w:pPr>
      <w:r>
        <w:t>Mengapa ada masalah dengan format media.</w:t>
      </w:r>
    </w:p>
  </w:comment>
  <w:comment w:id="585" w:author="Aryo Pinandito" w:date="2015-07-08T10:38:00Z" w:initials="AP">
    <w:p w14:paraId="30D4CFEF" w14:textId="559258A9" w:rsidR="00BB1910" w:rsidRDefault="00BB1910">
      <w:pPr>
        <w:pStyle w:val="CommentText"/>
      </w:pPr>
      <w:r>
        <w:rPr>
          <w:rStyle w:val="CommentReference"/>
        </w:rPr>
        <w:annotationRef/>
      </w:r>
      <w:r>
        <w:t>Yang dipermasalahkan adalah hasil rancangan dan implementasi bukan bagaimana merancang dan mengimplementasikannya.</w:t>
      </w:r>
    </w:p>
  </w:comment>
  <w:comment w:id="598" w:author="Aryo Pinandito" w:date="2015-07-08T10:40:00Z" w:initials="AP">
    <w:p w14:paraId="5C4CB63F" w14:textId="27C4E300" w:rsidR="00BB1910" w:rsidRDefault="00BB1910">
      <w:pPr>
        <w:pStyle w:val="CommentText"/>
      </w:pPr>
      <w:r>
        <w:rPr>
          <w:rStyle w:val="CommentReference"/>
        </w:rPr>
        <w:annotationRef/>
      </w:r>
      <w:r>
        <w:t>Sebelum tanda baca tidak perlu spasi</w:t>
      </w:r>
    </w:p>
    <w:p w14:paraId="154F0382" w14:textId="13465C7C" w:rsidR="00BB1910" w:rsidRDefault="00BB1910">
      <w:pPr>
        <w:pStyle w:val="CommentText"/>
      </w:pPr>
      <w:r>
        <w:t>Cek dan perbaiki semua.</w:t>
      </w:r>
    </w:p>
  </w:comment>
  <w:comment w:id="605" w:author="ditaoktaria" w:date="2015-06-06T19:00:00Z" w:initials="d">
    <w:p w14:paraId="088B858A" w14:textId="71E32958" w:rsidR="00BB1910" w:rsidRDefault="00BB1910">
      <w:pPr>
        <w:pStyle w:val="CommentText"/>
      </w:pPr>
      <w:r>
        <w:rPr>
          <w:rStyle w:val="CommentReference"/>
        </w:rPr>
        <w:annotationRef/>
      </w:r>
      <w:r>
        <w:t>Apa perlu ada dasar tertentu dalam menentukan mata kuliah, Pak? Misalnya hanya mata kuliah yang materinya hanya berupa presentasi-presentasi (misalnya dosen tidak perlu membawa laptop untuk live coding) dan apakah perlu diadakan survey kepada dosen-dosen yang mengampu mata kuliah tersebut?</w:t>
      </w:r>
    </w:p>
    <w:p w14:paraId="37FACA22" w14:textId="77777777" w:rsidR="00BB1910" w:rsidRDefault="00BB1910">
      <w:pPr>
        <w:pStyle w:val="CommentText"/>
      </w:pPr>
    </w:p>
    <w:p w14:paraId="2B295F22" w14:textId="6D335A97" w:rsidR="00BB1910" w:rsidRDefault="00BB1910">
      <w:pPr>
        <w:pStyle w:val="CommentText"/>
      </w:pPr>
      <w:r>
        <w:t>Tidak perlu, karena itu hubungannya ada pada manfaat dan batasan masalah.</w:t>
      </w:r>
    </w:p>
    <w:p w14:paraId="46366854" w14:textId="304D3F2D" w:rsidR="00BB1910" w:rsidRDefault="00BB1910">
      <w:pPr>
        <w:pStyle w:val="CommentText"/>
      </w:pPr>
      <w:r>
        <w:t>Sebutkan saja matakuliah apa yang menjadi contoh/sampel pengujian dan media/formatnya apa saja.</w:t>
      </w:r>
    </w:p>
  </w:comment>
  <w:comment w:id="627" w:author="Aryo Pinandito" w:date="2015-02-17T08:53:00Z" w:initials="AP">
    <w:p w14:paraId="19CF1196" w14:textId="018690BF" w:rsidR="00BB1910" w:rsidRDefault="00BB1910">
      <w:pPr>
        <w:pStyle w:val="CommentText"/>
      </w:pPr>
      <w:r>
        <w:rPr>
          <w:rStyle w:val="CommentReference"/>
        </w:rPr>
        <w:annotationRef/>
      </w:r>
      <w:r>
        <w:t>Tambahkan kajian pustaka bagaimana bisa menampilkan file PDF pada Android set-top-box.</w:t>
      </w:r>
    </w:p>
    <w:p w14:paraId="226B8E1C" w14:textId="77777777" w:rsidR="00BB1910" w:rsidRDefault="00BB1910">
      <w:pPr>
        <w:pStyle w:val="CommentText"/>
      </w:pPr>
    </w:p>
    <w:p w14:paraId="13378DC9" w14:textId="389AED34" w:rsidR="00BB1910" w:rsidRPr="00163E25" w:rsidRDefault="00BB1910">
      <w:pPr>
        <w:pStyle w:val="CommentText"/>
        <w:rPr>
          <w:b/>
        </w:rPr>
      </w:pPr>
      <w:r w:rsidRPr="00163E25">
        <w:rPr>
          <w:b/>
          <w:color w:val="FF0000"/>
        </w:rPr>
        <w:t>Tambahkan pula penjelasan bagaimana presentasi dalam file PDF yang ditampilkan memungkinkan untuk dikendalikan secara remote. (maju-mundur- pindah halaman)</w:t>
      </w:r>
    </w:p>
  </w:comment>
  <w:comment w:id="634" w:author="Aryo Pinandito" w:date="2015-02-17T08:54:00Z" w:initials="AP">
    <w:p w14:paraId="60EB6E1A" w14:textId="6071757F" w:rsidR="00BB1910" w:rsidRDefault="00BB1910">
      <w:pPr>
        <w:pStyle w:val="CommentText"/>
      </w:pPr>
      <w:r>
        <w:rPr>
          <w:rStyle w:val="CommentReference"/>
        </w:rPr>
        <w:annotationRef/>
      </w:r>
      <w:r>
        <w:t>PC itu adalah singkatan, gunakan huruf kapital. cek dan perbaiki semua.</w:t>
      </w:r>
    </w:p>
  </w:comment>
  <w:comment w:id="637" w:author="Aryo Pinandito" w:date="2015-07-08T10:50:00Z" w:initials="AP">
    <w:p w14:paraId="53D62859" w14:textId="1CE8A738" w:rsidR="00BB1910" w:rsidRDefault="00BB1910">
      <w:pPr>
        <w:pStyle w:val="CommentText"/>
      </w:pPr>
      <w:r>
        <w:rPr>
          <w:rStyle w:val="CommentReference"/>
        </w:rPr>
        <w:annotationRef/>
      </w:r>
      <w:r>
        <w:t>Gunakan bahasa Indonesia saja.</w:t>
      </w:r>
    </w:p>
  </w:comment>
  <w:comment w:id="640" w:author="Aryo Pinandito" w:date="2015-07-08T10:50:00Z" w:initials="AP">
    <w:p w14:paraId="0174C4E0" w14:textId="6E0E9986" w:rsidR="00BB1910" w:rsidRDefault="00BB1910">
      <w:pPr>
        <w:pStyle w:val="CommentText"/>
      </w:pPr>
      <w:r>
        <w:rPr>
          <w:rStyle w:val="CommentReference"/>
        </w:rPr>
        <w:annotationRef/>
      </w:r>
      <w:r>
        <w:t>Jika ini adalah nama, gunakan huruf awal kapital dan tidak dicetak miring.</w:t>
      </w:r>
    </w:p>
    <w:p w14:paraId="2BFFB396" w14:textId="77777777" w:rsidR="00BB1910" w:rsidRDefault="00BB1910">
      <w:pPr>
        <w:pStyle w:val="CommentText"/>
      </w:pPr>
    </w:p>
    <w:p w14:paraId="0B994A7A" w14:textId="12CADAA7" w:rsidR="00BB1910" w:rsidRDefault="00BB1910">
      <w:pPr>
        <w:pStyle w:val="CommentText"/>
      </w:pPr>
      <w:r>
        <w:t>Cek dan perbaiki semua.</w:t>
      </w:r>
    </w:p>
  </w:comment>
  <w:comment w:id="1177" w:author="Aryo Pinandito" w:date="2015-05-01T09:49:00Z" w:initials="AP">
    <w:p w14:paraId="41AB84F7" w14:textId="7CF37222" w:rsidR="00BB1910" w:rsidRDefault="00BB1910">
      <w:pPr>
        <w:pStyle w:val="CommentText"/>
      </w:pPr>
      <w:r>
        <w:rPr>
          <w:rStyle w:val="CommentReference"/>
        </w:rPr>
        <w:annotationRef/>
      </w:r>
      <w:r>
        <w:t>Gunakan font yang berjenis monospace seperti Courier New</w:t>
      </w:r>
    </w:p>
    <w:p w14:paraId="65E394E9" w14:textId="77777777" w:rsidR="00BB1910" w:rsidRDefault="00BB1910">
      <w:pPr>
        <w:pStyle w:val="CommentText"/>
      </w:pPr>
    </w:p>
    <w:p w14:paraId="66D49632" w14:textId="0492D70E" w:rsidR="00BB1910" w:rsidRDefault="00BB1910">
      <w:pPr>
        <w:pStyle w:val="CommentText"/>
      </w:pPr>
      <w:r>
        <w:t>Cek dan perbaiki semua.</w:t>
      </w:r>
    </w:p>
  </w:comment>
  <w:comment w:id="1257" w:author="Aryo Pinandito" w:date="2015-07-08T10:52:00Z" w:initials="AP">
    <w:p w14:paraId="39C6F68E" w14:textId="5357FD98" w:rsidR="00BB1910" w:rsidRDefault="00BB1910">
      <w:pPr>
        <w:pStyle w:val="CommentText"/>
      </w:pPr>
      <w:r>
        <w:rPr>
          <w:rStyle w:val="CommentReference"/>
        </w:rPr>
        <w:annotationRef/>
      </w:r>
      <w:r>
        <w:t>Cek</w:t>
      </w:r>
    </w:p>
  </w:comment>
  <w:comment w:id="1321" w:author="Aryo Pinandito" w:date="2015-05-01T09:53:00Z" w:initials="AP">
    <w:p w14:paraId="5B848227" w14:textId="77777777" w:rsidR="00BB1910" w:rsidRDefault="00BB1910">
      <w:pPr>
        <w:pStyle w:val="CommentText"/>
      </w:pPr>
      <w:r>
        <w:rPr>
          <w:rStyle w:val="CommentReference"/>
        </w:rPr>
        <w:annotationRef/>
      </w:r>
      <w:r>
        <w:t>Ini sub-bab?</w:t>
      </w:r>
    </w:p>
    <w:p w14:paraId="4732CE9E" w14:textId="77777777" w:rsidR="00BB1910" w:rsidRDefault="00BB1910">
      <w:pPr>
        <w:pStyle w:val="CommentText"/>
      </w:pPr>
      <w:r>
        <w:t>Gunakan format  4.1.1.1</w:t>
      </w:r>
    </w:p>
    <w:p w14:paraId="299D79EA" w14:textId="77777777" w:rsidR="00BB1910" w:rsidRDefault="00BB1910">
      <w:pPr>
        <w:pStyle w:val="CommentText"/>
      </w:pPr>
      <w:r>
        <w:t>Maksimal hanya sampai tingkat.</w:t>
      </w:r>
    </w:p>
    <w:p w14:paraId="195ACC98" w14:textId="77777777" w:rsidR="00BB1910" w:rsidRDefault="00BB1910">
      <w:pPr>
        <w:pStyle w:val="CommentText"/>
      </w:pPr>
    </w:p>
    <w:p w14:paraId="1A616050" w14:textId="4B679ABE" w:rsidR="00BB1910" w:rsidRDefault="00BB1910">
      <w:pPr>
        <w:pStyle w:val="CommentText"/>
      </w:pPr>
      <w:r>
        <w:t>Dan jika ini adalah sub-bab, ratakan kiri dengan margin kiri halaman.</w:t>
      </w:r>
    </w:p>
  </w:comment>
  <w:comment w:id="1345" w:author="Aryo Pinandito" w:date="2015-07-08T10:52:00Z" w:initials="AP">
    <w:p w14:paraId="6FF74098" w14:textId="7613B980" w:rsidR="00BB1910" w:rsidRDefault="00BB1910">
      <w:pPr>
        <w:pStyle w:val="CommentText"/>
      </w:pPr>
      <w:r>
        <w:rPr>
          <w:rStyle w:val="CommentReference"/>
        </w:rPr>
        <w:annotationRef/>
      </w:r>
      <w:r>
        <w:t>Sub-bab ratakan kiri dengan margin kiri halaman</w:t>
      </w:r>
    </w:p>
  </w:comment>
  <w:comment w:id="1408" w:author="Aryo Pinandito" w:date="2015-05-01T09:55:00Z" w:initials="AP">
    <w:p w14:paraId="395092A2" w14:textId="77777777" w:rsidR="00BB1910" w:rsidRDefault="00BB1910">
      <w:pPr>
        <w:pStyle w:val="CommentText"/>
      </w:pPr>
      <w:r>
        <w:rPr>
          <w:rStyle w:val="CommentReference"/>
        </w:rPr>
        <w:annotationRef/>
      </w:r>
      <w:r>
        <w:t>Use-case login tidak perlu dituliskan dalam diagram.</w:t>
      </w:r>
    </w:p>
    <w:p w14:paraId="1F855BBF" w14:textId="71CDB544" w:rsidR="00BB1910" w:rsidRDefault="00BB1910">
      <w:pPr>
        <w:pStyle w:val="CommentText"/>
      </w:pPr>
      <w:r>
        <w:t xml:space="preserve">Karena use case menggambarkan fungsionalitas sistem yang </w:t>
      </w:r>
      <w:r w:rsidRPr="009F3815">
        <w:rPr>
          <w:b/>
        </w:rPr>
        <w:t xml:space="preserve">memberikan value </w:t>
      </w:r>
      <w:r>
        <w:t>bagi aktornya.</w:t>
      </w:r>
    </w:p>
  </w:comment>
  <w:comment w:id="1412" w:author="Aryo Pinandito" w:date="2015-05-01T10:04:00Z" w:initials="AP">
    <w:p w14:paraId="05221D36" w14:textId="77777777" w:rsidR="00BB1910" w:rsidRDefault="00BB1910">
      <w:pPr>
        <w:pStyle w:val="CommentText"/>
      </w:pPr>
      <w:r>
        <w:rPr>
          <w:rStyle w:val="CommentReference"/>
        </w:rPr>
        <w:annotationRef/>
      </w:r>
      <w:r>
        <w:t>Skenario Use case yang diceritakan cukup ambil 2 saja yang dianggap paling mewakili.</w:t>
      </w:r>
    </w:p>
    <w:p w14:paraId="4E3F45A1" w14:textId="4733E658" w:rsidR="00BB1910" w:rsidRDefault="00BB1910">
      <w:pPr>
        <w:pStyle w:val="CommentText"/>
      </w:pPr>
      <w:r>
        <w:t>Use case yang dijelaskan dan didekripsikan dalam naskah skripsi ini dan penjelasan serta perancangan dengan diagram-diagram lainnnya dan seterusnya hanya pada 2 use case ini saja. Sehingga tidak terlalu tebal.</w:t>
      </w:r>
    </w:p>
  </w:comment>
  <w:comment w:id="1640" w:author="Aryo Pinandito" w:date="2015-07-08T10:53:00Z" w:initials="AP">
    <w:p w14:paraId="130433C6" w14:textId="5E48E2C7" w:rsidR="00BB1910" w:rsidRDefault="00BB1910">
      <w:pPr>
        <w:pStyle w:val="CommentText"/>
      </w:pPr>
      <w:r>
        <w:rPr>
          <w:rStyle w:val="CommentReference"/>
        </w:rPr>
        <w:annotationRef/>
      </w:r>
      <w:r>
        <w:t>Isi bagian ini dengan parargaf-paragraf atau kalimat sesudah tabel/gambar/kode program yang tidak cukup untuk diletakkan di sini. Bahkan boleh konten sub-bab selanjutnya diletakkan di sini.</w:t>
      </w:r>
    </w:p>
    <w:p w14:paraId="3AAEC191" w14:textId="34569279" w:rsidR="00BB1910" w:rsidRDefault="00BB1910">
      <w:pPr>
        <w:pStyle w:val="CommentText"/>
      </w:pPr>
      <w:r>
        <w:t>Hanya akhir dari BAB yang boleh dikosongkan sisa halamannya.</w:t>
      </w:r>
    </w:p>
  </w:comment>
  <w:comment w:id="1804" w:author="ditaoktaria" w:date="2015-07-06T16:06:00Z" w:initials="d">
    <w:p w14:paraId="239AB11E" w14:textId="221B0158" w:rsidR="00BB1910" w:rsidRDefault="00BB1910">
      <w:pPr>
        <w:pStyle w:val="CommentText"/>
      </w:pPr>
      <w:r>
        <w:rPr>
          <w:rStyle w:val="CommentReference"/>
        </w:rPr>
        <w:annotationRef/>
      </w:r>
      <w:r>
        <w:t>Pak, saya kurang mengerti. Salah satu fitur utama sistem ini adalah memutar file presentasi baik PDF maupun Video. Pemutar tersebut menggunakan library yang ditanam langsung pada sistem, bukan aplikasi pihak ketiga seperti yang awal direncanakan. Maka, apa use case yang dibuat perlu hingga menu previous next pada pemutar? begitu juga pada rancangan antar muka, apa perlu dibuat rancangan penampil/pemutar file materi? karena tampilan pemutar sudah dibangun oleh library, bukan dirancang oleh saya.</w:t>
      </w:r>
    </w:p>
    <w:p w14:paraId="70B08BC3" w14:textId="77777777" w:rsidR="00BB1910" w:rsidRDefault="00BB1910">
      <w:pPr>
        <w:pStyle w:val="CommentText"/>
      </w:pPr>
    </w:p>
    <w:p w14:paraId="3FEEA6A9" w14:textId="3BCE26AA" w:rsidR="00BB1910" w:rsidRDefault="00BB1910">
      <w:pPr>
        <w:pStyle w:val="CommentText"/>
      </w:pPr>
      <w:r>
        <w:t>Menggunakan library itu sama dengan menggunakan aplikasi dari pihak ketiga, dengan kata lain bukan dibuat olehmu sendiri kan?</w:t>
      </w:r>
    </w:p>
    <w:p w14:paraId="6CFCF9E6" w14:textId="77777777" w:rsidR="00BB1910" w:rsidRDefault="00BB1910">
      <w:pPr>
        <w:pStyle w:val="CommentText"/>
      </w:pPr>
    </w:p>
    <w:p w14:paraId="400BE4AA" w14:textId="31B17C46" w:rsidR="00BB1910" w:rsidRDefault="00BB1910">
      <w:pPr>
        <w:pStyle w:val="CommentText"/>
      </w:pPr>
      <w:r>
        <w:t>Menu previous, next, itu adalah use case, terlepas dari menggunakan library lain atau dibuat sendiri jika itu memang perlu dilakukan ya dituliskan dalam use case.</w:t>
      </w:r>
    </w:p>
    <w:p w14:paraId="5CCCA3B7" w14:textId="5E74B717" w:rsidR="00BB1910" w:rsidRDefault="00BB1910" w:rsidP="004F5608">
      <w:pPr>
        <w:pStyle w:val="CommentText"/>
        <w:ind w:firstLine="0"/>
      </w:pPr>
      <w:r>
        <w:t>Rancangannya cukup dijelaskan dengan gambar dan kalimat-kalimat yang baik, lebih baik jika didukung dengan sumber literatur dan ada pembahasannya dalam tinjauan pustaka.</w:t>
      </w:r>
    </w:p>
  </w:comment>
  <w:comment w:id="2255" w:author="Aryo Pinandito" w:date="2015-05-01T10:08:00Z" w:initials="AP">
    <w:p w14:paraId="47280EE7" w14:textId="77777777" w:rsidR="00BB1910" w:rsidRDefault="00BB1910" w:rsidP="006C4F1F">
      <w:pPr>
        <w:pStyle w:val="CommentText"/>
      </w:pPr>
      <w:r>
        <w:rPr>
          <w:rStyle w:val="CommentReference"/>
        </w:rPr>
        <w:annotationRef/>
      </w:r>
      <w:r>
        <w:t xml:space="preserve">Adakah alasannya mengapa minimal di versi 3.0? </w:t>
      </w:r>
    </w:p>
    <w:p w14:paraId="15452A26" w14:textId="66D0922D" w:rsidR="00BB1910" w:rsidRDefault="00BB1910" w:rsidP="006C4F1F">
      <w:pPr>
        <w:pStyle w:val="CommentText"/>
      </w:pPr>
      <w:r>
        <w:t>Jelaskan alasannya.</w:t>
      </w:r>
    </w:p>
  </w:comment>
  <w:comment w:id="2260" w:author="Aryo Pinandito" w:date="2015-05-01T10:09:00Z" w:initials="AP">
    <w:p w14:paraId="0041AE0E" w14:textId="21B82A08" w:rsidR="00BB1910" w:rsidRDefault="00BB1910">
      <w:pPr>
        <w:pStyle w:val="CommentText"/>
      </w:pPr>
      <w:r>
        <w:rPr>
          <w:rStyle w:val="CommentReference"/>
        </w:rPr>
        <w:annotationRef/>
      </w:r>
      <w:r>
        <w:t>Gambarkan dalam bentuk visual dengan diagram</w:t>
      </w:r>
    </w:p>
  </w:comment>
  <w:comment w:id="2283" w:author="Aryo Pinandito" w:date="2015-07-08T10:58:00Z" w:initials="AP">
    <w:p w14:paraId="3185EF58" w14:textId="65E61F1E" w:rsidR="00BB1910" w:rsidRDefault="00BB1910">
      <w:pPr>
        <w:pStyle w:val="CommentText"/>
      </w:pPr>
      <w:r>
        <w:rPr>
          <w:rStyle w:val="CommentReference"/>
        </w:rPr>
        <w:annotationRef/>
      </w:r>
      <w:r>
        <w:t>Bagian ini tidak boleh kosong.</w:t>
      </w:r>
    </w:p>
  </w:comment>
  <w:comment w:id="2459" w:author="Aryo Pinandito" w:date="2015-07-08T10:59:00Z" w:initials="AP">
    <w:p w14:paraId="47F48599" w14:textId="06FBF719" w:rsidR="00BB1910" w:rsidRDefault="00BB1910">
      <w:pPr>
        <w:pStyle w:val="CommentText"/>
      </w:pPr>
      <w:r>
        <w:rPr>
          <w:rStyle w:val="CommentReference"/>
        </w:rPr>
        <w:annotationRef/>
      </w:r>
      <w:r>
        <w:t>Bagian ini tidak boleh kosong. Isi dengan paragraf dan kalimat.</w:t>
      </w:r>
    </w:p>
  </w:comment>
  <w:comment w:id="2520" w:author="Aryo Pinandito" w:date="2015-07-08T11:01:00Z" w:initials="AP">
    <w:p w14:paraId="5254E1AD" w14:textId="66041863" w:rsidR="00BB1910" w:rsidRDefault="00BB1910">
      <w:pPr>
        <w:pStyle w:val="CommentText"/>
      </w:pPr>
      <w:r>
        <w:rPr>
          <w:rStyle w:val="CommentReference"/>
        </w:rPr>
        <w:annotationRef/>
      </w:r>
      <w:r>
        <w:t>Gambarkan dalam bentuk diagram alir atau diagram lain yang lebih jelas dalam menyampaikan urutan aktivitas yang dilakukan.</w:t>
      </w:r>
    </w:p>
  </w:comment>
  <w:comment w:id="2549" w:author="Aryo Pinandito" w:date="2015-07-08T11:02:00Z" w:initials="AP">
    <w:p w14:paraId="608FC264" w14:textId="4929BAFB" w:rsidR="00BB1910" w:rsidRDefault="00BB1910">
      <w:pPr>
        <w:pStyle w:val="CommentText"/>
      </w:pPr>
      <w:r>
        <w:rPr>
          <w:rStyle w:val="CommentReference"/>
        </w:rPr>
        <w:annotationRef/>
      </w:r>
      <w:r>
        <w:t>Cek</w:t>
      </w:r>
    </w:p>
  </w:comment>
  <w:comment w:id="2550" w:author="Aryo Pinandito" w:date="2015-07-08T11:03:00Z" w:initials="AP">
    <w:p w14:paraId="3039A271" w14:textId="7023F68C" w:rsidR="00BB1910" w:rsidRDefault="00BB1910">
      <w:pPr>
        <w:pStyle w:val="CommentText"/>
      </w:pPr>
      <w:r>
        <w:rPr>
          <w:rStyle w:val="CommentReference"/>
        </w:rPr>
        <w:annotationRef/>
      </w:r>
      <w:r>
        <w:t>Karena labelnya dengan huruf G kapital maka penunjukknya juga menggunakan huruf G kapital.</w:t>
      </w:r>
    </w:p>
  </w:comment>
  <w:comment w:id="2554" w:author="Aryo Pinandito" w:date="2015-07-08T11:02:00Z" w:initials="AP">
    <w:p w14:paraId="5020755D" w14:textId="6406FA0E" w:rsidR="00BB1910" w:rsidRDefault="00BB1910">
      <w:pPr>
        <w:pStyle w:val="CommentText"/>
      </w:pPr>
      <w:r>
        <w:rPr>
          <w:rStyle w:val="CommentReference"/>
        </w:rPr>
        <w:annotationRef/>
      </w:r>
      <w:r>
        <w:t>Tidak perlu ada kata-kata seperti ini, karena sudah ditunjuk dengan label dan nomor gambar.</w:t>
      </w:r>
    </w:p>
    <w:p w14:paraId="172E3DD6" w14:textId="7AB3D794" w:rsidR="00BB1910" w:rsidRDefault="00BB1910">
      <w:pPr>
        <w:pStyle w:val="CommentText"/>
      </w:pPr>
      <w:r>
        <w:t>Cek dan perbaiki semua.</w:t>
      </w:r>
    </w:p>
  </w:comment>
  <w:comment w:id="2555" w:author="Aryo Pinandito" w:date="2015-07-08T11:02:00Z" w:initials="AP">
    <w:p w14:paraId="1FB31C96" w14:textId="33982965" w:rsidR="00BB1910" w:rsidRDefault="00BB1910">
      <w:pPr>
        <w:pStyle w:val="CommentText"/>
      </w:pPr>
      <w:r>
        <w:rPr>
          <w:rStyle w:val="CommentReference"/>
        </w:rPr>
        <w:annotationRef/>
      </w:r>
      <w:r>
        <w:t>Cek</w:t>
      </w:r>
    </w:p>
  </w:comment>
  <w:comment w:id="2586" w:author="Aryo Pinandito" w:date="2015-07-08T11:03:00Z" w:initials="AP">
    <w:p w14:paraId="74D0F07C" w14:textId="7056BC36" w:rsidR="00BB1910" w:rsidRDefault="00BB1910">
      <w:pPr>
        <w:pStyle w:val="CommentText"/>
      </w:pPr>
      <w:r>
        <w:rPr>
          <w:rStyle w:val="CommentReference"/>
        </w:rPr>
        <w:annotationRef/>
      </w:r>
      <w:r>
        <w:t>Tambahkan kolom yang berisi contoh data yang mungkin akan disimpan dalam field. Berikan 2 contoh.</w:t>
      </w:r>
    </w:p>
    <w:p w14:paraId="58EE1A52" w14:textId="77777777" w:rsidR="00BB1910" w:rsidRDefault="00BB1910">
      <w:pPr>
        <w:pStyle w:val="CommentText"/>
      </w:pPr>
    </w:p>
    <w:p w14:paraId="41749ED8" w14:textId="31FEA341" w:rsidR="00BB1910" w:rsidRDefault="00BB1910">
      <w:pPr>
        <w:pStyle w:val="CommentText"/>
      </w:pPr>
      <w:r>
        <w:t>Cek dan lengkapi semua.</w:t>
      </w:r>
    </w:p>
  </w:comment>
  <w:comment w:id="3041" w:author="Aryo Pinandito" w:date="2015-05-01T10:11:00Z" w:initials="AP">
    <w:p w14:paraId="2631E1AA" w14:textId="77777777" w:rsidR="00BB1910" w:rsidRDefault="00BB1910">
      <w:pPr>
        <w:pStyle w:val="CommentText"/>
      </w:pPr>
      <w:r>
        <w:rPr>
          <w:rStyle w:val="CommentReference"/>
        </w:rPr>
        <w:annotationRef/>
      </w:r>
      <w:r>
        <w:t>Jelaskan 2 diagram saja dari 2 usecase yang sudah dijelaskan skenarionya.</w:t>
      </w:r>
    </w:p>
    <w:p w14:paraId="5CC909C8" w14:textId="65A6E685" w:rsidR="00BB1910" w:rsidRDefault="00BB1910">
      <w:pPr>
        <w:pStyle w:val="CommentText"/>
      </w:pPr>
      <w:r>
        <w:t>Sehingga diagramnya bisa dievaluasi kesesuaiannya dengan skenario yang dirancang sebelumnya.</w:t>
      </w:r>
    </w:p>
  </w:comment>
  <w:comment w:id="3077" w:author="Aryo Pinandito" w:date="2015-05-01T10:13:00Z" w:initials="AP">
    <w:p w14:paraId="64CA6149" w14:textId="77777777" w:rsidR="00BB1910" w:rsidRDefault="00BB1910">
      <w:pPr>
        <w:pStyle w:val="CommentText"/>
      </w:pPr>
      <w:r>
        <w:rPr>
          <w:rStyle w:val="CommentReference"/>
        </w:rPr>
        <w:annotationRef/>
      </w:r>
      <w:r>
        <w:t>Akhir halaman ini tidak boleh koosng. Cek dan perbaiki semua.</w:t>
      </w:r>
    </w:p>
    <w:p w14:paraId="4503E768" w14:textId="43031931" w:rsidR="00BB1910" w:rsidRDefault="00BB1910">
      <w:pPr>
        <w:pStyle w:val="CommentText"/>
      </w:pPr>
      <w:r>
        <w:t>Kecuali akhir BAB.</w:t>
      </w:r>
    </w:p>
  </w:comment>
  <w:comment w:id="3130" w:author="Aryo Pinandito" w:date="2015-07-08T11:04:00Z" w:initials="AP">
    <w:p w14:paraId="01E3B166" w14:textId="036EBB8A" w:rsidR="00BB1910" w:rsidRDefault="00BB1910">
      <w:pPr>
        <w:pStyle w:val="CommentText"/>
      </w:pPr>
      <w:r>
        <w:rPr>
          <w:rStyle w:val="CommentReference"/>
        </w:rPr>
        <w:annotationRef/>
      </w:r>
      <w:r>
        <w:t>Tambahkan penjelasan untuk tiap gambar rancangan, untuk digunakan dalam aktivitas/proses yang mana.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220BCD" w15:done="0"/>
  <w15:commentEx w15:paraId="0F5AC957" w15:done="0"/>
  <w15:commentEx w15:paraId="7DB703F1" w15:done="0"/>
  <w15:commentEx w15:paraId="3D187C92" w15:done="0"/>
  <w15:commentEx w15:paraId="0B868705" w15:done="0"/>
  <w15:commentEx w15:paraId="22E32579" w15:done="0"/>
  <w15:commentEx w15:paraId="30D4CFEF" w15:done="0"/>
  <w15:commentEx w15:paraId="154F0382" w15:done="0"/>
  <w15:commentEx w15:paraId="46366854" w15:done="0"/>
  <w15:commentEx w15:paraId="13378DC9" w15:done="0"/>
  <w15:commentEx w15:paraId="60EB6E1A" w15:done="0"/>
  <w15:commentEx w15:paraId="53D62859" w15:done="0"/>
  <w15:commentEx w15:paraId="0B994A7A" w15:done="0"/>
  <w15:commentEx w15:paraId="66D49632" w15:done="0"/>
  <w15:commentEx w15:paraId="39C6F68E" w15:done="0"/>
  <w15:commentEx w15:paraId="1A616050" w15:done="0"/>
  <w15:commentEx w15:paraId="6FF74098" w15:done="0"/>
  <w15:commentEx w15:paraId="1F855BBF" w15:done="0"/>
  <w15:commentEx w15:paraId="4E3F45A1" w15:done="0"/>
  <w15:commentEx w15:paraId="3AAEC191" w15:done="0"/>
  <w15:commentEx w15:paraId="1CE36973" w15:done="0"/>
  <w15:commentEx w15:paraId="5CCCA3B7" w15:done="0"/>
  <w15:commentEx w15:paraId="15452A26" w15:done="0"/>
  <w15:commentEx w15:paraId="0041AE0E" w15:done="0"/>
  <w15:commentEx w15:paraId="3185EF58" w15:done="0"/>
  <w15:commentEx w15:paraId="47F48599" w15:done="0"/>
  <w15:commentEx w15:paraId="5254E1AD" w15:done="0"/>
  <w15:commentEx w15:paraId="608FC264" w15:done="0"/>
  <w15:commentEx w15:paraId="3039A271" w15:done="0"/>
  <w15:commentEx w15:paraId="172E3DD6" w15:done="0"/>
  <w15:commentEx w15:paraId="1FB31C96" w15:done="0"/>
  <w15:commentEx w15:paraId="41749ED8" w15:done="0"/>
  <w15:commentEx w15:paraId="5CC909C8" w15:done="0"/>
  <w15:commentEx w15:paraId="4503E768" w15:done="0"/>
  <w15:commentEx w15:paraId="01E3B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5140AE" w14:textId="77777777" w:rsidR="00BB1910" w:rsidRDefault="00BB1910" w:rsidP="00CD41E2">
      <w:pPr>
        <w:spacing w:line="240" w:lineRule="auto"/>
      </w:pPr>
      <w:r>
        <w:separator/>
      </w:r>
    </w:p>
  </w:endnote>
  <w:endnote w:type="continuationSeparator" w:id="0">
    <w:p w14:paraId="671F036A" w14:textId="77777777" w:rsidR="00BB1910" w:rsidRDefault="00BB1910" w:rsidP="00CD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imSun">
    <w:charset w:val="86"/>
    <w:family w:val="auto"/>
    <w:pitch w:val="variable"/>
    <w:sig w:usb0="00000003" w:usb1="288F0000" w:usb2="00000016" w:usb3="00000000" w:csb0="00040001" w:csb1="00000000"/>
  </w:font>
  <w:font w:name="Calibri Light">
    <w:altName w:val="Consolas"/>
    <w:charset w:val="00"/>
    <w:family w:val="auto"/>
    <w:pitch w:val="variable"/>
    <w:sig w:usb0="A00002EF" w:usb1="4000207B" w:usb2="00000000" w:usb3="00000000" w:csb0="0000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ABB1D" w14:textId="77777777" w:rsidR="00BB1910" w:rsidRDefault="00BB1910">
    <w:pPr>
      <w:pStyle w:val="Footer"/>
      <w:jc w:val="center"/>
    </w:pPr>
  </w:p>
  <w:p w14:paraId="62390CB1" w14:textId="77777777" w:rsidR="00BB1910" w:rsidRDefault="00BB1910" w:rsidP="0006192E">
    <w:pPr>
      <w:tabs>
        <w:tab w:val="left" w:pos="1680"/>
      </w:tabs>
      <w:ind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9776E" w14:textId="77777777" w:rsidR="00BB1910" w:rsidRDefault="00BB1910" w:rsidP="00F90037">
    <w:pPr>
      <w:pStyle w:val="Footer"/>
      <w:tabs>
        <w:tab w:val="clear" w:pos="4680"/>
        <w:tab w:val="clear" w:pos="9360"/>
      </w:tabs>
      <w:ind w:firstLine="0"/>
      <w:jc w:val="center"/>
    </w:pPr>
  </w:p>
  <w:p w14:paraId="57376A83" w14:textId="77777777" w:rsidR="00BB1910" w:rsidRDefault="00BB191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238B4" w14:textId="77777777" w:rsidR="00BB1910" w:rsidRDefault="00BB1910">
    <w:pPr>
      <w:pStyle w:val="Footer"/>
      <w:jc w:val="center"/>
    </w:pPr>
  </w:p>
  <w:p w14:paraId="53061FFD" w14:textId="77777777" w:rsidR="00BB1910" w:rsidRDefault="00BB1910" w:rsidP="0006192E">
    <w:pPr>
      <w:tabs>
        <w:tab w:val="left" w:pos="1680"/>
      </w:tabs>
      <w:ind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1666" w14:textId="77777777" w:rsidR="00BB1910" w:rsidRDefault="00BB1910" w:rsidP="00914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A3A5D">
      <w:rPr>
        <w:rStyle w:val="PageNumber"/>
        <w:noProof/>
      </w:rPr>
      <w:t>vi</w:t>
    </w:r>
    <w:r>
      <w:rPr>
        <w:rStyle w:val="PageNumber"/>
      </w:rPr>
      <w:fldChar w:fldCharType="end"/>
    </w:r>
  </w:p>
  <w:p w14:paraId="5E5A0199" w14:textId="778AAFA6" w:rsidR="00BB1910" w:rsidRDefault="00BB1910" w:rsidP="00780DB3">
    <w:pPr>
      <w:pStyle w:val="Footer"/>
      <w:tabs>
        <w:tab w:val="clear" w:pos="4680"/>
        <w:tab w:val="clear" w:pos="9360"/>
      </w:tabs>
      <w:ind w:left="-90" w:firstLine="0"/>
      <w:jc w:val="center"/>
    </w:pPr>
  </w:p>
  <w:p w14:paraId="3DFC2D57" w14:textId="77777777" w:rsidR="00BB1910" w:rsidRDefault="00BB1910">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443609"/>
      <w:docPartObj>
        <w:docPartGallery w:val="Page Numbers (Bottom of Page)"/>
        <w:docPartUnique/>
      </w:docPartObj>
    </w:sdtPr>
    <w:sdtEndPr>
      <w:rPr>
        <w:noProof/>
      </w:rPr>
    </w:sdtEndPr>
    <w:sdtContent>
      <w:p w14:paraId="26199BC8" w14:textId="77777777" w:rsidR="00BB1910" w:rsidRDefault="00BB1910" w:rsidP="00652102">
        <w:pPr>
          <w:pStyle w:val="Footer"/>
          <w:ind w:firstLine="0"/>
          <w:jc w:val="center"/>
        </w:pPr>
        <w:r>
          <w:fldChar w:fldCharType="begin"/>
        </w:r>
        <w:r>
          <w:instrText xml:space="preserve"> PAGE   \* MERGEFORMAT </w:instrText>
        </w:r>
        <w:r>
          <w:fldChar w:fldCharType="separate"/>
        </w:r>
        <w:r w:rsidR="008A3A5D">
          <w:rPr>
            <w:noProof/>
          </w:rPr>
          <w:t>5</w:t>
        </w:r>
        <w:r>
          <w:rPr>
            <w:noProof/>
          </w:rPr>
          <w:fldChar w:fldCharType="end"/>
        </w:r>
      </w:p>
    </w:sdtContent>
  </w:sdt>
  <w:p w14:paraId="3F7A16DB" w14:textId="77777777" w:rsidR="00BB1910" w:rsidRDefault="00BB1910">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F1EDE" w14:textId="77777777" w:rsidR="00BB1910" w:rsidRDefault="00BB1910" w:rsidP="00CD41E2">
    <w:pPr>
      <w:ind w:firstLine="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CC15C" w14:textId="77777777" w:rsidR="00BB1910" w:rsidRDefault="00BB1910" w:rsidP="00C22F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A3A5D">
      <w:rPr>
        <w:rStyle w:val="PageNumber"/>
        <w:noProof/>
      </w:rPr>
      <w:t>43</w:t>
    </w:r>
    <w:r>
      <w:rPr>
        <w:rStyle w:val="PageNumber"/>
      </w:rPr>
      <w:fldChar w:fldCharType="end"/>
    </w:r>
  </w:p>
  <w:p w14:paraId="331932BF" w14:textId="5D784A93" w:rsidR="00BB1910" w:rsidRDefault="00BB1910">
    <w:pPr>
      <w:pStyle w:val="Footer"/>
      <w:jc w:val="center"/>
    </w:pPr>
  </w:p>
  <w:p w14:paraId="68BC8627" w14:textId="77777777" w:rsidR="00BB1910" w:rsidRDefault="00BB1910">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C4201" w14:textId="77777777" w:rsidR="00BB1910" w:rsidRDefault="00BB1910" w:rsidP="000F734F">
    <w:pPr>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6D6C55" w14:textId="77777777" w:rsidR="00BB1910" w:rsidRDefault="00BB1910" w:rsidP="00CD41E2">
      <w:pPr>
        <w:spacing w:line="240" w:lineRule="auto"/>
      </w:pPr>
      <w:r>
        <w:separator/>
      </w:r>
    </w:p>
  </w:footnote>
  <w:footnote w:type="continuationSeparator" w:id="0">
    <w:p w14:paraId="3091152B" w14:textId="77777777" w:rsidR="00BB1910" w:rsidRDefault="00BB1910" w:rsidP="00CD41E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802800"/>
      <w:docPartObj>
        <w:docPartGallery w:val="Page Numbers (Top of Page)"/>
        <w:docPartUnique/>
      </w:docPartObj>
    </w:sdtPr>
    <w:sdtEndPr>
      <w:rPr>
        <w:noProof/>
      </w:rPr>
    </w:sdtEndPr>
    <w:sdtContent>
      <w:p w14:paraId="1BF8F932" w14:textId="77777777" w:rsidR="00BB1910" w:rsidRDefault="00BB1910">
        <w:pPr>
          <w:pStyle w:val="Header"/>
          <w:jc w:val="right"/>
        </w:pPr>
        <w:r>
          <w:fldChar w:fldCharType="begin"/>
        </w:r>
        <w:r>
          <w:instrText xml:space="preserve"> PAGE   \* MERGEFORMAT </w:instrText>
        </w:r>
        <w:r>
          <w:fldChar w:fldCharType="separate"/>
        </w:r>
        <w:r w:rsidR="008A3A5D">
          <w:rPr>
            <w:noProof/>
          </w:rPr>
          <w:t>12</w:t>
        </w:r>
        <w:r>
          <w:rPr>
            <w:noProof/>
          </w:rPr>
          <w:fldChar w:fldCharType="end"/>
        </w:r>
      </w:p>
    </w:sdtContent>
  </w:sdt>
  <w:p w14:paraId="397CAC7C" w14:textId="77777777" w:rsidR="00BB1910" w:rsidRDefault="00BB1910" w:rsidP="002808B7">
    <w:pPr>
      <w:pStyle w:val="Header"/>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01AA9" w14:textId="77777777" w:rsidR="00BB1910" w:rsidRDefault="00BB191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1765"/>
      <w:docPartObj>
        <w:docPartGallery w:val="Page Numbers (Top of Page)"/>
        <w:docPartUnique/>
      </w:docPartObj>
    </w:sdtPr>
    <w:sdtEndPr>
      <w:rPr>
        <w:noProof/>
      </w:rPr>
    </w:sdtEndPr>
    <w:sdtContent>
      <w:p w14:paraId="2525E01E" w14:textId="77777777" w:rsidR="00BB1910" w:rsidRDefault="00BB1910">
        <w:pPr>
          <w:pStyle w:val="Header"/>
          <w:jc w:val="right"/>
        </w:pPr>
        <w:r>
          <w:fldChar w:fldCharType="begin"/>
        </w:r>
        <w:r>
          <w:instrText xml:space="preserve"> PAGE   \* MERGEFORMAT </w:instrText>
        </w:r>
        <w:r>
          <w:fldChar w:fldCharType="separate"/>
        </w:r>
        <w:r w:rsidR="008A3A5D">
          <w:rPr>
            <w:noProof/>
          </w:rPr>
          <w:t>41</w:t>
        </w:r>
        <w:r>
          <w:rPr>
            <w:noProof/>
          </w:rPr>
          <w:fldChar w:fldCharType="end"/>
        </w:r>
      </w:p>
    </w:sdtContent>
  </w:sdt>
  <w:p w14:paraId="39139E4A" w14:textId="77777777" w:rsidR="00BB1910" w:rsidRDefault="00BB1910" w:rsidP="002808B7">
    <w:pPr>
      <w:pStyle w:val="Header"/>
      <w:ind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525759"/>
      <w:docPartObj>
        <w:docPartGallery w:val="Page Numbers (Top of Page)"/>
        <w:docPartUnique/>
      </w:docPartObj>
    </w:sdtPr>
    <w:sdtEndPr>
      <w:rPr>
        <w:noProof/>
      </w:rPr>
    </w:sdtEndPr>
    <w:sdtContent>
      <w:p w14:paraId="1E0009D7" w14:textId="77777777" w:rsidR="00BB1910" w:rsidRDefault="00BB1910">
        <w:pPr>
          <w:pStyle w:val="Header"/>
          <w:jc w:val="right"/>
        </w:pPr>
        <w:r>
          <w:fldChar w:fldCharType="begin"/>
        </w:r>
        <w:r>
          <w:instrText xml:space="preserve"> PAGE   \* MERGEFORMAT </w:instrText>
        </w:r>
        <w:r>
          <w:fldChar w:fldCharType="separate"/>
        </w:r>
        <w:r w:rsidR="008A3A5D">
          <w:rPr>
            <w:noProof/>
          </w:rPr>
          <w:t>44</w:t>
        </w:r>
        <w:r>
          <w:rPr>
            <w:noProof/>
          </w:rPr>
          <w:fldChar w:fldCharType="end"/>
        </w:r>
      </w:p>
    </w:sdtContent>
  </w:sdt>
  <w:p w14:paraId="02862D10" w14:textId="77777777" w:rsidR="00BB1910" w:rsidRDefault="00BB1910" w:rsidP="002808B7">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D2E"/>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C52"/>
    <w:multiLevelType w:val="hybridMultilevel"/>
    <w:tmpl w:val="95AEC10C"/>
    <w:lvl w:ilvl="0" w:tplc="F91AEB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05F1D"/>
    <w:multiLevelType w:val="hybridMultilevel"/>
    <w:tmpl w:val="FC74B9EC"/>
    <w:lvl w:ilvl="0" w:tplc="3BD8549C">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9F1640"/>
    <w:multiLevelType w:val="hybridMultilevel"/>
    <w:tmpl w:val="CBBA3920"/>
    <w:lvl w:ilvl="0" w:tplc="04D6EC6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5E4174"/>
    <w:multiLevelType w:val="multilevel"/>
    <w:tmpl w:val="6A8CDA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088C1E99"/>
    <w:multiLevelType w:val="hybridMultilevel"/>
    <w:tmpl w:val="A64E8960"/>
    <w:lvl w:ilvl="0" w:tplc="C2EE99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240F0"/>
    <w:multiLevelType w:val="hybridMultilevel"/>
    <w:tmpl w:val="E7A0A5BA"/>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D3CAC"/>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1F74F3"/>
    <w:multiLevelType w:val="hybridMultilevel"/>
    <w:tmpl w:val="DB1E922C"/>
    <w:lvl w:ilvl="0" w:tplc="8DA2048E">
      <w:start w:val="1"/>
      <w:numFmt w:val="decimal"/>
      <w:lvlText w:val="4.1.%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220EE"/>
    <w:multiLevelType w:val="hybridMultilevel"/>
    <w:tmpl w:val="EFCAD862"/>
    <w:lvl w:ilvl="0" w:tplc="C612479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F20C3"/>
    <w:multiLevelType w:val="multilevel"/>
    <w:tmpl w:val="385EED1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nsid w:val="15273556"/>
    <w:multiLevelType w:val="hybridMultilevel"/>
    <w:tmpl w:val="C7F0FC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FA2851"/>
    <w:multiLevelType w:val="hybridMultilevel"/>
    <w:tmpl w:val="00F05AB0"/>
    <w:lvl w:ilvl="0" w:tplc="9418E0EC">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F43963"/>
    <w:multiLevelType w:val="hybridMultilevel"/>
    <w:tmpl w:val="AA366ACE"/>
    <w:lvl w:ilvl="0" w:tplc="63F297CE">
      <w:start w:val="1"/>
      <w:numFmt w:val="decimal"/>
      <w:lvlText w:val="4.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A37B06"/>
    <w:multiLevelType w:val="hybridMultilevel"/>
    <w:tmpl w:val="CF8012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1C727BC7"/>
    <w:multiLevelType w:val="hybridMultilevel"/>
    <w:tmpl w:val="C5B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867A69"/>
    <w:multiLevelType w:val="hybridMultilevel"/>
    <w:tmpl w:val="E87224E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1D115BDC"/>
    <w:multiLevelType w:val="hybridMultilevel"/>
    <w:tmpl w:val="B78AC0A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nsid w:val="1D6E440C"/>
    <w:multiLevelType w:val="multilevel"/>
    <w:tmpl w:val="7AEAD4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24E40555"/>
    <w:multiLevelType w:val="hybridMultilevel"/>
    <w:tmpl w:val="A7B2DCAE"/>
    <w:lvl w:ilvl="0" w:tplc="8914699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2D600E"/>
    <w:multiLevelType w:val="hybridMultilevel"/>
    <w:tmpl w:val="03B6ACEE"/>
    <w:lvl w:ilvl="0" w:tplc="D1A68CCA">
      <w:start w:val="1"/>
      <w:numFmt w:val="decimal"/>
      <w:lvlText w:val="%1."/>
      <w:lvlJc w:val="left"/>
      <w:pPr>
        <w:ind w:left="1091" w:hanging="360"/>
      </w:pPr>
      <w:rPr>
        <w:b w:val="0"/>
        <w:i w:val="0"/>
      </w:r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1">
    <w:nsid w:val="296F5005"/>
    <w:multiLevelType w:val="hybridMultilevel"/>
    <w:tmpl w:val="C11C08C4"/>
    <w:lvl w:ilvl="0" w:tplc="F91AEBFC">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5E6E37"/>
    <w:multiLevelType w:val="hybridMultilevel"/>
    <w:tmpl w:val="B43AB6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B7A355D"/>
    <w:multiLevelType w:val="hybridMultilevel"/>
    <w:tmpl w:val="DE04C33A"/>
    <w:lvl w:ilvl="0" w:tplc="0409000F">
      <w:start w:val="1"/>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C7F47AA"/>
    <w:multiLevelType w:val="hybridMultilevel"/>
    <w:tmpl w:val="4014D160"/>
    <w:lvl w:ilvl="0" w:tplc="F0B045CE">
      <w:start w:val="1"/>
      <w:numFmt w:val="decimal"/>
      <w:lvlText w:val="%1."/>
      <w:lvlJc w:val="left"/>
      <w:pPr>
        <w:ind w:left="720" w:hanging="360"/>
      </w:pPr>
      <w:rPr>
        <w:rFonts w:ascii="Times New Roman" w:eastAsia="SimSun" w:hAnsi="Times New Roman" w:cs="Times New Roman"/>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170DD2"/>
    <w:multiLevelType w:val="hybridMultilevel"/>
    <w:tmpl w:val="E7A6748E"/>
    <w:lvl w:ilvl="0" w:tplc="A266D5EC">
      <w:start w:val="1"/>
      <w:numFmt w:val="decimal"/>
      <w:lvlText w:val="3.%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00121F"/>
    <w:multiLevelType w:val="hybridMultilevel"/>
    <w:tmpl w:val="0A20BEF2"/>
    <w:lvl w:ilvl="0" w:tplc="A9A83EF4">
      <w:start w:val="1"/>
      <w:numFmt w:val="decimal"/>
      <w:lvlText w:val="4.%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837A3"/>
    <w:multiLevelType w:val="hybridMultilevel"/>
    <w:tmpl w:val="EA2C33AA"/>
    <w:lvl w:ilvl="0" w:tplc="9E06F39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7F3A15"/>
    <w:multiLevelType w:val="hybridMultilevel"/>
    <w:tmpl w:val="DB20101A"/>
    <w:lvl w:ilvl="0" w:tplc="54FEF6E8">
      <w:start w:val="4"/>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544D98"/>
    <w:multiLevelType w:val="hybridMultilevel"/>
    <w:tmpl w:val="53A09DC6"/>
    <w:lvl w:ilvl="0" w:tplc="7FD207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B357C5"/>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2A230C"/>
    <w:multiLevelType w:val="hybridMultilevel"/>
    <w:tmpl w:val="8D3CCFE0"/>
    <w:lvl w:ilvl="0" w:tplc="77488B78">
      <w:start w:val="2"/>
      <w:numFmt w:val="decimal"/>
      <w:lvlText w:val="4.2.2.%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F573A0F"/>
    <w:multiLevelType w:val="hybridMultilevel"/>
    <w:tmpl w:val="6726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7D1142"/>
    <w:multiLevelType w:val="hybridMultilevel"/>
    <w:tmpl w:val="6B4CC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601A28"/>
    <w:multiLevelType w:val="hybridMultilevel"/>
    <w:tmpl w:val="06E4A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0B4306"/>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3D45F95"/>
    <w:multiLevelType w:val="hybridMultilevel"/>
    <w:tmpl w:val="B502AC90"/>
    <w:lvl w:ilvl="0" w:tplc="3EA47BF0">
      <w:start w:val="1"/>
      <w:numFmt w:val="decimal"/>
      <w:lvlText w:val="1.%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446A597B"/>
    <w:multiLevelType w:val="multilevel"/>
    <w:tmpl w:val="F4307B86"/>
    <w:lvl w:ilvl="0">
      <w:start w:val="1"/>
      <w:numFmt w:val="decimal"/>
      <w:lvlText w:val="%1."/>
      <w:lvlJc w:val="left"/>
      <w:pPr>
        <w:ind w:left="1080" w:firstLine="720"/>
      </w:pPr>
    </w:lvl>
    <w:lvl w:ilvl="1">
      <w:start w:val="1"/>
      <w:numFmt w:val="decimal"/>
      <w:lvlText w:val="%1.%2."/>
      <w:lvlJc w:val="left"/>
      <w:pPr>
        <w:ind w:left="1440" w:firstLine="1080"/>
      </w:pPr>
    </w:lvl>
    <w:lvl w:ilvl="2">
      <w:start w:val="1"/>
      <w:numFmt w:val="decimal"/>
      <w:lvlText w:val="%1.%2.%3."/>
      <w:lvlJc w:val="left"/>
      <w:pPr>
        <w:ind w:left="2160" w:firstLine="1440"/>
      </w:pPr>
    </w:lvl>
    <w:lvl w:ilvl="3">
      <w:start w:val="1"/>
      <w:numFmt w:val="decimal"/>
      <w:lvlText w:val="%1.%2.%3.%4."/>
      <w:lvlJc w:val="left"/>
      <w:pPr>
        <w:ind w:left="2520" w:firstLine="1800"/>
      </w:pPr>
    </w:lvl>
    <w:lvl w:ilvl="4">
      <w:start w:val="1"/>
      <w:numFmt w:val="decimal"/>
      <w:lvlText w:val="%1.%2.%3.%4.%5."/>
      <w:lvlJc w:val="left"/>
      <w:pPr>
        <w:ind w:left="3240" w:firstLine="2160"/>
      </w:pPr>
    </w:lvl>
    <w:lvl w:ilvl="5">
      <w:start w:val="1"/>
      <w:numFmt w:val="decimal"/>
      <w:lvlText w:val="%1.%2.%3.%4.%5.%6."/>
      <w:lvlJc w:val="left"/>
      <w:pPr>
        <w:ind w:left="3600" w:firstLine="2520"/>
      </w:pPr>
    </w:lvl>
    <w:lvl w:ilvl="6">
      <w:start w:val="1"/>
      <w:numFmt w:val="decimal"/>
      <w:lvlText w:val="%1.%2.%3.%4.%5.%6.%7."/>
      <w:lvlJc w:val="left"/>
      <w:pPr>
        <w:ind w:left="4320" w:firstLine="2880"/>
      </w:pPr>
    </w:lvl>
    <w:lvl w:ilvl="7">
      <w:start w:val="1"/>
      <w:numFmt w:val="decimal"/>
      <w:lvlText w:val="%1.%2.%3.%4.%5.%6.%7.%8."/>
      <w:lvlJc w:val="left"/>
      <w:pPr>
        <w:ind w:left="4680" w:firstLine="3240"/>
      </w:pPr>
    </w:lvl>
    <w:lvl w:ilvl="8">
      <w:start w:val="1"/>
      <w:numFmt w:val="decimal"/>
      <w:lvlText w:val="%1.%2.%3.%4.%5.%6.%7.%8.%9."/>
      <w:lvlJc w:val="left"/>
      <w:pPr>
        <w:ind w:left="5400" w:firstLine="3600"/>
      </w:pPr>
    </w:lvl>
  </w:abstractNum>
  <w:abstractNum w:abstractNumId="38">
    <w:nsid w:val="44F65620"/>
    <w:multiLevelType w:val="hybridMultilevel"/>
    <w:tmpl w:val="D16EE0E6"/>
    <w:lvl w:ilvl="0" w:tplc="99A84E8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5AA5148"/>
    <w:multiLevelType w:val="multilevel"/>
    <w:tmpl w:val="0A801240"/>
    <w:lvl w:ilvl="0">
      <w:start w:val="1"/>
      <w:numFmt w:val="lowerLetter"/>
      <w:lvlText w:val="%1."/>
      <w:lvlJc w:val="left"/>
      <w:pPr>
        <w:ind w:left="1080" w:firstLine="720"/>
      </w:pPr>
      <w:rPr>
        <w:i w:val="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0">
    <w:nsid w:val="49FF0513"/>
    <w:multiLevelType w:val="multilevel"/>
    <w:tmpl w:val="8F30AB0E"/>
    <w:lvl w:ilvl="0">
      <w:start w:val="1"/>
      <w:numFmt w:val="decimal"/>
      <w:lvlText w:val="%1."/>
      <w:lvlJc w:val="left"/>
      <w:pPr>
        <w:ind w:left="1080" w:firstLine="720"/>
      </w:pPr>
    </w:lvl>
    <w:lvl w:ilvl="1">
      <w:start w:val="1"/>
      <w:numFmt w:val="decimal"/>
      <w:lvlText w:val="%1.%2"/>
      <w:lvlJc w:val="left"/>
      <w:pPr>
        <w:ind w:left="1140" w:firstLine="780"/>
      </w:pPr>
    </w:lvl>
    <w:lvl w:ilvl="2">
      <w:start w:val="1"/>
      <w:numFmt w:val="decimal"/>
      <w:lvlText w:val="%1.%2.%3"/>
      <w:lvlJc w:val="left"/>
      <w:pPr>
        <w:ind w:left="1560" w:firstLine="840"/>
      </w:pPr>
    </w:lvl>
    <w:lvl w:ilvl="3">
      <w:start w:val="1"/>
      <w:numFmt w:val="decimal"/>
      <w:lvlText w:val="%1.%2.%3.%4"/>
      <w:lvlJc w:val="left"/>
      <w:pPr>
        <w:ind w:left="1620" w:firstLine="900"/>
      </w:pPr>
    </w:lvl>
    <w:lvl w:ilvl="4">
      <w:start w:val="1"/>
      <w:numFmt w:val="decimal"/>
      <w:lvlText w:val="%1.%2.%3.%4.%5"/>
      <w:lvlJc w:val="left"/>
      <w:pPr>
        <w:ind w:left="2040" w:firstLine="960"/>
      </w:pPr>
    </w:lvl>
    <w:lvl w:ilvl="5">
      <w:start w:val="1"/>
      <w:numFmt w:val="decimal"/>
      <w:lvlText w:val="%1.%2.%3.%4.%5.%6"/>
      <w:lvlJc w:val="left"/>
      <w:pPr>
        <w:ind w:left="2100" w:firstLine="1020"/>
      </w:pPr>
    </w:lvl>
    <w:lvl w:ilvl="6">
      <w:start w:val="1"/>
      <w:numFmt w:val="decimal"/>
      <w:lvlText w:val="%1.%2.%3.%4.%5.%6.%7"/>
      <w:lvlJc w:val="left"/>
      <w:pPr>
        <w:ind w:left="2520" w:firstLine="1080"/>
      </w:pPr>
    </w:lvl>
    <w:lvl w:ilvl="7">
      <w:start w:val="1"/>
      <w:numFmt w:val="decimal"/>
      <w:lvlText w:val="%1.%2.%3.%4.%5.%6.%7.%8"/>
      <w:lvlJc w:val="left"/>
      <w:pPr>
        <w:ind w:left="2580" w:firstLine="1140"/>
      </w:pPr>
    </w:lvl>
    <w:lvl w:ilvl="8">
      <w:start w:val="1"/>
      <w:numFmt w:val="decimal"/>
      <w:lvlText w:val="%1.%2.%3.%4.%5.%6.%7.%8.%9"/>
      <w:lvlJc w:val="left"/>
      <w:pPr>
        <w:ind w:left="3000" w:firstLine="1200"/>
      </w:pPr>
    </w:lvl>
  </w:abstractNum>
  <w:abstractNum w:abstractNumId="41">
    <w:nsid w:val="4A7A5E1A"/>
    <w:multiLevelType w:val="hybridMultilevel"/>
    <w:tmpl w:val="9F9E1B9A"/>
    <w:lvl w:ilvl="0" w:tplc="BD2601A6">
      <w:start w:val="2"/>
      <w:numFmt w:val="decimal"/>
      <w:lvlText w:val="4.1.%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89248D"/>
    <w:multiLevelType w:val="hybridMultilevel"/>
    <w:tmpl w:val="F6001470"/>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3E2618"/>
    <w:multiLevelType w:val="hybridMultilevel"/>
    <w:tmpl w:val="4FC4A33A"/>
    <w:lvl w:ilvl="0" w:tplc="3BD854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3454B74"/>
    <w:multiLevelType w:val="hybridMultilevel"/>
    <w:tmpl w:val="EA6CD092"/>
    <w:lvl w:ilvl="0" w:tplc="10D8A3B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BA532D"/>
    <w:multiLevelType w:val="multilevel"/>
    <w:tmpl w:val="7BBC543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6">
    <w:nsid w:val="53FB1D14"/>
    <w:multiLevelType w:val="hybridMultilevel"/>
    <w:tmpl w:val="CB18D65E"/>
    <w:lvl w:ilvl="0" w:tplc="80BE8D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8826D1"/>
    <w:multiLevelType w:val="hybridMultilevel"/>
    <w:tmpl w:val="CDFAAAEA"/>
    <w:lvl w:ilvl="0" w:tplc="E36C4738">
      <w:start w:val="2"/>
      <w:numFmt w:val="decimal"/>
      <w:lvlText w:val="4.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8640C5"/>
    <w:multiLevelType w:val="hybridMultilevel"/>
    <w:tmpl w:val="1846B962"/>
    <w:lvl w:ilvl="0" w:tplc="D81A0044">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6960CA2"/>
    <w:multiLevelType w:val="hybridMultilevel"/>
    <w:tmpl w:val="43E295B2"/>
    <w:lvl w:ilvl="0" w:tplc="EEEEC6BA">
      <w:start w:val="1"/>
      <w:numFmt w:val="decimal"/>
      <w:lvlText w:val="4.1.1.%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588E0ADD"/>
    <w:multiLevelType w:val="hybridMultilevel"/>
    <w:tmpl w:val="C21670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8DA7D3B"/>
    <w:multiLevelType w:val="multilevel"/>
    <w:tmpl w:val="39BEB852"/>
    <w:lvl w:ilvl="0">
      <w:start w:val="1"/>
      <w:numFmt w:val="decimal"/>
      <w:lvlText w:val="%1."/>
      <w:lvlJc w:val="left"/>
      <w:pPr>
        <w:ind w:left="1080" w:firstLine="720"/>
      </w:pPr>
    </w:lvl>
    <w:lvl w:ilvl="1">
      <w:start w:val="3"/>
      <w:numFmt w:val="decimal"/>
      <w:lvlText w:val="%1.%2"/>
      <w:lvlJc w:val="left"/>
      <w:pPr>
        <w:ind w:left="1440" w:firstLine="720"/>
      </w:pPr>
    </w:lvl>
    <w:lvl w:ilvl="2">
      <w:start w:val="1"/>
      <w:numFmt w:val="decimal"/>
      <w:lvlText w:val="%1.%2.%3"/>
      <w:lvlJc w:val="left"/>
      <w:pPr>
        <w:ind w:left="1440" w:firstLine="720"/>
      </w:pPr>
    </w:lvl>
    <w:lvl w:ilvl="3">
      <w:start w:val="1"/>
      <w:numFmt w:val="decimal"/>
      <w:lvlText w:val="%1.%2.%3.%4"/>
      <w:lvlJc w:val="left"/>
      <w:pPr>
        <w:ind w:left="1440" w:firstLine="720"/>
      </w:pPr>
    </w:lvl>
    <w:lvl w:ilvl="4">
      <w:start w:val="1"/>
      <w:numFmt w:val="decimal"/>
      <w:lvlText w:val="%1.%2.%3.%4.%5"/>
      <w:lvlJc w:val="left"/>
      <w:pPr>
        <w:ind w:left="1800" w:firstLine="720"/>
      </w:pPr>
    </w:lvl>
    <w:lvl w:ilvl="5">
      <w:start w:val="1"/>
      <w:numFmt w:val="decimal"/>
      <w:lvlText w:val="%1.%2.%3.%4.%5.%6"/>
      <w:lvlJc w:val="left"/>
      <w:pPr>
        <w:ind w:left="1800" w:firstLine="720"/>
      </w:pPr>
    </w:lvl>
    <w:lvl w:ilvl="6">
      <w:start w:val="1"/>
      <w:numFmt w:val="decimal"/>
      <w:lvlText w:val="%1.%2.%3.%4.%5.%6.%7"/>
      <w:lvlJc w:val="left"/>
      <w:pPr>
        <w:ind w:left="2160" w:firstLine="720"/>
      </w:pPr>
    </w:lvl>
    <w:lvl w:ilvl="7">
      <w:start w:val="1"/>
      <w:numFmt w:val="decimal"/>
      <w:lvlText w:val="%1.%2.%3.%4.%5.%6.%7.%8"/>
      <w:lvlJc w:val="left"/>
      <w:pPr>
        <w:ind w:left="2160" w:firstLine="720"/>
      </w:pPr>
    </w:lvl>
    <w:lvl w:ilvl="8">
      <w:start w:val="1"/>
      <w:numFmt w:val="decimal"/>
      <w:lvlText w:val="%1.%2.%3.%4.%5.%6.%7.%8.%9"/>
      <w:lvlJc w:val="left"/>
      <w:pPr>
        <w:ind w:left="2520" w:firstLine="720"/>
      </w:pPr>
    </w:lvl>
  </w:abstractNum>
  <w:abstractNum w:abstractNumId="52">
    <w:nsid w:val="5A7E5F73"/>
    <w:multiLevelType w:val="hybridMultilevel"/>
    <w:tmpl w:val="F8C8A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B9A6684"/>
    <w:multiLevelType w:val="multilevel"/>
    <w:tmpl w:val="EA6CD092"/>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5C143477"/>
    <w:multiLevelType w:val="hybridMultilevel"/>
    <w:tmpl w:val="D20E14BE"/>
    <w:lvl w:ilvl="0" w:tplc="B47C7CEC">
      <w:start w:val="1"/>
      <w:numFmt w:val="decimal"/>
      <w:lvlText w:val="%1."/>
      <w:lvlJc w:val="left"/>
      <w:pPr>
        <w:ind w:left="1440" w:hanging="360"/>
      </w:pPr>
      <w:rPr>
        <w:rFonts w:hint="default"/>
      </w:rPr>
    </w:lvl>
    <w:lvl w:ilvl="1" w:tplc="B47C7CE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402D8E"/>
    <w:multiLevelType w:val="hybridMultilevel"/>
    <w:tmpl w:val="A4108832"/>
    <w:lvl w:ilvl="0" w:tplc="79D4162A">
      <w:start w:val="1"/>
      <w:numFmt w:val="lowerLetter"/>
      <w:lvlText w:val="%1."/>
      <w:lvlJc w:val="left"/>
      <w:pPr>
        <w:ind w:left="1440" w:hanging="360"/>
      </w:pPr>
      <w:rPr>
        <w:rFonts w:hint="default"/>
      </w:rPr>
    </w:lvl>
    <w:lvl w:ilvl="1" w:tplc="7F86CC5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EE4CB6"/>
    <w:multiLevelType w:val="hybridMultilevel"/>
    <w:tmpl w:val="527C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83756D"/>
    <w:multiLevelType w:val="multilevel"/>
    <w:tmpl w:val="5EA2F80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8">
    <w:nsid w:val="63A32074"/>
    <w:multiLevelType w:val="multilevel"/>
    <w:tmpl w:val="533C836A"/>
    <w:lvl w:ilvl="0">
      <w:start w:val="6"/>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57A4A39"/>
    <w:multiLevelType w:val="hybridMultilevel"/>
    <w:tmpl w:val="6A40B01C"/>
    <w:lvl w:ilvl="0" w:tplc="9710CD1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6D002CB"/>
    <w:multiLevelType w:val="hybridMultilevel"/>
    <w:tmpl w:val="BFCC9474"/>
    <w:lvl w:ilvl="0" w:tplc="0409000F">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nsid w:val="681B2C68"/>
    <w:multiLevelType w:val="hybridMultilevel"/>
    <w:tmpl w:val="56124C8C"/>
    <w:lvl w:ilvl="0" w:tplc="16B43AE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A854841"/>
    <w:multiLevelType w:val="hybridMultilevel"/>
    <w:tmpl w:val="3EE0A4E0"/>
    <w:lvl w:ilvl="0" w:tplc="0409000F">
      <w:start w:val="1"/>
      <w:numFmt w:val="decimal"/>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3">
    <w:nsid w:val="6B3A4DDA"/>
    <w:multiLevelType w:val="hybridMultilevel"/>
    <w:tmpl w:val="F272C008"/>
    <w:lvl w:ilvl="0" w:tplc="D81A00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6CEF6495"/>
    <w:multiLevelType w:val="multilevel"/>
    <w:tmpl w:val="4A68EF9C"/>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65">
    <w:nsid w:val="6CF53FBE"/>
    <w:multiLevelType w:val="hybridMultilevel"/>
    <w:tmpl w:val="7312DBBA"/>
    <w:lvl w:ilvl="0" w:tplc="9E06F392">
      <w:start w:val="1"/>
      <w:numFmt w:val="decimal"/>
      <w:lvlText w:val="4.2.%1"/>
      <w:lvlJc w:val="left"/>
      <w:pPr>
        <w:ind w:left="720" w:hanging="360"/>
      </w:pPr>
      <w:rPr>
        <w:rFonts w:hint="default"/>
      </w:rPr>
    </w:lvl>
    <w:lvl w:ilvl="1" w:tplc="9E06F392">
      <w:start w:val="1"/>
      <w:numFmt w:val="decimal"/>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E116AD"/>
    <w:multiLevelType w:val="hybridMultilevel"/>
    <w:tmpl w:val="5B4CF52E"/>
    <w:lvl w:ilvl="0" w:tplc="89B67C56">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6F5143E0"/>
    <w:multiLevelType w:val="hybridMultilevel"/>
    <w:tmpl w:val="FC74B9EC"/>
    <w:lvl w:ilvl="0" w:tplc="3BD8549C">
      <w:start w:val="1"/>
      <w:numFmt w:val="decimal"/>
      <w:lvlText w:val="%1."/>
      <w:lvlJc w:val="lef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nsid w:val="71D012FB"/>
    <w:multiLevelType w:val="hybridMultilevel"/>
    <w:tmpl w:val="D5FE321C"/>
    <w:lvl w:ilvl="0" w:tplc="C32875FC">
      <w:start w:val="1"/>
      <w:numFmt w:val="decimal"/>
      <w:lvlText w:val="4.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1FB0A29"/>
    <w:multiLevelType w:val="hybridMultilevel"/>
    <w:tmpl w:val="E6FE3EB6"/>
    <w:lvl w:ilvl="0" w:tplc="B47C7CE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23F20F7"/>
    <w:multiLevelType w:val="multilevel"/>
    <w:tmpl w:val="02FA9C38"/>
    <w:lvl w:ilvl="0">
      <w:start w:val="1"/>
      <w:numFmt w:val="decimal"/>
      <w:lvlText w:val="%1."/>
      <w:lvlJc w:val="left"/>
      <w:pPr>
        <w:tabs>
          <w:tab w:val="num" w:pos="720"/>
        </w:tabs>
        <w:ind w:left="720" w:hanging="360"/>
      </w:pPr>
      <w:rPr>
        <w:rFonts w:hint="default"/>
      </w:rPr>
    </w:lvl>
    <w:lvl w:ilvl="1">
      <w:start w:val="1"/>
      <w:numFmt w:val="lowerLetter"/>
      <w:lvlText w:val="%2."/>
      <w:lvlJc w:val="left"/>
      <w:pPr>
        <w:ind w:left="1701" w:hanging="621"/>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nsid w:val="752D203F"/>
    <w:multiLevelType w:val="hybridMultilevel"/>
    <w:tmpl w:val="6E8C66B2"/>
    <w:lvl w:ilvl="0" w:tplc="E36C4738">
      <w:start w:val="2"/>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76F4332F"/>
    <w:multiLevelType w:val="hybridMultilevel"/>
    <w:tmpl w:val="577CB698"/>
    <w:lvl w:ilvl="0" w:tplc="89B67C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8496A41"/>
    <w:multiLevelType w:val="hybridMultilevel"/>
    <w:tmpl w:val="6B32C47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788975B3"/>
    <w:multiLevelType w:val="hybridMultilevel"/>
    <w:tmpl w:val="1A06A022"/>
    <w:lvl w:ilvl="0" w:tplc="3C249EAE">
      <w:start w:val="2"/>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C8E6846">
      <w:start w:val="1"/>
      <w:numFmt w:val="decimal"/>
      <w:lvlText w:val="%4."/>
      <w:lvlJc w:val="left"/>
      <w:pPr>
        <w:ind w:left="3600" w:hanging="360"/>
      </w:pPr>
      <w:rPr>
        <w:i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7F9019F5"/>
    <w:multiLevelType w:val="multilevel"/>
    <w:tmpl w:val="3E50E6FA"/>
    <w:lvl w:ilvl="0">
      <w:start w:val="1"/>
      <w:numFmt w:val="decimal"/>
      <w:lvlText w:val="3.%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6">
    <w:nsid w:val="7FE83B74"/>
    <w:multiLevelType w:val="hybridMultilevel"/>
    <w:tmpl w:val="28E89B18"/>
    <w:lvl w:ilvl="0" w:tplc="C32875FC">
      <w:start w:val="1"/>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70"/>
  </w:num>
  <w:num w:numId="3">
    <w:abstractNumId w:val="32"/>
  </w:num>
  <w:num w:numId="4">
    <w:abstractNumId w:val="58"/>
  </w:num>
  <w:num w:numId="5">
    <w:abstractNumId w:val="51"/>
  </w:num>
  <w:num w:numId="6">
    <w:abstractNumId w:val="40"/>
  </w:num>
  <w:num w:numId="7">
    <w:abstractNumId w:val="64"/>
  </w:num>
  <w:num w:numId="8">
    <w:abstractNumId w:val="37"/>
  </w:num>
  <w:num w:numId="9">
    <w:abstractNumId w:val="10"/>
  </w:num>
  <w:num w:numId="10">
    <w:abstractNumId w:val="57"/>
  </w:num>
  <w:num w:numId="11">
    <w:abstractNumId w:val="18"/>
  </w:num>
  <w:num w:numId="12">
    <w:abstractNumId w:val="4"/>
  </w:num>
  <w:num w:numId="13">
    <w:abstractNumId w:val="45"/>
  </w:num>
  <w:num w:numId="14">
    <w:abstractNumId w:val="1"/>
  </w:num>
  <w:num w:numId="15">
    <w:abstractNumId w:val="75"/>
  </w:num>
  <w:num w:numId="16">
    <w:abstractNumId w:val="39"/>
  </w:num>
  <w:num w:numId="17">
    <w:abstractNumId w:val="55"/>
  </w:num>
  <w:num w:numId="18">
    <w:abstractNumId w:val="72"/>
  </w:num>
  <w:num w:numId="19">
    <w:abstractNumId w:val="8"/>
  </w:num>
  <w:num w:numId="20">
    <w:abstractNumId w:val="49"/>
  </w:num>
  <w:num w:numId="21">
    <w:abstractNumId w:val="41"/>
  </w:num>
  <w:num w:numId="22">
    <w:abstractNumId w:val="38"/>
  </w:num>
  <w:num w:numId="23">
    <w:abstractNumId w:val="74"/>
  </w:num>
  <w:num w:numId="24">
    <w:abstractNumId w:val="11"/>
  </w:num>
  <w:num w:numId="25">
    <w:abstractNumId w:val="67"/>
  </w:num>
  <w:num w:numId="26">
    <w:abstractNumId w:val="35"/>
  </w:num>
  <w:num w:numId="27">
    <w:abstractNumId w:val="24"/>
  </w:num>
  <w:num w:numId="28">
    <w:abstractNumId w:val="7"/>
  </w:num>
  <w:num w:numId="29">
    <w:abstractNumId w:val="15"/>
  </w:num>
  <w:num w:numId="30">
    <w:abstractNumId w:val="16"/>
  </w:num>
  <w:num w:numId="31">
    <w:abstractNumId w:val="0"/>
  </w:num>
  <w:num w:numId="32">
    <w:abstractNumId w:val="17"/>
  </w:num>
  <w:num w:numId="33">
    <w:abstractNumId w:val="20"/>
  </w:num>
  <w:num w:numId="34">
    <w:abstractNumId w:val="14"/>
  </w:num>
  <w:num w:numId="35">
    <w:abstractNumId w:val="5"/>
  </w:num>
  <w:num w:numId="36">
    <w:abstractNumId w:val="56"/>
  </w:num>
  <w:num w:numId="37">
    <w:abstractNumId w:val="19"/>
  </w:num>
  <w:num w:numId="38">
    <w:abstractNumId w:val="30"/>
  </w:num>
  <w:num w:numId="39">
    <w:abstractNumId w:val="9"/>
  </w:num>
  <w:num w:numId="40">
    <w:abstractNumId w:val="59"/>
  </w:num>
  <w:num w:numId="41">
    <w:abstractNumId w:val="2"/>
  </w:num>
  <w:num w:numId="42">
    <w:abstractNumId w:val="43"/>
  </w:num>
  <w:num w:numId="43">
    <w:abstractNumId w:val="3"/>
  </w:num>
  <w:num w:numId="44">
    <w:abstractNumId w:val="62"/>
  </w:num>
  <w:num w:numId="45">
    <w:abstractNumId w:val="34"/>
  </w:num>
  <w:num w:numId="46">
    <w:abstractNumId w:val="44"/>
  </w:num>
  <w:num w:numId="47">
    <w:abstractNumId w:val="53"/>
  </w:num>
  <w:num w:numId="48">
    <w:abstractNumId w:val="28"/>
  </w:num>
  <w:num w:numId="49">
    <w:abstractNumId w:val="65"/>
  </w:num>
  <w:num w:numId="50">
    <w:abstractNumId w:val="27"/>
  </w:num>
  <w:num w:numId="51">
    <w:abstractNumId w:val="13"/>
  </w:num>
  <w:num w:numId="52">
    <w:abstractNumId w:val="68"/>
  </w:num>
  <w:num w:numId="53">
    <w:abstractNumId w:val="76"/>
  </w:num>
  <w:num w:numId="54">
    <w:abstractNumId w:val="47"/>
  </w:num>
  <w:num w:numId="55">
    <w:abstractNumId w:val="31"/>
  </w:num>
  <w:num w:numId="56">
    <w:abstractNumId w:val="71"/>
  </w:num>
  <w:num w:numId="57">
    <w:abstractNumId w:val="22"/>
  </w:num>
  <w:num w:numId="58">
    <w:abstractNumId w:val="73"/>
  </w:num>
  <w:num w:numId="59">
    <w:abstractNumId w:val="33"/>
  </w:num>
  <w:num w:numId="60">
    <w:abstractNumId w:val="23"/>
  </w:num>
  <w:num w:numId="6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6"/>
  </w:num>
  <w:num w:numId="63">
    <w:abstractNumId w:val="29"/>
  </w:num>
  <w:num w:numId="64">
    <w:abstractNumId w:val="12"/>
  </w:num>
  <w:num w:numId="65">
    <w:abstractNumId w:val="36"/>
  </w:num>
  <w:num w:numId="66">
    <w:abstractNumId w:val="25"/>
  </w:num>
  <w:num w:numId="67">
    <w:abstractNumId w:val="26"/>
  </w:num>
  <w:num w:numId="68">
    <w:abstractNumId w:val="61"/>
  </w:num>
  <w:num w:numId="69">
    <w:abstractNumId w:val="60"/>
  </w:num>
  <w:num w:numId="70">
    <w:abstractNumId w:val="52"/>
  </w:num>
  <w:num w:numId="71">
    <w:abstractNumId w:val="6"/>
  </w:num>
  <w:num w:numId="72">
    <w:abstractNumId w:val="46"/>
  </w:num>
  <w:num w:numId="73">
    <w:abstractNumId w:val="42"/>
  </w:num>
  <w:num w:numId="74">
    <w:abstractNumId w:val="69"/>
  </w:num>
  <w:num w:numId="75">
    <w:abstractNumId w:val="54"/>
  </w:num>
  <w:num w:numId="76">
    <w:abstractNumId w:val="48"/>
  </w:num>
  <w:num w:numId="77">
    <w:abstractNumId w:val="63"/>
  </w:num>
  <w:num w:numId="78">
    <w:abstractNumId w:val="50"/>
  </w:num>
  <w:numIdMacAtCleanup w:val="7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yo Pinandito">
    <w15:presenceInfo w15:providerId="Windows Live" w15:userId="2ffe81c3d7a477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ctiveWritingStyle w:appName="MSWord" w:lang="en-US" w:vendorID="64" w:dllVersion="131078" w:nlCheck="1" w:checkStyle="0"/>
  <w:activeWritingStyle w:appName="MSWord" w:lang="es-ES_tradnl" w:vendorID="64" w:dllVersion="131078" w:nlCheck="1" w:checkStyle="1"/>
  <w:activeWritingStyle w:appName="MSWord" w:lang="en-GB" w:vendorID="64" w:dllVersion="131078" w:nlCheck="1" w:checkStyle="1"/>
  <w:trackRevision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6C"/>
    <w:rsid w:val="00001172"/>
    <w:rsid w:val="00001628"/>
    <w:rsid w:val="000017BB"/>
    <w:rsid w:val="00001B4F"/>
    <w:rsid w:val="00001C95"/>
    <w:rsid w:val="00001E3D"/>
    <w:rsid w:val="000028C2"/>
    <w:rsid w:val="00002AEE"/>
    <w:rsid w:val="00002D56"/>
    <w:rsid w:val="00003554"/>
    <w:rsid w:val="00003AC6"/>
    <w:rsid w:val="00003BAB"/>
    <w:rsid w:val="0000423E"/>
    <w:rsid w:val="000052AC"/>
    <w:rsid w:val="000057C6"/>
    <w:rsid w:val="00006527"/>
    <w:rsid w:val="00006B6F"/>
    <w:rsid w:val="00006C32"/>
    <w:rsid w:val="00007A06"/>
    <w:rsid w:val="000117AF"/>
    <w:rsid w:val="0001181E"/>
    <w:rsid w:val="00011960"/>
    <w:rsid w:val="00012049"/>
    <w:rsid w:val="00012229"/>
    <w:rsid w:val="0001223B"/>
    <w:rsid w:val="00012A43"/>
    <w:rsid w:val="00012A9D"/>
    <w:rsid w:val="00013405"/>
    <w:rsid w:val="000136D4"/>
    <w:rsid w:val="000138DE"/>
    <w:rsid w:val="00013BBD"/>
    <w:rsid w:val="00013F25"/>
    <w:rsid w:val="000145AE"/>
    <w:rsid w:val="0001504E"/>
    <w:rsid w:val="0001590F"/>
    <w:rsid w:val="00015954"/>
    <w:rsid w:val="00015DC7"/>
    <w:rsid w:val="0001688F"/>
    <w:rsid w:val="000168F6"/>
    <w:rsid w:val="00016A67"/>
    <w:rsid w:val="00017391"/>
    <w:rsid w:val="00017DF2"/>
    <w:rsid w:val="00020246"/>
    <w:rsid w:val="00020C80"/>
    <w:rsid w:val="0002103E"/>
    <w:rsid w:val="00021800"/>
    <w:rsid w:val="00021D8D"/>
    <w:rsid w:val="00021F9C"/>
    <w:rsid w:val="00023364"/>
    <w:rsid w:val="00023395"/>
    <w:rsid w:val="00023422"/>
    <w:rsid w:val="0002382C"/>
    <w:rsid w:val="00024732"/>
    <w:rsid w:val="00025299"/>
    <w:rsid w:val="00025783"/>
    <w:rsid w:val="000258AA"/>
    <w:rsid w:val="000263A7"/>
    <w:rsid w:val="00026BAB"/>
    <w:rsid w:val="00026EFC"/>
    <w:rsid w:val="00030EE0"/>
    <w:rsid w:val="000310A6"/>
    <w:rsid w:val="0003145D"/>
    <w:rsid w:val="00031C3C"/>
    <w:rsid w:val="00031DB8"/>
    <w:rsid w:val="000337A3"/>
    <w:rsid w:val="00033AE1"/>
    <w:rsid w:val="00033C46"/>
    <w:rsid w:val="00033E92"/>
    <w:rsid w:val="00033F29"/>
    <w:rsid w:val="00034510"/>
    <w:rsid w:val="00034AB5"/>
    <w:rsid w:val="0003509B"/>
    <w:rsid w:val="00036095"/>
    <w:rsid w:val="000361B7"/>
    <w:rsid w:val="00036C0B"/>
    <w:rsid w:val="00036FAF"/>
    <w:rsid w:val="00037AA4"/>
    <w:rsid w:val="00037BC9"/>
    <w:rsid w:val="00037FB1"/>
    <w:rsid w:val="0004091E"/>
    <w:rsid w:val="0004092A"/>
    <w:rsid w:val="00040E90"/>
    <w:rsid w:val="00040F6C"/>
    <w:rsid w:val="000426EB"/>
    <w:rsid w:val="00042835"/>
    <w:rsid w:val="00042920"/>
    <w:rsid w:val="00042C6C"/>
    <w:rsid w:val="00042E54"/>
    <w:rsid w:val="00043449"/>
    <w:rsid w:val="00043726"/>
    <w:rsid w:val="00044467"/>
    <w:rsid w:val="00044654"/>
    <w:rsid w:val="000464C2"/>
    <w:rsid w:val="00046B5A"/>
    <w:rsid w:val="00046FB2"/>
    <w:rsid w:val="000474B6"/>
    <w:rsid w:val="00047F08"/>
    <w:rsid w:val="00050FC1"/>
    <w:rsid w:val="000525F7"/>
    <w:rsid w:val="000532E2"/>
    <w:rsid w:val="00054768"/>
    <w:rsid w:val="000550A6"/>
    <w:rsid w:val="00055F5B"/>
    <w:rsid w:val="00056854"/>
    <w:rsid w:val="00056A93"/>
    <w:rsid w:val="00057316"/>
    <w:rsid w:val="00057D08"/>
    <w:rsid w:val="000604EC"/>
    <w:rsid w:val="0006192E"/>
    <w:rsid w:val="00061D37"/>
    <w:rsid w:val="00062489"/>
    <w:rsid w:val="00062D8F"/>
    <w:rsid w:val="0006345A"/>
    <w:rsid w:val="00063586"/>
    <w:rsid w:val="00063B21"/>
    <w:rsid w:val="000643C6"/>
    <w:rsid w:val="00064893"/>
    <w:rsid w:val="00065742"/>
    <w:rsid w:val="00065D93"/>
    <w:rsid w:val="00066B92"/>
    <w:rsid w:val="000671EA"/>
    <w:rsid w:val="0007008E"/>
    <w:rsid w:val="000711FB"/>
    <w:rsid w:val="0007147A"/>
    <w:rsid w:val="00071619"/>
    <w:rsid w:val="00071DA3"/>
    <w:rsid w:val="000723A1"/>
    <w:rsid w:val="000724D5"/>
    <w:rsid w:val="0007313A"/>
    <w:rsid w:val="00073C5E"/>
    <w:rsid w:val="00073D14"/>
    <w:rsid w:val="00074737"/>
    <w:rsid w:val="00074A18"/>
    <w:rsid w:val="00074F9B"/>
    <w:rsid w:val="000756E1"/>
    <w:rsid w:val="0007584E"/>
    <w:rsid w:val="00075F0F"/>
    <w:rsid w:val="0007612F"/>
    <w:rsid w:val="0007693B"/>
    <w:rsid w:val="00076F3C"/>
    <w:rsid w:val="0008109F"/>
    <w:rsid w:val="00081E11"/>
    <w:rsid w:val="0008250B"/>
    <w:rsid w:val="00082BB1"/>
    <w:rsid w:val="00083F13"/>
    <w:rsid w:val="00084535"/>
    <w:rsid w:val="00084898"/>
    <w:rsid w:val="000854A3"/>
    <w:rsid w:val="00085750"/>
    <w:rsid w:val="000867D5"/>
    <w:rsid w:val="000867DA"/>
    <w:rsid w:val="0008739F"/>
    <w:rsid w:val="00087681"/>
    <w:rsid w:val="00087711"/>
    <w:rsid w:val="000911FD"/>
    <w:rsid w:val="00091C7E"/>
    <w:rsid w:val="00091CCF"/>
    <w:rsid w:val="00091E2A"/>
    <w:rsid w:val="00092817"/>
    <w:rsid w:val="000928B8"/>
    <w:rsid w:val="00092BAE"/>
    <w:rsid w:val="00092BCB"/>
    <w:rsid w:val="00092F25"/>
    <w:rsid w:val="00093054"/>
    <w:rsid w:val="00093D87"/>
    <w:rsid w:val="00093EE0"/>
    <w:rsid w:val="000946F2"/>
    <w:rsid w:val="000949F5"/>
    <w:rsid w:val="00095121"/>
    <w:rsid w:val="00095F65"/>
    <w:rsid w:val="0009734D"/>
    <w:rsid w:val="00097582"/>
    <w:rsid w:val="000A02A6"/>
    <w:rsid w:val="000A1224"/>
    <w:rsid w:val="000A16EC"/>
    <w:rsid w:val="000A1A48"/>
    <w:rsid w:val="000A3437"/>
    <w:rsid w:val="000A4EFC"/>
    <w:rsid w:val="000A5EEC"/>
    <w:rsid w:val="000A678F"/>
    <w:rsid w:val="000A7476"/>
    <w:rsid w:val="000A7652"/>
    <w:rsid w:val="000A76C3"/>
    <w:rsid w:val="000A7F16"/>
    <w:rsid w:val="000B03F4"/>
    <w:rsid w:val="000B1649"/>
    <w:rsid w:val="000B1B0E"/>
    <w:rsid w:val="000B25D9"/>
    <w:rsid w:val="000B2795"/>
    <w:rsid w:val="000B3EEA"/>
    <w:rsid w:val="000B4B00"/>
    <w:rsid w:val="000B52B2"/>
    <w:rsid w:val="000B7E9B"/>
    <w:rsid w:val="000C032D"/>
    <w:rsid w:val="000C0411"/>
    <w:rsid w:val="000C05C6"/>
    <w:rsid w:val="000C0814"/>
    <w:rsid w:val="000C08BB"/>
    <w:rsid w:val="000C09D1"/>
    <w:rsid w:val="000C0EB1"/>
    <w:rsid w:val="000C1A77"/>
    <w:rsid w:val="000C21ED"/>
    <w:rsid w:val="000C2330"/>
    <w:rsid w:val="000C2497"/>
    <w:rsid w:val="000C2543"/>
    <w:rsid w:val="000C2848"/>
    <w:rsid w:val="000C35A3"/>
    <w:rsid w:val="000C57AD"/>
    <w:rsid w:val="000C59EB"/>
    <w:rsid w:val="000C5AB4"/>
    <w:rsid w:val="000C60C9"/>
    <w:rsid w:val="000C7250"/>
    <w:rsid w:val="000C7EA5"/>
    <w:rsid w:val="000D01FB"/>
    <w:rsid w:val="000D0237"/>
    <w:rsid w:val="000D2397"/>
    <w:rsid w:val="000D2CFD"/>
    <w:rsid w:val="000D2EDA"/>
    <w:rsid w:val="000D4274"/>
    <w:rsid w:val="000D42BC"/>
    <w:rsid w:val="000D4767"/>
    <w:rsid w:val="000D49B0"/>
    <w:rsid w:val="000D537B"/>
    <w:rsid w:val="000D5ED8"/>
    <w:rsid w:val="000D639A"/>
    <w:rsid w:val="000E080A"/>
    <w:rsid w:val="000E0E2A"/>
    <w:rsid w:val="000E1300"/>
    <w:rsid w:val="000E136A"/>
    <w:rsid w:val="000E13A8"/>
    <w:rsid w:val="000E1E4F"/>
    <w:rsid w:val="000E2364"/>
    <w:rsid w:val="000E2EFC"/>
    <w:rsid w:val="000E3076"/>
    <w:rsid w:val="000E3673"/>
    <w:rsid w:val="000E45DE"/>
    <w:rsid w:val="000E535B"/>
    <w:rsid w:val="000E60CD"/>
    <w:rsid w:val="000E6328"/>
    <w:rsid w:val="000E7C05"/>
    <w:rsid w:val="000F1173"/>
    <w:rsid w:val="000F22B9"/>
    <w:rsid w:val="000F2BE3"/>
    <w:rsid w:val="000F3E8E"/>
    <w:rsid w:val="000F4750"/>
    <w:rsid w:val="000F50EB"/>
    <w:rsid w:val="000F52F2"/>
    <w:rsid w:val="000F589C"/>
    <w:rsid w:val="000F5E47"/>
    <w:rsid w:val="000F65C6"/>
    <w:rsid w:val="000F6B0A"/>
    <w:rsid w:val="000F71D1"/>
    <w:rsid w:val="000F734F"/>
    <w:rsid w:val="000F744E"/>
    <w:rsid w:val="000F78C0"/>
    <w:rsid w:val="000F7A96"/>
    <w:rsid w:val="001004B6"/>
    <w:rsid w:val="00100570"/>
    <w:rsid w:val="0010070B"/>
    <w:rsid w:val="00100CFD"/>
    <w:rsid w:val="001013B3"/>
    <w:rsid w:val="00101741"/>
    <w:rsid w:val="00101EEC"/>
    <w:rsid w:val="00103BE9"/>
    <w:rsid w:val="00103E27"/>
    <w:rsid w:val="00105815"/>
    <w:rsid w:val="00106942"/>
    <w:rsid w:val="00106B12"/>
    <w:rsid w:val="0010765E"/>
    <w:rsid w:val="00111B03"/>
    <w:rsid w:val="00111C5B"/>
    <w:rsid w:val="00111EF5"/>
    <w:rsid w:val="0011227E"/>
    <w:rsid w:val="0011275E"/>
    <w:rsid w:val="001127CD"/>
    <w:rsid w:val="00113137"/>
    <w:rsid w:val="00114B42"/>
    <w:rsid w:val="00115624"/>
    <w:rsid w:val="0011615B"/>
    <w:rsid w:val="00116869"/>
    <w:rsid w:val="00116963"/>
    <w:rsid w:val="00116A36"/>
    <w:rsid w:val="00116CEF"/>
    <w:rsid w:val="00117CCA"/>
    <w:rsid w:val="001202FD"/>
    <w:rsid w:val="001205B4"/>
    <w:rsid w:val="0012060C"/>
    <w:rsid w:val="001208B8"/>
    <w:rsid w:val="00120BBC"/>
    <w:rsid w:val="00120BCC"/>
    <w:rsid w:val="00121493"/>
    <w:rsid w:val="0012154B"/>
    <w:rsid w:val="00121A9B"/>
    <w:rsid w:val="00122119"/>
    <w:rsid w:val="001223EA"/>
    <w:rsid w:val="001226AF"/>
    <w:rsid w:val="001227FC"/>
    <w:rsid w:val="00122B8B"/>
    <w:rsid w:val="00122F52"/>
    <w:rsid w:val="001234BE"/>
    <w:rsid w:val="00123F08"/>
    <w:rsid w:val="001240B9"/>
    <w:rsid w:val="00124B95"/>
    <w:rsid w:val="00124BFD"/>
    <w:rsid w:val="001258A2"/>
    <w:rsid w:val="00125F42"/>
    <w:rsid w:val="00127389"/>
    <w:rsid w:val="001275F3"/>
    <w:rsid w:val="00127A80"/>
    <w:rsid w:val="00127CE0"/>
    <w:rsid w:val="00131F03"/>
    <w:rsid w:val="00132092"/>
    <w:rsid w:val="001325AD"/>
    <w:rsid w:val="0013301B"/>
    <w:rsid w:val="00133B75"/>
    <w:rsid w:val="0013407D"/>
    <w:rsid w:val="00134714"/>
    <w:rsid w:val="00135389"/>
    <w:rsid w:val="001359D2"/>
    <w:rsid w:val="00135CE5"/>
    <w:rsid w:val="00135D12"/>
    <w:rsid w:val="001364CA"/>
    <w:rsid w:val="00136E63"/>
    <w:rsid w:val="001371F6"/>
    <w:rsid w:val="0013768B"/>
    <w:rsid w:val="00137A5D"/>
    <w:rsid w:val="00137D03"/>
    <w:rsid w:val="00140460"/>
    <w:rsid w:val="001409D7"/>
    <w:rsid w:val="00140C92"/>
    <w:rsid w:val="00141269"/>
    <w:rsid w:val="001414C9"/>
    <w:rsid w:val="00141686"/>
    <w:rsid w:val="00142B0B"/>
    <w:rsid w:val="0014304B"/>
    <w:rsid w:val="001431E0"/>
    <w:rsid w:val="00143E07"/>
    <w:rsid w:val="001442FC"/>
    <w:rsid w:val="00144CAD"/>
    <w:rsid w:val="0014583B"/>
    <w:rsid w:val="00146381"/>
    <w:rsid w:val="00146A7A"/>
    <w:rsid w:val="00146C99"/>
    <w:rsid w:val="001500C7"/>
    <w:rsid w:val="00150917"/>
    <w:rsid w:val="00153D55"/>
    <w:rsid w:val="00153D81"/>
    <w:rsid w:val="00154045"/>
    <w:rsid w:val="00154A0F"/>
    <w:rsid w:val="001554AF"/>
    <w:rsid w:val="001555FE"/>
    <w:rsid w:val="00155B5A"/>
    <w:rsid w:val="00155D57"/>
    <w:rsid w:val="00156CCD"/>
    <w:rsid w:val="00157A51"/>
    <w:rsid w:val="00160C7E"/>
    <w:rsid w:val="00160E5C"/>
    <w:rsid w:val="00161528"/>
    <w:rsid w:val="00161892"/>
    <w:rsid w:val="00162073"/>
    <w:rsid w:val="001623A9"/>
    <w:rsid w:val="00162D28"/>
    <w:rsid w:val="00163DF1"/>
    <w:rsid w:val="00163E25"/>
    <w:rsid w:val="00163F47"/>
    <w:rsid w:val="001642CC"/>
    <w:rsid w:val="00165D89"/>
    <w:rsid w:val="00166082"/>
    <w:rsid w:val="00166360"/>
    <w:rsid w:val="001663D7"/>
    <w:rsid w:val="0016706C"/>
    <w:rsid w:val="001671ED"/>
    <w:rsid w:val="00167A5B"/>
    <w:rsid w:val="00167F72"/>
    <w:rsid w:val="00170003"/>
    <w:rsid w:val="0017005D"/>
    <w:rsid w:val="00171392"/>
    <w:rsid w:val="00171B1C"/>
    <w:rsid w:val="00171DD7"/>
    <w:rsid w:val="001727FE"/>
    <w:rsid w:val="001730D4"/>
    <w:rsid w:val="00173A10"/>
    <w:rsid w:val="00173C48"/>
    <w:rsid w:val="00174300"/>
    <w:rsid w:val="00174CC7"/>
    <w:rsid w:val="00174F2B"/>
    <w:rsid w:val="001754AD"/>
    <w:rsid w:val="00175AA0"/>
    <w:rsid w:val="00175CC6"/>
    <w:rsid w:val="00175D5C"/>
    <w:rsid w:val="00176D3F"/>
    <w:rsid w:val="00177300"/>
    <w:rsid w:val="001773A3"/>
    <w:rsid w:val="00177B93"/>
    <w:rsid w:val="00177C9F"/>
    <w:rsid w:val="00177FDC"/>
    <w:rsid w:val="00180195"/>
    <w:rsid w:val="0018049B"/>
    <w:rsid w:val="0018086E"/>
    <w:rsid w:val="00181359"/>
    <w:rsid w:val="001822D1"/>
    <w:rsid w:val="00182649"/>
    <w:rsid w:val="0018291B"/>
    <w:rsid w:val="00183767"/>
    <w:rsid w:val="0018380E"/>
    <w:rsid w:val="00183C3E"/>
    <w:rsid w:val="00183D18"/>
    <w:rsid w:val="00183F21"/>
    <w:rsid w:val="00184390"/>
    <w:rsid w:val="0018471C"/>
    <w:rsid w:val="00184952"/>
    <w:rsid w:val="00186F7D"/>
    <w:rsid w:val="00187539"/>
    <w:rsid w:val="00187701"/>
    <w:rsid w:val="00187F68"/>
    <w:rsid w:val="00190077"/>
    <w:rsid w:val="0019098F"/>
    <w:rsid w:val="00190FA4"/>
    <w:rsid w:val="00191DE2"/>
    <w:rsid w:val="00192902"/>
    <w:rsid w:val="00192C10"/>
    <w:rsid w:val="00192CB2"/>
    <w:rsid w:val="00192FA6"/>
    <w:rsid w:val="0019310C"/>
    <w:rsid w:val="00193933"/>
    <w:rsid w:val="00193ADE"/>
    <w:rsid w:val="00195492"/>
    <w:rsid w:val="00195DF5"/>
    <w:rsid w:val="00196476"/>
    <w:rsid w:val="001966E1"/>
    <w:rsid w:val="001972A4"/>
    <w:rsid w:val="001978D1"/>
    <w:rsid w:val="001A0244"/>
    <w:rsid w:val="001A0BB6"/>
    <w:rsid w:val="001A0C1C"/>
    <w:rsid w:val="001A1A9B"/>
    <w:rsid w:val="001A1EB9"/>
    <w:rsid w:val="001A2B3E"/>
    <w:rsid w:val="001A3030"/>
    <w:rsid w:val="001A34B4"/>
    <w:rsid w:val="001A353A"/>
    <w:rsid w:val="001A363F"/>
    <w:rsid w:val="001A39B9"/>
    <w:rsid w:val="001A4344"/>
    <w:rsid w:val="001A4520"/>
    <w:rsid w:val="001A46B9"/>
    <w:rsid w:val="001A4897"/>
    <w:rsid w:val="001A4AEF"/>
    <w:rsid w:val="001A4E3D"/>
    <w:rsid w:val="001A583E"/>
    <w:rsid w:val="001A586A"/>
    <w:rsid w:val="001A6620"/>
    <w:rsid w:val="001A7000"/>
    <w:rsid w:val="001A70CC"/>
    <w:rsid w:val="001A7602"/>
    <w:rsid w:val="001A7A69"/>
    <w:rsid w:val="001B1905"/>
    <w:rsid w:val="001B28A3"/>
    <w:rsid w:val="001B2C5A"/>
    <w:rsid w:val="001B2D56"/>
    <w:rsid w:val="001B3191"/>
    <w:rsid w:val="001B3570"/>
    <w:rsid w:val="001B5BDF"/>
    <w:rsid w:val="001B5C7A"/>
    <w:rsid w:val="001B6FBE"/>
    <w:rsid w:val="001C20B4"/>
    <w:rsid w:val="001C3271"/>
    <w:rsid w:val="001C3A4C"/>
    <w:rsid w:val="001C3A93"/>
    <w:rsid w:val="001C3BB5"/>
    <w:rsid w:val="001C3DE9"/>
    <w:rsid w:val="001C4469"/>
    <w:rsid w:val="001C489B"/>
    <w:rsid w:val="001C4CBC"/>
    <w:rsid w:val="001C57ED"/>
    <w:rsid w:val="001C60F0"/>
    <w:rsid w:val="001C7197"/>
    <w:rsid w:val="001C7A3E"/>
    <w:rsid w:val="001C7EF4"/>
    <w:rsid w:val="001D086F"/>
    <w:rsid w:val="001D17AB"/>
    <w:rsid w:val="001D23AD"/>
    <w:rsid w:val="001D23BB"/>
    <w:rsid w:val="001D2563"/>
    <w:rsid w:val="001D338F"/>
    <w:rsid w:val="001D348B"/>
    <w:rsid w:val="001D3507"/>
    <w:rsid w:val="001D37C5"/>
    <w:rsid w:val="001D3BFB"/>
    <w:rsid w:val="001D54D4"/>
    <w:rsid w:val="001D5AFE"/>
    <w:rsid w:val="001D6144"/>
    <w:rsid w:val="001D6241"/>
    <w:rsid w:val="001D70A7"/>
    <w:rsid w:val="001E0A03"/>
    <w:rsid w:val="001E14F1"/>
    <w:rsid w:val="001E1A99"/>
    <w:rsid w:val="001E28A5"/>
    <w:rsid w:val="001E2F64"/>
    <w:rsid w:val="001E2F6D"/>
    <w:rsid w:val="001E3FF2"/>
    <w:rsid w:val="001E483F"/>
    <w:rsid w:val="001E494B"/>
    <w:rsid w:val="001E519D"/>
    <w:rsid w:val="001E585C"/>
    <w:rsid w:val="001E58DC"/>
    <w:rsid w:val="001E792C"/>
    <w:rsid w:val="001F0286"/>
    <w:rsid w:val="001F0DB4"/>
    <w:rsid w:val="001F0EE1"/>
    <w:rsid w:val="001F1683"/>
    <w:rsid w:val="001F1A26"/>
    <w:rsid w:val="001F1B6D"/>
    <w:rsid w:val="001F1F5C"/>
    <w:rsid w:val="001F2F71"/>
    <w:rsid w:val="001F3B9F"/>
    <w:rsid w:val="001F3C7D"/>
    <w:rsid w:val="001F3D0D"/>
    <w:rsid w:val="001F5330"/>
    <w:rsid w:val="001F5481"/>
    <w:rsid w:val="001F5517"/>
    <w:rsid w:val="001F571D"/>
    <w:rsid w:val="001F592B"/>
    <w:rsid w:val="001F7610"/>
    <w:rsid w:val="001F76A5"/>
    <w:rsid w:val="001F7E58"/>
    <w:rsid w:val="001F7FE6"/>
    <w:rsid w:val="0020007E"/>
    <w:rsid w:val="002015C1"/>
    <w:rsid w:val="002017C5"/>
    <w:rsid w:val="0020222E"/>
    <w:rsid w:val="00202592"/>
    <w:rsid w:val="00202D32"/>
    <w:rsid w:val="002037BF"/>
    <w:rsid w:val="002039D3"/>
    <w:rsid w:val="00203DF1"/>
    <w:rsid w:val="00203EF5"/>
    <w:rsid w:val="002045EB"/>
    <w:rsid w:val="00205195"/>
    <w:rsid w:val="0020536F"/>
    <w:rsid w:val="00205B90"/>
    <w:rsid w:val="00205C9B"/>
    <w:rsid w:val="0020652F"/>
    <w:rsid w:val="0020660A"/>
    <w:rsid w:val="002066D6"/>
    <w:rsid w:val="0020687E"/>
    <w:rsid w:val="002069A4"/>
    <w:rsid w:val="002077B8"/>
    <w:rsid w:val="002078AD"/>
    <w:rsid w:val="0021176B"/>
    <w:rsid w:val="00211A50"/>
    <w:rsid w:val="002129AE"/>
    <w:rsid w:val="00212A4A"/>
    <w:rsid w:val="002130A1"/>
    <w:rsid w:val="00214CEC"/>
    <w:rsid w:val="00215361"/>
    <w:rsid w:val="002157D0"/>
    <w:rsid w:val="00216BC9"/>
    <w:rsid w:val="002208C9"/>
    <w:rsid w:val="00220A12"/>
    <w:rsid w:val="00220EA4"/>
    <w:rsid w:val="00221CE8"/>
    <w:rsid w:val="00222542"/>
    <w:rsid w:val="00223259"/>
    <w:rsid w:val="002237A9"/>
    <w:rsid w:val="0022405B"/>
    <w:rsid w:val="002249F5"/>
    <w:rsid w:val="00224B70"/>
    <w:rsid w:val="00224E20"/>
    <w:rsid w:val="0022571C"/>
    <w:rsid w:val="00225ADA"/>
    <w:rsid w:val="00227B77"/>
    <w:rsid w:val="00231099"/>
    <w:rsid w:val="00231614"/>
    <w:rsid w:val="00231933"/>
    <w:rsid w:val="00232CF1"/>
    <w:rsid w:val="00232E0F"/>
    <w:rsid w:val="002331B1"/>
    <w:rsid w:val="00233377"/>
    <w:rsid w:val="0023361D"/>
    <w:rsid w:val="00233CE2"/>
    <w:rsid w:val="00234224"/>
    <w:rsid w:val="00234A78"/>
    <w:rsid w:val="00234CDA"/>
    <w:rsid w:val="00236138"/>
    <w:rsid w:val="002361A3"/>
    <w:rsid w:val="002363C6"/>
    <w:rsid w:val="00236860"/>
    <w:rsid w:val="00237D82"/>
    <w:rsid w:val="00237F22"/>
    <w:rsid w:val="00237F37"/>
    <w:rsid w:val="00240F6E"/>
    <w:rsid w:val="002419C0"/>
    <w:rsid w:val="002420B0"/>
    <w:rsid w:val="00242EE5"/>
    <w:rsid w:val="00243724"/>
    <w:rsid w:val="00243CE4"/>
    <w:rsid w:val="00244520"/>
    <w:rsid w:val="00245739"/>
    <w:rsid w:val="00245C98"/>
    <w:rsid w:val="00246171"/>
    <w:rsid w:val="00246782"/>
    <w:rsid w:val="00246FAB"/>
    <w:rsid w:val="00247027"/>
    <w:rsid w:val="00247604"/>
    <w:rsid w:val="00247B92"/>
    <w:rsid w:val="002508CC"/>
    <w:rsid w:val="00250EFC"/>
    <w:rsid w:val="00251719"/>
    <w:rsid w:val="002519DB"/>
    <w:rsid w:val="00251AE7"/>
    <w:rsid w:val="002523B3"/>
    <w:rsid w:val="00252677"/>
    <w:rsid w:val="00252EB3"/>
    <w:rsid w:val="0025360B"/>
    <w:rsid w:val="00253C82"/>
    <w:rsid w:val="002541F5"/>
    <w:rsid w:val="00254C92"/>
    <w:rsid w:val="00254CD8"/>
    <w:rsid w:val="00254FB5"/>
    <w:rsid w:val="002551F4"/>
    <w:rsid w:val="0025608F"/>
    <w:rsid w:val="00256463"/>
    <w:rsid w:val="00256743"/>
    <w:rsid w:val="002575FB"/>
    <w:rsid w:val="00257AE5"/>
    <w:rsid w:val="00260E27"/>
    <w:rsid w:val="00260EB6"/>
    <w:rsid w:val="00261CA4"/>
    <w:rsid w:val="00262ED7"/>
    <w:rsid w:val="00264377"/>
    <w:rsid w:val="00264D44"/>
    <w:rsid w:val="0026512E"/>
    <w:rsid w:val="0026659B"/>
    <w:rsid w:val="00267698"/>
    <w:rsid w:val="00270320"/>
    <w:rsid w:val="0027185A"/>
    <w:rsid w:val="00272CAC"/>
    <w:rsid w:val="0027352F"/>
    <w:rsid w:val="002740E7"/>
    <w:rsid w:val="00275998"/>
    <w:rsid w:val="00276038"/>
    <w:rsid w:val="00276A21"/>
    <w:rsid w:val="00276C15"/>
    <w:rsid w:val="00276D73"/>
    <w:rsid w:val="00277146"/>
    <w:rsid w:val="00277407"/>
    <w:rsid w:val="00277455"/>
    <w:rsid w:val="002777A8"/>
    <w:rsid w:val="0027794D"/>
    <w:rsid w:val="0028068D"/>
    <w:rsid w:val="00280759"/>
    <w:rsid w:val="002808B7"/>
    <w:rsid w:val="00281891"/>
    <w:rsid w:val="00281BAE"/>
    <w:rsid w:val="00281EC9"/>
    <w:rsid w:val="00281F0C"/>
    <w:rsid w:val="0028300F"/>
    <w:rsid w:val="0028310E"/>
    <w:rsid w:val="00284BD1"/>
    <w:rsid w:val="00285D0D"/>
    <w:rsid w:val="0028608A"/>
    <w:rsid w:val="002867B9"/>
    <w:rsid w:val="002868C5"/>
    <w:rsid w:val="00286DC3"/>
    <w:rsid w:val="00287688"/>
    <w:rsid w:val="0028790A"/>
    <w:rsid w:val="002879A5"/>
    <w:rsid w:val="00287DCB"/>
    <w:rsid w:val="0029089E"/>
    <w:rsid w:val="00291646"/>
    <w:rsid w:val="00291D09"/>
    <w:rsid w:val="0029200E"/>
    <w:rsid w:val="00292BDB"/>
    <w:rsid w:val="00293655"/>
    <w:rsid w:val="0029480F"/>
    <w:rsid w:val="00297368"/>
    <w:rsid w:val="00297B95"/>
    <w:rsid w:val="002A1473"/>
    <w:rsid w:val="002A16AA"/>
    <w:rsid w:val="002A2129"/>
    <w:rsid w:val="002A2A4B"/>
    <w:rsid w:val="002A3717"/>
    <w:rsid w:val="002A394C"/>
    <w:rsid w:val="002A4712"/>
    <w:rsid w:val="002A5281"/>
    <w:rsid w:val="002A550A"/>
    <w:rsid w:val="002A5764"/>
    <w:rsid w:val="002A5F0D"/>
    <w:rsid w:val="002A7466"/>
    <w:rsid w:val="002A766C"/>
    <w:rsid w:val="002A7775"/>
    <w:rsid w:val="002B0209"/>
    <w:rsid w:val="002B0559"/>
    <w:rsid w:val="002B11FE"/>
    <w:rsid w:val="002B13A6"/>
    <w:rsid w:val="002B1968"/>
    <w:rsid w:val="002B1B92"/>
    <w:rsid w:val="002B1CD0"/>
    <w:rsid w:val="002B271F"/>
    <w:rsid w:val="002B3A47"/>
    <w:rsid w:val="002B449D"/>
    <w:rsid w:val="002B452C"/>
    <w:rsid w:val="002B47CC"/>
    <w:rsid w:val="002B585B"/>
    <w:rsid w:val="002B5AE9"/>
    <w:rsid w:val="002B5FAA"/>
    <w:rsid w:val="002B650B"/>
    <w:rsid w:val="002B78C5"/>
    <w:rsid w:val="002C0CC7"/>
    <w:rsid w:val="002C17B7"/>
    <w:rsid w:val="002C182C"/>
    <w:rsid w:val="002C28FF"/>
    <w:rsid w:val="002C3169"/>
    <w:rsid w:val="002C33A6"/>
    <w:rsid w:val="002C43E3"/>
    <w:rsid w:val="002C4671"/>
    <w:rsid w:val="002C4BD2"/>
    <w:rsid w:val="002C5B13"/>
    <w:rsid w:val="002C5BF9"/>
    <w:rsid w:val="002C600A"/>
    <w:rsid w:val="002C752E"/>
    <w:rsid w:val="002C784E"/>
    <w:rsid w:val="002C7B74"/>
    <w:rsid w:val="002D0E7A"/>
    <w:rsid w:val="002D1CD0"/>
    <w:rsid w:val="002D1ED0"/>
    <w:rsid w:val="002D4845"/>
    <w:rsid w:val="002D4C5C"/>
    <w:rsid w:val="002D4CEE"/>
    <w:rsid w:val="002D5309"/>
    <w:rsid w:val="002D5408"/>
    <w:rsid w:val="002D5D62"/>
    <w:rsid w:val="002D6F09"/>
    <w:rsid w:val="002E0976"/>
    <w:rsid w:val="002E098D"/>
    <w:rsid w:val="002E0AF9"/>
    <w:rsid w:val="002E2235"/>
    <w:rsid w:val="002E2A5E"/>
    <w:rsid w:val="002E35D6"/>
    <w:rsid w:val="002E438C"/>
    <w:rsid w:val="002E47B9"/>
    <w:rsid w:val="002E4A7B"/>
    <w:rsid w:val="002E5A82"/>
    <w:rsid w:val="002E5C2D"/>
    <w:rsid w:val="002E61F2"/>
    <w:rsid w:val="002E6338"/>
    <w:rsid w:val="002E6591"/>
    <w:rsid w:val="002E6CFF"/>
    <w:rsid w:val="002E6F42"/>
    <w:rsid w:val="002E78C8"/>
    <w:rsid w:val="002F0112"/>
    <w:rsid w:val="002F055D"/>
    <w:rsid w:val="002F14E4"/>
    <w:rsid w:val="002F1801"/>
    <w:rsid w:val="002F1C81"/>
    <w:rsid w:val="002F24E7"/>
    <w:rsid w:val="002F26F9"/>
    <w:rsid w:val="002F2D3D"/>
    <w:rsid w:val="002F2E97"/>
    <w:rsid w:val="002F3777"/>
    <w:rsid w:val="002F3DD4"/>
    <w:rsid w:val="002F5E48"/>
    <w:rsid w:val="002F67BB"/>
    <w:rsid w:val="002F70DD"/>
    <w:rsid w:val="002F7F65"/>
    <w:rsid w:val="00300190"/>
    <w:rsid w:val="00300AA9"/>
    <w:rsid w:val="003017E7"/>
    <w:rsid w:val="00301812"/>
    <w:rsid w:val="00302105"/>
    <w:rsid w:val="00302E73"/>
    <w:rsid w:val="003047DF"/>
    <w:rsid w:val="0030498B"/>
    <w:rsid w:val="00305397"/>
    <w:rsid w:val="00305DDE"/>
    <w:rsid w:val="0030683F"/>
    <w:rsid w:val="0030752F"/>
    <w:rsid w:val="00311C59"/>
    <w:rsid w:val="003120DB"/>
    <w:rsid w:val="0031216D"/>
    <w:rsid w:val="00313DC5"/>
    <w:rsid w:val="00313E4A"/>
    <w:rsid w:val="003147F8"/>
    <w:rsid w:val="00315F42"/>
    <w:rsid w:val="00316009"/>
    <w:rsid w:val="00316A29"/>
    <w:rsid w:val="00317A71"/>
    <w:rsid w:val="0032032A"/>
    <w:rsid w:val="00320748"/>
    <w:rsid w:val="00320B58"/>
    <w:rsid w:val="003218BB"/>
    <w:rsid w:val="00321E5F"/>
    <w:rsid w:val="0032237E"/>
    <w:rsid w:val="00322B34"/>
    <w:rsid w:val="00322E7F"/>
    <w:rsid w:val="003234DC"/>
    <w:rsid w:val="00323A9B"/>
    <w:rsid w:val="003246DD"/>
    <w:rsid w:val="00324A0C"/>
    <w:rsid w:val="003258EE"/>
    <w:rsid w:val="00326275"/>
    <w:rsid w:val="00327619"/>
    <w:rsid w:val="00330577"/>
    <w:rsid w:val="00330676"/>
    <w:rsid w:val="00330787"/>
    <w:rsid w:val="00331B06"/>
    <w:rsid w:val="00332A8A"/>
    <w:rsid w:val="00332E6C"/>
    <w:rsid w:val="00333250"/>
    <w:rsid w:val="003335BE"/>
    <w:rsid w:val="00333D5D"/>
    <w:rsid w:val="003357A4"/>
    <w:rsid w:val="00335DEB"/>
    <w:rsid w:val="00337609"/>
    <w:rsid w:val="00337611"/>
    <w:rsid w:val="00337E3F"/>
    <w:rsid w:val="0034031B"/>
    <w:rsid w:val="0034080B"/>
    <w:rsid w:val="00340EA6"/>
    <w:rsid w:val="00340F2B"/>
    <w:rsid w:val="00341D1F"/>
    <w:rsid w:val="00342429"/>
    <w:rsid w:val="003437F9"/>
    <w:rsid w:val="00343B07"/>
    <w:rsid w:val="00344562"/>
    <w:rsid w:val="00344BB5"/>
    <w:rsid w:val="00345A9F"/>
    <w:rsid w:val="003464AF"/>
    <w:rsid w:val="00347C09"/>
    <w:rsid w:val="00351C8D"/>
    <w:rsid w:val="003524FE"/>
    <w:rsid w:val="0035260F"/>
    <w:rsid w:val="00353BBB"/>
    <w:rsid w:val="00353CBB"/>
    <w:rsid w:val="00354E22"/>
    <w:rsid w:val="0035586E"/>
    <w:rsid w:val="00356A70"/>
    <w:rsid w:val="00357655"/>
    <w:rsid w:val="00357E6E"/>
    <w:rsid w:val="00360CED"/>
    <w:rsid w:val="00360F86"/>
    <w:rsid w:val="003611F5"/>
    <w:rsid w:val="003615A5"/>
    <w:rsid w:val="00361710"/>
    <w:rsid w:val="0036184C"/>
    <w:rsid w:val="00361D42"/>
    <w:rsid w:val="00363048"/>
    <w:rsid w:val="003633D5"/>
    <w:rsid w:val="00365DBF"/>
    <w:rsid w:val="00365FDB"/>
    <w:rsid w:val="0036617D"/>
    <w:rsid w:val="00366308"/>
    <w:rsid w:val="00366921"/>
    <w:rsid w:val="00367203"/>
    <w:rsid w:val="0036770E"/>
    <w:rsid w:val="00370278"/>
    <w:rsid w:val="003715E4"/>
    <w:rsid w:val="00371ACA"/>
    <w:rsid w:val="00371EEC"/>
    <w:rsid w:val="003720F5"/>
    <w:rsid w:val="00372815"/>
    <w:rsid w:val="00372BBC"/>
    <w:rsid w:val="00372C09"/>
    <w:rsid w:val="00374ECD"/>
    <w:rsid w:val="00375416"/>
    <w:rsid w:val="00375835"/>
    <w:rsid w:val="00375F79"/>
    <w:rsid w:val="00375FE9"/>
    <w:rsid w:val="00376CCB"/>
    <w:rsid w:val="003770C1"/>
    <w:rsid w:val="003777FF"/>
    <w:rsid w:val="00380806"/>
    <w:rsid w:val="003808C9"/>
    <w:rsid w:val="003819DF"/>
    <w:rsid w:val="0038252A"/>
    <w:rsid w:val="00382818"/>
    <w:rsid w:val="003828D3"/>
    <w:rsid w:val="00383094"/>
    <w:rsid w:val="003838B7"/>
    <w:rsid w:val="00384F14"/>
    <w:rsid w:val="00385FB0"/>
    <w:rsid w:val="003861C1"/>
    <w:rsid w:val="00386CBD"/>
    <w:rsid w:val="0038741B"/>
    <w:rsid w:val="003902F1"/>
    <w:rsid w:val="00390446"/>
    <w:rsid w:val="00390774"/>
    <w:rsid w:val="00390B7E"/>
    <w:rsid w:val="003918EA"/>
    <w:rsid w:val="003918FA"/>
    <w:rsid w:val="00391939"/>
    <w:rsid w:val="0039207D"/>
    <w:rsid w:val="00392218"/>
    <w:rsid w:val="00392FEE"/>
    <w:rsid w:val="003931F1"/>
    <w:rsid w:val="00394DBF"/>
    <w:rsid w:val="0039559D"/>
    <w:rsid w:val="00395E79"/>
    <w:rsid w:val="00396099"/>
    <w:rsid w:val="003962D8"/>
    <w:rsid w:val="00396778"/>
    <w:rsid w:val="003974C0"/>
    <w:rsid w:val="0039778A"/>
    <w:rsid w:val="00397D7B"/>
    <w:rsid w:val="003A0635"/>
    <w:rsid w:val="003A0C44"/>
    <w:rsid w:val="003A1E7F"/>
    <w:rsid w:val="003A29A9"/>
    <w:rsid w:val="003A3549"/>
    <w:rsid w:val="003A3CDA"/>
    <w:rsid w:val="003A4CC6"/>
    <w:rsid w:val="003A4F9C"/>
    <w:rsid w:val="003A58ED"/>
    <w:rsid w:val="003A5ABC"/>
    <w:rsid w:val="003A5AE9"/>
    <w:rsid w:val="003A6AEA"/>
    <w:rsid w:val="003A73B0"/>
    <w:rsid w:val="003A7899"/>
    <w:rsid w:val="003B0595"/>
    <w:rsid w:val="003B11D5"/>
    <w:rsid w:val="003B215C"/>
    <w:rsid w:val="003B253B"/>
    <w:rsid w:val="003B25BA"/>
    <w:rsid w:val="003B282E"/>
    <w:rsid w:val="003B2C75"/>
    <w:rsid w:val="003B35C6"/>
    <w:rsid w:val="003B3E4E"/>
    <w:rsid w:val="003B3E5A"/>
    <w:rsid w:val="003B5A7D"/>
    <w:rsid w:val="003B5F0D"/>
    <w:rsid w:val="003B623B"/>
    <w:rsid w:val="003B6375"/>
    <w:rsid w:val="003B6918"/>
    <w:rsid w:val="003B759E"/>
    <w:rsid w:val="003B774A"/>
    <w:rsid w:val="003C0DCC"/>
    <w:rsid w:val="003C179D"/>
    <w:rsid w:val="003C18A9"/>
    <w:rsid w:val="003C1A6E"/>
    <w:rsid w:val="003C3617"/>
    <w:rsid w:val="003C4CA4"/>
    <w:rsid w:val="003C59C5"/>
    <w:rsid w:val="003C6258"/>
    <w:rsid w:val="003C62E5"/>
    <w:rsid w:val="003C6863"/>
    <w:rsid w:val="003C74B6"/>
    <w:rsid w:val="003D16D4"/>
    <w:rsid w:val="003D16EE"/>
    <w:rsid w:val="003D17CA"/>
    <w:rsid w:val="003D1F79"/>
    <w:rsid w:val="003D2892"/>
    <w:rsid w:val="003D292D"/>
    <w:rsid w:val="003D2DCA"/>
    <w:rsid w:val="003D38DA"/>
    <w:rsid w:val="003D394C"/>
    <w:rsid w:val="003D4B4F"/>
    <w:rsid w:val="003D53C1"/>
    <w:rsid w:val="003D53C2"/>
    <w:rsid w:val="003D562B"/>
    <w:rsid w:val="003E01F6"/>
    <w:rsid w:val="003E0702"/>
    <w:rsid w:val="003E1C25"/>
    <w:rsid w:val="003E2D5C"/>
    <w:rsid w:val="003E32E4"/>
    <w:rsid w:val="003E357A"/>
    <w:rsid w:val="003E39BD"/>
    <w:rsid w:val="003E3A1C"/>
    <w:rsid w:val="003E4936"/>
    <w:rsid w:val="003E4CDB"/>
    <w:rsid w:val="003E4E6F"/>
    <w:rsid w:val="003E510E"/>
    <w:rsid w:val="003E569C"/>
    <w:rsid w:val="003E5772"/>
    <w:rsid w:val="003E5CBB"/>
    <w:rsid w:val="003E61F0"/>
    <w:rsid w:val="003E66F2"/>
    <w:rsid w:val="003F02D5"/>
    <w:rsid w:val="003F08C5"/>
    <w:rsid w:val="003F3168"/>
    <w:rsid w:val="003F38E0"/>
    <w:rsid w:val="003F4019"/>
    <w:rsid w:val="003F53F2"/>
    <w:rsid w:val="003F5F11"/>
    <w:rsid w:val="003F67EA"/>
    <w:rsid w:val="003F68EA"/>
    <w:rsid w:val="003F7117"/>
    <w:rsid w:val="003F7954"/>
    <w:rsid w:val="003F7DE8"/>
    <w:rsid w:val="0040015C"/>
    <w:rsid w:val="00400776"/>
    <w:rsid w:val="0040084C"/>
    <w:rsid w:val="00400AF3"/>
    <w:rsid w:val="00400D98"/>
    <w:rsid w:val="00402640"/>
    <w:rsid w:val="004028FF"/>
    <w:rsid w:val="0040295B"/>
    <w:rsid w:val="00402C04"/>
    <w:rsid w:val="00402DB0"/>
    <w:rsid w:val="00403204"/>
    <w:rsid w:val="00403971"/>
    <w:rsid w:val="00403EE1"/>
    <w:rsid w:val="00404249"/>
    <w:rsid w:val="00404C19"/>
    <w:rsid w:val="004053DC"/>
    <w:rsid w:val="0040568C"/>
    <w:rsid w:val="004057C6"/>
    <w:rsid w:val="00405C37"/>
    <w:rsid w:val="00405E5C"/>
    <w:rsid w:val="00405F29"/>
    <w:rsid w:val="00406100"/>
    <w:rsid w:val="004063EB"/>
    <w:rsid w:val="00407008"/>
    <w:rsid w:val="004072B3"/>
    <w:rsid w:val="0040745A"/>
    <w:rsid w:val="00407EB6"/>
    <w:rsid w:val="00410826"/>
    <w:rsid w:val="0041083C"/>
    <w:rsid w:val="00410B2E"/>
    <w:rsid w:val="00410CD8"/>
    <w:rsid w:val="00411014"/>
    <w:rsid w:val="00411AFE"/>
    <w:rsid w:val="00411B04"/>
    <w:rsid w:val="00411D05"/>
    <w:rsid w:val="0041278F"/>
    <w:rsid w:val="00413E3D"/>
    <w:rsid w:val="00413F31"/>
    <w:rsid w:val="00414C2C"/>
    <w:rsid w:val="00417290"/>
    <w:rsid w:val="0041738C"/>
    <w:rsid w:val="00417ADA"/>
    <w:rsid w:val="004213D4"/>
    <w:rsid w:val="00421EB4"/>
    <w:rsid w:val="0042212C"/>
    <w:rsid w:val="0042212F"/>
    <w:rsid w:val="004222D9"/>
    <w:rsid w:val="00422549"/>
    <w:rsid w:val="0042278C"/>
    <w:rsid w:val="004238AC"/>
    <w:rsid w:val="00425180"/>
    <w:rsid w:val="00425DF1"/>
    <w:rsid w:val="004260AA"/>
    <w:rsid w:val="004266DF"/>
    <w:rsid w:val="00427CE7"/>
    <w:rsid w:val="004304A8"/>
    <w:rsid w:val="0043073D"/>
    <w:rsid w:val="00430863"/>
    <w:rsid w:val="00430F65"/>
    <w:rsid w:val="0043193E"/>
    <w:rsid w:val="0043266B"/>
    <w:rsid w:val="00433426"/>
    <w:rsid w:val="00433B6C"/>
    <w:rsid w:val="00433B94"/>
    <w:rsid w:val="00433CAF"/>
    <w:rsid w:val="00433E84"/>
    <w:rsid w:val="00433FEB"/>
    <w:rsid w:val="00434E14"/>
    <w:rsid w:val="0043543B"/>
    <w:rsid w:val="0043656E"/>
    <w:rsid w:val="004373EB"/>
    <w:rsid w:val="004374BB"/>
    <w:rsid w:val="004378AD"/>
    <w:rsid w:val="004401DA"/>
    <w:rsid w:val="00440AC6"/>
    <w:rsid w:val="004418E1"/>
    <w:rsid w:val="00441B8A"/>
    <w:rsid w:val="00442557"/>
    <w:rsid w:val="0044453D"/>
    <w:rsid w:val="00444799"/>
    <w:rsid w:val="004455F4"/>
    <w:rsid w:val="0044668E"/>
    <w:rsid w:val="00446C62"/>
    <w:rsid w:val="00446F87"/>
    <w:rsid w:val="00446FCB"/>
    <w:rsid w:val="00447308"/>
    <w:rsid w:val="004479CA"/>
    <w:rsid w:val="00450031"/>
    <w:rsid w:val="0045026F"/>
    <w:rsid w:val="00450597"/>
    <w:rsid w:val="0045375E"/>
    <w:rsid w:val="00453EED"/>
    <w:rsid w:val="00454671"/>
    <w:rsid w:val="00454943"/>
    <w:rsid w:val="00454FBD"/>
    <w:rsid w:val="00455AF1"/>
    <w:rsid w:val="00455DB7"/>
    <w:rsid w:val="00456234"/>
    <w:rsid w:val="00456263"/>
    <w:rsid w:val="00456874"/>
    <w:rsid w:val="00456EF2"/>
    <w:rsid w:val="00457198"/>
    <w:rsid w:val="004604F9"/>
    <w:rsid w:val="0046054D"/>
    <w:rsid w:val="004616D9"/>
    <w:rsid w:val="00461AF7"/>
    <w:rsid w:val="004622DD"/>
    <w:rsid w:val="00462496"/>
    <w:rsid w:val="00463B95"/>
    <w:rsid w:val="00464161"/>
    <w:rsid w:val="00464639"/>
    <w:rsid w:val="00464AC7"/>
    <w:rsid w:val="00465484"/>
    <w:rsid w:val="00465928"/>
    <w:rsid w:val="00465F27"/>
    <w:rsid w:val="0046649D"/>
    <w:rsid w:val="00467090"/>
    <w:rsid w:val="00467834"/>
    <w:rsid w:val="0046797C"/>
    <w:rsid w:val="00470E36"/>
    <w:rsid w:val="004710CC"/>
    <w:rsid w:val="00471F20"/>
    <w:rsid w:val="0047203E"/>
    <w:rsid w:val="004722F9"/>
    <w:rsid w:val="00472B2D"/>
    <w:rsid w:val="00473108"/>
    <w:rsid w:val="0047381F"/>
    <w:rsid w:val="00473965"/>
    <w:rsid w:val="004745AC"/>
    <w:rsid w:val="004746E1"/>
    <w:rsid w:val="00474DE0"/>
    <w:rsid w:val="004756A3"/>
    <w:rsid w:val="004756C8"/>
    <w:rsid w:val="004763C6"/>
    <w:rsid w:val="00476B13"/>
    <w:rsid w:val="00476E60"/>
    <w:rsid w:val="00477328"/>
    <w:rsid w:val="0047790B"/>
    <w:rsid w:val="004800C8"/>
    <w:rsid w:val="004810CE"/>
    <w:rsid w:val="00481466"/>
    <w:rsid w:val="0048161F"/>
    <w:rsid w:val="0048206C"/>
    <w:rsid w:val="004821F4"/>
    <w:rsid w:val="00482A25"/>
    <w:rsid w:val="00484512"/>
    <w:rsid w:val="00484825"/>
    <w:rsid w:val="00485131"/>
    <w:rsid w:val="004854AC"/>
    <w:rsid w:val="0048556C"/>
    <w:rsid w:val="00485C88"/>
    <w:rsid w:val="00487683"/>
    <w:rsid w:val="004877C6"/>
    <w:rsid w:val="004905F2"/>
    <w:rsid w:val="00490F99"/>
    <w:rsid w:val="00492D3D"/>
    <w:rsid w:val="00494234"/>
    <w:rsid w:val="0049488C"/>
    <w:rsid w:val="00494915"/>
    <w:rsid w:val="00494AA5"/>
    <w:rsid w:val="00495156"/>
    <w:rsid w:val="004955E5"/>
    <w:rsid w:val="00496F2C"/>
    <w:rsid w:val="00496F89"/>
    <w:rsid w:val="00497E6F"/>
    <w:rsid w:val="00497EC2"/>
    <w:rsid w:val="004A01BC"/>
    <w:rsid w:val="004A1A13"/>
    <w:rsid w:val="004A2010"/>
    <w:rsid w:val="004A2791"/>
    <w:rsid w:val="004A2CC1"/>
    <w:rsid w:val="004A3424"/>
    <w:rsid w:val="004A3675"/>
    <w:rsid w:val="004A5F0F"/>
    <w:rsid w:val="004A5F9B"/>
    <w:rsid w:val="004A60EA"/>
    <w:rsid w:val="004A63EF"/>
    <w:rsid w:val="004A64F1"/>
    <w:rsid w:val="004A70DC"/>
    <w:rsid w:val="004A7647"/>
    <w:rsid w:val="004A77F7"/>
    <w:rsid w:val="004B0744"/>
    <w:rsid w:val="004B14B2"/>
    <w:rsid w:val="004B1737"/>
    <w:rsid w:val="004B1739"/>
    <w:rsid w:val="004B1E63"/>
    <w:rsid w:val="004B25BD"/>
    <w:rsid w:val="004B297F"/>
    <w:rsid w:val="004B31F0"/>
    <w:rsid w:val="004B360A"/>
    <w:rsid w:val="004B4245"/>
    <w:rsid w:val="004B4B80"/>
    <w:rsid w:val="004B4D58"/>
    <w:rsid w:val="004B6336"/>
    <w:rsid w:val="004B6607"/>
    <w:rsid w:val="004B689F"/>
    <w:rsid w:val="004B6AF1"/>
    <w:rsid w:val="004B708E"/>
    <w:rsid w:val="004B71F4"/>
    <w:rsid w:val="004B7BF3"/>
    <w:rsid w:val="004B7C83"/>
    <w:rsid w:val="004C06D5"/>
    <w:rsid w:val="004C08C7"/>
    <w:rsid w:val="004C08CF"/>
    <w:rsid w:val="004C1065"/>
    <w:rsid w:val="004C110F"/>
    <w:rsid w:val="004C131F"/>
    <w:rsid w:val="004C1EF5"/>
    <w:rsid w:val="004C217C"/>
    <w:rsid w:val="004C2C17"/>
    <w:rsid w:val="004C2E7F"/>
    <w:rsid w:val="004C40D6"/>
    <w:rsid w:val="004C410A"/>
    <w:rsid w:val="004C453E"/>
    <w:rsid w:val="004C4731"/>
    <w:rsid w:val="004C4AE8"/>
    <w:rsid w:val="004C4D9F"/>
    <w:rsid w:val="004C5C5B"/>
    <w:rsid w:val="004C5E4C"/>
    <w:rsid w:val="004C6520"/>
    <w:rsid w:val="004C68E3"/>
    <w:rsid w:val="004C6A55"/>
    <w:rsid w:val="004C734A"/>
    <w:rsid w:val="004C75E2"/>
    <w:rsid w:val="004C764F"/>
    <w:rsid w:val="004C7DFE"/>
    <w:rsid w:val="004D023B"/>
    <w:rsid w:val="004D0971"/>
    <w:rsid w:val="004D0C08"/>
    <w:rsid w:val="004D14EB"/>
    <w:rsid w:val="004D21AB"/>
    <w:rsid w:val="004D2AC7"/>
    <w:rsid w:val="004D2FAE"/>
    <w:rsid w:val="004D325E"/>
    <w:rsid w:val="004D3749"/>
    <w:rsid w:val="004D40E9"/>
    <w:rsid w:val="004D4892"/>
    <w:rsid w:val="004D4C53"/>
    <w:rsid w:val="004D7C5A"/>
    <w:rsid w:val="004D7FB7"/>
    <w:rsid w:val="004E027B"/>
    <w:rsid w:val="004E0DA8"/>
    <w:rsid w:val="004E1BB7"/>
    <w:rsid w:val="004E3DD1"/>
    <w:rsid w:val="004E40AE"/>
    <w:rsid w:val="004E5909"/>
    <w:rsid w:val="004E5BF4"/>
    <w:rsid w:val="004E5C24"/>
    <w:rsid w:val="004E5E0A"/>
    <w:rsid w:val="004E68B1"/>
    <w:rsid w:val="004E7924"/>
    <w:rsid w:val="004E7B76"/>
    <w:rsid w:val="004E7B91"/>
    <w:rsid w:val="004E7F0F"/>
    <w:rsid w:val="004E7F63"/>
    <w:rsid w:val="004F0771"/>
    <w:rsid w:val="004F0CD2"/>
    <w:rsid w:val="004F13F0"/>
    <w:rsid w:val="004F2006"/>
    <w:rsid w:val="004F2334"/>
    <w:rsid w:val="004F2B18"/>
    <w:rsid w:val="004F3196"/>
    <w:rsid w:val="004F3211"/>
    <w:rsid w:val="004F4D18"/>
    <w:rsid w:val="004F5608"/>
    <w:rsid w:val="0050031E"/>
    <w:rsid w:val="0050083E"/>
    <w:rsid w:val="005034A4"/>
    <w:rsid w:val="00504A06"/>
    <w:rsid w:val="00504D09"/>
    <w:rsid w:val="00505070"/>
    <w:rsid w:val="00505530"/>
    <w:rsid w:val="00505674"/>
    <w:rsid w:val="005067D0"/>
    <w:rsid w:val="005070A7"/>
    <w:rsid w:val="00507622"/>
    <w:rsid w:val="00510B86"/>
    <w:rsid w:val="00510F24"/>
    <w:rsid w:val="0051148A"/>
    <w:rsid w:val="00511A30"/>
    <w:rsid w:val="00511DB6"/>
    <w:rsid w:val="00512B14"/>
    <w:rsid w:val="00513110"/>
    <w:rsid w:val="0051331B"/>
    <w:rsid w:val="005133D5"/>
    <w:rsid w:val="00513B7A"/>
    <w:rsid w:val="0051509F"/>
    <w:rsid w:val="00516624"/>
    <w:rsid w:val="00516860"/>
    <w:rsid w:val="005175BC"/>
    <w:rsid w:val="00520CB2"/>
    <w:rsid w:val="00521185"/>
    <w:rsid w:val="005215D1"/>
    <w:rsid w:val="005216AC"/>
    <w:rsid w:val="005222A9"/>
    <w:rsid w:val="005229AB"/>
    <w:rsid w:val="00523976"/>
    <w:rsid w:val="00523EEB"/>
    <w:rsid w:val="005242CB"/>
    <w:rsid w:val="005248C0"/>
    <w:rsid w:val="0052623F"/>
    <w:rsid w:val="005269AE"/>
    <w:rsid w:val="00527362"/>
    <w:rsid w:val="0053057C"/>
    <w:rsid w:val="005308CB"/>
    <w:rsid w:val="00530F66"/>
    <w:rsid w:val="00530F6E"/>
    <w:rsid w:val="00531241"/>
    <w:rsid w:val="0053129D"/>
    <w:rsid w:val="0053132F"/>
    <w:rsid w:val="005316A7"/>
    <w:rsid w:val="00531860"/>
    <w:rsid w:val="00531C5A"/>
    <w:rsid w:val="005347A1"/>
    <w:rsid w:val="00534987"/>
    <w:rsid w:val="00536133"/>
    <w:rsid w:val="0053645D"/>
    <w:rsid w:val="00536B7E"/>
    <w:rsid w:val="00537182"/>
    <w:rsid w:val="005377E0"/>
    <w:rsid w:val="00540985"/>
    <w:rsid w:val="00541116"/>
    <w:rsid w:val="00541708"/>
    <w:rsid w:val="00542278"/>
    <w:rsid w:val="00542447"/>
    <w:rsid w:val="00542EB1"/>
    <w:rsid w:val="00543076"/>
    <w:rsid w:val="00543862"/>
    <w:rsid w:val="0054388B"/>
    <w:rsid w:val="00544320"/>
    <w:rsid w:val="0054442F"/>
    <w:rsid w:val="00544926"/>
    <w:rsid w:val="005449DA"/>
    <w:rsid w:val="00545384"/>
    <w:rsid w:val="00545C04"/>
    <w:rsid w:val="00546CCE"/>
    <w:rsid w:val="00547560"/>
    <w:rsid w:val="0054765A"/>
    <w:rsid w:val="005478F5"/>
    <w:rsid w:val="00550A3E"/>
    <w:rsid w:val="00550AEC"/>
    <w:rsid w:val="00551477"/>
    <w:rsid w:val="0055222A"/>
    <w:rsid w:val="005540AF"/>
    <w:rsid w:val="005541AA"/>
    <w:rsid w:val="00554A91"/>
    <w:rsid w:val="0055509B"/>
    <w:rsid w:val="0055548B"/>
    <w:rsid w:val="005555C5"/>
    <w:rsid w:val="00555CC9"/>
    <w:rsid w:val="00555D8F"/>
    <w:rsid w:val="005560E1"/>
    <w:rsid w:val="005563DF"/>
    <w:rsid w:val="00556787"/>
    <w:rsid w:val="005575B5"/>
    <w:rsid w:val="00557F5B"/>
    <w:rsid w:val="00560053"/>
    <w:rsid w:val="00561039"/>
    <w:rsid w:val="0056124A"/>
    <w:rsid w:val="005624FB"/>
    <w:rsid w:val="005640CE"/>
    <w:rsid w:val="005651C9"/>
    <w:rsid w:val="00565D1B"/>
    <w:rsid w:val="00565DE6"/>
    <w:rsid w:val="00566576"/>
    <w:rsid w:val="005669CF"/>
    <w:rsid w:val="005669E6"/>
    <w:rsid w:val="00566B6D"/>
    <w:rsid w:val="005676C3"/>
    <w:rsid w:val="00567888"/>
    <w:rsid w:val="00567A87"/>
    <w:rsid w:val="0057023A"/>
    <w:rsid w:val="00571DDB"/>
    <w:rsid w:val="00571F1E"/>
    <w:rsid w:val="00571FC1"/>
    <w:rsid w:val="0057212A"/>
    <w:rsid w:val="005721FA"/>
    <w:rsid w:val="005739DC"/>
    <w:rsid w:val="00573D41"/>
    <w:rsid w:val="00573E24"/>
    <w:rsid w:val="00574102"/>
    <w:rsid w:val="00574D5C"/>
    <w:rsid w:val="00575115"/>
    <w:rsid w:val="00575691"/>
    <w:rsid w:val="0057659D"/>
    <w:rsid w:val="00576779"/>
    <w:rsid w:val="00577DA4"/>
    <w:rsid w:val="005805EF"/>
    <w:rsid w:val="00580DA5"/>
    <w:rsid w:val="00580F8A"/>
    <w:rsid w:val="0058157E"/>
    <w:rsid w:val="00581D50"/>
    <w:rsid w:val="00582850"/>
    <w:rsid w:val="00582CC3"/>
    <w:rsid w:val="0058328D"/>
    <w:rsid w:val="005836E5"/>
    <w:rsid w:val="00583F7F"/>
    <w:rsid w:val="00584A3D"/>
    <w:rsid w:val="00584BBE"/>
    <w:rsid w:val="005852DB"/>
    <w:rsid w:val="00586687"/>
    <w:rsid w:val="0058688E"/>
    <w:rsid w:val="005873C6"/>
    <w:rsid w:val="005874F7"/>
    <w:rsid w:val="00587EA0"/>
    <w:rsid w:val="00590CCB"/>
    <w:rsid w:val="0059123D"/>
    <w:rsid w:val="005912AD"/>
    <w:rsid w:val="00591649"/>
    <w:rsid w:val="00591D96"/>
    <w:rsid w:val="00593B5E"/>
    <w:rsid w:val="00593E97"/>
    <w:rsid w:val="00594BC7"/>
    <w:rsid w:val="00594F07"/>
    <w:rsid w:val="005971B9"/>
    <w:rsid w:val="005A03CC"/>
    <w:rsid w:val="005A2BD5"/>
    <w:rsid w:val="005A36D4"/>
    <w:rsid w:val="005A43B6"/>
    <w:rsid w:val="005A4E6A"/>
    <w:rsid w:val="005A5159"/>
    <w:rsid w:val="005A5514"/>
    <w:rsid w:val="005A5974"/>
    <w:rsid w:val="005A5D4C"/>
    <w:rsid w:val="005A5DF5"/>
    <w:rsid w:val="005A6C7B"/>
    <w:rsid w:val="005A6F41"/>
    <w:rsid w:val="005A7128"/>
    <w:rsid w:val="005A739A"/>
    <w:rsid w:val="005A7D8C"/>
    <w:rsid w:val="005B0EE4"/>
    <w:rsid w:val="005B14AC"/>
    <w:rsid w:val="005B23D2"/>
    <w:rsid w:val="005B31E4"/>
    <w:rsid w:val="005B329D"/>
    <w:rsid w:val="005B3DB4"/>
    <w:rsid w:val="005B4C83"/>
    <w:rsid w:val="005B4CE5"/>
    <w:rsid w:val="005B5087"/>
    <w:rsid w:val="005B536E"/>
    <w:rsid w:val="005B5DA1"/>
    <w:rsid w:val="005B670E"/>
    <w:rsid w:val="005B6D11"/>
    <w:rsid w:val="005C08E2"/>
    <w:rsid w:val="005C0C89"/>
    <w:rsid w:val="005C145D"/>
    <w:rsid w:val="005C1E67"/>
    <w:rsid w:val="005C2E15"/>
    <w:rsid w:val="005C3228"/>
    <w:rsid w:val="005C3367"/>
    <w:rsid w:val="005C3FB9"/>
    <w:rsid w:val="005C6D00"/>
    <w:rsid w:val="005C6D5A"/>
    <w:rsid w:val="005C6E9A"/>
    <w:rsid w:val="005C743E"/>
    <w:rsid w:val="005D1264"/>
    <w:rsid w:val="005D1548"/>
    <w:rsid w:val="005D4399"/>
    <w:rsid w:val="005D463C"/>
    <w:rsid w:val="005D50B7"/>
    <w:rsid w:val="005D5AC5"/>
    <w:rsid w:val="005D66C2"/>
    <w:rsid w:val="005D6B74"/>
    <w:rsid w:val="005D6EB3"/>
    <w:rsid w:val="005D71B9"/>
    <w:rsid w:val="005D7281"/>
    <w:rsid w:val="005D7360"/>
    <w:rsid w:val="005D757C"/>
    <w:rsid w:val="005D79C4"/>
    <w:rsid w:val="005E0EAE"/>
    <w:rsid w:val="005E27C6"/>
    <w:rsid w:val="005E2FA2"/>
    <w:rsid w:val="005E314F"/>
    <w:rsid w:val="005E32C0"/>
    <w:rsid w:val="005E3598"/>
    <w:rsid w:val="005E462B"/>
    <w:rsid w:val="005E47F1"/>
    <w:rsid w:val="005E4C7C"/>
    <w:rsid w:val="005E5297"/>
    <w:rsid w:val="005E53BB"/>
    <w:rsid w:val="005E5478"/>
    <w:rsid w:val="005E72AF"/>
    <w:rsid w:val="005E7332"/>
    <w:rsid w:val="005E7C9F"/>
    <w:rsid w:val="005E7F38"/>
    <w:rsid w:val="005F0C31"/>
    <w:rsid w:val="005F15AD"/>
    <w:rsid w:val="005F28E9"/>
    <w:rsid w:val="005F29B4"/>
    <w:rsid w:val="005F37C8"/>
    <w:rsid w:val="005F39E3"/>
    <w:rsid w:val="005F45E6"/>
    <w:rsid w:val="005F4D63"/>
    <w:rsid w:val="005F66A1"/>
    <w:rsid w:val="005F6F77"/>
    <w:rsid w:val="005F74C2"/>
    <w:rsid w:val="005F7869"/>
    <w:rsid w:val="005F7D29"/>
    <w:rsid w:val="005F7D95"/>
    <w:rsid w:val="005F7F76"/>
    <w:rsid w:val="00600174"/>
    <w:rsid w:val="006017D0"/>
    <w:rsid w:val="006019C3"/>
    <w:rsid w:val="00602573"/>
    <w:rsid w:val="00602B67"/>
    <w:rsid w:val="00602C42"/>
    <w:rsid w:val="006035CF"/>
    <w:rsid w:val="00604BCF"/>
    <w:rsid w:val="006050F7"/>
    <w:rsid w:val="006052B9"/>
    <w:rsid w:val="006053FD"/>
    <w:rsid w:val="00606EA2"/>
    <w:rsid w:val="0060781F"/>
    <w:rsid w:val="006100C3"/>
    <w:rsid w:val="00610517"/>
    <w:rsid w:val="006107E9"/>
    <w:rsid w:val="00610D5C"/>
    <w:rsid w:val="00611943"/>
    <w:rsid w:val="006123BF"/>
    <w:rsid w:val="00613229"/>
    <w:rsid w:val="006133F5"/>
    <w:rsid w:val="006135C6"/>
    <w:rsid w:val="006137AB"/>
    <w:rsid w:val="00613F38"/>
    <w:rsid w:val="006140D4"/>
    <w:rsid w:val="006141B8"/>
    <w:rsid w:val="00614D90"/>
    <w:rsid w:val="00615041"/>
    <w:rsid w:val="006150FA"/>
    <w:rsid w:val="00616198"/>
    <w:rsid w:val="00616204"/>
    <w:rsid w:val="00617408"/>
    <w:rsid w:val="0061773A"/>
    <w:rsid w:val="00617A35"/>
    <w:rsid w:val="00617C5F"/>
    <w:rsid w:val="00617CCA"/>
    <w:rsid w:val="00620096"/>
    <w:rsid w:val="00620718"/>
    <w:rsid w:val="00620D54"/>
    <w:rsid w:val="00621337"/>
    <w:rsid w:val="0062175D"/>
    <w:rsid w:val="00622145"/>
    <w:rsid w:val="0062279B"/>
    <w:rsid w:val="006230C8"/>
    <w:rsid w:val="006231A5"/>
    <w:rsid w:val="006238DB"/>
    <w:rsid w:val="00624AB7"/>
    <w:rsid w:val="00625382"/>
    <w:rsid w:val="00626E2E"/>
    <w:rsid w:val="00626F77"/>
    <w:rsid w:val="00627F35"/>
    <w:rsid w:val="00630421"/>
    <w:rsid w:val="00630EEE"/>
    <w:rsid w:val="00631CE8"/>
    <w:rsid w:val="0063245F"/>
    <w:rsid w:val="0063411B"/>
    <w:rsid w:val="006341AE"/>
    <w:rsid w:val="00634387"/>
    <w:rsid w:val="00636264"/>
    <w:rsid w:val="006362E1"/>
    <w:rsid w:val="00636D65"/>
    <w:rsid w:val="006371E5"/>
    <w:rsid w:val="006374EB"/>
    <w:rsid w:val="00640C76"/>
    <w:rsid w:val="00641725"/>
    <w:rsid w:val="0064198C"/>
    <w:rsid w:val="00642019"/>
    <w:rsid w:val="0064202F"/>
    <w:rsid w:val="006428B5"/>
    <w:rsid w:val="006434A3"/>
    <w:rsid w:val="00643ADC"/>
    <w:rsid w:val="00644352"/>
    <w:rsid w:val="00644B93"/>
    <w:rsid w:val="00644E19"/>
    <w:rsid w:val="00644EDA"/>
    <w:rsid w:val="00645714"/>
    <w:rsid w:val="00645C39"/>
    <w:rsid w:val="00647044"/>
    <w:rsid w:val="0064711A"/>
    <w:rsid w:val="0064767F"/>
    <w:rsid w:val="00647C97"/>
    <w:rsid w:val="0065015E"/>
    <w:rsid w:val="006501CD"/>
    <w:rsid w:val="00650A99"/>
    <w:rsid w:val="00650E66"/>
    <w:rsid w:val="006510FF"/>
    <w:rsid w:val="00651452"/>
    <w:rsid w:val="006514F8"/>
    <w:rsid w:val="00651B25"/>
    <w:rsid w:val="00651E9F"/>
    <w:rsid w:val="00652102"/>
    <w:rsid w:val="00652509"/>
    <w:rsid w:val="006525E4"/>
    <w:rsid w:val="00654828"/>
    <w:rsid w:val="00654C7F"/>
    <w:rsid w:val="006550CB"/>
    <w:rsid w:val="006555C2"/>
    <w:rsid w:val="006562EF"/>
    <w:rsid w:val="00656DA1"/>
    <w:rsid w:val="006577A2"/>
    <w:rsid w:val="00657BA2"/>
    <w:rsid w:val="0066120E"/>
    <w:rsid w:val="0066134B"/>
    <w:rsid w:val="00661FF8"/>
    <w:rsid w:val="0066263C"/>
    <w:rsid w:val="00662A88"/>
    <w:rsid w:val="00663302"/>
    <w:rsid w:val="006638DA"/>
    <w:rsid w:val="00665018"/>
    <w:rsid w:val="006652FF"/>
    <w:rsid w:val="0066657C"/>
    <w:rsid w:val="006665BA"/>
    <w:rsid w:val="0066685F"/>
    <w:rsid w:val="00666EB8"/>
    <w:rsid w:val="0067013A"/>
    <w:rsid w:val="00671A80"/>
    <w:rsid w:val="0067220B"/>
    <w:rsid w:val="00673AB2"/>
    <w:rsid w:val="0067401E"/>
    <w:rsid w:val="00674343"/>
    <w:rsid w:val="00674A9B"/>
    <w:rsid w:val="00675AC6"/>
    <w:rsid w:val="00675C60"/>
    <w:rsid w:val="0067644B"/>
    <w:rsid w:val="006774E8"/>
    <w:rsid w:val="006816C2"/>
    <w:rsid w:val="006819DC"/>
    <w:rsid w:val="00682A08"/>
    <w:rsid w:val="00683CB3"/>
    <w:rsid w:val="0068434C"/>
    <w:rsid w:val="00684D3F"/>
    <w:rsid w:val="006851E8"/>
    <w:rsid w:val="006852E4"/>
    <w:rsid w:val="00685C2F"/>
    <w:rsid w:val="0068655F"/>
    <w:rsid w:val="00687151"/>
    <w:rsid w:val="00687561"/>
    <w:rsid w:val="006878E4"/>
    <w:rsid w:val="00690037"/>
    <w:rsid w:val="00690510"/>
    <w:rsid w:val="00690A9F"/>
    <w:rsid w:val="006913C3"/>
    <w:rsid w:val="00691B3C"/>
    <w:rsid w:val="00691D79"/>
    <w:rsid w:val="00692330"/>
    <w:rsid w:val="006927BC"/>
    <w:rsid w:val="00692C52"/>
    <w:rsid w:val="006937A9"/>
    <w:rsid w:val="00693B93"/>
    <w:rsid w:val="0069539F"/>
    <w:rsid w:val="0069576B"/>
    <w:rsid w:val="00695DD9"/>
    <w:rsid w:val="00695DDA"/>
    <w:rsid w:val="00695E2A"/>
    <w:rsid w:val="006964FC"/>
    <w:rsid w:val="00696E7C"/>
    <w:rsid w:val="00697053"/>
    <w:rsid w:val="00697C12"/>
    <w:rsid w:val="006A0D43"/>
    <w:rsid w:val="006A17AF"/>
    <w:rsid w:val="006A3F42"/>
    <w:rsid w:val="006A5C9C"/>
    <w:rsid w:val="006A68AB"/>
    <w:rsid w:val="006A6E34"/>
    <w:rsid w:val="006A6EC8"/>
    <w:rsid w:val="006A725D"/>
    <w:rsid w:val="006A77FB"/>
    <w:rsid w:val="006A7B7A"/>
    <w:rsid w:val="006B0655"/>
    <w:rsid w:val="006B17D0"/>
    <w:rsid w:val="006B1AFF"/>
    <w:rsid w:val="006B1EB9"/>
    <w:rsid w:val="006B22B5"/>
    <w:rsid w:val="006B3379"/>
    <w:rsid w:val="006B373F"/>
    <w:rsid w:val="006B3EA5"/>
    <w:rsid w:val="006B4263"/>
    <w:rsid w:val="006B4698"/>
    <w:rsid w:val="006B4BEA"/>
    <w:rsid w:val="006B5B60"/>
    <w:rsid w:val="006B63FC"/>
    <w:rsid w:val="006B6568"/>
    <w:rsid w:val="006B65BA"/>
    <w:rsid w:val="006B6A38"/>
    <w:rsid w:val="006B6A3C"/>
    <w:rsid w:val="006B759B"/>
    <w:rsid w:val="006C03C1"/>
    <w:rsid w:val="006C0A35"/>
    <w:rsid w:val="006C11A8"/>
    <w:rsid w:val="006C155F"/>
    <w:rsid w:val="006C18D7"/>
    <w:rsid w:val="006C1A4A"/>
    <w:rsid w:val="006C29A9"/>
    <w:rsid w:val="006C3236"/>
    <w:rsid w:val="006C3368"/>
    <w:rsid w:val="006C3D2F"/>
    <w:rsid w:val="006C4F1F"/>
    <w:rsid w:val="006C5720"/>
    <w:rsid w:val="006C6014"/>
    <w:rsid w:val="006C6183"/>
    <w:rsid w:val="006C66A8"/>
    <w:rsid w:val="006C67A3"/>
    <w:rsid w:val="006C6C0A"/>
    <w:rsid w:val="006C6D01"/>
    <w:rsid w:val="006C76DC"/>
    <w:rsid w:val="006C798B"/>
    <w:rsid w:val="006C7A00"/>
    <w:rsid w:val="006C7A5F"/>
    <w:rsid w:val="006D0D85"/>
    <w:rsid w:val="006D0FDB"/>
    <w:rsid w:val="006D1276"/>
    <w:rsid w:val="006D12B7"/>
    <w:rsid w:val="006D1477"/>
    <w:rsid w:val="006D172B"/>
    <w:rsid w:val="006D173B"/>
    <w:rsid w:val="006D1C8F"/>
    <w:rsid w:val="006D2656"/>
    <w:rsid w:val="006D3344"/>
    <w:rsid w:val="006D3AB5"/>
    <w:rsid w:val="006D58BB"/>
    <w:rsid w:val="006D601D"/>
    <w:rsid w:val="006D6BC5"/>
    <w:rsid w:val="006D6E0A"/>
    <w:rsid w:val="006D793D"/>
    <w:rsid w:val="006D7BEC"/>
    <w:rsid w:val="006D7F1E"/>
    <w:rsid w:val="006E0E77"/>
    <w:rsid w:val="006E10EA"/>
    <w:rsid w:val="006E14E1"/>
    <w:rsid w:val="006E1BC2"/>
    <w:rsid w:val="006E2574"/>
    <w:rsid w:val="006E507C"/>
    <w:rsid w:val="006E5B65"/>
    <w:rsid w:val="006E7731"/>
    <w:rsid w:val="006E79BB"/>
    <w:rsid w:val="006F04BC"/>
    <w:rsid w:val="006F1A82"/>
    <w:rsid w:val="006F3761"/>
    <w:rsid w:val="006F3A39"/>
    <w:rsid w:val="006F501D"/>
    <w:rsid w:val="006F521E"/>
    <w:rsid w:val="006F5F26"/>
    <w:rsid w:val="006F602D"/>
    <w:rsid w:val="006F6323"/>
    <w:rsid w:val="006F69A7"/>
    <w:rsid w:val="0070070A"/>
    <w:rsid w:val="00700E93"/>
    <w:rsid w:val="007017B6"/>
    <w:rsid w:val="007025CD"/>
    <w:rsid w:val="007029F0"/>
    <w:rsid w:val="00702BDF"/>
    <w:rsid w:val="0070329F"/>
    <w:rsid w:val="00703700"/>
    <w:rsid w:val="00704674"/>
    <w:rsid w:val="007056BA"/>
    <w:rsid w:val="00705A9B"/>
    <w:rsid w:val="00706214"/>
    <w:rsid w:val="00706589"/>
    <w:rsid w:val="00706969"/>
    <w:rsid w:val="007113ED"/>
    <w:rsid w:val="00711A0E"/>
    <w:rsid w:val="007120F5"/>
    <w:rsid w:val="007130B5"/>
    <w:rsid w:val="00713309"/>
    <w:rsid w:val="0071357C"/>
    <w:rsid w:val="007152C2"/>
    <w:rsid w:val="00715EC0"/>
    <w:rsid w:val="0071603A"/>
    <w:rsid w:val="00716538"/>
    <w:rsid w:val="007171AC"/>
    <w:rsid w:val="007173DD"/>
    <w:rsid w:val="007207A1"/>
    <w:rsid w:val="00720884"/>
    <w:rsid w:val="0072106A"/>
    <w:rsid w:val="00721512"/>
    <w:rsid w:val="00721896"/>
    <w:rsid w:val="00722A05"/>
    <w:rsid w:val="00722B3D"/>
    <w:rsid w:val="007230CB"/>
    <w:rsid w:val="00723375"/>
    <w:rsid w:val="00723587"/>
    <w:rsid w:val="00723D43"/>
    <w:rsid w:val="00723E48"/>
    <w:rsid w:val="007246ED"/>
    <w:rsid w:val="00725A77"/>
    <w:rsid w:val="00726F28"/>
    <w:rsid w:val="007270FE"/>
    <w:rsid w:val="007275F0"/>
    <w:rsid w:val="0072789A"/>
    <w:rsid w:val="00727B2F"/>
    <w:rsid w:val="0073066A"/>
    <w:rsid w:val="00731717"/>
    <w:rsid w:val="00731F4B"/>
    <w:rsid w:val="00732974"/>
    <w:rsid w:val="00732E6C"/>
    <w:rsid w:val="00733375"/>
    <w:rsid w:val="007333D2"/>
    <w:rsid w:val="00733EFB"/>
    <w:rsid w:val="00735254"/>
    <w:rsid w:val="00735CE9"/>
    <w:rsid w:val="007363AF"/>
    <w:rsid w:val="007365BF"/>
    <w:rsid w:val="0073764D"/>
    <w:rsid w:val="00737B2E"/>
    <w:rsid w:val="00740888"/>
    <w:rsid w:val="007417D7"/>
    <w:rsid w:val="007419BD"/>
    <w:rsid w:val="00742E10"/>
    <w:rsid w:val="00742FBB"/>
    <w:rsid w:val="00743648"/>
    <w:rsid w:val="00744325"/>
    <w:rsid w:val="0074435C"/>
    <w:rsid w:val="0074476F"/>
    <w:rsid w:val="00744F45"/>
    <w:rsid w:val="007454DF"/>
    <w:rsid w:val="00745595"/>
    <w:rsid w:val="00747D59"/>
    <w:rsid w:val="00747E3A"/>
    <w:rsid w:val="00747EA6"/>
    <w:rsid w:val="00750269"/>
    <w:rsid w:val="00750EE4"/>
    <w:rsid w:val="007516B3"/>
    <w:rsid w:val="00751F2E"/>
    <w:rsid w:val="0075365C"/>
    <w:rsid w:val="0075466E"/>
    <w:rsid w:val="00754E90"/>
    <w:rsid w:val="0075509A"/>
    <w:rsid w:val="00755163"/>
    <w:rsid w:val="0075545E"/>
    <w:rsid w:val="00756212"/>
    <w:rsid w:val="0075713C"/>
    <w:rsid w:val="00757B19"/>
    <w:rsid w:val="0076019E"/>
    <w:rsid w:val="00760340"/>
    <w:rsid w:val="007609EC"/>
    <w:rsid w:val="00760AC6"/>
    <w:rsid w:val="00760D57"/>
    <w:rsid w:val="00761116"/>
    <w:rsid w:val="0076170D"/>
    <w:rsid w:val="00761C98"/>
    <w:rsid w:val="00761D14"/>
    <w:rsid w:val="00761E15"/>
    <w:rsid w:val="00762D4B"/>
    <w:rsid w:val="00762D81"/>
    <w:rsid w:val="00763241"/>
    <w:rsid w:val="00764D34"/>
    <w:rsid w:val="00764D6C"/>
    <w:rsid w:val="00765315"/>
    <w:rsid w:val="00765AA8"/>
    <w:rsid w:val="00766272"/>
    <w:rsid w:val="00766AAE"/>
    <w:rsid w:val="00767019"/>
    <w:rsid w:val="007679EA"/>
    <w:rsid w:val="00770186"/>
    <w:rsid w:val="007701F3"/>
    <w:rsid w:val="007705AB"/>
    <w:rsid w:val="00770B2C"/>
    <w:rsid w:val="00771F69"/>
    <w:rsid w:val="00772CD4"/>
    <w:rsid w:val="007738E6"/>
    <w:rsid w:val="00773D22"/>
    <w:rsid w:val="007755DB"/>
    <w:rsid w:val="00775EA2"/>
    <w:rsid w:val="007762BD"/>
    <w:rsid w:val="00776B33"/>
    <w:rsid w:val="00776FC1"/>
    <w:rsid w:val="00777A76"/>
    <w:rsid w:val="007803B8"/>
    <w:rsid w:val="00780DB3"/>
    <w:rsid w:val="00781308"/>
    <w:rsid w:val="00781587"/>
    <w:rsid w:val="007819F9"/>
    <w:rsid w:val="00781C9F"/>
    <w:rsid w:val="007826BA"/>
    <w:rsid w:val="00782B9C"/>
    <w:rsid w:val="00782E67"/>
    <w:rsid w:val="00783124"/>
    <w:rsid w:val="00784256"/>
    <w:rsid w:val="007854DA"/>
    <w:rsid w:val="00785AAA"/>
    <w:rsid w:val="00785B42"/>
    <w:rsid w:val="0078707F"/>
    <w:rsid w:val="00787453"/>
    <w:rsid w:val="00787B12"/>
    <w:rsid w:val="00790CA4"/>
    <w:rsid w:val="00791696"/>
    <w:rsid w:val="007921DA"/>
    <w:rsid w:val="00792842"/>
    <w:rsid w:val="00792CFF"/>
    <w:rsid w:val="00792F25"/>
    <w:rsid w:val="00792F91"/>
    <w:rsid w:val="007955B8"/>
    <w:rsid w:val="007959BD"/>
    <w:rsid w:val="00795D88"/>
    <w:rsid w:val="00796348"/>
    <w:rsid w:val="007964C3"/>
    <w:rsid w:val="00796AD3"/>
    <w:rsid w:val="00796D7B"/>
    <w:rsid w:val="007978D3"/>
    <w:rsid w:val="00797CE7"/>
    <w:rsid w:val="007A0555"/>
    <w:rsid w:val="007A0993"/>
    <w:rsid w:val="007A30FF"/>
    <w:rsid w:val="007A4B67"/>
    <w:rsid w:val="007A5783"/>
    <w:rsid w:val="007A625F"/>
    <w:rsid w:val="007A6631"/>
    <w:rsid w:val="007A79C0"/>
    <w:rsid w:val="007A7CB6"/>
    <w:rsid w:val="007B08B7"/>
    <w:rsid w:val="007B1298"/>
    <w:rsid w:val="007B1482"/>
    <w:rsid w:val="007B1B32"/>
    <w:rsid w:val="007B1C9F"/>
    <w:rsid w:val="007B2CEC"/>
    <w:rsid w:val="007B30E9"/>
    <w:rsid w:val="007B328C"/>
    <w:rsid w:val="007B3E3D"/>
    <w:rsid w:val="007B4053"/>
    <w:rsid w:val="007B4488"/>
    <w:rsid w:val="007B48DA"/>
    <w:rsid w:val="007B49F2"/>
    <w:rsid w:val="007B4C3E"/>
    <w:rsid w:val="007B5808"/>
    <w:rsid w:val="007B5BB9"/>
    <w:rsid w:val="007B66FE"/>
    <w:rsid w:val="007B737D"/>
    <w:rsid w:val="007B7A7D"/>
    <w:rsid w:val="007B7EAA"/>
    <w:rsid w:val="007C07D0"/>
    <w:rsid w:val="007C0805"/>
    <w:rsid w:val="007C0F03"/>
    <w:rsid w:val="007C1036"/>
    <w:rsid w:val="007C150B"/>
    <w:rsid w:val="007C278C"/>
    <w:rsid w:val="007C2DB4"/>
    <w:rsid w:val="007C2F08"/>
    <w:rsid w:val="007C31A5"/>
    <w:rsid w:val="007C4701"/>
    <w:rsid w:val="007C49FD"/>
    <w:rsid w:val="007C540E"/>
    <w:rsid w:val="007C58BD"/>
    <w:rsid w:val="007C6E18"/>
    <w:rsid w:val="007C7AAE"/>
    <w:rsid w:val="007D154C"/>
    <w:rsid w:val="007D1D28"/>
    <w:rsid w:val="007D3502"/>
    <w:rsid w:val="007D38E2"/>
    <w:rsid w:val="007D4A0E"/>
    <w:rsid w:val="007D4A94"/>
    <w:rsid w:val="007D4BF6"/>
    <w:rsid w:val="007D6442"/>
    <w:rsid w:val="007D64AE"/>
    <w:rsid w:val="007D64FA"/>
    <w:rsid w:val="007D65DE"/>
    <w:rsid w:val="007D6827"/>
    <w:rsid w:val="007D7F64"/>
    <w:rsid w:val="007E0DF4"/>
    <w:rsid w:val="007E16AF"/>
    <w:rsid w:val="007E28E8"/>
    <w:rsid w:val="007E2A33"/>
    <w:rsid w:val="007E3AE2"/>
    <w:rsid w:val="007E46AB"/>
    <w:rsid w:val="007E7284"/>
    <w:rsid w:val="007E7850"/>
    <w:rsid w:val="007E7C22"/>
    <w:rsid w:val="007F1826"/>
    <w:rsid w:val="007F1F84"/>
    <w:rsid w:val="007F23B0"/>
    <w:rsid w:val="007F2E6A"/>
    <w:rsid w:val="007F31E3"/>
    <w:rsid w:val="007F33AF"/>
    <w:rsid w:val="007F41EE"/>
    <w:rsid w:val="007F45F3"/>
    <w:rsid w:val="007F4ABD"/>
    <w:rsid w:val="007F5756"/>
    <w:rsid w:val="007F5B5A"/>
    <w:rsid w:val="007F5C48"/>
    <w:rsid w:val="007F6B3F"/>
    <w:rsid w:val="007F6FA1"/>
    <w:rsid w:val="007F7108"/>
    <w:rsid w:val="007F7355"/>
    <w:rsid w:val="0080021A"/>
    <w:rsid w:val="00800293"/>
    <w:rsid w:val="00800A29"/>
    <w:rsid w:val="00802432"/>
    <w:rsid w:val="008028D4"/>
    <w:rsid w:val="00803997"/>
    <w:rsid w:val="00803CFC"/>
    <w:rsid w:val="00805050"/>
    <w:rsid w:val="00805974"/>
    <w:rsid w:val="00806E41"/>
    <w:rsid w:val="00807F3F"/>
    <w:rsid w:val="00810368"/>
    <w:rsid w:val="00810910"/>
    <w:rsid w:val="00811085"/>
    <w:rsid w:val="00811565"/>
    <w:rsid w:val="00813145"/>
    <w:rsid w:val="00813E0F"/>
    <w:rsid w:val="00815DA1"/>
    <w:rsid w:val="0081626B"/>
    <w:rsid w:val="00816529"/>
    <w:rsid w:val="0081702E"/>
    <w:rsid w:val="00817D2F"/>
    <w:rsid w:val="00820137"/>
    <w:rsid w:val="008203ED"/>
    <w:rsid w:val="008209F4"/>
    <w:rsid w:val="00820D36"/>
    <w:rsid w:val="008218A4"/>
    <w:rsid w:val="00821D21"/>
    <w:rsid w:val="00822E03"/>
    <w:rsid w:val="00824BCB"/>
    <w:rsid w:val="008258C0"/>
    <w:rsid w:val="00825995"/>
    <w:rsid w:val="0082632D"/>
    <w:rsid w:val="00827A43"/>
    <w:rsid w:val="00830425"/>
    <w:rsid w:val="008313BC"/>
    <w:rsid w:val="00831BEE"/>
    <w:rsid w:val="00831CC0"/>
    <w:rsid w:val="00831D64"/>
    <w:rsid w:val="00831E26"/>
    <w:rsid w:val="00831E87"/>
    <w:rsid w:val="00833A20"/>
    <w:rsid w:val="00833FA8"/>
    <w:rsid w:val="0083502A"/>
    <w:rsid w:val="00835C2B"/>
    <w:rsid w:val="00835E45"/>
    <w:rsid w:val="00836AFC"/>
    <w:rsid w:val="00837069"/>
    <w:rsid w:val="00837171"/>
    <w:rsid w:val="00841870"/>
    <w:rsid w:val="00841E3B"/>
    <w:rsid w:val="00841EB4"/>
    <w:rsid w:val="00842D38"/>
    <w:rsid w:val="00843AB6"/>
    <w:rsid w:val="00844341"/>
    <w:rsid w:val="008445E4"/>
    <w:rsid w:val="0084463F"/>
    <w:rsid w:val="00844997"/>
    <w:rsid w:val="00844DA7"/>
    <w:rsid w:val="00844E1D"/>
    <w:rsid w:val="00845034"/>
    <w:rsid w:val="0084552A"/>
    <w:rsid w:val="00846569"/>
    <w:rsid w:val="008471DA"/>
    <w:rsid w:val="0085048A"/>
    <w:rsid w:val="00851FD9"/>
    <w:rsid w:val="00853E39"/>
    <w:rsid w:val="008544E4"/>
    <w:rsid w:val="008548A7"/>
    <w:rsid w:val="00855127"/>
    <w:rsid w:val="008561F1"/>
    <w:rsid w:val="00856638"/>
    <w:rsid w:val="00856828"/>
    <w:rsid w:val="0085735B"/>
    <w:rsid w:val="00857B71"/>
    <w:rsid w:val="00857F7D"/>
    <w:rsid w:val="00860205"/>
    <w:rsid w:val="00860519"/>
    <w:rsid w:val="008610C5"/>
    <w:rsid w:val="00861D4F"/>
    <w:rsid w:val="00861F17"/>
    <w:rsid w:val="008629F3"/>
    <w:rsid w:val="00863FF4"/>
    <w:rsid w:val="008644C0"/>
    <w:rsid w:val="00865219"/>
    <w:rsid w:val="008659F6"/>
    <w:rsid w:val="00866856"/>
    <w:rsid w:val="00866EE2"/>
    <w:rsid w:val="008677C6"/>
    <w:rsid w:val="00867D81"/>
    <w:rsid w:val="00870133"/>
    <w:rsid w:val="008707C8"/>
    <w:rsid w:val="00870D72"/>
    <w:rsid w:val="008715B8"/>
    <w:rsid w:val="0087282B"/>
    <w:rsid w:val="00872B98"/>
    <w:rsid w:val="00873AAC"/>
    <w:rsid w:val="00874811"/>
    <w:rsid w:val="00874E6F"/>
    <w:rsid w:val="00875118"/>
    <w:rsid w:val="008755C0"/>
    <w:rsid w:val="00875BAE"/>
    <w:rsid w:val="008763D3"/>
    <w:rsid w:val="00876C50"/>
    <w:rsid w:val="00877366"/>
    <w:rsid w:val="008775FE"/>
    <w:rsid w:val="00880264"/>
    <w:rsid w:val="00880628"/>
    <w:rsid w:val="00881632"/>
    <w:rsid w:val="00881D2A"/>
    <w:rsid w:val="00882486"/>
    <w:rsid w:val="00882EEF"/>
    <w:rsid w:val="00883008"/>
    <w:rsid w:val="00883521"/>
    <w:rsid w:val="00883686"/>
    <w:rsid w:val="00883886"/>
    <w:rsid w:val="008839AC"/>
    <w:rsid w:val="00883FCE"/>
    <w:rsid w:val="00884808"/>
    <w:rsid w:val="008849B7"/>
    <w:rsid w:val="00885149"/>
    <w:rsid w:val="008851D3"/>
    <w:rsid w:val="00885728"/>
    <w:rsid w:val="008859FC"/>
    <w:rsid w:val="008860A0"/>
    <w:rsid w:val="0088657D"/>
    <w:rsid w:val="008875D7"/>
    <w:rsid w:val="00887654"/>
    <w:rsid w:val="00887D5C"/>
    <w:rsid w:val="00890EBB"/>
    <w:rsid w:val="00891550"/>
    <w:rsid w:val="00891D32"/>
    <w:rsid w:val="0089263F"/>
    <w:rsid w:val="00893519"/>
    <w:rsid w:val="00893907"/>
    <w:rsid w:val="00893F61"/>
    <w:rsid w:val="0089545C"/>
    <w:rsid w:val="00895F48"/>
    <w:rsid w:val="008964BD"/>
    <w:rsid w:val="00896D6D"/>
    <w:rsid w:val="0089722B"/>
    <w:rsid w:val="00897342"/>
    <w:rsid w:val="008977FB"/>
    <w:rsid w:val="008A02A5"/>
    <w:rsid w:val="008A08B6"/>
    <w:rsid w:val="008A2200"/>
    <w:rsid w:val="008A3470"/>
    <w:rsid w:val="008A368C"/>
    <w:rsid w:val="008A3A5D"/>
    <w:rsid w:val="008A3CE1"/>
    <w:rsid w:val="008A3F89"/>
    <w:rsid w:val="008A41E1"/>
    <w:rsid w:val="008A4A3C"/>
    <w:rsid w:val="008A4F21"/>
    <w:rsid w:val="008A5D2F"/>
    <w:rsid w:val="008A5DB9"/>
    <w:rsid w:val="008A7559"/>
    <w:rsid w:val="008B01F5"/>
    <w:rsid w:val="008B0AD2"/>
    <w:rsid w:val="008B0AED"/>
    <w:rsid w:val="008B0DC8"/>
    <w:rsid w:val="008B2793"/>
    <w:rsid w:val="008B2C99"/>
    <w:rsid w:val="008B321F"/>
    <w:rsid w:val="008B5487"/>
    <w:rsid w:val="008B5968"/>
    <w:rsid w:val="008B5ACF"/>
    <w:rsid w:val="008B5D09"/>
    <w:rsid w:val="008B6910"/>
    <w:rsid w:val="008B7445"/>
    <w:rsid w:val="008B7BDB"/>
    <w:rsid w:val="008C02BA"/>
    <w:rsid w:val="008C0307"/>
    <w:rsid w:val="008C03E9"/>
    <w:rsid w:val="008C0F99"/>
    <w:rsid w:val="008C10FB"/>
    <w:rsid w:val="008C1668"/>
    <w:rsid w:val="008C201E"/>
    <w:rsid w:val="008C2488"/>
    <w:rsid w:val="008C2BBE"/>
    <w:rsid w:val="008C3078"/>
    <w:rsid w:val="008C38F2"/>
    <w:rsid w:val="008C4910"/>
    <w:rsid w:val="008C4AD0"/>
    <w:rsid w:val="008C53F4"/>
    <w:rsid w:val="008C5489"/>
    <w:rsid w:val="008C58B9"/>
    <w:rsid w:val="008C6B63"/>
    <w:rsid w:val="008C7398"/>
    <w:rsid w:val="008C7B89"/>
    <w:rsid w:val="008D038A"/>
    <w:rsid w:val="008D04C4"/>
    <w:rsid w:val="008D0CDA"/>
    <w:rsid w:val="008D0CE1"/>
    <w:rsid w:val="008D0D25"/>
    <w:rsid w:val="008D1242"/>
    <w:rsid w:val="008D14F2"/>
    <w:rsid w:val="008D227B"/>
    <w:rsid w:val="008D2395"/>
    <w:rsid w:val="008D2470"/>
    <w:rsid w:val="008D263B"/>
    <w:rsid w:val="008D3469"/>
    <w:rsid w:val="008D5213"/>
    <w:rsid w:val="008D5E30"/>
    <w:rsid w:val="008D5FC5"/>
    <w:rsid w:val="008D67F6"/>
    <w:rsid w:val="008D6F01"/>
    <w:rsid w:val="008D7354"/>
    <w:rsid w:val="008D739A"/>
    <w:rsid w:val="008E0545"/>
    <w:rsid w:val="008E08FE"/>
    <w:rsid w:val="008E336F"/>
    <w:rsid w:val="008E3439"/>
    <w:rsid w:val="008E3461"/>
    <w:rsid w:val="008E3BAD"/>
    <w:rsid w:val="008E3F76"/>
    <w:rsid w:val="008E46FA"/>
    <w:rsid w:val="008E503F"/>
    <w:rsid w:val="008E5F35"/>
    <w:rsid w:val="008E77BF"/>
    <w:rsid w:val="008E799A"/>
    <w:rsid w:val="008E7AC3"/>
    <w:rsid w:val="008E7BA0"/>
    <w:rsid w:val="008F0215"/>
    <w:rsid w:val="008F1103"/>
    <w:rsid w:val="008F18FB"/>
    <w:rsid w:val="008F1DE1"/>
    <w:rsid w:val="008F291A"/>
    <w:rsid w:val="008F30DD"/>
    <w:rsid w:val="008F3E77"/>
    <w:rsid w:val="008F40BD"/>
    <w:rsid w:val="008F4E87"/>
    <w:rsid w:val="008F53F7"/>
    <w:rsid w:val="008F6337"/>
    <w:rsid w:val="008F650B"/>
    <w:rsid w:val="008F68AE"/>
    <w:rsid w:val="008F6E3F"/>
    <w:rsid w:val="008F6EF1"/>
    <w:rsid w:val="008F6F93"/>
    <w:rsid w:val="008F77C4"/>
    <w:rsid w:val="008F7E99"/>
    <w:rsid w:val="00900070"/>
    <w:rsid w:val="009002C1"/>
    <w:rsid w:val="00900864"/>
    <w:rsid w:val="009009C2"/>
    <w:rsid w:val="009009D5"/>
    <w:rsid w:val="00900EA4"/>
    <w:rsid w:val="00901649"/>
    <w:rsid w:val="00901683"/>
    <w:rsid w:val="009019C1"/>
    <w:rsid w:val="00902D17"/>
    <w:rsid w:val="00902ED6"/>
    <w:rsid w:val="00902F9F"/>
    <w:rsid w:val="0090346E"/>
    <w:rsid w:val="0090394A"/>
    <w:rsid w:val="009041FD"/>
    <w:rsid w:val="00904667"/>
    <w:rsid w:val="009050EC"/>
    <w:rsid w:val="009058C9"/>
    <w:rsid w:val="00905BE7"/>
    <w:rsid w:val="00906112"/>
    <w:rsid w:val="009063EA"/>
    <w:rsid w:val="00906740"/>
    <w:rsid w:val="00906AF1"/>
    <w:rsid w:val="00906DE5"/>
    <w:rsid w:val="00907E7B"/>
    <w:rsid w:val="00910858"/>
    <w:rsid w:val="009115FD"/>
    <w:rsid w:val="00911C50"/>
    <w:rsid w:val="00911F93"/>
    <w:rsid w:val="009124B1"/>
    <w:rsid w:val="009127AA"/>
    <w:rsid w:val="009140F2"/>
    <w:rsid w:val="00914A99"/>
    <w:rsid w:val="00915AE5"/>
    <w:rsid w:val="00915BA7"/>
    <w:rsid w:val="00915BEC"/>
    <w:rsid w:val="00916763"/>
    <w:rsid w:val="009173DE"/>
    <w:rsid w:val="00917453"/>
    <w:rsid w:val="009208FA"/>
    <w:rsid w:val="00920905"/>
    <w:rsid w:val="00920919"/>
    <w:rsid w:val="00921B0B"/>
    <w:rsid w:val="0092288C"/>
    <w:rsid w:val="009238A7"/>
    <w:rsid w:val="00924F96"/>
    <w:rsid w:val="0092518F"/>
    <w:rsid w:val="00925EB4"/>
    <w:rsid w:val="009261F1"/>
    <w:rsid w:val="0092645C"/>
    <w:rsid w:val="00926C7F"/>
    <w:rsid w:val="00926CDA"/>
    <w:rsid w:val="00926E46"/>
    <w:rsid w:val="00927AAA"/>
    <w:rsid w:val="00930AAB"/>
    <w:rsid w:val="00931099"/>
    <w:rsid w:val="009321F3"/>
    <w:rsid w:val="00932222"/>
    <w:rsid w:val="00932726"/>
    <w:rsid w:val="00932BC3"/>
    <w:rsid w:val="00933005"/>
    <w:rsid w:val="00933AB3"/>
    <w:rsid w:val="00933F16"/>
    <w:rsid w:val="00935723"/>
    <w:rsid w:val="00936A42"/>
    <w:rsid w:val="00936BAE"/>
    <w:rsid w:val="00936D5F"/>
    <w:rsid w:val="009402AB"/>
    <w:rsid w:val="00940346"/>
    <w:rsid w:val="009407E2"/>
    <w:rsid w:val="00940C8B"/>
    <w:rsid w:val="009424C8"/>
    <w:rsid w:val="009431BA"/>
    <w:rsid w:val="00944183"/>
    <w:rsid w:val="0094472B"/>
    <w:rsid w:val="00944FC7"/>
    <w:rsid w:val="009461E8"/>
    <w:rsid w:val="0094779F"/>
    <w:rsid w:val="00947A6D"/>
    <w:rsid w:val="00947D9A"/>
    <w:rsid w:val="0095036E"/>
    <w:rsid w:val="00950DBF"/>
    <w:rsid w:val="00951322"/>
    <w:rsid w:val="00952833"/>
    <w:rsid w:val="00953B50"/>
    <w:rsid w:val="00954878"/>
    <w:rsid w:val="00954F02"/>
    <w:rsid w:val="0095558E"/>
    <w:rsid w:val="0095560B"/>
    <w:rsid w:val="00955764"/>
    <w:rsid w:val="0095652A"/>
    <w:rsid w:val="0095692A"/>
    <w:rsid w:val="0095698F"/>
    <w:rsid w:val="00956F29"/>
    <w:rsid w:val="00960136"/>
    <w:rsid w:val="00960138"/>
    <w:rsid w:val="0096021A"/>
    <w:rsid w:val="00960ACC"/>
    <w:rsid w:val="00960BEC"/>
    <w:rsid w:val="009611A2"/>
    <w:rsid w:val="00961D30"/>
    <w:rsid w:val="00961FA1"/>
    <w:rsid w:val="00962AAA"/>
    <w:rsid w:val="00962AC2"/>
    <w:rsid w:val="00962AE4"/>
    <w:rsid w:val="0096430C"/>
    <w:rsid w:val="00965624"/>
    <w:rsid w:val="00965C34"/>
    <w:rsid w:val="00965CCE"/>
    <w:rsid w:val="00966240"/>
    <w:rsid w:val="00966771"/>
    <w:rsid w:val="00966D2F"/>
    <w:rsid w:val="00966DBC"/>
    <w:rsid w:val="009674A4"/>
    <w:rsid w:val="00967744"/>
    <w:rsid w:val="00967A8D"/>
    <w:rsid w:val="00970543"/>
    <w:rsid w:val="00970FDF"/>
    <w:rsid w:val="00971B8F"/>
    <w:rsid w:val="009726A7"/>
    <w:rsid w:val="0097380A"/>
    <w:rsid w:val="00973A0A"/>
    <w:rsid w:val="00973A71"/>
    <w:rsid w:val="009751E7"/>
    <w:rsid w:val="009762E0"/>
    <w:rsid w:val="00976DD0"/>
    <w:rsid w:val="00977116"/>
    <w:rsid w:val="009803D0"/>
    <w:rsid w:val="00980EB7"/>
    <w:rsid w:val="00981A50"/>
    <w:rsid w:val="00982FE4"/>
    <w:rsid w:val="00983972"/>
    <w:rsid w:val="00984236"/>
    <w:rsid w:val="009842C5"/>
    <w:rsid w:val="00985100"/>
    <w:rsid w:val="009860F7"/>
    <w:rsid w:val="0098624C"/>
    <w:rsid w:val="009867DE"/>
    <w:rsid w:val="00986811"/>
    <w:rsid w:val="00986B5D"/>
    <w:rsid w:val="00987C43"/>
    <w:rsid w:val="00987D2F"/>
    <w:rsid w:val="0099073F"/>
    <w:rsid w:val="00991353"/>
    <w:rsid w:val="009914BE"/>
    <w:rsid w:val="009915CC"/>
    <w:rsid w:val="00991782"/>
    <w:rsid w:val="00991B7D"/>
    <w:rsid w:val="0099276B"/>
    <w:rsid w:val="0099281C"/>
    <w:rsid w:val="00992E9C"/>
    <w:rsid w:val="00993108"/>
    <w:rsid w:val="00993A31"/>
    <w:rsid w:val="00993D2E"/>
    <w:rsid w:val="0099458F"/>
    <w:rsid w:val="0099459C"/>
    <w:rsid w:val="009949F4"/>
    <w:rsid w:val="00996861"/>
    <w:rsid w:val="00996F2D"/>
    <w:rsid w:val="009972B0"/>
    <w:rsid w:val="00997608"/>
    <w:rsid w:val="00997CEC"/>
    <w:rsid w:val="009A030B"/>
    <w:rsid w:val="009A1148"/>
    <w:rsid w:val="009A16B5"/>
    <w:rsid w:val="009A2E35"/>
    <w:rsid w:val="009A2FFA"/>
    <w:rsid w:val="009A302A"/>
    <w:rsid w:val="009A3240"/>
    <w:rsid w:val="009A3619"/>
    <w:rsid w:val="009A37B6"/>
    <w:rsid w:val="009A516E"/>
    <w:rsid w:val="009A5731"/>
    <w:rsid w:val="009A5F55"/>
    <w:rsid w:val="009A6B15"/>
    <w:rsid w:val="009B0320"/>
    <w:rsid w:val="009B05C2"/>
    <w:rsid w:val="009B0813"/>
    <w:rsid w:val="009B0F3D"/>
    <w:rsid w:val="009B1742"/>
    <w:rsid w:val="009B1AE4"/>
    <w:rsid w:val="009B2048"/>
    <w:rsid w:val="009B2F55"/>
    <w:rsid w:val="009B2FE4"/>
    <w:rsid w:val="009B3A83"/>
    <w:rsid w:val="009B3F01"/>
    <w:rsid w:val="009B4621"/>
    <w:rsid w:val="009B4E68"/>
    <w:rsid w:val="009B56F7"/>
    <w:rsid w:val="009B5A7D"/>
    <w:rsid w:val="009B6EE3"/>
    <w:rsid w:val="009B6F9E"/>
    <w:rsid w:val="009C04EA"/>
    <w:rsid w:val="009C08DC"/>
    <w:rsid w:val="009C0AB9"/>
    <w:rsid w:val="009C0E7A"/>
    <w:rsid w:val="009C1496"/>
    <w:rsid w:val="009C1524"/>
    <w:rsid w:val="009C2689"/>
    <w:rsid w:val="009C3B08"/>
    <w:rsid w:val="009C4094"/>
    <w:rsid w:val="009C43C3"/>
    <w:rsid w:val="009C5811"/>
    <w:rsid w:val="009C61F3"/>
    <w:rsid w:val="009C63DB"/>
    <w:rsid w:val="009C6B8E"/>
    <w:rsid w:val="009C6F24"/>
    <w:rsid w:val="009C78E1"/>
    <w:rsid w:val="009C79C3"/>
    <w:rsid w:val="009D1372"/>
    <w:rsid w:val="009D1E81"/>
    <w:rsid w:val="009D21B8"/>
    <w:rsid w:val="009D23E8"/>
    <w:rsid w:val="009D2718"/>
    <w:rsid w:val="009D2AE4"/>
    <w:rsid w:val="009D2DE7"/>
    <w:rsid w:val="009D3EAB"/>
    <w:rsid w:val="009D4590"/>
    <w:rsid w:val="009D4A28"/>
    <w:rsid w:val="009D4B79"/>
    <w:rsid w:val="009D4EBE"/>
    <w:rsid w:val="009D57B7"/>
    <w:rsid w:val="009D5FB8"/>
    <w:rsid w:val="009D6359"/>
    <w:rsid w:val="009D6F27"/>
    <w:rsid w:val="009D71D5"/>
    <w:rsid w:val="009D7607"/>
    <w:rsid w:val="009D7660"/>
    <w:rsid w:val="009D7FC0"/>
    <w:rsid w:val="009E01D5"/>
    <w:rsid w:val="009E0599"/>
    <w:rsid w:val="009E06B2"/>
    <w:rsid w:val="009E0F06"/>
    <w:rsid w:val="009E13BB"/>
    <w:rsid w:val="009E16FD"/>
    <w:rsid w:val="009E2D68"/>
    <w:rsid w:val="009E3531"/>
    <w:rsid w:val="009E3957"/>
    <w:rsid w:val="009E4E3B"/>
    <w:rsid w:val="009E5AC5"/>
    <w:rsid w:val="009E5E72"/>
    <w:rsid w:val="009E627A"/>
    <w:rsid w:val="009E6F8C"/>
    <w:rsid w:val="009E734D"/>
    <w:rsid w:val="009E7EE3"/>
    <w:rsid w:val="009F0034"/>
    <w:rsid w:val="009F055F"/>
    <w:rsid w:val="009F1463"/>
    <w:rsid w:val="009F1AD0"/>
    <w:rsid w:val="009F1B89"/>
    <w:rsid w:val="009F2E35"/>
    <w:rsid w:val="009F3815"/>
    <w:rsid w:val="009F3E13"/>
    <w:rsid w:val="009F5EBE"/>
    <w:rsid w:val="009F6399"/>
    <w:rsid w:val="009F64A6"/>
    <w:rsid w:val="009F64EB"/>
    <w:rsid w:val="009F66A5"/>
    <w:rsid w:val="009F68A1"/>
    <w:rsid w:val="009F6C65"/>
    <w:rsid w:val="009F6CC7"/>
    <w:rsid w:val="009F7417"/>
    <w:rsid w:val="009F7636"/>
    <w:rsid w:val="009F778A"/>
    <w:rsid w:val="00A003DC"/>
    <w:rsid w:val="00A0043F"/>
    <w:rsid w:val="00A00F15"/>
    <w:rsid w:val="00A01670"/>
    <w:rsid w:val="00A016AD"/>
    <w:rsid w:val="00A01CB5"/>
    <w:rsid w:val="00A01D3F"/>
    <w:rsid w:val="00A02C82"/>
    <w:rsid w:val="00A03353"/>
    <w:rsid w:val="00A042D6"/>
    <w:rsid w:val="00A04A51"/>
    <w:rsid w:val="00A04CBB"/>
    <w:rsid w:val="00A057AC"/>
    <w:rsid w:val="00A06294"/>
    <w:rsid w:val="00A06B1A"/>
    <w:rsid w:val="00A1024D"/>
    <w:rsid w:val="00A10954"/>
    <w:rsid w:val="00A1219E"/>
    <w:rsid w:val="00A12C17"/>
    <w:rsid w:val="00A13AC2"/>
    <w:rsid w:val="00A13E0D"/>
    <w:rsid w:val="00A14A19"/>
    <w:rsid w:val="00A16547"/>
    <w:rsid w:val="00A16567"/>
    <w:rsid w:val="00A165F4"/>
    <w:rsid w:val="00A16A65"/>
    <w:rsid w:val="00A17913"/>
    <w:rsid w:val="00A20648"/>
    <w:rsid w:val="00A207FE"/>
    <w:rsid w:val="00A2085E"/>
    <w:rsid w:val="00A210E6"/>
    <w:rsid w:val="00A21148"/>
    <w:rsid w:val="00A21774"/>
    <w:rsid w:val="00A23F4F"/>
    <w:rsid w:val="00A24806"/>
    <w:rsid w:val="00A2613F"/>
    <w:rsid w:val="00A26B72"/>
    <w:rsid w:val="00A26F2E"/>
    <w:rsid w:val="00A26F98"/>
    <w:rsid w:val="00A27234"/>
    <w:rsid w:val="00A2729B"/>
    <w:rsid w:val="00A27724"/>
    <w:rsid w:val="00A27B1B"/>
    <w:rsid w:val="00A27C33"/>
    <w:rsid w:val="00A30F9F"/>
    <w:rsid w:val="00A31C8A"/>
    <w:rsid w:val="00A328FB"/>
    <w:rsid w:val="00A34C0E"/>
    <w:rsid w:val="00A34F7F"/>
    <w:rsid w:val="00A3586B"/>
    <w:rsid w:val="00A36315"/>
    <w:rsid w:val="00A363F5"/>
    <w:rsid w:val="00A37CA8"/>
    <w:rsid w:val="00A40087"/>
    <w:rsid w:val="00A40B15"/>
    <w:rsid w:val="00A41103"/>
    <w:rsid w:val="00A419D2"/>
    <w:rsid w:val="00A41A2C"/>
    <w:rsid w:val="00A41C1E"/>
    <w:rsid w:val="00A41C7B"/>
    <w:rsid w:val="00A45601"/>
    <w:rsid w:val="00A45A74"/>
    <w:rsid w:val="00A460D5"/>
    <w:rsid w:val="00A46B0A"/>
    <w:rsid w:val="00A4705D"/>
    <w:rsid w:val="00A47232"/>
    <w:rsid w:val="00A47F91"/>
    <w:rsid w:val="00A504BE"/>
    <w:rsid w:val="00A50C4D"/>
    <w:rsid w:val="00A51A46"/>
    <w:rsid w:val="00A52CAB"/>
    <w:rsid w:val="00A5336F"/>
    <w:rsid w:val="00A539A3"/>
    <w:rsid w:val="00A542C4"/>
    <w:rsid w:val="00A544AF"/>
    <w:rsid w:val="00A567D5"/>
    <w:rsid w:val="00A56F59"/>
    <w:rsid w:val="00A5760C"/>
    <w:rsid w:val="00A57F2E"/>
    <w:rsid w:val="00A60D86"/>
    <w:rsid w:val="00A61882"/>
    <w:rsid w:val="00A624CE"/>
    <w:rsid w:val="00A62E53"/>
    <w:rsid w:val="00A62FE6"/>
    <w:rsid w:val="00A630A2"/>
    <w:rsid w:val="00A63451"/>
    <w:rsid w:val="00A63473"/>
    <w:rsid w:val="00A6407B"/>
    <w:rsid w:val="00A64773"/>
    <w:rsid w:val="00A650B0"/>
    <w:rsid w:val="00A66738"/>
    <w:rsid w:val="00A66B9C"/>
    <w:rsid w:val="00A66DE8"/>
    <w:rsid w:val="00A67266"/>
    <w:rsid w:val="00A673E4"/>
    <w:rsid w:val="00A67EF2"/>
    <w:rsid w:val="00A7173C"/>
    <w:rsid w:val="00A72654"/>
    <w:rsid w:val="00A72710"/>
    <w:rsid w:val="00A73A32"/>
    <w:rsid w:val="00A74A90"/>
    <w:rsid w:val="00A751A4"/>
    <w:rsid w:val="00A75484"/>
    <w:rsid w:val="00A75525"/>
    <w:rsid w:val="00A75A9F"/>
    <w:rsid w:val="00A75DB3"/>
    <w:rsid w:val="00A762C8"/>
    <w:rsid w:val="00A76652"/>
    <w:rsid w:val="00A76A65"/>
    <w:rsid w:val="00A77705"/>
    <w:rsid w:val="00A801A6"/>
    <w:rsid w:val="00A805BA"/>
    <w:rsid w:val="00A821BD"/>
    <w:rsid w:val="00A821F2"/>
    <w:rsid w:val="00A82C07"/>
    <w:rsid w:val="00A8389E"/>
    <w:rsid w:val="00A83A47"/>
    <w:rsid w:val="00A83AF6"/>
    <w:rsid w:val="00A85688"/>
    <w:rsid w:val="00A85876"/>
    <w:rsid w:val="00A866E4"/>
    <w:rsid w:val="00A86F39"/>
    <w:rsid w:val="00A87A5A"/>
    <w:rsid w:val="00A87BAB"/>
    <w:rsid w:val="00A90135"/>
    <w:rsid w:val="00A903B2"/>
    <w:rsid w:val="00A90BCE"/>
    <w:rsid w:val="00A914BC"/>
    <w:rsid w:val="00A92BC0"/>
    <w:rsid w:val="00A930E7"/>
    <w:rsid w:val="00A93E0C"/>
    <w:rsid w:val="00A945CE"/>
    <w:rsid w:val="00A951D2"/>
    <w:rsid w:val="00A962B7"/>
    <w:rsid w:val="00A966D8"/>
    <w:rsid w:val="00A96C7E"/>
    <w:rsid w:val="00AA0604"/>
    <w:rsid w:val="00AA0D76"/>
    <w:rsid w:val="00AA2875"/>
    <w:rsid w:val="00AA2C2D"/>
    <w:rsid w:val="00AA2DF8"/>
    <w:rsid w:val="00AA4BCC"/>
    <w:rsid w:val="00AA532E"/>
    <w:rsid w:val="00AA62E7"/>
    <w:rsid w:val="00AA6303"/>
    <w:rsid w:val="00AA674B"/>
    <w:rsid w:val="00AA7093"/>
    <w:rsid w:val="00AA7B9A"/>
    <w:rsid w:val="00AB07AF"/>
    <w:rsid w:val="00AB0E89"/>
    <w:rsid w:val="00AB12FF"/>
    <w:rsid w:val="00AB16D5"/>
    <w:rsid w:val="00AB2C8F"/>
    <w:rsid w:val="00AB32D6"/>
    <w:rsid w:val="00AB3472"/>
    <w:rsid w:val="00AB3DD2"/>
    <w:rsid w:val="00AB4654"/>
    <w:rsid w:val="00AB47F5"/>
    <w:rsid w:val="00AB7FFD"/>
    <w:rsid w:val="00AC0192"/>
    <w:rsid w:val="00AC08EF"/>
    <w:rsid w:val="00AC1D9A"/>
    <w:rsid w:val="00AC23E2"/>
    <w:rsid w:val="00AC2A82"/>
    <w:rsid w:val="00AC2D5F"/>
    <w:rsid w:val="00AC4EE8"/>
    <w:rsid w:val="00AC647B"/>
    <w:rsid w:val="00AC6949"/>
    <w:rsid w:val="00AC6AC5"/>
    <w:rsid w:val="00AC6BC6"/>
    <w:rsid w:val="00AC6D72"/>
    <w:rsid w:val="00AD0958"/>
    <w:rsid w:val="00AD1D94"/>
    <w:rsid w:val="00AD1E35"/>
    <w:rsid w:val="00AD21AD"/>
    <w:rsid w:val="00AD2E64"/>
    <w:rsid w:val="00AD2FC7"/>
    <w:rsid w:val="00AD30F3"/>
    <w:rsid w:val="00AD3582"/>
    <w:rsid w:val="00AD3E10"/>
    <w:rsid w:val="00AD4A92"/>
    <w:rsid w:val="00AD7ADB"/>
    <w:rsid w:val="00AE0B55"/>
    <w:rsid w:val="00AE1BB7"/>
    <w:rsid w:val="00AE1DCE"/>
    <w:rsid w:val="00AE259B"/>
    <w:rsid w:val="00AE2A12"/>
    <w:rsid w:val="00AE2B64"/>
    <w:rsid w:val="00AE2D42"/>
    <w:rsid w:val="00AE2FBE"/>
    <w:rsid w:val="00AE3E3A"/>
    <w:rsid w:val="00AE42F5"/>
    <w:rsid w:val="00AE5DAE"/>
    <w:rsid w:val="00AE5FAF"/>
    <w:rsid w:val="00AE6745"/>
    <w:rsid w:val="00AE75A4"/>
    <w:rsid w:val="00AF0F61"/>
    <w:rsid w:val="00AF153F"/>
    <w:rsid w:val="00AF1CB9"/>
    <w:rsid w:val="00AF35E3"/>
    <w:rsid w:val="00AF37A2"/>
    <w:rsid w:val="00AF40F2"/>
    <w:rsid w:val="00AF4B18"/>
    <w:rsid w:val="00AF4FCC"/>
    <w:rsid w:val="00AF5A67"/>
    <w:rsid w:val="00AF7E94"/>
    <w:rsid w:val="00B00276"/>
    <w:rsid w:val="00B00C3C"/>
    <w:rsid w:val="00B00E3E"/>
    <w:rsid w:val="00B01444"/>
    <w:rsid w:val="00B01A5F"/>
    <w:rsid w:val="00B02086"/>
    <w:rsid w:val="00B02519"/>
    <w:rsid w:val="00B026D8"/>
    <w:rsid w:val="00B02ABC"/>
    <w:rsid w:val="00B02E83"/>
    <w:rsid w:val="00B0311F"/>
    <w:rsid w:val="00B03763"/>
    <w:rsid w:val="00B04A24"/>
    <w:rsid w:val="00B052F5"/>
    <w:rsid w:val="00B05770"/>
    <w:rsid w:val="00B05830"/>
    <w:rsid w:val="00B064D7"/>
    <w:rsid w:val="00B06B47"/>
    <w:rsid w:val="00B06F50"/>
    <w:rsid w:val="00B07805"/>
    <w:rsid w:val="00B07875"/>
    <w:rsid w:val="00B07918"/>
    <w:rsid w:val="00B1039A"/>
    <w:rsid w:val="00B1080B"/>
    <w:rsid w:val="00B1100B"/>
    <w:rsid w:val="00B123D3"/>
    <w:rsid w:val="00B13EDF"/>
    <w:rsid w:val="00B14454"/>
    <w:rsid w:val="00B1606C"/>
    <w:rsid w:val="00B1608F"/>
    <w:rsid w:val="00B16CC5"/>
    <w:rsid w:val="00B20CDE"/>
    <w:rsid w:val="00B21850"/>
    <w:rsid w:val="00B22630"/>
    <w:rsid w:val="00B2302A"/>
    <w:rsid w:val="00B23260"/>
    <w:rsid w:val="00B2326B"/>
    <w:rsid w:val="00B23E25"/>
    <w:rsid w:val="00B24353"/>
    <w:rsid w:val="00B2456A"/>
    <w:rsid w:val="00B2531C"/>
    <w:rsid w:val="00B25A4B"/>
    <w:rsid w:val="00B25B02"/>
    <w:rsid w:val="00B265B2"/>
    <w:rsid w:val="00B267B2"/>
    <w:rsid w:val="00B27C3C"/>
    <w:rsid w:val="00B27D5D"/>
    <w:rsid w:val="00B31026"/>
    <w:rsid w:val="00B311EA"/>
    <w:rsid w:val="00B31449"/>
    <w:rsid w:val="00B3209F"/>
    <w:rsid w:val="00B3216B"/>
    <w:rsid w:val="00B341AC"/>
    <w:rsid w:val="00B34D23"/>
    <w:rsid w:val="00B35102"/>
    <w:rsid w:val="00B35469"/>
    <w:rsid w:val="00B354F2"/>
    <w:rsid w:val="00B375CE"/>
    <w:rsid w:val="00B40415"/>
    <w:rsid w:val="00B410EE"/>
    <w:rsid w:val="00B413B7"/>
    <w:rsid w:val="00B41F64"/>
    <w:rsid w:val="00B42E7D"/>
    <w:rsid w:val="00B42F91"/>
    <w:rsid w:val="00B4347A"/>
    <w:rsid w:val="00B43787"/>
    <w:rsid w:val="00B4380F"/>
    <w:rsid w:val="00B43916"/>
    <w:rsid w:val="00B43F0E"/>
    <w:rsid w:val="00B44092"/>
    <w:rsid w:val="00B45D4B"/>
    <w:rsid w:val="00B4637B"/>
    <w:rsid w:val="00B46B09"/>
    <w:rsid w:val="00B47635"/>
    <w:rsid w:val="00B50B5A"/>
    <w:rsid w:val="00B50C9B"/>
    <w:rsid w:val="00B50E8A"/>
    <w:rsid w:val="00B512A4"/>
    <w:rsid w:val="00B51A1D"/>
    <w:rsid w:val="00B52214"/>
    <w:rsid w:val="00B531FA"/>
    <w:rsid w:val="00B53470"/>
    <w:rsid w:val="00B540B4"/>
    <w:rsid w:val="00B541DC"/>
    <w:rsid w:val="00B54422"/>
    <w:rsid w:val="00B54709"/>
    <w:rsid w:val="00B5472B"/>
    <w:rsid w:val="00B559F7"/>
    <w:rsid w:val="00B56F2F"/>
    <w:rsid w:val="00B5723A"/>
    <w:rsid w:val="00B575B4"/>
    <w:rsid w:val="00B57805"/>
    <w:rsid w:val="00B57C1F"/>
    <w:rsid w:val="00B60D3D"/>
    <w:rsid w:val="00B61289"/>
    <w:rsid w:val="00B613F6"/>
    <w:rsid w:val="00B6234A"/>
    <w:rsid w:val="00B6258D"/>
    <w:rsid w:val="00B62A05"/>
    <w:rsid w:val="00B63519"/>
    <w:rsid w:val="00B639C0"/>
    <w:rsid w:val="00B63AC1"/>
    <w:rsid w:val="00B63C9B"/>
    <w:rsid w:val="00B642C8"/>
    <w:rsid w:val="00B654E4"/>
    <w:rsid w:val="00B66029"/>
    <w:rsid w:val="00B6638B"/>
    <w:rsid w:val="00B66605"/>
    <w:rsid w:val="00B7053B"/>
    <w:rsid w:val="00B707E8"/>
    <w:rsid w:val="00B70954"/>
    <w:rsid w:val="00B714C9"/>
    <w:rsid w:val="00B71557"/>
    <w:rsid w:val="00B71936"/>
    <w:rsid w:val="00B722EB"/>
    <w:rsid w:val="00B73466"/>
    <w:rsid w:val="00B7360D"/>
    <w:rsid w:val="00B73AAB"/>
    <w:rsid w:val="00B74C89"/>
    <w:rsid w:val="00B75226"/>
    <w:rsid w:val="00B75CF6"/>
    <w:rsid w:val="00B75D4E"/>
    <w:rsid w:val="00B77784"/>
    <w:rsid w:val="00B7786C"/>
    <w:rsid w:val="00B77B6C"/>
    <w:rsid w:val="00B803FB"/>
    <w:rsid w:val="00B80D09"/>
    <w:rsid w:val="00B81A8E"/>
    <w:rsid w:val="00B82591"/>
    <w:rsid w:val="00B838DD"/>
    <w:rsid w:val="00B842E1"/>
    <w:rsid w:val="00B844C6"/>
    <w:rsid w:val="00B84EDD"/>
    <w:rsid w:val="00B858F6"/>
    <w:rsid w:val="00B85CDB"/>
    <w:rsid w:val="00B873FE"/>
    <w:rsid w:val="00B87E83"/>
    <w:rsid w:val="00B90CAC"/>
    <w:rsid w:val="00B92270"/>
    <w:rsid w:val="00B92301"/>
    <w:rsid w:val="00B92C0C"/>
    <w:rsid w:val="00B934FB"/>
    <w:rsid w:val="00B93F3A"/>
    <w:rsid w:val="00B93F7F"/>
    <w:rsid w:val="00B95D90"/>
    <w:rsid w:val="00B962F1"/>
    <w:rsid w:val="00B97088"/>
    <w:rsid w:val="00B97155"/>
    <w:rsid w:val="00B97A45"/>
    <w:rsid w:val="00BA006D"/>
    <w:rsid w:val="00BA0310"/>
    <w:rsid w:val="00BA0ACF"/>
    <w:rsid w:val="00BA152E"/>
    <w:rsid w:val="00BA2C88"/>
    <w:rsid w:val="00BA5965"/>
    <w:rsid w:val="00BA633D"/>
    <w:rsid w:val="00BA68E9"/>
    <w:rsid w:val="00BA68EF"/>
    <w:rsid w:val="00BA6F29"/>
    <w:rsid w:val="00BA72F0"/>
    <w:rsid w:val="00BA7B88"/>
    <w:rsid w:val="00BA7F4B"/>
    <w:rsid w:val="00BB10AE"/>
    <w:rsid w:val="00BB1720"/>
    <w:rsid w:val="00BB18CF"/>
    <w:rsid w:val="00BB1910"/>
    <w:rsid w:val="00BB1B56"/>
    <w:rsid w:val="00BB1C32"/>
    <w:rsid w:val="00BB2BCF"/>
    <w:rsid w:val="00BB2D69"/>
    <w:rsid w:val="00BB46EE"/>
    <w:rsid w:val="00BB4DDE"/>
    <w:rsid w:val="00BB4F36"/>
    <w:rsid w:val="00BB56A8"/>
    <w:rsid w:val="00BB5D55"/>
    <w:rsid w:val="00BB6158"/>
    <w:rsid w:val="00BB6977"/>
    <w:rsid w:val="00BB7374"/>
    <w:rsid w:val="00BB7417"/>
    <w:rsid w:val="00BB754A"/>
    <w:rsid w:val="00BB790E"/>
    <w:rsid w:val="00BB7A04"/>
    <w:rsid w:val="00BB7FA2"/>
    <w:rsid w:val="00BC17DE"/>
    <w:rsid w:val="00BC1C45"/>
    <w:rsid w:val="00BC22B5"/>
    <w:rsid w:val="00BC23B4"/>
    <w:rsid w:val="00BC2431"/>
    <w:rsid w:val="00BC298B"/>
    <w:rsid w:val="00BC3550"/>
    <w:rsid w:val="00BC3B24"/>
    <w:rsid w:val="00BC3C4C"/>
    <w:rsid w:val="00BC500F"/>
    <w:rsid w:val="00BC570C"/>
    <w:rsid w:val="00BC624C"/>
    <w:rsid w:val="00BC6322"/>
    <w:rsid w:val="00BC6666"/>
    <w:rsid w:val="00BC6823"/>
    <w:rsid w:val="00BC74F6"/>
    <w:rsid w:val="00BD009A"/>
    <w:rsid w:val="00BD12F1"/>
    <w:rsid w:val="00BD16A1"/>
    <w:rsid w:val="00BD23C3"/>
    <w:rsid w:val="00BD29CA"/>
    <w:rsid w:val="00BD2A6D"/>
    <w:rsid w:val="00BD2EF9"/>
    <w:rsid w:val="00BD2FA2"/>
    <w:rsid w:val="00BD3760"/>
    <w:rsid w:val="00BD3DA0"/>
    <w:rsid w:val="00BD552A"/>
    <w:rsid w:val="00BD62DD"/>
    <w:rsid w:val="00BD670D"/>
    <w:rsid w:val="00BD67CC"/>
    <w:rsid w:val="00BD6DAD"/>
    <w:rsid w:val="00BD7CAF"/>
    <w:rsid w:val="00BE0681"/>
    <w:rsid w:val="00BE072A"/>
    <w:rsid w:val="00BE0900"/>
    <w:rsid w:val="00BE1350"/>
    <w:rsid w:val="00BE1BD4"/>
    <w:rsid w:val="00BE1C57"/>
    <w:rsid w:val="00BE2A93"/>
    <w:rsid w:val="00BE3042"/>
    <w:rsid w:val="00BE351A"/>
    <w:rsid w:val="00BE3A88"/>
    <w:rsid w:val="00BE3C04"/>
    <w:rsid w:val="00BE3F20"/>
    <w:rsid w:val="00BE4CC8"/>
    <w:rsid w:val="00BE4FA9"/>
    <w:rsid w:val="00BE582D"/>
    <w:rsid w:val="00BE6433"/>
    <w:rsid w:val="00BE6E6F"/>
    <w:rsid w:val="00BF14CF"/>
    <w:rsid w:val="00BF18A1"/>
    <w:rsid w:val="00BF1FB8"/>
    <w:rsid w:val="00BF238A"/>
    <w:rsid w:val="00BF3172"/>
    <w:rsid w:val="00BF3CF0"/>
    <w:rsid w:val="00BF47AD"/>
    <w:rsid w:val="00BF51DE"/>
    <w:rsid w:val="00BF53EF"/>
    <w:rsid w:val="00BF5641"/>
    <w:rsid w:val="00BF591E"/>
    <w:rsid w:val="00BF60F2"/>
    <w:rsid w:val="00BF677A"/>
    <w:rsid w:val="00BF7A8A"/>
    <w:rsid w:val="00C00794"/>
    <w:rsid w:val="00C007B5"/>
    <w:rsid w:val="00C0121B"/>
    <w:rsid w:val="00C024B3"/>
    <w:rsid w:val="00C03B9F"/>
    <w:rsid w:val="00C03E02"/>
    <w:rsid w:val="00C046FF"/>
    <w:rsid w:val="00C047D3"/>
    <w:rsid w:val="00C04B89"/>
    <w:rsid w:val="00C05D31"/>
    <w:rsid w:val="00C05E80"/>
    <w:rsid w:val="00C065CE"/>
    <w:rsid w:val="00C065D7"/>
    <w:rsid w:val="00C07251"/>
    <w:rsid w:val="00C078F1"/>
    <w:rsid w:val="00C07A5E"/>
    <w:rsid w:val="00C1004B"/>
    <w:rsid w:val="00C103A0"/>
    <w:rsid w:val="00C11557"/>
    <w:rsid w:val="00C11569"/>
    <w:rsid w:val="00C11636"/>
    <w:rsid w:val="00C11AA2"/>
    <w:rsid w:val="00C1251A"/>
    <w:rsid w:val="00C12651"/>
    <w:rsid w:val="00C1274E"/>
    <w:rsid w:val="00C130DF"/>
    <w:rsid w:val="00C131C3"/>
    <w:rsid w:val="00C13D78"/>
    <w:rsid w:val="00C14B64"/>
    <w:rsid w:val="00C14E41"/>
    <w:rsid w:val="00C15A15"/>
    <w:rsid w:val="00C15FCB"/>
    <w:rsid w:val="00C1642A"/>
    <w:rsid w:val="00C168BA"/>
    <w:rsid w:val="00C16FCF"/>
    <w:rsid w:val="00C170CA"/>
    <w:rsid w:val="00C17C52"/>
    <w:rsid w:val="00C17CFD"/>
    <w:rsid w:val="00C17D65"/>
    <w:rsid w:val="00C207EB"/>
    <w:rsid w:val="00C20B6F"/>
    <w:rsid w:val="00C21174"/>
    <w:rsid w:val="00C21D27"/>
    <w:rsid w:val="00C21DA2"/>
    <w:rsid w:val="00C22525"/>
    <w:rsid w:val="00C22740"/>
    <w:rsid w:val="00C228FA"/>
    <w:rsid w:val="00C22FD3"/>
    <w:rsid w:val="00C237DF"/>
    <w:rsid w:val="00C24840"/>
    <w:rsid w:val="00C2488F"/>
    <w:rsid w:val="00C25BF6"/>
    <w:rsid w:val="00C26618"/>
    <w:rsid w:val="00C26773"/>
    <w:rsid w:val="00C26EFF"/>
    <w:rsid w:val="00C27061"/>
    <w:rsid w:val="00C27B22"/>
    <w:rsid w:val="00C27DDF"/>
    <w:rsid w:val="00C302E0"/>
    <w:rsid w:val="00C30802"/>
    <w:rsid w:val="00C31E0A"/>
    <w:rsid w:val="00C320B2"/>
    <w:rsid w:val="00C32425"/>
    <w:rsid w:val="00C32490"/>
    <w:rsid w:val="00C33487"/>
    <w:rsid w:val="00C3361A"/>
    <w:rsid w:val="00C3383B"/>
    <w:rsid w:val="00C338D2"/>
    <w:rsid w:val="00C34EE1"/>
    <w:rsid w:val="00C358F7"/>
    <w:rsid w:val="00C3622D"/>
    <w:rsid w:val="00C3691F"/>
    <w:rsid w:val="00C36E73"/>
    <w:rsid w:val="00C37FF2"/>
    <w:rsid w:val="00C4010F"/>
    <w:rsid w:val="00C410FC"/>
    <w:rsid w:val="00C4143F"/>
    <w:rsid w:val="00C41518"/>
    <w:rsid w:val="00C42A3B"/>
    <w:rsid w:val="00C42E1F"/>
    <w:rsid w:val="00C42FAA"/>
    <w:rsid w:val="00C436CF"/>
    <w:rsid w:val="00C4395D"/>
    <w:rsid w:val="00C43CB4"/>
    <w:rsid w:val="00C43DB4"/>
    <w:rsid w:val="00C44A4E"/>
    <w:rsid w:val="00C456C6"/>
    <w:rsid w:val="00C4584C"/>
    <w:rsid w:val="00C4591F"/>
    <w:rsid w:val="00C45C02"/>
    <w:rsid w:val="00C46ABC"/>
    <w:rsid w:val="00C46E97"/>
    <w:rsid w:val="00C46F9F"/>
    <w:rsid w:val="00C4727E"/>
    <w:rsid w:val="00C47520"/>
    <w:rsid w:val="00C5066C"/>
    <w:rsid w:val="00C53A48"/>
    <w:rsid w:val="00C54135"/>
    <w:rsid w:val="00C548F6"/>
    <w:rsid w:val="00C57E28"/>
    <w:rsid w:val="00C603B0"/>
    <w:rsid w:val="00C60647"/>
    <w:rsid w:val="00C607F5"/>
    <w:rsid w:val="00C6088A"/>
    <w:rsid w:val="00C609D5"/>
    <w:rsid w:val="00C61245"/>
    <w:rsid w:val="00C6176D"/>
    <w:rsid w:val="00C62346"/>
    <w:rsid w:val="00C644B0"/>
    <w:rsid w:val="00C64AC5"/>
    <w:rsid w:val="00C663D2"/>
    <w:rsid w:val="00C66851"/>
    <w:rsid w:val="00C66C0D"/>
    <w:rsid w:val="00C709CF"/>
    <w:rsid w:val="00C70BC0"/>
    <w:rsid w:val="00C70FF6"/>
    <w:rsid w:val="00C7103C"/>
    <w:rsid w:val="00C724D6"/>
    <w:rsid w:val="00C72994"/>
    <w:rsid w:val="00C743D2"/>
    <w:rsid w:val="00C74D4E"/>
    <w:rsid w:val="00C74E84"/>
    <w:rsid w:val="00C75327"/>
    <w:rsid w:val="00C7644F"/>
    <w:rsid w:val="00C777DF"/>
    <w:rsid w:val="00C77C41"/>
    <w:rsid w:val="00C802F5"/>
    <w:rsid w:val="00C80A88"/>
    <w:rsid w:val="00C810B3"/>
    <w:rsid w:val="00C821E4"/>
    <w:rsid w:val="00C823D1"/>
    <w:rsid w:val="00C83C63"/>
    <w:rsid w:val="00C83E19"/>
    <w:rsid w:val="00C8418B"/>
    <w:rsid w:val="00C8475C"/>
    <w:rsid w:val="00C871BF"/>
    <w:rsid w:val="00C87A36"/>
    <w:rsid w:val="00C87AC0"/>
    <w:rsid w:val="00C9000F"/>
    <w:rsid w:val="00C901DD"/>
    <w:rsid w:val="00C90542"/>
    <w:rsid w:val="00C90882"/>
    <w:rsid w:val="00C90DAA"/>
    <w:rsid w:val="00C9188D"/>
    <w:rsid w:val="00C91EEA"/>
    <w:rsid w:val="00C923FE"/>
    <w:rsid w:val="00C926B6"/>
    <w:rsid w:val="00C93CA2"/>
    <w:rsid w:val="00C93D18"/>
    <w:rsid w:val="00C962E9"/>
    <w:rsid w:val="00C96FB6"/>
    <w:rsid w:val="00C9709E"/>
    <w:rsid w:val="00C97BA3"/>
    <w:rsid w:val="00C97C1C"/>
    <w:rsid w:val="00CA0C9C"/>
    <w:rsid w:val="00CA105F"/>
    <w:rsid w:val="00CA1C7B"/>
    <w:rsid w:val="00CA2433"/>
    <w:rsid w:val="00CA249C"/>
    <w:rsid w:val="00CA260D"/>
    <w:rsid w:val="00CA2DDC"/>
    <w:rsid w:val="00CA3B9B"/>
    <w:rsid w:val="00CA403B"/>
    <w:rsid w:val="00CA44C5"/>
    <w:rsid w:val="00CA4C71"/>
    <w:rsid w:val="00CA4DC1"/>
    <w:rsid w:val="00CB0543"/>
    <w:rsid w:val="00CB06A0"/>
    <w:rsid w:val="00CB0E2D"/>
    <w:rsid w:val="00CB2171"/>
    <w:rsid w:val="00CB4118"/>
    <w:rsid w:val="00CB4CB0"/>
    <w:rsid w:val="00CB4D88"/>
    <w:rsid w:val="00CB56CE"/>
    <w:rsid w:val="00CB60E6"/>
    <w:rsid w:val="00CB64D1"/>
    <w:rsid w:val="00CB6BEA"/>
    <w:rsid w:val="00CC0137"/>
    <w:rsid w:val="00CC0153"/>
    <w:rsid w:val="00CC080B"/>
    <w:rsid w:val="00CC0E95"/>
    <w:rsid w:val="00CC1F7E"/>
    <w:rsid w:val="00CC21F1"/>
    <w:rsid w:val="00CC2657"/>
    <w:rsid w:val="00CC2862"/>
    <w:rsid w:val="00CC33AC"/>
    <w:rsid w:val="00CC40F0"/>
    <w:rsid w:val="00CC52EB"/>
    <w:rsid w:val="00CC55C3"/>
    <w:rsid w:val="00CC5AA5"/>
    <w:rsid w:val="00CC5B42"/>
    <w:rsid w:val="00CC5BA0"/>
    <w:rsid w:val="00CC66A4"/>
    <w:rsid w:val="00CC6CE5"/>
    <w:rsid w:val="00CC7EA5"/>
    <w:rsid w:val="00CC7EA7"/>
    <w:rsid w:val="00CD0240"/>
    <w:rsid w:val="00CD0796"/>
    <w:rsid w:val="00CD0A70"/>
    <w:rsid w:val="00CD13B1"/>
    <w:rsid w:val="00CD1480"/>
    <w:rsid w:val="00CD30B6"/>
    <w:rsid w:val="00CD32D5"/>
    <w:rsid w:val="00CD34FA"/>
    <w:rsid w:val="00CD3B15"/>
    <w:rsid w:val="00CD3CFC"/>
    <w:rsid w:val="00CD41E2"/>
    <w:rsid w:val="00CD46F8"/>
    <w:rsid w:val="00CD4B60"/>
    <w:rsid w:val="00CD4BF6"/>
    <w:rsid w:val="00CD4D5F"/>
    <w:rsid w:val="00CD4DE8"/>
    <w:rsid w:val="00CD5D56"/>
    <w:rsid w:val="00CD5DC3"/>
    <w:rsid w:val="00CD6F68"/>
    <w:rsid w:val="00CD762A"/>
    <w:rsid w:val="00CE0BDA"/>
    <w:rsid w:val="00CE25A2"/>
    <w:rsid w:val="00CE2C9E"/>
    <w:rsid w:val="00CE36C1"/>
    <w:rsid w:val="00CE4947"/>
    <w:rsid w:val="00CE4D3F"/>
    <w:rsid w:val="00CE6202"/>
    <w:rsid w:val="00CE794B"/>
    <w:rsid w:val="00CE7AA2"/>
    <w:rsid w:val="00CE7B1D"/>
    <w:rsid w:val="00CE7DF0"/>
    <w:rsid w:val="00CF0A2B"/>
    <w:rsid w:val="00CF0C9A"/>
    <w:rsid w:val="00CF3681"/>
    <w:rsid w:val="00CF4146"/>
    <w:rsid w:val="00CF44C9"/>
    <w:rsid w:val="00CF49E0"/>
    <w:rsid w:val="00CF4EBF"/>
    <w:rsid w:val="00CF51F6"/>
    <w:rsid w:val="00CF5339"/>
    <w:rsid w:val="00CF5443"/>
    <w:rsid w:val="00CF584D"/>
    <w:rsid w:val="00CF5A0C"/>
    <w:rsid w:val="00CF5F7A"/>
    <w:rsid w:val="00CF67FF"/>
    <w:rsid w:val="00D00330"/>
    <w:rsid w:val="00D00BB5"/>
    <w:rsid w:val="00D010DE"/>
    <w:rsid w:val="00D01399"/>
    <w:rsid w:val="00D02660"/>
    <w:rsid w:val="00D02B90"/>
    <w:rsid w:val="00D03603"/>
    <w:rsid w:val="00D040AD"/>
    <w:rsid w:val="00D0422A"/>
    <w:rsid w:val="00D042C2"/>
    <w:rsid w:val="00D051DC"/>
    <w:rsid w:val="00D053D0"/>
    <w:rsid w:val="00D0559D"/>
    <w:rsid w:val="00D055A9"/>
    <w:rsid w:val="00D056A9"/>
    <w:rsid w:val="00D05A97"/>
    <w:rsid w:val="00D060DB"/>
    <w:rsid w:val="00D06CCB"/>
    <w:rsid w:val="00D06D31"/>
    <w:rsid w:val="00D06F05"/>
    <w:rsid w:val="00D07704"/>
    <w:rsid w:val="00D07A6F"/>
    <w:rsid w:val="00D07AE0"/>
    <w:rsid w:val="00D07B16"/>
    <w:rsid w:val="00D101E8"/>
    <w:rsid w:val="00D105AE"/>
    <w:rsid w:val="00D10711"/>
    <w:rsid w:val="00D10769"/>
    <w:rsid w:val="00D1156C"/>
    <w:rsid w:val="00D11BDA"/>
    <w:rsid w:val="00D11FA6"/>
    <w:rsid w:val="00D120C3"/>
    <w:rsid w:val="00D1210E"/>
    <w:rsid w:val="00D1249B"/>
    <w:rsid w:val="00D12AE7"/>
    <w:rsid w:val="00D12E02"/>
    <w:rsid w:val="00D12EFA"/>
    <w:rsid w:val="00D13D6F"/>
    <w:rsid w:val="00D13EA1"/>
    <w:rsid w:val="00D14CC5"/>
    <w:rsid w:val="00D15291"/>
    <w:rsid w:val="00D15D3D"/>
    <w:rsid w:val="00D16236"/>
    <w:rsid w:val="00D168AE"/>
    <w:rsid w:val="00D171D6"/>
    <w:rsid w:val="00D17291"/>
    <w:rsid w:val="00D17B7C"/>
    <w:rsid w:val="00D17D2F"/>
    <w:rsid w:val="00D217A9"/>
    <w:rsid w:val="00D23068"/>
    <w:rsid w:val="00D24563"/>
    <w:rsid w:val="00D248E7"/>
    <w:rsid w:val="00D24B79"/>
    <w:rsid w:val="00D24F01"/>
    <w:rsid w:val="00D255F2"/>
    <w:rsid w:val="00D26134"/>
    <w:rsid w:val="00D26702"/>
    <w:rsid w:val="00D26900"/>
    <w:rsid w:val="00D27555"/>
    <w:rsid w:val="00D313B9"/>
    <w:rsid w:val="00D31773"/>
    <w:rsid w:val="00D31985"/>
    <w:rsid w:val="00D32B0E"/>
    <w:rsid w:val="00D32E79"/>
    <w:rsid w:val="00D334BE"/>
    <w:rsid w:val="00D335A0"/>
    <w:rsid w:val="00D335E4"/>
    <w:rsid w:val="00D33752"/>
    <w:rsid w:val="00D33BC0"/>
    <w:rsid w:val="00D33CD9"/>
    <w:rsid w:val="00D33DE3"/>
    <w:rsid w:val="00D35F43"/>
    <w:rsid w:val="00D37658"/>
    <w:rsid w:val="00D37829"/>
    <w:rsid w:val="00D40581"/>
    <w:rsid w:val="00D40BC0"/>
    <w:rsid w:val="00D40F8B"/>
    <w:rsid w:val="00D411A0"/>
    <w:rsid w:val="00D41721"/>
    <w:rsid w:val="00D41B2C"/>
    <w:rsid w:val="00D41C97"/>
    <w:rsid w:val="00D41E30"/>
    <w:rsid w:val="00D425A3"/>
    <w:rsid w:val="00D425FF"/>
    <w:rsid w:val="00D43F76"/>
    <w:rsid w:val="00D441B5"/>
    <w:rsid w:val="00D444D2"/>
    <w:rsid w:val="00D44626"/>
    <w:rsid w:val="00D448D5"/>
    <w:rsid w:val="00D44B91"/>
    <w:rsid w:val="00D44FE0"/>
    <w:rsid w:val="00D458A3"/>
    <w:rsid w:val="00D45B96"/>
    <w:rsid w:val="00D45CE2"/>
    <w:rsid w:val="00D45CF6"/>
    <w:rsid w:val="00D46616"/>
    <w:rsid w:val="00D46F90"/>
    <w:rsid w:val="00D47AA0"/>
    <w:rsid w:val="00D47D1C"/>
    <w:rsid w:val="00D50A6A"/>
    <w:rsid w:val="00D50D64"/>
    <w:rsid w:val="00D51034"/>
    <w:rsid w:val="00D5114C"/>
    <w:rsid w:val="00D52870"/>
    <w:rsid w:val="00D5300D"/>
    <w:rsid w:val="00D5457D"/>
    <w:rsid w:val="00D5463F"/>
    <w:rsid w:val="00D5500C"/>
    <w:rsid w:val="00D56697"/>
    <w:rsid w:val="00D57FB8"/>
    <w:rsid w:val="00D615DA"/>
    <w:rsid w:val="00D61735"/>
    <w:rsid w:val="00D61918"/>
    <w:rsid w:val="00D6208B"/>
    <w:rsid w:val="00D62CC2"/>
    <w:rsid w:val="00D62CC5"/>
    <w:rsid w:val="00D63004"/>
    <w:rsid w:val="00D632DE"/>
    <w:rsid w:val="00D63EE4"/>
    <w:rsid w:val="00D64388"/>
    <w:rsid w:val="00D65D42"/>
    <w:rsid w:val="00D66602"/>
    <w:rsid w:val="00D66B28"/>
    <w:rsid w:val="00D6718F"/>
    <w:rsid w:val="00D67288"/>
    <w:rsid w:val="00D6757D"/>
    <w:rsid w:val="00D67F87"/>
    <w:rsid w:val="00D70121"/>
    <w:rsid w:val="00D70127"/>
    <w:rsid w:val="00D70B7B"/>
    <w:rsid w:val="00D71013"/>
    <w:rsid w:val="00D7113C"/>
    <w:rsid w:val="00D713A7"/>
    <w:rsid w:val="00D71F4A"/>
    <w:rsid w:val="00D7256B"/>
    <w:rsid w:val="00D72959"/>
    <w:rsid w:val="00D73C10"/>
    <w:rsid w:val="00D73CB6"/>
    <w:rsid w:val="00D73EAC"/>
    <w:rsid w:val="00D73FAD"/>
    <w:rsid w:val="00D74359"/>
    <w:rsid w:val="00D74CF5"/>
    <w:rsid w:val="00D74F02"/>
    <w:rsid w:val="00D75913"/>
    <w:rsid w:val="00D7639B"/>
    <w:rsid w:val="00D76453"/>
    <w:rsid w:val="00D76663"/>
    <w:rsid w:val="00D769BF"/>
    <w:rsid w:val="00D7731D"/>
    <w:rsid w:val="00D774CA"/>
    <w:rsid w:val="00D80D04"/>
    <w:rsid w:val="00D80EF7"/>
    <w:rsid w:val="00D812CC"/>
    <w:rsid w:val="00D81C8A"/>
    <w:rsid w:val="00D82298"/>
    <w:rsid w:val="00D824F0"/>
    <w:rsid w:val="00D82664"/>
    <w:rsid w:val="00D8321E"/>
    <w:rsid w:val="00D83379"/>
    <w:rsid w:val="00D83A87"/>
    <w:rsid w:val="00D83EDA"/>
    <w:rsid w:val="00D83F3B"/>
    <w:rsid w:val="00D84CBD"/>
    <w:rsid w:val="00D8599E"/>
    <w:rsid w:val="00D87866"/>
    <w:rsid w:val="00D87C68"/>
    <w:rsid w:val="00D9089F"/>
    <w:rsid w:val="00D9104B"/>
    <w:rsid w:val="00D91087"/>
    <w:rsid w:val="00D91AFA"/>
    <w:rsid w:val="00D91D50"/>
    <w:rsid w:val="00D92339"/>
    <w:rsid w:val="00D9237D"/>
    <w:rsid w:val="00D9354D"/>
    <w:rsid w:val="00D94159"/>
    <w:rsid w:val="00D94BA7"/>
    <w:rsid w:val="00D969CB"/>
    <w:rsid w:val="00D96E90"/>
    <w:rsid w:val="00D9763A"/>
    <w:rsid w:val="00D977B3"/>
    <w:rsid w:val="00D97C95"/>
    <w:rsid w:val="00DA07E7"/>
    <w:rsid w:val="00DA0BA8"/>
    <w:rsid w:val="00DA13EC"/>
    <w:rsid w:val="00DA22B8"/>
    <w:rsid w:val="00DA3A64"/>
    <w:rsid w:val="00DA3C35"/>
    <w:rsid w:val="00DA4665"/>
    <w:rsid w:val="00DA482F"/>
    <w:rsid w:val="00DA67BB"/>
    <w:rsid w:val="00DA6C19"/>
    <w:rsid w:val="00DA7074"/>
    <w:rsid w:val="00DA7101"/>
    <w:rsid w:val="00DB09CD"/>
    <w:rsid w:val="00DB104A"/>
    <w:rsid w:val="00DB107D"/>
    <w:rsid w:val="00DB1672"/>
    <w:rsid w:val="00DB2F39"/>
    <w:rsid w:val="00DB3C6A"/>
    <w:rsid w:val="00DB4E49"/>
    <w:rsid w:val="00DB6D1B"/>
    <w:rsid w:val="00DB7E7B"/>
    <w:rsid w:val="00DC0635"/>
    <w:rsid w:val="00DC0E70"/>
    <w:rsid w:val="00DC1D4B"/>
    <w:rsid w:val="00DC2129"/>
    <w:rsid w:val="00DC235B"/>
    <w:rsid w:val="00DC2B30"/>
    <w:rsid w:val="00DC3B22"/>
    <w:rsid w:val="00DC45F0"/>
    <w:rsid w:val="00DC6558"/>
    <w:rsid w:val="00DC6A52"/>
    <w:rsid w:val="00DC6B8F"/>
    <w:rsid w:val="00DC739D"/>
    <w:rsid w:val="00DC75D3"/>
    <w:rsid w:val="00DD0E26"/>
    <w:rsid w:val="00DD0EF8"/>
    <w:rsid w:val="00DD196E"/>
    <w:rsid w:val="00DD2639"/>
    <w:rsid w:val="00DD2BE9"/>
    <w:rsid w:val="00DD2F29"/>
    <w:rsid w:val="00DD30B7"/>
    <w:rsid w:val="00DD3319"/>
    <w:rsid w:val="00DD3E4A"/>
    <w:rsid w:val="00DD4573"/>
    <w:rsid w:val="00DD465F"/>
    <w:rsid w:val="00DD482B"/>
    <w:rsid w:val="00DD4BA6"/>
    <w:rsid w:val="00DD53C2"/>
    <w:rsid w:val="00DD5532"/>
    <w:rsid w:val="00DD5905"/>
    <w:rsid w:val="00DD5A63"/>
    <w:rsid w:val="00DD5BA9"/>
    <w:rsid w:val="00DD69FB"/>
    <w:rsid w:val="00DD6E6A"/>
    <w:rsid w:val="00DD7E6F"/>
    <w:rsid w:val="00DE03E3"/>
    <w:rsid w:val="00DE1159"/>
    <w:rsid w:val="00DE1EF1"/>
    <w:rsid w:val="00DE32C5"/>
    <w:rsid w:val="00DE3301"/>
    <w:rsid w:val="00DE38EE"/>
    <w:rsid w:val="00DE3DB1"/>
    <w:rsid w:val="00DE5E8B"/>
    <w:rsid w:val="00DE66FE"/>
    <w:rsid w:val="00DE679F"/>
    <w:rsid w:val="00DE6AB5"/>
    <w:rsid w:val="00DE7146"/>
    <w:rsid w:val="00DE75F9"/>
    <w:rsid w:val="00DE7826"/>
    <w:rsid w:val="00DF15A6"/>
    <w:rsid w:val="00DF2343"/>
    <w:rsid w:val="00DF23BD"/>
    <w:rsid w:val="00DF329A"/>
    <w:rsid w:val="00DF34A7"/>
    <w:rsid w:val="00DF40A9"/>
    <w:rsid w:val="00DF4480"/>
    <w:rsid w:val="00DF44B0"/>
    <w:rsid w:val="00DF56DE"/>
    <w:rsid w:val="00DF57AC"/>
    <w:rsid w:val="00DF5D71"/>
    <w:rsid w:val="00DF63DB"/>
    <w:rsid w:val="00DF63E3"/>
    <w:rsid w:val="00DF6E7F"/>
    <w:rsid w:val="00DF6EEE"/>
    <w:rsid w:val="00DF7DD5"/>
    <w:rsid w:val="00E00926"/>
    <w:rsid w:val="00E011CF"/>
    <w:rsid w:val="00E01CF9"/>
    <w:rsid w:val="00E027D5"/>
    <w:rsid w:val="00E03803"/>
    <w:rsid w:val="00E03EE3"/>
    <w:rsid w:val="00E03F01"/>
    <w:rsid w:val="00E05478"/>
    <w:rsid w:val="00E05931"/>
    <w:rsid w:val="00E05B8F"/>
    <w:rsid w:val="00E05DEB"/>
    <w:rsid w:val="00E076F8"/>
    <w:rsid w:val="00E07854"/>
    <w:rsid w:val="00E07AF9"/>
    <w:rsid w:val="00E104E7"/>
    <w:rsid w:val="00E11383"/>
    <w:rsid w:val="00E11C43"/>
    <w:rsid w:val="00E11D56"/>
    <w:rsid w:val="00E122A2"/>
    <w:rsid w:val="00E14033"/>
    <w:rsid w:val="00E1425B"/>
    <w:rsid w:val="00E14E6A"/>
    <w:rsid w:val="00E14FEC"/>
    <w:rsid w:val="00E15343"/>
    <w:rsid w:val="00E153D9"/>
    <w:rsid w:val="00E16A2B"/>
    <w:rsid w:val="00E17285"/>
    <w:rsid w:val="00E177BD"/>
    <w:rsid w:val="00E17DA2"/>
    <w:rsid w:val="00E2094F"/>
    <w:rsid w:val="00E215C7"/>
    <w:rsid w:val="00E216BC"/>
    <w:rsid w:val="00E227DF"/>
    <w:rsid w:val="00E22BFF"/>
    <w:rsid w:val="00E233F4"/>
    <w:rsid w:val="00E23FA0"/>
    <w:rsid w:val="00E24699"/>
    <w:rsid w:val="00E24A25"/>
    <w:rsid w:val="00E24B4A"/>
    <w:rsid w:val="00E2503C"/>
    <w:rsid w:val="00E25A09"/>
    <w:rsid w:val="00E25E0A"/>
    <w:rsid w:val="00E25F10"/>
    <w:rsid w:val="00E2620F"/>
    <w:rsid w:val="00E263A3"/>
    <w:rsid w:val="00E2654B"/>
    <w:rsid w:val="00E266E1"/>
    <w:rsid w:val="00E26E29"/>
    <w:rsid w:val="00E27B41"/>
    <w:rsid w:val="00E31244"/>
    <w:rsid w:val="00E3274A"/>
    <w:rsid w:val="00E33150"/>
    <w:rsid w:val="00E334F9"/>
    <w:rsid w:val="00E33DED"/>
    <w:rsid w:val="00E34166"/>
    <w:rsid w:val="00E34C4F"/>
    <w:rsid w:val="00E34E65"/>
    <w:rsid w:val="00E34F50"/>
    <w:rsid w:val="00E35D6E"/>
    <w:rsid w:val="00E35DCC"/>
    <w:rsid w:val="00E3675A"/>
    <w:rsid w:val="00E367FD"/>
    <w:rsid w:val="00E36827"/>
    <w:rsid w:val="00E36FF0"/>
    <w:rsid w:val="00E3791B"/>
    <w:rsid w:val="00E37BE0"/>
    <w:rsid w:val="00E4071B"/>
    <w:rsid w:val="00E409B7"/>
    <w:rsid w:val="00E415A3"/>
    <w:rsid w:val="00E41707"/>
    <w:rsid w:val="00E4181F"/>
    <w:rsid w:val="00E420F6"/>
    <w:rsid w:val="00E4262A"/>
    <w:rsid w:val="00E42924"/>
    <w:rsid w:val="00E437EE"/>
    <w:rsid w:val="00E43A24"/>
    <w:rsid w:val="00E43E03"/>
    <w:rsid w:val="00E44144"/>
    <w:rsid w:val="00E45EBE"/>
    <w:rsid w:val="00E46217"/>
    <w:rsid w:val="00E462D6"/>
    <w:rsid w:val="00E4663C"/>
    <w:rsid w:val="00E506B9"/>
    <w:rsid w:val="00E50F92"/>
    <w:rsid w:val="00E5203C"/>
    <w:rsid w:val="00E527D4"/>
    <w:rsid w:val="00E52B5F"/>
    <w:rsid w:val="00E52D2F"/>
    <w:rsid w:val="00E53EA3"/>
    <w:rsid w:val="00E54736"/>
    <w:rsid w:val="00E548E9"/>
    <w:rsid w:val="00E54BA3"/>
    <w:rsid w:val="00E54E13"/>
    <w:rsid w:val="00E55169"/>
    <w:rsid w:val="00E554F6"/>
    <w:rsid w:val="00E56161"/>
    <w:rsid w:val="00E56468"/>
    <w:rsid w:val="00E56917"/>
    <w:rsid w:val="00E56D49"/>
    <w:rsid w:val="00E57D62"/>
    <w:rsid w:val="00E6155D"/>
    <w:rsid w:val="00E61B27"/>
    <w:rsid w:val="00E61FB9"/>
    <w:rsid w:val="00E62575"/>
    <w:rsid w:val="00E63038"/>
    <w:rsid w:val="00E63B3E"/>
    <w:rsid w:val="00E64C8F"/>
    <w:rsid w:val="00E65663"/>
    <w:rsid w:val="00E664C6"/>
    <w:rsid w:val="00E66DA3"/>
    <w:rsid w:val="00E66E41"/>
    <w:rsid w:val="00E66F83"/>
    <w:rsid w:val="00E70553"/>
    <w:rsid w:val="00E711DF"/>
    <w:rsid w:val="00E71A00"/>
    <w:rsid w:val="00E7257C"/>
    <w:rsid w:val="00E72982"/>
    <w:rsid w:val="00E73B3F"/>
    <w:rsid w:val="00E74069"/>
    <w:rsid w:val="00E744F5"/>
    <w:rsid w:val="00E745EF"/>
    <w:rsid w:val="00E76245"/>
    <w:rsid w:val="00E76C8E"/>
    <w:rsid w:val="00E7730F"/>
    <w:rsid w:val="00E77469"/>
    <w:rsid w:val="00E77A93"/>
    <w:rsid w:val="00E77B09"/>
    <w:rsid w:val="00E77FAC"/>
    <w:rsid w:val="00E80320"/>
    <w:rsid w:val="00E804D2"/>
    <w:rsid w:val="00E8091B"/>
    <w:rsid w:val="00E80AB9"/>
    <w:rsid w:val="00E80AE0"/>
    <w:rsid w:val="00E80B6F"/>
    <w:rsid w:val="00E81285"/>
    <w:rsid w:val="00E81958"/>
    <w:rsid w:val="00E81DD8"/>
    <w:rsid w:val="00E82418"/>
    <w:rsid w:val="00E82C31"/>
    <w:rsid w:val="00E82CB1"/>
    <w:rsid w:val="00E8311C"/>
    <w:rsid w:val="00E831FD"/>
    <w:rsid w:val="00E83544"/>
    <w:rsid w:val="00E835B9"/>
    <w:rsid w:val="00E83B1D"/>
    <w:rsid w:val="00E84D12"/>
    <w:rsid w:val="00E85416"/>
    <w:rsid w:val="00E85959"/>
    <w:rsid w:val="00E859EF"/>
    <w:rsid w:val="00E86460"/>
    <w:rsid w:val="00E87332"/>
    <w:rsid w:val="00E901FE"/>
    <w:rsid w:val="00E91928"/>
    <w:rsid w:val="00E91BAB"/>
    <w:rsid w:val="00E91BFB"/>
    <w:rsid w:val="00E92344"/>
    <w:rsid w:val="00E92368"/>
    <w:rsid w:val="00E92BA7"/>
    <w:rsid w:val="00E92FCA"/>
    <w:rsid w:val="00E94379"/>
    <w:rsid w:val="00E94E6D"/>
    <w:rsid w:val="00E9663E"/>
    <w:rsid w:val="00E96DF1"/>
    <w:rsid w:val="00E972FC"/>
    <w:rsid w:val="00E97572"/>
    <w:rsid w:val="00E97EAE"/>
    <w:rsid w:val="00EA067D"/>
    <w:rsid w:val="00EA08C9"/>
    <w:rsid w:val="00EA0CA3"/>
    <w:rsid w:val="00EA14D9"/>
    <w:rsid w:val="00EA1BEC"/>
    <w:rsid w:val="00EA2BCC"/>
    <w:rsid w:val="00EA2C11"/>
    <w:rsid w:val="00EA2CE7"/>
    <w:rsid w:val="00EA302C"/>
    <w:rsid w:val="00EA3F43"/>
    <w:rsid w:val="00EA4651"/>
    <w:rsid w:val="00EA4D5E"/>
    <w:rsid w:val="00EA6652"/>
    <w:rsid w:val="00EA7032"/>
    <w:rsid w:val="00EA735D"/>
    <w:rsid w:val="00EA7A2B"/>
    <w:rsid w:val="00EA7AF5"/>
    <w:rsid w:val="00EB1B04"/>
    <w:rsid w:val="00EB1E7D"/>
    <w:rsid w:val="00EB22D2"/>
    <w:rsid w:val="00EB5140"/>
    <w:rsid w:val="00EB5463"/>
    <w:rsid w:val="00EB55C9"/>
    <w:rsid w:val="00EB57A3"/>
    <w:rsid w:val="00EB6053"/>
    <w:rsid w:val="00EB62DE"/>
    <w:rsid w:val="00EB6E4D"/>
    <w:rsid w:val="00EB6E53"/>
    <w:rsid w:val="00EC07A6"/>
    <w:rsid w:val="00EC07BD"/>
    <w:rsid w:val="00EC0DF3"/>
    <w:rsid w:val="00EC195A"/>
    <w:rsid w:val="00EC1B03"/>
    <w:rsid w:val="00EC2380"/>
    <w:rsid w:val="00EC282C"/>
    <w:rsid w:val="00EC3470"/>
    <w:rsid w:val="00EC3F83"/>
    <w:rsid w:val="00EC45FA"/>
    <w:rsid w:val="00EC4C50"/>
    <w:rsid w:val="00EC4DF9"/>
    <w:rsid w:val="00EC5A35"/>
    <w:rsid w:val="00EC5D1C"/>
    <w:rsid w:val="00EC63D3"/>
    <w:rsid w:val="00EC645F"/>
    <w:rsid w:val="00EC7428"/>
    <w:rsid w:val="00EC7797"/>
    <w:rsid w:val="00EC7FF1"/>
    <w:rsid w:val="00ED00E5"/>
    <w:rsid w:val="00ED0404"/>
    <w:rsid w:val="00ED0F8C"/>
    <w:rsid w:val="00ED21E2"/>
    <w:rsid w:val="00ED24C5"/>
    <w:rsid w:val="00ED3223"/>
    <w:rsid w:val="00ED3710"/>
    <w:rsid w:val="00ED4307"/>
    <w:rsid w:val="00ED466E"/>
    <w:rsid w:val="00ED47B1"/>
    <w:rsid w:val="00ED581E"/>
    <w:rsid w:val="00ED5836"/>
    <w:rsid w:val="00ED587F"/>
    <w:rsid w:val="00ED5AB2"/>
    <w:rsid w:val="00ED628D"/>
    <w:rsid w:val="00ED646E"/>
    <w:rsid w:val="00ED667C"/>
    <w:rsid w:val="00ED68A3"/>
    <w:rsid w:val="00ED6A38"/>
    <w:rsid w:val="00ED704D"/>
    <w:rsid w:val="00EE032C"/>
    <w:rsid w:val="00EE0358"/>
    <w:rsid w:val="00EE0A26"/>
    <w:rsid w:val="00EE1855"/>
    <w:rsid w:val="00EE1F9E"/>
    <w:rsid w:val="00EE27B8"/>
    <w:rsid w:val="00EE2DCD"/>
    <w:rsid w:val="00EE30D9"/>
    <w:rsid w:val="00EE3130"/>
    <w:rsid w:val="00EE3BCD"/>
    <w:rsid w:val="00EE4AA3"/>
    <w:rsid w:val="00EE56F9"/>
    <w:rsid w:val="00EE5943"/>
    <w:rsid w:val="00EE5995"/>
    <w:rsid w:val="00EE6B1E"/>
    <w:rsid w:val="00EE7C09"/>
    <w:rsid w:val="00EE7C5E"/>
    <w:rsid w:val="00EE7EC4"/>
    <w:rsid w:val="00EE7EF8"/>
    <w:rsid w:val="00EF001B"/>
    <w:rsid w:val="00EF0764"/>
    <w:rsid w:val="00EF0858"/>
    <w:rsid w:val="00EF09B4"/>
    <w:rsid w:val="00EF0D41"/>
    <w:rsid w:val="00EF19F5"/>
    <w:rsid w:val="00EF2946"/>
    <w:rsid w:val="00EF2B20"/>
    <w:rsid w:val="00EF2C55"/>
    <w:rsid w:val="00EF40B7"/>
    <w:rsid w:val="00EF46A3"/>
    <w:rsid w:val="00EF47A6"/>
    <w:rsid w:val="00EF51B4"/>
    <w:rsid w:val="00EF5D63"/>
    <w:rsid w:val="00EF60E4"/>
    <w:rsid w:val="00EF6766"/>
    <w:rsid w:val="00EF70C7"/>
    <w:rsid w:val="00F00295"/>
    <w:rsid w:val="00F00640"/>
    <w:rsid w:val="00F00CD6"/>
    <w:rsid w:val="00F01DF9"/>
    <w:rsid w:val="00F02368"/>
    <w:rsid w:val="00F027A6"/>
    <w:rsid w:val="00F02C91"/>
    <w:rsid w:val="00F02F4F"/>
    <w:rsid w:val="00F0453F"/>
    <w:rsid w:val="00F0493A"/>
    <w:rsid w:val="00F05756"/>
    <w:rsid w:val="00F05CE1"/>
    <w:rsid w:val="00F05FA8"/>
    <w:rsid w:val="00F0600B"/>
    <w:rsid w:val="00F06124"/>
    <w:rsid w:val="00F10342"/>
    <w:rsid w:val="00F11713"/>
    <w:rsid w:val="00F117FD"/>
    <w:rsid w:val="00F11F5D"/>
    <w:rsid w:val="00F11FB9"/>
    <w:rsid w:val="00F12FD2"/>
    <w:rsid w:val="00F13244"/>
    <w:rsid w:val="00F149DC"/>
    <w:rsid w:val="00F152C4"/>
    <w:rsid w:val="00F15EF5"/>
    <w:rsid w:val="00F1631C"/>
    <w:rsid w:val="00F17919"/>
    <w:rsid w:val="00F17DF2"/>
    <w:rsid w:val="00F202F7"/>
    <w:rsid w:val="00F2093C"/>
    <w:rsid w:val="00F21AE7"/>
    <w:rsid w:val="00F23CD3"/>
    <w:rsid w:val="00F24819"/>
    <w:rsid w:val="00F25172"/>
    <w:rsid w:val="00F25816"/>
    <w:rsid w:val="00F26A21"/>
    <w:rsid w:val="00F271E3"/>
    <w:rsid w:val="00F2733E"/>
    <w:rsid w:val="00F31035"/>
    <w:rsid w:val="00F31105"/>
    <w:rsid w:val="00F3117C"/>
    <w:rsid w:val="00F3186D"/>
    <w:rsid w:val="00F31F07"/>
    <w:rsid w:val="00F32DD7"/>
    <w:rsid w:val="00F32ECD"/>
    <w:rsid w:val="00F33393"/>
    <w:rsid w:val="00F339E6"/>
    <w:rsid w:val="00F33B20"/>
    <w:rsid w:val="00F33C75"/>
    <w:rsid w:val="00F34E51"/>
    <w:rsid w:val="00F3590B"/>
    <w:rsid w:val="00F35BE5"/>
    <w:rsid w:val="00F3607A"/>
    <w:rsid w:val="00F369A0"/>
    <w:rsid w:val="00F40761"/>
    <w:rsid w:val="00F40841"/>
    <w:rsid w:val="00F40A7D"/>
    <w:rsid w:val="00F41DD4"/>
    <w:rsid w:val="00F42C4D"/>
    <w:rsid w:val="00F43239"/>
    <w:rsid w:val="00F43B34"/>
    <w:rsid w:val="00F44784"/>
    <w:rsid w:val="00F45D81"/>
    <w:rsid w:val="00F467D7"/>
    <w:rsid w:val="00F46D7E"/>
    <w:rsid w:val="00F47692"/>
    <w:rsid w:val="00F478B2"/>
    <w:rsid w:val="00F47F8C"/>
    <w:rsid w:val="00F5047F"/>
    <w:rsid w:val="00F505E1"/>
    <w:rsid w:val="00F50A64"/>
    <w:rsid w:val="00F50B4A"/>
    <w:rsid w:val="00F51013"/>
    <w:rsid w:val="00F51300"/>
    <w:rsid w:val="00F51C7C"/>
    <w:rsid w:val="00F51ECA"/>
    <w:rsid w:val="00F526B0"/>
    <w:rsid w:val="00F52ACC"/>
    <w:rsid w:val="00F535FD"/>
    <w:rsid w:val="00F53B24"/>
    <w:rsid w:val="00F5433C"/>
    <w:rsid w:val="00F54944"/>
    <w:rsid w:val="00F55FDE"/>
    <w:rsid w:val="00F5614E"/>
    <w:rsid w:val="00F56150"/>
    <w:rsid w:val="00F561DC"/>
    <w:rsid w:val="00F5640F"/>
    <w:rsid w:val="00F56BC5"/>
    <w:rsid w:val="00F57528"/>
    <w:rsid w:val="00F57FC3"/>
    <w:rsid w:val="00F60882"/>
    <w:rsid w:val="00F609CC"/>
    <w:rsid w:val="00F6124E"/>
    <w:rsid w:val="00F618C8"/>
    <w:rsid w:val="00F62F66"/>
    <w:rsid w:val="00F6309E"/>
    <w:rsid w:val="00F6327E"/>
    <w:rsid w:val="00F6353A"/>
    <w:rsid w:val="00F6363A"/>
    <w:rsid w:val="00F6379B"/>
    <w:rsid w:val="00F63866"/>
    <w:rsid w:val="00F6556E"/>
    <w:rsid w:val="00F67610"/>
    <w:rsid w:val="00F67FF7"/>
    <w:rsid w:val="00F71393"/>
    <w:rsid w:val="00F715F6"/>
    <w:rsid w:val="00F71FFE"/>
    <w:rsid w:val="00F72220"/>
    <w:rsid w:val="00F743EB"/>
    <w:rsid w:val="00F749D0"/>
    <w:rsid w:val="00F7528A"/>
    <w:rsid w:val="00F7692D"/>
    <w:rsid w:val="00F805A6"/>
    <w:rsid w:val="00F81216"/>
    <w:rsid w:val="00F82147"/>
    <w:rsid w:val="00F82162"/>
    <w:rsid w:val="00F82255"/>
    <w:rsid w:val="00F82855"/>
    <w:rsid w:val="00F82E4D"/>
    <w:rsid w:val="00F8438D"/>
    <w:rsid w:val="00F85029"/>
    <w:rsid w:val="00F851D6"/>
    <w:rsid w:val="00F85AFD"/>
    <w:rsid w:val="00F85DA3"/>
    <w:rsid w:val="00F8638F"/>
    <w:rsid w:val="00F863AB"/>
    <w:rsid w:val="00F867E6"/>
    <w:rsid w:val="00F86A0F"/>
    <w:rsid w:val="00F90037"/>
    <w:rsid w:val="00F9067F"/>
    <w:rsid w:val="00F90FDC"/>
    <w:rsid w:val="00F914E9"/>
    <w:rsid w:val="00F921CF"/>
    <w:rsid w:val="00F92258"/>
    <w:rsid w:val="00F924B9"/>
    <w:rsid w:val="00F924CC"/>
    <w:rsid w:val="00F92B35"/>
    <w:rsid w:val="00F94683"/>
    <w:rsid w:val="00F94795"/>
    <w:rsid w:val="00F967A0"/>
    <w:rsid w:val="00F96B77"/>
    <w:rsid w:val="00F96F77"/>
    <w:rsid w:val="00F96FE3"/>
    <w:rsid w:val="00FA0140"/>
    <w:rsid w:val="00FA18A1"/>
    <w:rsid w:val="00FA1B86"/>
    <w:rsid w:val="00FA303E"/>
    <w:rsid w:val="00FA44E4"/>
    <w:rsid w:val="00FA4983"/>
    <w:rsid w:val="00FA5684"/>
    <w:rsid w:val="00FA6191"/>
    <w:rsid w:val="00FA6394"/>
    <w:rsid w:val="00FA6671"/>
    <w:rsid w:val="00FB0700"/>
    <w:rsid w:val="00FB1136"/>
    <w:rsid w:val="00FB1247"/>
    <w:rsid w:val="00FB141D"/>
    <w:rsid w:val="00FB1F57"/>
    <w:rsid w:val="00FB4750"/>
    <w:rsid w:val="00FB550C"/>
    <w:rsid w:val="00FB5802"/>
    <w:rsid w:val="00FB6E2C"/>
    <w:rsid w:val="00FB6FFC"/>
    <w:rsid w:val="00FC01C4"/>
    <w:rsid w:val="00FC111A"/>
    <w:rsid w:val="00FC14FC"/>
    <w:rsid w:val="00FC1F37"/>
    <w:rsid w:val="00FC2AD2"/>
    <w:rsid w:val="00FC4271"/>
    <w:rsid w:val="00FC4492"/>
    <w:rsid w:val="00FC4DE0"/>
    <w:rsid w:val="00FC50A1"/>
    <w:rsid w:val="00FC5A1D"/>
    <w:rsid w:val="00FD00D2"/>
    <w:rsid w:val="00FD0193"/>
    <w:rsid w:val="00FD0749"/>
    <w:rsid w:val="00FD1060"/>
    <w:rsid w:val="00FD10DC"/>
    <w:rsid w:val="00FD1EC8"/>
    <w:rsid w:val="00FD2373"/>
    <w:rsid w:val="00FD2BB0"/>
    <w:rsid w:val="00FD368A"/>
    <w:rsid w:val="00FD447E"/>
    <w:rsid w:val="00FD493B"/>
    <w:rsid w:val="00FD4E75"/>
    <w:rsid w:val="00FD59A3"/>
    <w:rsid w:val="00FD66CE"/>
    <w:rsid w:val="00FD77EF"/>
    <w:rsid w:val="00FD7831"/>
    <w:rsid w:val="00FD7C91"/>
    <w:rsid w:val="00FE093A"/>
    <w:rsid w:val="00FE13CD"/>
    <w:rsid w:val="00FE179D"/>
    <w:rsid w:val="00FE1C57"/>
    <w:rsid w:val="00FE2B6E"/>
    <w:rsid w:val="00FE2C67"/>
    <w:rsid w:val="00FF0244"/>
    <w:rsid w:val="00FF040E"/>
    <w:rsid w:val="00FF0582"/>
    <w:rsid w:val="00FF08CD"/>
    <w:rsid w:val="00FF142F"/>
    <w:rsid w:val="00FF1F5A"/>
    <w:rsid w:val="00FF2103"/>
    <w:rsid w:val="00FF2DF2"/>
    <w:rsid w:val="00FF3544"/>
    <w:rsid w:val="00FF363E"/>
    <w:rsid w:val="00FF4277"/>
    <w:rsid w:val="00FF444A"/>
    <w:rsid w:val="00FF458C"/>
    <w:rsid w:val="00FF4850"/>
    <w:rsid w:val="00FF553F"/>
    <w:rsid w:val="00FF63B5"/>
    <w:rsid w:val="00FF6459"/>
    <w:rsid w:val="00FF6A77"/>
    <w:rsid w:val="00FF71C6"/>
    <w:rsid w:val="00FF7467"/>
    <w:rsid w:val="00FF74D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D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2454">
      <w:bodyDiv w:val="1"/>
      <w:marLeft w:val="0"/>
      <w:marRight w:val="0"/>
      <w:marTop w:val="0"/>
      <w:marBottom w:val="0"/>
      <w:divBdr>
        <w:top w:val="none" w:sz="0" w:space="0" w:color="auto"/>
        <w:left w:val="none" w:sz="0" w:space="0" w:color="auto"/>
        <w:bottom w:val="none" w:sz="0" w:space="0" w:color="auto"/>
        <w:right w:val="none" w:sz="0" w:space="0" w:color="auto"/>
      </w:divBdr>
    </w:div>
    <w:div w:id="37973839">
      <w:bodyDiv w:val="1"/>
      <w:marLeft w:val="0"/>
      <w:marRight w:val="0"/>
      <w:marTop w:val="0"/>
      <w:marBottom w:val="0"/>
      <w:divBdr>
        <w:top w:val="none" w:sz="0" w:space="0" w:color="auto"/>
        <w:left w:val="none" w:sz="0" w:space="0" w:color="auto"/>
        <w:bottom w:val="none" w:sz="0" w:space="0" w:color="auto"/>
        <w:right w:val="none" w:sz="0" w:space="0" w:color="auto"/>
      </w:divBdr>
    </w:div>
    <w:div w:id="54282938">
      <w:bodyDiv w:val="1"/>
      <w:marLeft w:val="0"/>
      <w:marRight w:val="0"/>
      <w:marTop w:val="0"/>
      <w:marBottom w:val="0"/>
      <w:divBdr>
        <w:top w:val="none" w:sz="0" w:space="0" w:color="auto"/>
        <w:left w:val="none" w:sz="0" w:space="0" w:color="auto"/>
        <w:bottom w:val="none" w:sz="0" w:space="0" w:color="auto"/>
        <w:right w:val="none" w:sz="0" w:space="0" w:color="auto"/>
      </w:divBdr>
    </w:div>
    <w:div w:id="65341916">
      <w:bodyDiv w:val="1"/>
      <w:marLeft w:val="0"/>
      <w:marRight w:val="0"/>
      <w:marTop w:val="0"/>
      <w:marBottom w:val="0"/>
      <w:divBdr>
        <w:top w:val="none" w:sz="0" w:space="0" w:color="auto"/>
        <w:left w:val="none" w:sz="0" w:space="0" w:color="auto"/>
        <w:bottom w:val="none" w:sz="0" w:space="0" w:color="auto"/>
        <w:right w:val="none" w:sz="0" w:space="0" w:color="auto"/>
      </w:divBdr>
    </w:div>
    <w:div w:id="93868092">
      <w:bodyDiv w:val="1"/>
      <w:marLeft w:val="0"/>
      <w:marRight w:val="0"/>
      <w:marTop w:val="0"/>
      <w:marBottom w:val="0"/>
      <w:divBdr>
        <w:top w:val="none" w:sz="0" w:space="0" w:color="auto"/>
        <w:left w:val="none" w:sz="0" w:space="0" w:color="auto"/>
        <w:bottom w:val="none" w:sz="0" w:space="0" w:color="auto"/>
        <w:right w:val="none" w:sz="0" w:space="0" w:color="auto"/>
      </w:divBdr>
    </w:div>
    <w:div w:id="99181166">
      <w:bodyDiv w:val="1"/>
      <w:marLeft w:val="0"/>
      <w:marRight w:val="0"/>
      <w:marTop w:val="0"/>
      <w:marBottom w:val="0"/>
      <w:divBdr>
        <w:top w:val="none" w:sz="0" w:space="0" w:color="auto"/>
        <w:left w:val="none" w:sz="0" w:space="0" w:color="auto"/>
        <w:bottom w:val="none" w:sz="0" w:space="0" w:color="auto"/>
        <w:right w:val="none" w:sz="0" w:space="0" w:color="auto"/>
      </w:divBdr>
    </w:div>
    <w:div w:id="104932194">
      <w:bodyDiv w:val="1"/>
      <w:marLeft w:val="0"/>
      <w:marRight w:val="0"/>
      <w:marTop w:val="0"/>
      <w:marBottom w:val="0"/>
      <w:divBdr>
        <w:top w:val="none" w:sz="0" w:space="0" w:color="auto"/>
        <w:left w:val="none" w:sz="0" w:space="0" w:color="auto"/>
        <w:bottom w:val="none" w:sz="0" w:space="0" w:color="auto"/>
        <w:right w:val="none" w:sz="0" w:space="0" w:color="auto"/>
      </w:divBdr>
    </w:div>
    <w:div w:id="124932079">
      <w:bodyDiv w:val="1"/>
      <w:marLeft w:val="0"/>
      <w:marRight w:val="0"/>
      <w:marTop w:val="0"/>
      <w:marBottom w:val="0"/>
      <w:divBdr>
        <w:top w:val="none" w:sz="0" w:space="0" w:color="auto"/>
        <w:left w:val="none" w:sz="0" w:space="0" w:color="auto"/>
        <w:bottom w:val="none" w:sz="0" w:space="0" w:color="auto"/>
        <w:right w:val="none" w:sz="0" w:space="0" w:color="auto"/>
      </w:divBdr>
    </w:div>
    <w:div w:id="128135779">
      <w:bodyDiv w:val="1"/>
      <w:marLeft w:val="0"/>
      <w:marRight w:val="0"/>
      <w:marTop w:val="0"/>
      <w:marBottom w:val="0"/>
      <w:divBdr>
        <w:top w:val="none" w:sz="0" w:space="0" w:color="auto"/>
        <w:left w:val="none" w:sz="0" w:space="0" w:color="auto"/>
        <w:bottom w:val="none" w:sz="0" w:space="0" w:color="auto"/>
        <w:right w:val="none" w:sz="0" w:space="0" w:color="auto"/>
      </w:divBdr>
    </w:div>
    <w:div w:id="172959901">
      <w:bodyDiv w:val="1"/>
      <w:marLeft w:val="0"/>
      <w:marRight w:val="0"/>
      <w:marTop w:val="0"/>
      <w:marBottom w:val="0"/>
      <w:divBdr>
        <w:top w:val="none" w:sz="0" w:space="0" w:color="auto"/>
        <w:left w:val="none" w:sz="0" w:space="0" w:color="auto"/>
        <w:bottom w:val="none" w:sz="0" w:space="0" w:color="auto"/>
        <w:right w:val="none" w:sz="0" w:space="0" w:color="auto"/>
      </w:divBdr>
    </w:div>
    <w:div w:id="190606891">
      <w:bodyDiv w:val="1"/>
      <w:marLeft w:val="0"/>
      <w:marRight w:val="0"/>
      <w:marTop w:val="0"/>
      <w:marBottom w:val="0"/>
      <w:divBdr>
        <w:top w:val="none" w:sz="0" w:space="0" w:color="auto"/>
        <w:left w:val="none" w:sz="0" w:space="0" w:color="auto"/>
        <w:bottom w:val="none" w:sz="0" w:space="0" w:color="auto"/>
        <w:right w:val="none" w:sz="0" w:space="0" w:color="auto"/>
      </w:divBdr>
    </w:div>
    <w:div w:id="220598682">
      <w:bodyDiv w:val="1"/>
      <w:marLeft w:val="0"/>
      <w:marRight w:val="0"/>
      <w:marTop w:val="0"/>
      <w:marBottom w:val="0"/>
      <w:divBdr>
        <w:top w:val="none" w:sz="0" w:space="0" w:color="auto"/>
        <w:left w:val="none" w:sz="0" w:space="0" w:color="auto"/>
        <w:bottom w:val="none" w:sz="0" w:space="0" w:color="auto"/>
        <w:right w:val="none" w:sz="0" w:space="0" w:color="auto"/>
      </w:divBdr>
    </w:div>
    <w:div w:id="225772559">
      <w:bodyDiv w:val="1"/>
      <w:marLeft w:val="0"/>
      <w:marRight w:val="0"/>
      <w:marTop w:val="0"/>
      <w:marBottom w:val="0"/>
      <w:divBdr>
        <w:top w:val="none" w:sz="0" w:space="0" w:color="auto"/>
        <w:left w:val="none" w:sz="0" w:space="0" w:color="auto"/>
        <w:bottom w:val="none" w:sz="0" w:space="0" w:color="auto"/>
        <w:right w:val="none" w:sz="0" w:space="0" w:color="auto"/>
      </w:divBdr>
    </w:div>
    <w:div w:id="236325779">
      <w:bodyDiv w:val="1"/>
      <w:marLeft w:val="0"/>
      <w:marRight w:val="0"/>
      <w:marTop w:val="0"/>
      <w:marBottom w:val="0"/>
      <w:divBdr>
        <w:top w:val="none" w:sz="0" w:space="0" w:color="auto"/>
        <w:left w:val="none" w:sz="0" w:space="0" w:color="auto"/>
        <w:bottom w:val="none" w:sz="0" w:space="0" w:color="auto"/>
        <w:right w:val="none" w:sz="0" w:space="0" w:color="auto"/>
      </w:divBdr>
    </w:div>
    <w:div w:id="246499180">
      <w:bodyDiv w:val="1"/>
      <w:marLeft w:val="0"/>
      <w:marRight w:val="0"/>
      <w:marTop w:val="0"/>
      <w:marBottom w:val="0"/>
      <w:divBdr>
        <w:top w:val="none" w:sz="0" w:space="0" w:color="auto"/>
        <w:left w:val="none" w:sz="0" w:space="0" w:color="auto"/>
        <w:bottom w:val="none" w:sz="0" w:space="0" w:color="auto"/>
        <w:right w:val="none" w:sz="0" w:space="0" w:color="auto"/>
      </w:divBdr>
    </w:div>
    <w:div w:id="250622171">
      <w:bodyDiv w:val="1"/>
      <w:marLeft w:val="0"/>
      <w:marRight w:val="0"/>
      <w:marTop w:val="0"/>
      <w:marBottom w:val="0"/>
      <w:divBdr>
        <w:top w:val="none" w:sz="0" w:space="0" w:color="auto"/>
        <w:left w:val="none" w:sz="0" w:space="0" w:color="auto"/>
        <w:bottom w:val="none" w:sz="0" w:space="0" w:color="auto"/>
        <w:right w:val="none" w:sz="0" w:space="0" w:color="auto"/>
      </w:divBdr>
    </w:div>
    <w:div w:id="276837781">
      <w:bodyDiv w:val="1"/>
      <w:marLeft w:val="0"/>
      <w:marRight w:val="0"/>
      <w:marTop w:val="0"/>
      <w:marBottom w:val="0"/>
      <w:divBdr>
        <w:top w:val="none" w:sz="0" w:space="0" w:color="auto"/>
        <w:left w:val="none" w:sz="0" w:space="0" w:color="auto"/>
        <w:bottom w:val="none" w:sz="0" w:space="0" w:color="auto"/>
        <w:right w:val="none" w:sz="0" w:space="0" w:color="auto"/>
      </w:divBdr>
    </w:div>
    <w:div w:id="277688456">
      <w:bodyDiv w:val="1"/>
      <w:marLeft w:val="0"/>
      <w:marRight w:val="0"/>
      <w:marTop w:val="0"/>
      <w:marBottom w:val="0"/>
      <w:divBdr>
        <w:top w:val="none" w:sz="0" w:space="0" w:color="auto"/>
        <w:left w:val="none" w:sz="0" w:space="0" w:color="auto"/>
        <w:bottom w:val="none" w:sz="0" w:space="0" w:color="auto"/>
        <w:right w:val="none" w:sz="0" w:space="0" w:color="auto"/>
      </w:divBdr>
    </w:div>
    <w:div w:id="323553414">
      <w:bodyDiv w:val="1"/>
      <w:marLeft w:val="0"/>
      <w:marRight w:val="0"/>
      <w:marTop w:val="0"/>
      <w:marBottom w:val="0"/>
      <w:divBdr>
        <w:top w:val="none" w:sz="0" w:space="0" w:color="auto"/>
        <w:left w:val="none" w:sz="0" w:space="0" w:color="auto"/>
        <w:bottom w:val="none" w:sz="0" w:space="0" w:color="auto"/>
        <w:right w:val="none" w:sz="0" w:space="0" w:color="auto"/>
      </w:divBdr>
    </w:div>
    <w:div w:id="324432051">
      <w:bodyDiv w:val="1"/>
      <w:marLeft w:val="0"/>
      <w:marRight w:val="0"/>
      <w:marTop w:val="0"/>
      <w:marBottom w:val="0"/>
      <w:divBdr>
        <w:top w:val="none" w:sz="0" w:space="0" w:color="auto"/>
        <w:left w:val="none" w:sz="0" w:space="0" w:color="auto"/>
        <w:bottom w:val="none" w:sz="0" w:space="0" w:color="auto"/>
        <w:right w:val="none" w:sz="0" w:space="0" w:color="auto"/>
      </w:divBdr>
    </w:div>
    <w:div w:id="345134940">
      <w:bodyDiv w:val="1"/>
      <w:marLeft w:val="0"/>
      <w:marRight w:val="0"/>
      <w:marTop w:val="0"/>
      <w:marBottom w:val="0"/>
      <w:divBdr>
        <w:top w:val="none" w:sz="0" w:space="0" w:color="auto"/>
        <w:left w:val="none" w:sz="0" w:space="0" w:color="auto"/>
        <w:bottom w:val="none" w:sz="0" w:space="0" w:color="auto"/>
        <w:right w:val="none" w:sz="0" w:space="0" w:color="auto"/>
      </w:divBdr>
    </w:div>
    <w:div w:id="349529908">
      <w:bodyDiv w:val="1"/>
      <w:marLeft w:val="0"/>
      <w:marRight w:val="0"/>
      <w:marTop w:val="0"/>
      <w:marBottom w:val="0"/>
      <w:divBdr>
        <w:top w:val="none" w:sz="0" w:space="0" w:color="auto"/>
        <w:left w:val="none" w:sz="0" w:space="0" w:color="auto"/>
        <w:bottom w:val="none" w:sz="0" w:space="0" w:color="auto"/>
        <w:right w:val="none" w:sz="0" w:space="0" w:color="auto"/>
      </w:divBdr>
    </w:div>
    <w:div w:id="362901325">
      <w:bodyDiv w:val="1"/>
      <w:marLeft w:val="0"/>
      <w:marRight w:val="0"/>
      <w:marTop w:val="0"/>
      <w:marBottom w:val="0"/>
      <w:divBdr>
        <w:top w:val="none" w:sz="0" w:space="0" w:color="auto"/>
        <w:left w:val="none" w:sz="0" w:space="0" w:color="auto"/>
        <w:bottom w:val="none" w:sz="0" w:space="0" w:color="auto"/>
        <w:right w:val="none" w:sz="0" w:space="0" w:color="auto"/>
      </w:divBdr>
    </w:div>
    <w:div w:id="402919912">
      <w:bodyDiv w:val="1"/>
      <w:marLeft w:val="0"/>
      <w:marRight w:val="0"/>
      <w:marTop w:val="0"/>
      <w:marBottom w:val="0"/>
      <w:divBdr>
        <w:top w:val="none" w:sz="0" w:space="0" w:color="auto"/>
        <w:left w:val="none" w:sz="0" w:space="0" w:color="auto"/>
        <w:bottom w:val="none" w:sz="0" w:space="0" w:color="auto"/>
        <w:right w:val="none" w:sz="0" w:space="0" w:color="auto"/>
      </w:divBdr>
    </w:div>
    <w:div w:id="405617117">
      <w:bodyDiv w:val="1"/>
      <w:marLeft w:val="0"/>
      <w:marRight w:val="0"/>
      <w:marTop w:val="0"/>
      <w:marBottom w:val="0"/>
      <w:divBdr>
        <w:top w:val="none" w:sz="0" w:space="0" w:color="auto"/>
        <w:left w:val="none" w:sz="0" w:space="0" w:color="auto"/>
        <w:bottom w:val="none" w:sz="0" w:space="0" w:color="auto"/>
        <w:right w:val="none" w:sz="0" w:space="0" w:color="auto"/>
      </w:divBdr>
    </w:div>
    <w:div w:id="414282381">
      <w:bodyDiv w:val="1"/>
      <w:marLeft w:val="0"/>
      <w:marRight w:val="0"/>
      <w:marTop w:val="0"/>
      <w:marBottom w:val="0"/>
      <w:divBdr>
        <w:top w:val="none" w:sz="0" w:space="0" w:color="auto"/>
        <w:left w:val="none" w:sz="0" w:space="0" w:color="auto"/>
        <w:bottom w:val="none" w:sz="0" w:space="0" w:color="auto"/>
        <w:right w:val="none" w:sz="0" w:space="0" w:color="auto"/>
      </w:divBdr>
    </w:div>
    <w:div w:id="433401823">
      <w:bodyDiv w:val="1"/>
      <w:marLeft w:val="0"/>
      <w:marRight w:val="0"/>
      <w:marTop w:val="0"/>
      <w:marBottom w:val="0"/>
      <w:divBdr>
        <w:top w:val="none" w:sz="0" w:space="0" w:color="auto"/>
        <w:left w:val="none" w:sz="0" w:space="0" w:color="auto"/>
        <w:bottom w:val="none" w:sz="0" w:space="0" w:color="auto"/>
        <w:right w:val="none" w:sz="0" w:space="0" w:color="auto"/>
      </w:divBdr>
    </w:div>
    <w:div w:id="457720615">
      <w:bodyDiv w:val="1"/>
      <w:marLeft w:val="0"/>
      <w:marRight w:val="0"/>
      <w:marTop w:val="0"/>
      <w:marBottom w:val="0"/>
      <w:divBdr>
        <w:top w:val="none" w:sz="0" w:space="0" w:color="auto"/>
        <w:left w:val="none" w:sz="0" w:space="0" w:color="auto"/>
        <w:bottom w:val="none" w:sz="0" w:space="0" w:color="auto"/>
        <w:right w:val="none" w:sz="0" w:space="0" w:color="auto"/>
      </w:divBdr>
    </w:div>
    <w:div w:id="465198906">
      <w:bodyDiv w:val="1"/>
      <w:marLeft w:val="0"/>
      <w:marRight w:val="0"/>
      <w:marTop w:val="0"/>
      <w:marBottom w:val="0"/>
      <w:divBdr>
        <w:top w:val="none" w:sz="0" w:space="0" w:color="auto"/>
        <w:left w:val="none" w:sz="0" w:space="0" w:color="auto"/>
        <w:bottom w:val="none" w:sz="0" w:space="0" w:color="auto"/>
        <w:right w:val="none" w:sz="0" w:space="0" w:color="auto"/>
      </w:divBdr>
    </w:div>
    <w:div w:id="480729148">
      <w:bodyDiv w:val="1"/>
      <w:marLeft w:val="0"/>
      <w:marRight w:val="0"/>
      <w:marTop w:val="0"/>
      <w:marBottom w:val="0"/>
      <w:divBdr>
        <w:top w:val="none" w:sz="0" w:space="0" w:color="auto"/>
        <w:left w:val="none" w:sz="0" w:space="0" w:color="auto"/>
        <w:bottom w:val="none" w:sz="0" w:space="0" w:color="auto"/>
        <w:right w:val="none" w:sz="0" w:space="0" w:color="auto"/>
      </w:divBdr>
    </w:div>
    <w:div w:id="483662277">
      <w:bodyDiv w:val="1"/>
      <w:marLeft w:val="0"/>
      <w:marRight w:val="0"/>
      <w:marTop w:val="0"/>
      <w:marBottom w:val="0"/>
      <w:divBdr>
        <w:top w:val="none" w:sz="0" w:space="0" w:color="auto"/>
        <w:left w:val="none" w:sz="0" w:space="0" w:color="auto"/>
        <w:bottom w:val="none" w:sz="0" w:space="0" w:color="auto"/>
        <w:right w:val="none" w:sz="0" w:space="0" w:color="auto"/>
      </w:divBdr>
    </w:div>
    <w:div w:id="487672443">
      <w:bodyDiv w:val="1"/>
      <w:marLeft w:val="0"/>
      <w:marRight w:val="0"/>
      <w:marTop w:val="0"/>
      <w:marBottom w:val="0"/>
      <w:divBdr>
        <w:top w:val="none" w:sz="0" w:space="0" w:color="auto"/>
        <w:left w:val="none" w:sz="0" w:space="0" w:color="auto"/>
        <w:bottom w:val="none" w:sz="0" w:space="0" w:color="auto"/>
        <w:right w:val="none" w:sz="0" w:space="0" w:color="auto"/>
      </w:divBdr>
    </w:div>
    <w:div w:id="516315008">
      <w:bodyDiv w:val="1"/>
      <w:marLeft w:val="0"/>
      <w:marRight w:val="0"/>
      <w:marTop w:val="0"/>
      <w:marBottom w:val="0"/>
      <w:divBdr>
        <w:top w:val="none" w:sz="0" w:space="0" w:color="auto"/>
        <w:left w:val="none" w:sz="0" w:space="0" w:color="auto"/>
        <w:bottom w:val="none" w:sz="0" w:space="0" w:color="auto"/>
        <w:right w:val="none" w:sz="0" w:space="0" w:color="auto"/>
      </w:divBdr>
    </w:div>
    <w:div w:id="547031183">
      <w:bodyDiv w:val="1"/>
      <w:marLeft w:val="0"/>
      <w:marRight w:val="0"/>
      <w:marTop w:val="0"/>
      <w:marBottom w:val="0"/>
      <w:divBdr>
        <w:top w:val="none" w:sz="0" w:space="0" w:color="auto"/>
        <w:left w:val="none" w:sz="0" w:space="0" w:color="auto"/>
        <w:bottom w:val="none" w:sz="0" w:space="0" w:color="auto"/>
        <w:right w:val="none" w:sz="0" w:space="0" w:color="auto"/>
      </w:divBdr>
    </w:div>
    <w:div w:id="578828591">
      <w:bodyDiv w:val="1"/>
      <w:marLeft w:val="0"/>
      <w:marRight w:val="0"/>
      <w:marTop w:val="0"/>
      <w:marBottom w:val="0"/>
      <w:divBdr>
        <w:top w:val="none" w:sz="0" w:space="0" w:color="auto"/>
        <w:left w:val="none" w:sz="0" w:space="0" w:color="auto"/>
        <w:bottom w:val="none" w:sz="0" w:space="0" w:color="auto"/>
        <w:right w:val="none" w:sz="0" w:space="0" w:color="auto"/>
      </w:divBdr>
    </w:div>
    <w:div w:id="588853867">
      <w:bodyDiv w:val="1"/>
      <w:marLeft w:val="0"/>
      <w:marRight w:val="0"/>
      <w:marTop w:val="0"/>
      <w:marBottom w:val="0"/>
      <w:divBdr>
        <w:top w:val="none" w:sz="0" w:space="0" w:color="auto"/>
        <w:left w:val="none" w:sz="0" w:space="0" w:color="auto"/>
        <w:bottom w:val="none" w:sz="0" w:space="0" w:color="auto"/>
        <w:right w:val="none" w:sz="0" w:space="0" w:color="auto"/>
      </w:divBdr>
    </w:div>
    <w:div w:id="605305924">
      <w:bodyDiv w:val="1"/>
      <w:marLeft w:val="0"/>
      <w:marRight w:val="0"/>
      <w:marTop w:val="0"/>
      <w:marBottom w:val="0"/>
      <w:divBdr>
        <w:top w:val="none" w:sz="0" w:space="0" w:color="auto"/>
        <w:left w:val="none" w:sz="0" w:space="0" w:color="auto"/>
        <w:bottom w:val="none" w:sz="0" w:space="0" w:color="auto"/>
        <w:right w:val="none" w:sz="0" w:space="0" w:color="auto"/>
      </w:divBdr>
    </w:div>
    <w:div w:id="608241549">
      <w:bodyDiv w:val="1"/>
      <w:marLeft w:val="0"/>
      <w:marRight w:val="0"/>
      <w:marTop w:val="0"/>
      <w:marBottom w:val="0"/>
      <w:divBdr>
        <w:top w:val="none" w:sz="0" w:space="0" w:color="auto"/>
        <w:left w:val="none" w:sz="0" w:space="0" w:color="auto"/>
        <w:bottom w:val="none" w:sz="0" w:space="0" w:color="auto"/>
        <w:right w:val="none" w:sz="0" w:space="0" w:color="auto"/>
      </w:divBdr>
    </w:div>
    <w:div w:id="642463494">
      <w:bodyDiv w:val="1"/>
      <w:marLeft w:val="0"/>
      <w:marRight w:val="0"/>
      <w:marTop w:val="0"/>
      <w:marBottom w:val="0"/>
      <w:divBdr>
        <w:top w:val="none" w:sz="0" w:space="0" w:color="auto"/>
        <w:left w:val="none" w:sz="0" w:space="0" w:color="auto"/>
        <w:bottom w:val="none" w:sz="0" w:space="0" w:color="auto"/>
        <w:right w:val="none" w:sz="0" w:space="0" w:color="auto"/>
      </w:divBdr>
    </w:div>
    <w:div w:id="663973853">
      <w:bodyDiv w:val="1"/>
      <w:marLeft w:val="0"/>
      <w:marRight w:val="0"/>
      <w:marTop w:val="0"/>
      <w:marBottom w:val="0"/>
      <w:divBdr>
        <w:top w:val="none" w:sz="0" w:space="0" w:color="auto"/>
        <w:left w:val="none" w:sz="0" w:space="0" w:color="auto"/>
        <w:bottom w:val="none" w:sz="0" w:space="0" w:color="auto"/>
        <w:right w:val="none" w:sz="0" w:space="0" w:color="auto"/>
      </w:divBdr>
    </w:div>
    <w:div w:id="697969010">
      <w:bodyDiv w:val="1"/>
      <w:marLeft w:val="0"/>
      <w:marRight w:val="0"/>
      <w:marTop w:val="0"/>
      <w:marBottom w:val="0"/>
      <w:divBdr>
        <w:top w:val="none" w:sz="0" w:space="0" w:color="auto"/>
        <w:left w:val="none" w:sz="0" w:space="0" w:color="auto"/>
        <w:bottom w:val="none" w:sz="0" w:space="0" w:color="auto"/>
        <w:right w:val="none" w:sz="0" w:space="0" w:color="auto"/>
      </w:divBdr>
    </w:div>
    <w:div w:id="744113194">
      <w:bodyDiv w:val="1"/>
      <w:marLeft w:val="0"/>
      <w:marRight w:val="0"/>
      <w:marTop w:val="0"/>
      <w:marBottom w:val="0"/>
      <w:divBdr>
        <w:top w:val="none" w:sz="0" w:space="0" w:color="auto"/>
        <w:left w:val="none" w:sz="0" w:space="0" w:color="auto"/>
        <w:bottom w:val="none" w:sz="0" w:space="0" w:color="auto"/>
        <w:right w:val="none" w:sz="0" w:space="0" w:color="auto"/>
      </w:divBdr>
    </w:div>
    <w:div w:id="785004908">
      <w:bodyDiv w:val="1"/>
      <w:marLeft w:val="0"/>
      <w:marRight w:val="0"/>
      <w:marTop w:val="0"/>
      <w:marBottom w:val="0"/>
      <w:divBdr>
        <w:top w:val="none" w:sz="0" w:space="0" w:color="auto"/>
        <w:left w:val="none" w:sz="0" w:space="0" w:color="auto"/>
        <w:bottom w:val="none" w:sz="0" w:space="0" w:color="auto"/>
        <w:right w:val="none" w:sz="0" w:space="0" w:color="auto"/>
      </w:divBdr>
    </w:div>
    <w:div w:id="858201774">
      <w:bodyDiv w:val="1"/>
      <w:marLeft w:val="0"/>
      <w:marRight w:val="0"/>
      <w:marTop w:val="0"/>
      <w:marBottom w:val="0"/>
      <w:divBdr>
        <w:top w:val="none" w:sz="0" w:space="0" w:color="auto"/>
        <w:left w:val="none" w:sz="0" w:space="0" w:color="auto"/>
        <w:bottom w:val="none" w:sz="0" w:space="0" w:color="auto"/>
        <w:right w:val="none" w:sz="0" w:space="0" w:color="auto"/>
      </w:divBdr>
    </w:div>
    <w:div w:id="859898830">
      <w:bodyDiv w:val="1"/>
      <w:marLeft w:val="0"/>
      <w:marRight w:val="0"/>
      <w:marTop w:val="0"/>
      <w:marBottom w:val="0"/>
      <w:divBdr>
        <w:top w:val="none" w:sz="0" w:space="0" w:color="auto"/>
        <w:left w:val="none" w:sz="0" w:space="0" w:color="auto"/>
        <w:bottom w:val="none" w:sz="0" w:space="0" w:color="auto"/>
        <w:right w:val="none" w:sz="0" w:space="0" w:color="auto"/>
      </w:divBdr>
    </w:div>
    <w:div w:id="868761845">
      <w:bodyDiv w:val="1"/>
      <w:marLeft w:val="0"/>
      <w:marRight w:val="0"/>
      <w:marTop w:val="0"/>
      <w:marBottom w:val="0"/>
      <w:divBdr>
        <w:top w:val="none" w:sz="0" w:space="0" w:color="auto"/>
        <w:left w:val="none" w:sz="0" w:space="0" w:color="auto"/>
        <w:bottom w:val="none" w:sz="0" w:space="0" w:color="auto"/>
        <w:right w:val="none" w:sz="0" w:space="0" w:color="auto"/>
      </w:divBdr>
    </w:div>
    <w:div w:id="890069114">
      <w:bodyDiv w:val="1"/>
      <w:marLeft w:val="0"/>
      <w:marRight w:val="0"/>
      <w:marTop w:val="0"/>
      <w:marBottom w:val="0"/>
      <w:divBdr>
        <w:top w:val="none" w:sz="0" w:space="0" w:color="auto"/>
        <w:left w:val="none" w:sz="0" w:space="0" w:color="auto"/>
        <w:bottom w:val="none" w:sz="0" w:space="0" w:color="auto"/>
        <w:right w:val="none" w:sz="0" w:space="0" w:color="auto"/>
      </w:divBdr>
    </w:div>
    <w:div w:id="922302116">
      <w:bodyDiv w:val="1"/>
      <w:marLeft w:val="0"/>
      <w:marRight w:val="0"/>
      <w:marTop w:val="0"/>
      <w:marBottom w:val="0"/>
      <w:divBdr>
        <w:top w:val="none" w:sz="0" w:space="0" w:color="auto"/>
        <w:left w:val="none" w:sz="0" w:space="0" w:color="auto"/>
        <w:bottom w:val="none" w:sz="0" w:space="0" w:color="auto"/>
        <w:right w:val="none" w:sz="0" w:space="0" w:color="auto"/>
      </w:divBdr>
    </w:div>
    <w:div w:id="952591372">
      <w:bodyDiv w:val="1"/>
      <w:marLeft w:val="0"/>
      <w:marRight w:val="0"/>
      <w:marTop w:val="0"/>
      <w:marBottom w:val="0"/>
      <w:divBdr>
        <w:top w:val="none" w:sz="0" w:space="0" w:color="auto"/>
        <w:left w:val="none" w:sz="0" w:space="0" w:color="auto"/>
        <w:bottom w:val="none" w:sz="0" w:space="0" w:color="auto"/>
        <w:right w:val="none" w:sz="0" w:space="0" w:color="auto"/>
      </w:divBdr>
    </w:div>
    <w:div w:id="974063951">
      <w:bodyDiv w:val="1"/>
      <w:marLeft w:val="0"/>
      <w:marRight w:val="0"/>
      <w:marTop w:val="0"/>
      <w:marBottom w:val="0"/>
      <w:divBdr>
        <w:top w:val="none" w:sz="0" w:space="0" w:color="auto"/>
        <w:left w:val="none" w:sz="0" w:space="0" w:color="auto"/>
        <w:bottom w:val="none" w:sz="0" w:space="0" w:color="auto"/>
        <w:right w:val="none" w:sz="0" w:space="0" w:color="auto"/>
      </w:divBdr>
    </w:div>
    <w:div w:id="981885217">
      <w:bodyDiv w:val="1"/>
      <w:marLeft w:val="0"/>
      <w:marRight w:val="0"/>
      <w:marTop w:val="0"/>
      <w:marBottom w:val="0"/>
      <w:divBdr>
        <w:top w:val="none" w:sz="0" w:space="0" w:color="auto"/>
        <w:left w:val="none" w:sz="0" w:space="0" w:color="auto"/>
        <w:bottom w:val="none" w:sz="0" w:space="0" w:color="auto"/>
        <w:right w:val="none" w:sz="0" w:space="0" w:color="auto"/>
      </w:divBdr>
    </w:div>
    <w:div w:id="983393996">
      <w:bodyDiv w:val="1"/>
      <w:marLeft w:val="0"/>
      <w:marRight w:val="0"/>
      <w:marTop w:val="0"/>
      <w:marBottom w:val="0"/>
      <w:divBdr>
        <w:top w:val="none" w:sz="0" w:space="0" w:color="auto"/>
        <w:left w:val="none" w:sz="0" w:space="0" w:color="auto"/>
        <w:bottom w:val="none" w:sz="0" w:space="0" w:color="auto"/>
        <w:right w:val="none" w:sz="0" w:space="0" w:color="auto"/>
      </w:divBdr>
    </w:div>
    <w:div w:id="1010762872">
      <w:bodyDiv w:val="1"/>
      <w:marLeft w:val="0"/>
      <w:marRight w:val="0"/>
      <w:marTop w:val="0"/>
      <w:marBottom w:val="0"/>
      <w:divBdr>
        <w:top w:val="none" w:sz="0" w:space="0" w:color="auto"/>
        <w:left w:val="none" w:sz="0" w:space="0" w:color="auto"/>
        <w:bottom w:val="none" w:sz="0" w:space="0" w:color="auto"/>
        <w:right w:val="none" w:sz="0" w:space="0" w:color="auto"/>
      </w:divBdr>
    </w:div>
    <w:div w:id="1024357018">
      <w:bodyDiv w:val="1"/>
      <w:marLeft w:val="0"/>
      <w:marRight w:val="0"/>
      <w:marTop w:val="0"/>
      <w:marBottom w:val="0"/>
      <w:divBdr>
        <w:top w:val="none" w:sz="0" w:space="0" w:color="auto"/>
        <w:left w:val="none" w:sz="0" w:space="0" w:color="auto"/>
        <w:bottom w:val="none" w:sz="0" w:space="0" w:color="auto"/>
        <w:right w:val="none" w:sz="0" w:space="0" w:color="auto"/>
      </w:divBdr>
    </w:div>
    <w:div w:id="1032153668">
      <w:bodyDiv w:val="1"/>
      <w:marLeft w:val="0"/>
      <w:marRight w:val="0"/>
      <w:marTop w:val="0"/>
      <w:marBottom w:val="0"/>
      <w:divBdr>
        <w:top w:val="none" w:sz="0" w:space="0" w:color="auto"/>
        <w:left w:val="none" w:sz="0" w:space="0" w:color="auto"/>
        <w:bottom w:val="none" w:sz="0" w:space="0" w:color="auto"/>
        <w:right w:val="none" w:sz="0" w:space="0" w:color="auto"/>
      </w:divBdr>
    </w:div>
    <w:div w:id="1046759121">
      <w:bodyDiv w:val="1"/>
      <w:marLeft w:val="0"/>
      <w:marRight w:val="0"/>
      <w:marTop w:val="0"/>
      <w:marBottom w:val="0"/>
      <w:divBdr>
        <w:top w:val="none" w:sz="0" w:space="0" w:color="auto"/>
        <w:left w:val="none" w:sz="0" w:space="0" w:color="auto"/>
        <w:bottom w:val="none" w:sz="0" w:space="0" w:color="auto"/>
        <w:right w:val="none" w:sz="0" w:space="0" w:color="auto"/>
      </w:divBdr>
    </w:div>
    <w:div w:id="1047946397">
      <w:bodyDiv w:val="1"/>
      <w:marLeft w:val="0"/>
      <w:marRight w:val="0"/>
      <w:marTop w:val="0"/>
      <w:marBottom w:val="0"/>
      <w:divBdr>
        <w:top w:val="none" w:sz="0" w:space="0" w:color="auto"/>
        <w:left w:val="none" w:sz="0" w:space="0" w:color="auto"/>
        <w:bottom w:val="none" w:sz="0" w:space="0" w:color="auto"/>
        <w:right w:val="none" w:sz="0" w:space="0" w:color="auto"/>
      </w:divBdr>
    </w:div>
    <w:div w:id="1066608869">
      <w:bodyDiv w:val="1"/>
      <w:marLeft w:val="0"/>
      <w:marRight w:val="0"/>
      <w:marTop w:val="0"/>
      <w:marBottom w:val="0"/>
      <w:divBdr>
        <w:top w:val="none" w:sz="0" w:space="0" w:color="auto"/>
        <w:left w:val="none" w:sz="0" w:space="0" w:color="auto"/>
        <w:bottom w:val="none" w:sz="0" w:space="0" w:color="auto"/>
        <w:right w:val="none" w:sz="0" w:space="0" w:color="auto"/>
      </w:divBdr>
    </w:div>
    <w:div w:id="1070689919">
      <w:bodyDiv w:val="1"/>
      <w:marLeft w:val="0"/>
      <w:marRight w:val="0"/>
      <w:marTop w:val="0"/>
      <w:marBottom w:val="0"/>
      <w:divBdr>
        <w:top w:val="none" w:sz="0" w:space="0" w:color="auto"/>
        <w:left w:val="none" w:sz="0" w:space="0" w:color="auto"/>
        <w:bottom w:val="none" w:sz="0" w:space="0" w:color="auto"/>
        <w:right w:val="none" w:sz="0" w:space="0" w:color="auto"/>
      </w:divBdr>
    </w:div>
    <w:div w:id="1072703501">
      <w:bodyDiv w:val="1"/>
      <w:marLeft w:val="0"/>
      <w:marRight w:val="0"/>
      <w:marTop w:val="0"/>
      <w:marBottom w:val="0"/>
      <w:divBdr>
        <w:top w:val="none" w:sz="0" w:space="0" w:color="auto"/>
        <w:left w:val="none" w:sz="0" w:space="0" w:color="auto"/>
        <w:bottom w:val="none" w:sz="0" w:space="0" w:color="auto"/>
        <w:right w:val="none" w:sz="0" w:space="0" w:color="auto"/>
      </w:divBdr>
    </w:div>
    <w:div w:id="1080057671">
      <w:bodyDiv w:val="1"/>
      <w:marLeft w:val="0"/>
      <w:marRight w:val="0"/>
      <w:marTop w:val="0"/>
      <w:marBottom w:val="0"/>
      <w:divBdr>
        <w:top w:val="none" w:sz="0" w:space="0" w:color="auto"/>
        <w:left w:val="none" w:sz="0" w:space="0" w:color="auto"/>
        <w:bottom w:val="none" w:sz="0" w:space="0" w:color="auto"/>
        <w:right w:val="none" w:sz="0" w:space="0" w:color="auto"/>
      </w:divBdr>
    </w:div>
    <w:div w:id="1099258797">
      <w:bodyDiv w:val="1"/>
      <w:marLeft w:val="0"/>
      <w:marRight w:val="0"/>
      <w:marTop w:val="0"/>
      <w:marBottom w:val="0"/>
      <w:divBdr>
        <w:top w:val="none" w:sz="0" w:space="0" w:color="auto"/>
        <w:left w:val="none" w:sz="0" w:space="0" w:color="auto"/>
        <w:bottom w:val="none" w:sz="0" w:space="0" w:color="auto"/>
        <w:right w:val="none" w:sz="0" w:space="0" w:color="auto"/>
      </w:divBdr>
    </w:div>
    <w:div w:id="1138184078">
      <w:bodyDiv w:val="1"/>
      <w:marLeft w:val="0"/>
      <w:marRight w:val="0"/>
      <w:marTop w:val="0"/>
      <w:marBottom w:val="0"/>
      <w:divBdr>
        <w:top w:val="none" w:sz="0" w:space="0" w:color="auto"/>
        <w:left w:val="none" w:sz="0" w:space="0" w:color="auto"/>
        <w:bottom w:val="none" w:sz="0" w:space="0" w:color="auto"/>
        <w:right w:val="none" w:sz="0" w:space="0" w:color="auto"/>
      </w:divBdr>
    </w:div>
    <w:div w:id="1166171372">
      <w:bodyDiv w:val="1"/>
      <w:marLeft w:val="0"/>
      <w:marRight w:val="0"/>
      <w:marTop w:val="0"/>
      <w:marBottom w:val="0"/>
      <w:divBdr>
        <w:top w:val="none" w:sz="0" w:space="0" w:color="auto"/>
        <w:left w:val="none" w:sz="0" w:space="0" w:color="auto"/>
        <w:bottom w:val="none" w:sz="0" w:space="0" w:color="auto"/>
        <w:right w:val="none" w:sz="0" w:space="0" w:color="auto"/>
      </w:divBdr>
    </w:div>
    <w:div w:id="1216618917">
      <w:bodyDiv w:val="1"/>
      <w:marLeft w:val="0"/>
      <w:marRight w:val="0"/>
      <w:marTop w:val="0"/>
      <w:marBottom w:val="0"/>
      <w:divBdr>
        <w:top w:val="none" w:sz="0" w:space="0" w:color="auto"/>
        <w:left w:val="none" w:sz="0" w:space="0" w:color="auto"/>
        <w:bottom w:val="none" w:sz="0" w:space="0" w:color="auto"/>
        <w:right w:val="none" w:sz="0" w:space="0" w:color="auto"/>
      </w:divBdr>
    </w:div>
    <w:div w:id="1327856544">
      <w:bodyDiv w:val="1"/>
      <w:marLeft w:val="0"/>
      <w:marRight w:val="0"/>
      <w:marTop w:val="0"/>
      <w:marBottom w:val="0"/>
      <w:divBdr>
        <w:top w:val="none" w:sz="0" w:space="0" w:color="auto"/>
        <w:left w:val="none" w:sz="0" w:space="0" w:color="auto"/>
        <w:bottom w:val="none" w:sz="0" w:space="0" w:color="auto"/>
        <w:right w:val="none" w:sz="0" w:space="0" w:color="auto"/>
      </w:divBdr>
    </w:div>
    <w:div w:id="1328897412">
      <w:bodyDiv w:val="1"/>
      <w:marLeft w:val="0"/>
      <w:marRight w:val="0"/>
      <w:marTop w:val="0"/>
      <w:marBottom w:val="0"/>
      <w:divBdr>
        <w:top w:val="none" w:sz="0" w:space="0" w:color="auto"/>
        <w:left w:val="none" w:sz="0" w:space="0" w:color="auto"/>
        <w:bottom w:val="none" w:sz="0" w:space="0" w:color="auto"/>
        <w:right w:val="none" w:sz="0" w:space="0" w:color="auto"/>
      </w:divBdr>
    </w:div>
    <w:div w:id="1349987189">
      <w:bodyDiv w:val="1"/>
      <w:marLeft w:val="0"/>
      <w:marRight w:val="0"/>
      <w:marTop w:val="0"/>
      <w:marBottom w:val="0"/>
      <w:divBdr>
        <w:top w:val="none" w:sz="0" w:space="0" w:color="auto"/>
        <w:left w:val="none" w:sz="0" w:space="0" w:color="auto"/>
        <w:bottom w:val="none" w:sz="0" w:space="0" w:color="auto"/>
        <w:right w:val="none" w:sz="0" w:space="0" w:color="auto"/>
      </w:divBdr>
    </w:div>
    <w:div w:id="1356232598">
      <w:bodyDiv w:val="1"/>
      <w:marLeft w:val="0"/>
      <w:marRight w:val="0"/>
      <w:marTop w:val="0"/>
      <w:marBottom w:val="0"/>
      <w:divBdr>
        <w:top w:val="none" w:sz="0" w:space="0" w:color="auto"/>
        <w:left w:val="none" w:sz="0" w:space="0" w:color="auto"/>
        <w:bottom w:val="none" w:sz="0" w:space="0" w:color="auto"/>
        <w:right w:val="none" w:sz="0" w:space="0" w:color="auto"/>
      </w:divBdr>
    </w:div>
    <w:div w:id="1381636827">
      <w:bodyDiv w:val="1"/>
      <w:marLeft w:val="0"/>
      <w:marRight w:val="0"/>
      <w:marTop w:val="0"/>
      <w:marBottom w:val="0"/>
      <w:divBdr>
        <w:top w:val="none" w:sz="0" w:space="0" w:color="auto"/>
        <w:left w:val="none" w:sz="0" w:space="0" w:color="auto"/>
        <w:bottom w:val="none" w:sz="0" w:space="0" w:color="auto"/>
        <w:right w:val="none" w:sz="0" w:space="0" w:color="auto"/>
      </w:divBdr>
    </w:div>
    <w:div w:id="1524828950">
      <w:bodyDiv w:val="1"/>
      <w:marLeft w:val="0"/>
      <w:marRight w:val="0"/>
      <w:marTop w:val="0"/>
      <w:marBottom w:val="0"/>
      <w:divBdr>
        <w:top w:val="none" w:sz="0" w:space="0" w:color="auto"/>
        <w:left w:val="none" w:sz="0" w:space="0" w:color="auto"/>
        <w:bottom w:val="none" w:sz="0" w:space="0" w:color="auto"/>
        <w:right w:val="none" w:sz="0" w:space="0" w:color="auto"/>
      </w:divBdr>
    </w:div>
    <w:div w:id="1536650062">
      <w:bodyDiv w:val="1"/>
      <w:marLeft w:val="0"/>
      <w:marRight w:val="0"/>
      <w:marTop w:val="0"/>
      <w:marBottom w:val="0"/>
      <w:divBdr>
        <w:top w:val="none" w:sz="0" w:space="0" w:color="auto"/>
        <w:left w:val="none" w:sz="0" w:space="0" w:color="auto"/>
        <w:bottom w:val="none" w:sz="0" w:space="0" w:color="auto"/>
        <w:right w:val="none" w:sz="0" w:space="0" w:color="auto"/>
      </w:divBdr>
    </w:div>
    <w:div w:id="1538855329">
      <w:bodyDiv w:val="1"/>
      <w:marLeft w:val="0"/>
      <w:marRight w:val="0"/>
      <w:marTop w:val="0"/>
      <w:marBottom w:val="0"/>
      <w:divBdr>
        <w:top w:val="none" w:sz="0" w:space="0" w:color="auto"/>
        <w:left w:val="none" w:sz="0" w:space="0" w:color="auto"/>
        <w:bottom w:val="none" w:sz="0" w:space="0" w:color="auto"/>
        <w:right w:val="none" w:sz="0" w:space="0" w:color="auto"/>
      </w:divBdr>
    </w:div>
    <w:div w:id="1540623600">
      <w:bodyDiv w:val="1"/>
      <w:marLeft w:val="0"/>
      <w:marRight w:val="0"/>
      <w:marTop w:val="0"/>
      <w:marBottom w:val="0"/>
      <w:divBdr>
        <w:top w:val="none" w:sz="0" w:space="0" w:color="auto"/>
        <w:left w:val="none" w:sz="0" w:space="0" w:color="auto"/>
        <w:bottom w:val="none" w:sz="0" w:space="0" w:color="auto"/>
        <w:right w:val="none" w:sz="0" w:space="0" w:color="auto"/>
      </w:divBdr>
    </w:div>
    <w:div w:id="1574781465">
      <w:bodyDiv w:val="1"/>
      <w:marLeft w:val="0"/>
      <w:marRight w:val="0"/>
      <w:marTop w:val="0"/>
      <w:marBottom w:val="0"/>
      <w:divBdr>
        <w:top w:val="none" w:sz="0" w:space="0" w:color="auto"/>
        <w:left w:val="none" w:sz="0" w:space="0" w:color="auto"/>
        <w:bottom w:val="none" w:sz="0" w:space="0" w:color="auto"/>
        <w:right w:val="none" w:sz="0" w:space="0" w:color="auto"/>
      </w:divBdr>
    </w:div>
    <w:div w:id="1579317006">
      <w:bodyDiv w:val="1"/>
      <w:marLeft w:val="0"/>
      <w:marRight w:val="0"/>
      <w:marTop w:val="0"/>
      <w:marBottom w:val="0"/>
      <w:divBdr>
        <w:top w:val="none" w:sz="0" w:space="0" w:color="auto"/>
        <w:left w:val="none" w:sz="0" w:space="0" w:color="auto"/>
        <w:bottom w:val="none" w:sz="0" w:space="0" w:color="auto"/>
        <w:right w:val="none" w:sz="0" w:space="0" w:color="auto"/>
      </w:divBdr>
    </w:div>
    <w:div w:id="1583875869">
      <w:bodyDiv w:val="1"/>
      <w:marLeft w:val="0"/>
      <w:marRight w:val="0"/>
      <w:marTop w:val="0"/>
      <w:marBottom w:val="0"/>
      <w:divBdr>
        <w:top w:val="none" w:sz="0" w:space="0" w:color="auto"/>
        <w:left w:val="none" w:sz="0" w:space="0" w:color="auto"/>
        <w:bottom w:val="none" w:sz="0" w:space="0" w:color="auto"/>
        <w:right w:val="none" w:sz="0" w:space="0" w:color="auto"/>
      </w:divBdr>
    </w:div>
    <w:div w:id="1585841438">
      <w:bodyDiv w:val="1"/>
      <w:marLeft w:val="0"/>
      <w:marRight w:val="0"/>
      <w:marTop w:val="0"/>
      <w:marBottom w:val="0"/>
      <w:divBdr>
        <w:top w:val="none" w:sz="0" w:space="0" w:color="auto"/>
        <w:left w:val="none" w:sz="0" w:space="0" w:color="auto"/>
        <w:bottom w:val="none" w:sz="0" w:space="0" w:color="auto"/>
        <w:right w:val="none" w:sz="0" w:space="0" w:color="auto"/>
      </w:divBdr>
    </w:div>
    <w:div w:id="1648362646">
      <w:bodyDiv w:val="1"/>
      <w:marLeft w:val="0"/>
      <w:marRight w:val="0"/>
      <w:marTop w:val="0"/>
      <w:marBottom w:val="0"/>
      <w:divBdr>
        <w:top w:val="none" w:sz="0" w:space="0" w:color="auto"/>
        <w:left w:val="none" w:sz="0" w:space="0" w:color="auto"/>
        <w:bottom w:val="none" w:sz="0" w:space="0" w:color="auto"/>
        <w:right w:val="none" w:sz="0" w:space="0" w:color="auto"/>
      </w:divBdr>
    </w:div>
    <w:div w:id="1652323526">
      <w:bodyDiv w:val="1"/>
      <w:marLeft w:val="0"/>
      <w:marRight w:val="0"/>
      <w:marTop w:val="0"/>
      <w:marBottom w:val="0"/>
      <w:divBdr>
        <w:top w:val="none" w:sz="0" w:space="0" w:color="auto"/>
        <w:left w:val="none" w:sz="0" w:space="0" w:color="auto"/>
        <w:bottom w:val="none" w:sz="0" w:space="0" w:color="auto"/>
        <w:right w:val="none" w:sz="0" w:space="0" w:color="auto"/>
      </w:divBdr>
    </w:div>
    <w:div w:id="1665351864">
      <w:bodyDiv w:val="1"/>
      <w:marLeft w:val="0"/>
      <w:marRight w:val="0"/>
      <w:marTop w:val="0"/>
      <w:marBottom w:val="0"/>
      <w:divBdr>
        <w:top w:val="none" w:sz="0" w:space="0" w:color="auto"/>
        <w:left w:val="none" w:sz="0" w:space="0" w:color="auto"/>
        <w:bottom w:val="none" w:sz="0" w:space="0" w:color="auto"/>
        <w:right w:val="none" w:sz="0" w:space="0" w:color="auto"/>
      </w:divBdr>
    </w:div>
    <w:div w:id="1697609779">
      <w:bodyDiv w:val="1"/>
      <w:marLeft w:val="0"/>
      <w:marRight w:val="0"/>
      <w:marTop w:val="0"/>
      <w:marBottom w:val="0"/>
      <w:divBdr>
        <w:top w:val="none" w:sz="0" w:space="0" w:color="auto"/>
        <w:left w:val="none" w:sz="0" w:space="0" w:color="auto"/>
        <w:bottom w:val="none" w:sz="0" w:space="0" w:color="auto"/>
        <w:right w:val="none" w:sz="0" w:space="0" w:color="auto"/>
      </w:divBdr>
    </w:div>
    <w:div w:id="1803376344">
      <w:bodyDiv w:val="1"/>
      <w:marLeft w:val="0"/>
      <w:marRight w:val="0"/>
      <w:marTop w:val="0"/>
      <w:marBottom w:val="0"/>
      <w:divBdr>
        <w:top w:val="none" w:sz="0" w:space="0" w:color="auto"/>
        <w:left w:val="none" w:sz="0" w:space="0" w:color="auto"/>
        <w:bottom w:val="none" w:sz="0" w:space="0" w:color="auto"/>
        <w:right w:val="none" w:sz="0" w:space="0" w:color="auto"/>
      </w:divBdr>
    </w:div>
    <w:div w:id="1820341588">
      <w:bodyDiv w:val="1"/>
      <w:marLeft w:val="0"/>
      <w:marRight w:val="0"/>
      <w:marTop w:val="0"/>
      <w:marBottom w:val="0"/>
      <w:divBdr>
        <w:top w:val="none" w:sz="0" w:space="0" w:color="auto"/>
        <w:left w:val="none" w:sz="0" w:space="0" w:color="auto"/>
        <w:bottom w:val="none" w:sz="0" w:space="0" w:color="auto"/>
        <w:right w:val="none" w:sz="0" w:space="0" w:color="auto"/>
      </w:divBdr>
    </w:div>
    <w:div w:id="1825316376">
      <w:bodyDiv w:val="1"/>
      <w:marLeft w:val="0"/>
      <w:marRight w:val="0"/>
      <w:marTop w:val="0"/>
      <w:marBottom w:val="0"/>
      <w:divBdr>
        <w:top w:val="none" w:sz="0" w:space="0" w:color="auto"/>
        <w:left w:val="none" w:sz="0" w:space="0" w:color="auto"/>
        <w:bottom w:val="none" w:sz="0" w:space="0" w:color="auto"/>
        <w:right w:val="none" w:sz="0" w:space="0" w:color="auto"/>
      </w:divBdr>
    </w:div>
    <w:div w:id="1852405758">
      <w:bodyDiv w:val="1"/>
      <w:marLeft w:val="0"/>
      <w:marRight w:val="0"/>
      <w:marTop w:val="0"/>
      <w:marBottom w:val="0"/>
      <w:divBdr>
        <w:top w:val="none" w:sz="0" w:space="0" w:color="auto"/>
        <w:left w:val="none" w:sz="0" w:space="0" w:color="auto"/>
        <w:bottom w:val="none" w:sz="0" w:space="0" w:color="auto"/>
        <w:right w:val="none" w:sz="0" w:space="0" w:color="auto"/>
      </w:divBdr>
    </w:div>
    <w:div w:id="1859811227">
      <w:bodyDiv w:val="1"/>
      <w:marLeft w:val="0"/>
      <w:marRight w:val="0"/>
      <w:marTop w:val="0"/>
      <w:marBottom w:val="0"/>
      <w:divBdr>
        <w:top w:val="none" w:sz="0" w:space="0" w:color="auto"/>
        <w:left w:val="none" w:sz="0" w:space="0" w:color="auto"/>
        <w:bottom w:val="none" w:sz="0" w:space="0" w:color="auto"/>
        <w:right w:val="none" w:sz="0" w:space="0" w:color="auto"/>
      </w:divBdr>
    </w:div>
    <w:div w:id="1871802130">
      <w:bodyDiv w:val="1"/>
      <w:marLeft w:val="0"/>
      <w:marRight w:val="0"/>
      <w:marTop w:val="0"/>
      <w:marBottom w:val="0"/>
      <w:divBdr>
        <w:top w:val="none" w:sz="0" w:space="0" w:color="auto"/>
        <w:left w:val="none" w:sz="0" w:space="0" w:color="auto"/>
        <w:bottom w:val="none" w:sz="0" w:space="0" w:color="auto"/>
        <w:right w:val="none" w:sz="0" w:space="0" w:color="auto"/>
      </w:divBdr>
    </w:div>
    <w:div w:id="1887793623">
      <w:bodyDiv w:val="1"/>
      <w:marLeft w:val="0"/>
      <w:marRight w:val="0"/>
      <w:marTop w:val="0"/>
      <w:marBottom w:val="0"/>
      <w:divBdr>
        <w:top w:val="none" w:sz="0" w:space="0" w:color="auto"/>
        <w:left w:val="none" w:sz="0" w:space="0" w:color="auto"/>
        <w:bottom w:val="none" w:sz="0" w:space="0" w:color="auto"/>
        <w:right w:val="none" w:sz="0" w:space="0" w:color="auto"/>
      </w:divBdr>
    </w:div>
    <w:div w:id="1895966343">
      <w:bodyDiv w:val="1"/>
      <w:marLeft w:val="0"/>
      <w:marRight w:val="0"/>
      <w:marTop w:val="0"/>
      <w:marBottom w:val="0"/>
      <w:divBdr>
        <w:top w:val="none" w:sz="0" w:space="0" w:color="auto"/>
        <w:left w:val="none" w:sz="0" w:space="0" w:color="auto"/>
        <w:bottom w:val="none" w:sz="0" w:space="0" w:color="auto"/>
        <w:right w:val="none" w:sz="0" w:space="0" w:color="auto"/>
      </w:divBdr>
    </w:div>
    <w:div w:id="1921333280">
      <w:bodyDiv w:val="1"/>
      <w:marLeft w:val="0"/>
      <w:marRight w:val="0"/>
      <w:marTop w:val="0"/>
      <w:marBottom w:val="0"/>
      <w:divBdr>
        <w:top w:val="none" w:sz="0" w:space="0" w:color="auto"/>
        <w:left w:val="none" w:sz="0" w:space="0" w:color="auto"/>
        <w:bottom w:val="none" w:sz="0" w:space="0" w:color="auto"/>
        <w:right w:val="none" w:sz="0" w:space="0" w:color="auto"/>
      </w:divBdr>
    </w:div>
    <w:div w:id="1942226897">
      <w:bodyDiv w:val="1"/>
      <w:marLeft w:val="0"/>
      <w:marRight w:val="0"/>
      <w:marTop w:val="0"/>
      <w:marBottom w:val="0"/>
      <w:divBdr>
        <w:top w:val="none" w:sz="0" w:space="0" w:color="auto"/>
        <w:left w:val="none" w:sz="0" w:space="0" w:color="auto"/>
        <w:bottom w:val="none" w:sz="0" w:space="0" w:color="auto"/>
        <w:right w:val="none" w:sz="0" w:space="0" w:color="auto"/>
      </w:divBdr>
    </w:div>
    <w:div w:id="1967545898">
      <w:bodyDiv w:val="1"/>
      <w:marLeft w:val="0"/>
      <w:marRight w:val="0"/>
      <w:marTop w:val="0"/>
      <w:marBottom w:val="0"/>
      <w:divBdr>
        <w:top w:val="none" w:sz="0" w:space="0" w:color="auto"/>
        <w:left w:val="none" w:sz="0" w:space="0" w:color="auto"/>
        <w:bottom w:val="none" w:sz="0" w:space="0" w:color="auto"/>
        <w:right w:val="none" w:sz="0" w:space="0" w:color="auto"/>
      </w:divBdr>
    </w:div>
    <w:div w:id="1995376532">
      <w:bodyDiv w:val="1"/>
      <w:marLeft w:val="0"/>
      <w:marRight w:val="0"/>
      <w:marTop w:val="0"/>
      <w:marBottom w:val="0"/>
      <w:divBdr>
        <w:top w:val="none" w:sz="0" w:space="0" w:color="auto"/>
        <w:left w:val="none" w:sz="0" w:space="0" w:color="auto"/>
        <w:bottom w:val="none" w:sz="0" w:space="0" w:color="auto"/>
        <w:right w:val="none" w:sz="0" w:space="0" w:color="auto"/>
      </w:divBdr>
    </w:div>
    <w:div w:id="2027562732">
      <w:bodyDiv w:val="1"/>
      <w:marLeft w:val="0"/>
      <w:marRight w:val="0"/>
      <w:marTop w:val="0"/>
      <w:marBottom w:val="0"/>
      <w:divBdr>
        <w:top w:val="none" w:sz="0" w:space="0" w:color="auto"/>
        <w:left w:val="none" w:sz="0" w:space="0" w:color="auto"/>
        <w:bottom w:val="none" w:sz="0" w:space="0" w:color="auto"/>
        <w:right w:val="none" w:sz="0" w:space="0" w:color="auto"/>
      </w:divBdr>
      <w:divsChild>
        <w:div w:id="16659987">
          <w:marLeft w:val="0"/>
          <w:marRight w:val="0"/>
          <w:marTop w:val="0"/>
          <w:marBottom w:val="0"/>
          <w:divBdr>
            <w:top w:val="single" w:sz="6" w:space="5" w:color="FFFFFF"/>
            <w:left w:val="single" w:sz="6" w:space="8" w:color="FFFFFF"/>
            <w:bottom w:val="single" w:sz="6" w:space="5" w:color="AAAAAA"/>
            <w:right w:val="single" w:sz="6" w:space="8" w:color="AAAAAA"/>
          </w:divBdr>
        </w:div>
        <w:div w:id="20664590">
          <w:marLeft w:val="0"/>
          <w:marRight w:val="0"/>
          <w:marTop w:val="0"/>
          <w:marBottom w:val="0"/>
          <w:divBdr>
            <w:top w:val="single" w:sz="6" w:space="5" w:color="FFFFFF"/>
            <w:left w:val="single" w:sz="6" w:space="8" w:color="FFFFFF"/>
            <w:bottom w:val="single" w:sz="6" w:space="5" w:color="AAAAAA"/>
            <w:right w:val="single" w:sz="6" w:space="8" w:color="AAAAAA"/>
          </w:divBdr>
        </w:div>
        <w:div w:id="51971693">
          <w:marLeft w:val="0"/>
          <w:marRight w:val="0"/>
          <w:marTop w:val="0"/>
          <w:marBottom w:val="0"/>
          <w:divBdr>
            <w:top w:val="single" w:sz="6" w:space="5" w:color="FFFFFF"/>
            <w:left w:val="single" w:sz="6" w:space="8" w:color="FFFFFF"/>
            <w:bottom w:val="single" w:sz="6" w:space="5" w:color="AAAAAA"/>
            <w:right w:val="single" w:sz="6" w:space="8" w:color="AAAAAA"/>
          </w:divBdr>
        </w:div>
        <w:div w:id="82798217">
          <w:marLeft w:val="0"/>
          <w:marRight w:val="0"/>
          <w:marTop w:val="0"/>
          <w:marBottom w:val="0"/>
          <w:divBdr>
            <w:top w:val="single" w:sz="6" w:space="5" w:color="FFFFFF"/>
            <w:left w:val="single" w:sz="6" w:space="8" w:color="FFFFFF"/>
            <w:bottom w:val="single" w:sz="6" w:space="5" w:color="AAAAAA"/>
            <w:right w:val="single" w:sz="6" w:space="8" w:color="AAAAAA"/>
          </w:divBdr>
        </w:div>
        <w:div w:id="98110951">
          <w:marLeft w:val="0"/>
          <w:marRight w:val="0"/>
          <w:marTop w:val="0"/>
          <w:marBottom w:val="0"/>
          <w:divBdr>
            <w:top w:val="single" w:sz="6" w:space="5" w:color="FFFFFF"/>
            <w:left w:val="single" w:sz="6" w:space="8" w:color="FFFFFF"/>
            <w:bottom w:val="single" w:sz="6" w:space="5" w:color="AAAAAA"/>
            <w:right w:val="single" w:sz="6" w:space="8" w:color="AAAAAA"/>
          </w:divBdr>
        </w:div>
        <w:div w:id="99841709">
          <w:marLeft w:val="0"/>
          <w:marRight w:val="0"/>
          <w:marTop w:val="0"/>
          <w:marBottom w:val="0"/>
          <w:divBdr>
            <w:top w:val="single" w:sz="6" w:space="5" w:color="FFFFFF"/>
            <w:left w:val="single" w:sz="6" w:space="8" w:color="FFFFFF"/>
            <w:bottom w:val="single" w:sz="6" w:space="5" w:color="AAAAAA"/>
            <w:right w:val="single" w:sz="6" w:space="8" w:color="AAAAAA"/>
          </w:divBdr>
        </w:div>
        <w:div w:id="190798999">
          <w:marLeft w:val="0"/>
          <w:marRight w:val="0"/>
          <w:marTop w:val="0"/>
          <w:marBottom w:val="0"/>
          <w:divBdr>
            <w:top w:val="single" w:sz="6" w:space="5" w:color="FFFFFF"/>
            <w:left w:val="single" w:sz="6" w:space="8" w:color="FFFFFF"/>
            <w:bottom w:val="single" w:sz="6" w:space="5" w:color="AAAAAA"/>
            <w:right w:val="single" w:sz="6" w:space="8" w:color="AAAAAA"/>
          </w:divBdr>
        </w:div>
        <w:div w:id="192233752">
          <w:marLeft w:val="0"/>
          <w:marRight w:val="0"/>
          <w:marTop w:val="0"/>
          <w:marBottom w:val="0"/>
          <w:divBdr>
            <w:top w:val="single" w:sz="6" w:space="5" w:color="FFFFFF"/>
            <w:left w:val="single" w:sz="6" w:space="8" w:color="FFFFFF"/>
            <w:bottom w:val="single" w:sz="6" w:space="5" w:color="AAAAAA"/>
            <w:right w:val="single" w:sz="6" w:space="8" w:color="AAAAAA"/>
          </w:divBdr>
        </w:div>
        <w:div w:id="193661822">
          <w:marLeft w:val="0"/>
          <w:marRight w:val="0"/>
          <w:marTop w:val="0"/>
          <w:marBottom w:val="0"/>
          <w:divBdr>
            <w:top w:val="none" w:sz="0" w:space="0" w:color="auto"/>
            <w:left w:val="single" w:sz="6" w:space="8" w:color="auto"/>
            <w:bottom w:val="single" w:sz="6" w:space="8" w:color="AAAAAA"/>
            <w:right w:val="single" w:sz="6" w:space="8" w:color="AAAAAA"/>
          </w:divBdr>
        </w:div>
        <w:div w:id="195050791">
          <w:marLeft w:val="0"/>
          <w:marRight w:val="0"/>
          <w:marTop w:val="0"/>
          <w:marBottom w:val="0"/>
          <w:divBdr>
            <w:top w:val="single" w:sz="6" w:space="5" w:color="FFFFFF"/>
            <w:left w:val="single" w:sz="6" w:space="8" w:color="FFFFFF"/>
            <w:bottom w:val="single" w:sz="6" w:space="5" w:color="AAAAAA"/>
            <w:right w:val="single" w:sz="6" w:space="8" w:color="AAAAAA"/>
          </w:divBdr>
        </w:div>
        <w:div w:id="233593029">
          <w:marLeft w:val="0"/>
          <w:marRight w:val="0"/>
          <w:marTop w:val="0"/>
          <w:marBottom w:val="0"/>
          <w:divBdr>
            <w:top w:val="none" w:sz="0" w:space="0" w:color="auto"/>
            <w:left w:val="single" w:sz="6" w:space="8" w:color="auto"/>
            <w:bottom w:val="single" w:sz="6" w:space="8" w:color="AAAAAA"/>
            <w:right w:val="single" w:sz="6" w:space="8" w:color="AAAAAA"/>
          </w:divBdr>
        </w:div>
        <w:div w:id="237905920">
          <w:marLeft w:val="0"/>
          <w:marRight w:val="0"/>
          <w:marTop w:val="0"/>
          <w:marBottom w:val="0"/>
          <w:divBdr>
            <w:top w:val="single" w:sz="6" w:space="5" w:color="FFFFFF"/>
            <w:left w:val="single" w:sz="6" w:space="8" w:color="FFFFFF"/>
            <w:bottom w:val="single" w:sz="6" w:space="5" w:color="AAAAAA"/>
            <w:right w:val="single" w:sz="6" w:space="8" w:color="AAAAAA"/>
          </w:divBdr>
        </w:div>
        <w:div w:id="259878283">
          <w:marLeft w:val="0"/>
          <w:marRight w:val="0"/>
          <w:marTop w:val="0"/>
          <w:marBottom w:val="0"/>
          <w:divBdr>
            <w:top w:val="single" w:sz="6" w:space="5" w:color="FFFFFF"/>
            <w:left w:val="single" w:sz="6" w:space="8" w:color="FFFFFF"/>
            <w:bottom w:val="single" w:sz="6" w:space="5" w:color="AAAAAA"/>
            <w:right w:val="single" w:sz="6" w:space="8" w:color="AAAAAA"/>
          </w:divBdr>
        </w:div>
        <w:div w:id="270817077">
          <w:marLeft w:val="0"/>
          <w:marRight w:val="0"/>
          <w:marTop w:val="0"/>
          <w:marBottom w:val="0"/>
          <w:divBdr>
            <w:top w:val="single" w:sz="6" w:space="5" w:color="FFFFFF"/>
            <w:left w:val="single" w:sz="6" w:space="8" w:color="FFFFFF"/>
            <w:bottom w:val="single" w:sz="6" w:space="5" w:color="AAAAAA"/>
            <w:right w:val="single" w:sz="6" w:space="8" w:color="AAAAAA"/>
          </w:divBdr>
        </w:div>
        <w:div w:id="273636810">
          <w:marLeft w:val="0"/>
          <w:marRight w:val="0"/>
          <w:marTop w:val="0"/>
          <w:marBottom w:val="0"/>
          <w:divBdr>
            <w:top w:val="single" w:sz="6" w:space="5" w:color="FFFFFF"/>
            <w:left w:val="single" w:sz="6" w:space="8" w:color="FFFFFF"/>
            <w:bottom w:val="single" w:sz="6" w:space="5" w:color="AAAAAA"/>
            <w:right w:val="single" w:sz="6" w:space="8" w:color="AAAAAA"/>
          </w:divBdr>
        </w:div>
        <w:div w:id="289946492">
          <w:marLeft w:val="0"/>
          <w:marRight w:val="0"/>
          <w:marTop w:val="0"/>
          <w:marBottom w:val="0"/>
          <w:divBdr>
            <w:top w:val="single" w:sz="6" w:space="5" w:color="FFFFFF"/>
            <w:left w:val="single" w:sz="6" w:space="8" w:color="FFFFFF"/>
            <w:bottom w:val="single" w:sz="6" w:space="5" w:color="AAAAAA"/>
            <w:right w:val="single" w:sz="6" w:space="8" w:color="AAAAAA"/>
          </w:divBdr>
        </w:div>
        <w:div w:id="308557646">
          <w:marLeft w:val="0"/>
          <w:marRight w:val="0"/>
          <w:marTop w:val="0"/>
          <w:marBottom w:val="0"/>
          <w:divBdr>
            <w:top w:val="single" w:sz="6" w:space="5" w:color="FFFFFF"/>
            <w:left w:val="single" w:sz="6" w:space="8" w:color="FFFFFF"/>
            <w:bottom w:val="single" w:sz="6" w:space="5" w:color="AAAAAA"/>
            <w:right w:val="single" w:sz="6" w:space="8" w:color="AAAAAA"/>
          </w:divBdr>
        </w:div>
        <w:div w:id="310252901">
          <w:marLeft w:val="0"/>
          <w:marRight w:val="0"/>
          <w:marTop w:val="0"/>
          <w:marBottom w:val="0"/>
          <w:divBdr>
            <w:top w:val="single" w:sz="6" w:space="5" w:color="FFFFFF"/>
            <w:left w:val="single" w:sz="6" w:space="8" w:color="FFFFFF"/>
            <w:bottom w:val="single" w:sz="6" w:space="5" w:color="AAAAAA"/>
            <w:right w:val="single" w:sz="6" w:space="8" w:color="AAAAAA"/>
          </w:divBdr>
        </w:div>
        <w:div w:id="319306784">
          <w:marLeft w:val="0"/>
          <w:marRight w:val="0"/>
          <w:marTop w:val="0"/>
          <w:marBottom w:val="0"/>
          <w:divBdr>
            <w:top w:val="single" w:sz="6" w:space="5" w:color="FFFFFF"/>
            <w:left w:val="single" w:sz="6" w:space="8" w:color="FFFFFF"/>
            <w:bottom w:val="single" w:sz="6" w:space="5" w:color="AAAAAA"/>
            <w:right w:val="single" w:sz="6" w:space="8" w:color="AAAAAA"/>
          </w:divBdr>
        </w:div>
        <w:div w:id="378676538">
          <w:marLeft w:val="0"/>
          <w:marRight w:val="0"/>
          <w:marTop w:val="0"/>
          <w:marBottom w:val="0"/>
          <w:divBdr>
            <w:top w:val="single" w:sz="6" w:space="5" w:color="FFFFFF"/>
            <w:left w:val="single" w:sz="6" w:space="8" w:color="FFFFFF"/>
            <w:bottom w:val="single" w:sz="6" w:space="5" w:color="AAAAAA"/>
            <w:right w:val="single" w:sz="6" w:space="8" w:color="AAAAAA"/>
          </w:divBdr>
        </w:div>
        <w:div w:id="382294069">
          <w:marLeft w:val="0"/>
          <w:marRight w:val="0"/>
          <w:marTop w:val="0"/>
          <w:marBottom w:val="0"/>
          <w:divBdr>
            <w:top w:val="none" w:sz="0" w:space="0" w:color="auto"/>
            <w:left w:val="single" w:sz="6" w:space="8" w:color="auto"/>
            <w:bottom w:val="single" w:sz="6" w:space="8" w:color="AAAAAA"/>
            <w:right w:val="single" w:sz="6" w:space="8" w:color="AAAAAA"/>
          </w:divBdr>
        </w:div>
        <w:div w:id="383918108">
          <w:marLeft w:val="0"/>
          <w:marRight w:val="0"/>
          <w:marTop w:val="0"/>
          <w:marBottom w:val="0"/>
          <w:divBdr>
            <w:top w:val="single" w:sz="6" w:space="5" w:color="FFFFFF"/>
            <w:left w:val="single" w:sz="6" w:space="8" w:color="FFFFFF"/>
            <w:bottom w:val="single" w:sz="6" w:space="5" w:color="AAAAAA"/>
            <w:right w:val="single" w:sz="6" w:space="8" w:color="AAAAAA"/>
          </w:divBdr>
        </w:div>
        <w:div w:id="408160004">
          <w:marLeft w:val="0"/>
          <w:marRight w:val="0"/>
          <w:marTop w:val="0"/>
          <w:marBottom w:val="0"/>
          <w:divBdr>
            <w:top w:val="single" w:sz="6" w:space="5" w:color="FFFFFF"/>
            <w:left w:val="single" w:sz="6" w:space="8" w:color="FFFFFF"/>
            <w:bottom w:val="single" w:sz="6" w:space="5" w:color="AAAAAA"/>
            <w:right w:val="single" w:sz="6" w:space="8" w:color="AAAAAA"/>
          </w:divBdr>
        </w:div>
        <w:div w:id="418479714">
          <w:marLeft w:val="0"/>
          <w:marRight w:val="0"/>
          <w:marTop w:val="0"/>
          <w:marBottom w:val="0"/>
          <w:divBdr>
            <w:top w:val="single" w:sz="6" w:space="5" w:color="FFFFFF"/>
            <w:left w:val="single" w:sz="6" w:space="8" w:color="FFFFFF"/>
            <w:bottom w:val="single" w:sz="6" w:space="5" w:color="AAAAAA"/>
            <w:right w:val="single" w:sz="6" w:space="8" w:color="AAAAAA"/>
          </w:divBdr>
        </w:div>
        <w:div w:id="420758745">
          <w:marLeft w:val="0"/>
          <w:marRight w:val="0"/>
          <w:marTop w:val="0"/>
          <w:marBottom w:val="0"/>
          <w:divBdr>
            <w:top w:val="single" w:sz="6" w:space="5" w:color="FFFFFF"/>
            <w:left w:val="single" w:sz="6" w:space="8" w:color="FFFFFF"/>
            <w:bottom w:val="single" w:sz="6" w:space="5" w:color="AAAAAA"/>
            <w:right w:val="single" w:sz="6" w:space="8" w:color="AAAAAA"/>
          </w:divBdr>
        </w:div>
        <w:div w:id="424308282">
          <w:marLeft w:val="0"/>
          <w:marRight w:val="0"/>
          <w:marTop w:val="0"/>
          <w:marBottom w:val="0"/>
          <w:divBdr>
            <w:top w:val="single" w:sz="6" w:space="5" w:color="FFFFFF"/>
            <w:left w:val="single" w:sz="6" w:space="8" w:color="FFFFFF"/>
            <w:bottom w:val="single" w:sz="6" w:space="5" w:color="AAAAAA"/>
            <w:right w:val="single" w:sz="6" w:space="8" w:color="AAAAAA"/>
          </w:divBdr>
        </w:div>
        <w:div w:id="426197763">
          <w:marLeft w:val="0"/>
          <w:marRight w:val="0"/>
          <w:marTop w:val="0"/>
          <w:marBottom w:val="0"/>
          <w:divBdr>
            <w:top w:val="single" w:sz="6" w:space="5" w:color="FFFFFF"/>
            <w:left w:val="single" w:sz="6" w:space="8" w:color="FFFFFF"/>
            <w:bottom w:val="single" w:sz="6" w:space="5" w:color="AAAAAA"/>
            <w:right w:val="single" w:sz="6" w:space="8" w:color="AAAAAA"/>
          </w:divBdr>
        </w:div>
        <w:div w:id="442572662">
          <w:marLeft w:val="0"/>
          <w:marRight w:val="0"/>
          <w:marTop w:val="0"/>
          <w:marBottom w:val="0"/>
          <w:divBdr>
            <w:top w:val="none" w:sz="0" w:space="0" w:color="auto"/>
            <w:left w:val="single" w:sz="6" w:space="8" w:color="auto"/>
            <w:bottom w:val="single" w:sz="6" w:space="8" w:color="AAAAAA"/>
            <w:right w:val="single" w:sz="6" w:space="8" w:color="AAAAAA"/>
          </w:divBdr>
        </w:div>
        <w:div w:id="444429255">
          <w:marLeft w:val="0"/>
          <w:marRight w:val="0"/>
          <w:marTop w:val="0"/>
          <w:marBottom w:val="0"/>
          <w:divBdr>
            <w:top w:val="single" w:sz="6" w:space="5" w:color="FFFFFF"/>
            <w:left w:val="single" w:sz="6" w:space="8" w:color="FFFFFF"/>
            <w:bottom w:val="single" w:sz="6" w:space="5" w:color="AAAAAA"/>
            <w:right w:val="single" w:sz="6" w:space="8" w:color="AAAAAA"/>
          </w:divBdr>
        </w:div>
        <w:div w:id="490562737">
          <w:marLeft w:val="0"/>
          <w:marRight w:val="0"/>
          <w:marTop w:val="0"/>
          <w:marBottom w:val="0"/>
          <w:divBdr>
            <w:top w:val="single" w:sz="6" w:space="5" w:color="FFFFFF"/>
            <w:left w:val="single" w:sz="6" w:space="8" w:color="FFFFFF"/>
            <w:bottom w:val="single" w:sz="6" w:space="5" w:color="AAAAAA"/>
            <w:right w:val="single" w:sz="6" w:space="8" w:color="AAAAAA"/>
          </w:divBdr>
        </w:div>
        <w:div w:id="521669066">
          <w:marLeft w:val="0"/>
          <w:marRight w:val="0"/>
          <w:marTop w:val="0"/>
          <w:marBottom w:val="0"/>
          <w:divBdr>
            <w:top w:val="single" w:sz="6" w:space="5" w:color="FFFFFF"/>
            <w:left w:val="single" w:sz="6" w:space="8" w:color="FFFFFF"/>
            <w:bottom w:val="single" w:sz="6" w:space="5" w:color="AAAAAA"/>
            <w:right w:val="single" w:sz="6" w:space="8" w:color="AAAAAA"/>
          </w:divBdr>
        </w:div>
        <w:div w:id="525754337">
          <w:marLeft w:val="0"/>
          <w:marRight w:val="0"/>
          <w:marTop w:val="0"/>
          <w:marBottom w:val="0"/>
          <w:divBdr>
            <w:top w:val="single" w:sz="6" w:space="5" w:color="FFFFFF"/>
            <w:left w:val="single" w:sz="6" w:space="8" w:color="FFFFFF"/>
            <w:bottom w:val="single" w:sz="6" w:space="5" w:color="AAAAAA"/>
            <w:right w:val="single" w:sz="6" w:space="8" w:color="AAAAAA"/>
          </w:divBdr>
        </w:div>
        <w:div w:id="531504741">
          <w:marLeft w:val="0"/>
          <w:marRight w:val="0"/>
          <w:marTop w:val="0"/>
          <w:marBottom w:val="0"/>
          <w:divBdr>
            <w:top w:val="single" w:sz="6" w:space="5" w:color="FFFFFF"/>
            <w:left w:val="single" w:sz="6" w:space="8" w:color="FFFFFF"/>
            <w:bottom w:val="single" w:sz="6" w:space="5" w:color="AAAAAA"/>
            <w:right w:val="single" w:sz="6" w:space="8" w:color="AAAAAA"/>
          </w:divBdr>
        </w:div>
        <w:div w:id="534656281">
          <w:marLeft w:val="0"/>
          <w:marRight w:val="0"/>
          <w:marTop w:val="0"/>
          <w:marBottom w:val="0"/>
          <w:divBdr>
            <w:top w:val="single" w:sz="6" w:space="5" w:color="FFFFFF"/>
            <w:left w:val="single" w:sz="6" w:space="8" w:color="FFFFFF"/>
            <w:bottom w:val="single" w:sz="6" w:space="5" w:color="AAAAAA"/>
            <w:right w:val="single" w:sz="6" w:space="8" w:color="AAAAAA"/>
          </w:divBdr>
        </w:div>
        <w:div w:id="537820811">
          <w:marLeft w:val="0"/>
          <w:marRight w:val="0"/>
          <w:marTop w:val="0"/>
          <w:marBottom w:val="0"/>
          <w:divBdr>
            <w:top w:val="single" w:sz="6" w:space="5" w:color="FFFFFF"/>
            <w:left w:val="single" w:sz="6" w:space="8" w:color="FFFFFF"/>
            <w:bottom w:val="single" w:sz="6" w:space="5" w:color="AAAAAA"/>
            <w:right w:val="single" w:sz="6" w:space="8" w:color="AAAAAA"/>
          </w:divBdr>
        </w:div>
        <w:div w:id="553276477">
          <w:marLeft w:val="0"/>
          <w:marRight w:val="0"/>
          <w:marTop w:val="0"/>
          <w:marBottom w:val="0"/>
          <w:divBdr>
            <w:top w:val="single" w:sz="6" w:space="5" w:color="FFFFFF"/>
            <w:left w:val="single" w:sz="6" w:space="8" w:color="FFFFFF"/>
            <w:bottom w:val="single" w:sz="6" w:space="5" w:color="AAAAAA"/>
            <w:right w:val="single" w:sz="6" w:space="8" w:color="AAAAAA"/>
          </w:divBdr>
        </w:div>
        <w:div w:id="569922941">
          <w:marLeft w:val="0"/>
          <w:marRight w:val="0"/>
          <w:marTop w:val="0"/>
          <w:marBottom w:val="0"/>
          <w:divBdr>
            <w:top w:val="single" w:sz="6" w:space="5" w:color="FFFFFF"/>
            <w:left w:val="single" w:sz="6" w:space="8" w:color="FFFFFF"/>
            <w:bottom w:val="single" w:sz="6" w:space="5" w:color="AAAAAA"/>
            <w:right w:val="single" w:sz="6" w:space="8" w:color="AAAAAA"/>
          </w:divBdr>
        </w:div>
        <w:div w:id="576670471">
          <w:marLeft w:val="0"/>
          <w:marRight w:val="0"/>
          <w:marTop w:val="0"/>
          <w:marBottom w:val="0"/>
          <w:divBdr>
            <w:top w:val="single" w:sz="6" w:space="5" w:color="FFFFFF"/>
            <w:left w:val="single" w:sz="6" w:space="8" w:color="FFFFFF"/>
            <w:bottom w:val="single" w:sz="6" w:space="5" w:color="AAAAAA"/>
            <w:right w:val="single" w:sz="6" w:space="8" w:color="AAAAAA"/>
          </w:divBdr>
        </w:div>
        <w:div w:id="592785633">
          <w:marLeft w:val="0"/>
          <w:marRight w:val="0"/>
          <w:marTop w:val="0"/>
          <w:marBottom w:val="0"/>
          <w:divBdr>
            <w:top w:val="single" w:sz="6" w:space="5" w:color="FFFFFF"/>
            <w:left w:val="single" w:sz="6" w:space="8" w:color="FFFFFF"/>
            <w:bottom w:val="single" w:sz="6" w:space="5" w:color="AAAAAA"/>
            <w:right w:val="single" w:sz="6" w:space="8" w:color="AAAAAA"/>
          </w:divBdr>
        </w:div>
        <w:div w:id="615984068">
          <w:marLeft w:val="0"/>
          <w:marRight w:val="0"/>
          <w:marTop w:val="0"/>
          <w:marBottom w:val="0"/>
          <w:divBdr>
            <w:top w:val="single" w:sz="6" w:space="5" w:color="FFFFFF"/>
            <w:left w:val="single" w:sz="6" w:space="8" w:color="FFFFFF"/>
            <w:bottom w:val="single" w:sz="6" w:space="5" w:color="AAAAAA"/>
            <w:right w:val="single" w:sz="6" w:space="8" w:color="AAAAAA"/>
          </w:divBdr>
        </w:div>
        <w:div w:id="626818591">
          <w:marLeft w:val="0"/>
          <w:marRight w:val="0"/>
          <w:marTop w:val="0"/>
          <w:marBottom w:val="0"/>
          <w:divBdr>
            <w:top w:val="single" w:sz="6" w:space="5" w:color="FFFFFF"/>
            <w:left w:val="single" w:sz="6" w:space="8" w:color="FFFFFF"/>
            <w:bottom w:val="single" w:sz="6" w:space="5" w:color="AAAAAA"/>
            <w:right w:val="single" w:sz="6" w:space="8" w:color="AAAAAA"/>
          </w:divBdr>
        </w:div>
        <w:div w:id="708722348">
          <w:marLeft w:val="0"/>
          <w:marRight w:val="0"/>
          <w:marTop w:val="0"/>
          <w:marBottom w:val="0"/>
          <w:divBdr>
            <w:top w:val="none" w:sz="0" w:space="0" w:color="auto"/>
            <w:left w:val="single" w:sz="6" w:space="8" w:color="auto"/>
            <w:bottom w:val="single" w:sz="6" w:space="8" w:color="AAAAAA"/>
            <w:right w:val="single" w:sz="6" w:space="8" w:color="AAAAAA"/>
          </w:divBdr>
        </w:div>
        <w:div w:id="751658641">
          <w:marLeft w:val="0"/>
          <w:marRight w:val="0"/>
          <w:marTop w:val="0"/>
          <w:marBottom w:val="0"/>
          <w:divBdr>
            <w:top w:val="none" w:sz="0" w:space="0" w:color="auto"/>
            <w:left w:val="single" w:sz="6" w:space="8" w:color="auto"/>
            <w:bottom w:val="single" w:sz="6" w:space="8" w:color="AAAAAA"/>
            <w:right w:val="single" w:sz="6" w:space="8" w:color="AAAAAA"/>
          </w:divBdr>
        </w:div>
        <w:div w:id="753476623">
          <w:marLeft w:val="0"/>
          <w:marRight w:val="0"/>
          <w:marTop w:val="0"/>
          <w:marBottom w:val="0"/>
          <w:divBdr>
            <w:top w:val="single" w:sz="6" w:space="5" w:color="FFFFFF"/>
            <w:left w:val="single" w:sz="6" w:space="8" w:color="FFFFFF"/>
            <w:bottom w:val="single" w:sz="6" w:space="5" w:color="AAAAAA"/>
            <w:right w:val="single" w:sz="6" w:space="8" w:color="AAAAAA"/>
          </w:divBdr>
        </w:div>
        <w:div w:id="759957745">
          <w:marLeft w:val="0"/>
          <w:marRight w:val="0"/>
          <w:marTop w:val="0"/>
          <w:marBottom w:val="0"/>
          <w:divBdr>
            <w:top w:val="single" w:sz="6" w:space="5" w:color="FFFFFF"/>
            <w:left w:val="single" w:sz="6" w:space="8" w:color="FFFFFF"/>
            <w:bottom w:val="single" w:sz="6" w:space="5" w:color="AAAAAA"/>
            <w:right w:val="single" w:sz="6" w:space="8" w:color="AAAAAA"/>
          </w:divBdr>
        </w:div>
        <w:div w:id="765997197">
          <w:marLeft w:val="0"/>
          <w:marRight w:val="0"/>
          <w:marTop w:val="0"/>
          <w:marBottom w:val="0"/>
          <w:divBdr>
            <w:top w:val="single" w:sz="6" w:space="5" w:color="FFFFFF"/>
            <w:left w:val="single" w:sz="6" w:space="8" w:color="FFFFFF"/>
            <w:bottom w:val="single" w:sz="6" w:space="5" w:color="AAAAAA"/>
            <w:right w:val="single" w:sz="6" w:space="8" w:color="AAAAAA"/>
          </w:divBdr>
        </w:div>
        <w:div w:id="794182555">
          <w:marLeft w:val="0"/>
          <w:marRight w:val="0"/>
          <w:marTop w:val="0"/>
          <w:marBottom w:val="0"/>
          <w:divBdr>
            <w:top w:val="single" w:sz="6" w:space="5" w:color="FFFFFF"/>
            <w:left w:val="single" w:sz="6" w:space="8" w:color="FFFFFF"/>
            <w:bottom w:val="single" w:sz="6" w:space="5" w:color="AAAAAA"/>
            <w:right w:val="single" w:sz="6" w:space="8" w:color="AAAAAA"/>
          </w:divBdr>
        </w:div>
        <w:div w:id="798764172">
          <w:marLeft w:val="0"/>
          <w:marRight w:val="0"/>
          <w:marTop w:val="0"/>
          <w:marBottom w:val="0"/>
          <w:divBdr>
            <w:top w:val="single" w:sz="6" w:space="5" w:color="FFFFFF"/>
            <w:left w:val="single" w:sz="6" w:space="8" w:color="FFFFFF"/>
            <w:bottom w:val="single" w:sz="6" w:space="5" w:color="AAAAAA"/>
            <w:right w:val="single" w:sz="6" w:space="8" w:color="AAAAAA"/>
          </w:divBdr>
        </w:div>
        <w:div w:id="830294832">
          <w:marLeft w:val="0"/>
          <w:marRight w:val="0"/>
          <w:marTop w:val="0"/>
          <w:marBottom w:val="0"/>
          <w:divBdr>
            <w:top w:val="single" w:sz="6" w:space="5" w:color="FFFFFF"/>
            <w:left w:val="single" w:sz="6" w:space="8" w:color="FFFFFF"/>
            <w:bottom w:val="single" w:sz="6" w:space="5" w:color="AAAAAA"/>
            <w:right w:val="single" w:sz="6" w:space="8" w:color="AAAAAA"/>
          </w:divBdr>
        </w:div>
        <w:div w:id="830868966">
          <w:marLeft w:val="0"/>
          <w:marRight w:val="0"/>
          <w:marTop w:val="0"/>
          <w:marBottom w:val="0"/>
          <w:divBdr>
            <w:top w:val="single" w:sz="6" w:space="5" w:color="FFFFFF"/>
            <w:left w:val="single" w:sz="6" w:space="8" w:color="FFFFFF"/>
            <w:bottom w:val="single" w:sz="6" w:space="5" w:color="AAAAAA"/>
            <w:right w:val="single" w:sz="6" w:space="8" w:color="AAAAAA"/>
          </w:divBdr>
        </w:div>
        <w:div w:id="842664886">
          <w:marLeft w:val="0"/>
          <w:marRight w:val="0"/>
          <w:marTop w:val="0"/>
          <w:marBottom w:val="0"/>
          <w:divBdr>
            <w:top w:val="single" w:sz="6" w:space="5" w:color="FFFFFF"/>
            <w:left w:val="single" w:sz="6" w:space="8" w:color="FFFFFF"/>
            <w:bottom w:val="single" w:sz="6" w:space="5" w:color="AAAAAA"/>
            <w:right w:val="single" w:sz="6" w:space="8" w:color="AAAAAA"/>
          </w:divBdr>
        </w:div>
        <w:div w:id="843788885">
          <w:marLeft w:val="0"/>
          <w:marRight w:val="0"/>
          <w:marTop w:val="0"/>
          <w:marBottom w:val="0"/>
          <w:divBdr>
            <w:top w:val="single" w:sz="6" w:space="5" w:color="FFFFFF"/>
            <w:left w:val="single" w:sz="6" w:space="8" w:color="FFFFFF"/>
            <w:bottom w:val="single" w:sz="6" w:space="5" w:color="AAAAAA"/>
            <w:right w:val="single" w:sz="6" w:space="8" w:color="AAAAAA"/>
          </w:divBdr>
        </w:div>
        <w:div w:id="875850443">
          <w:marLeft w:val="0"/>
          <w:marRight w:val="0"/>
          <w:marTop w:val="0"/>
          <w:marBottom w:val="0"/>
          <w:divBdr>
            <w:top w:val="single" w:sz="6" w:space="5" w:color="FFFFFF"/>
            <w:left w:val="single" w:sz="6" w:space="8" w:color="FFFFFF"/>
            <w:bottom w:val="single" w:sz="6" w:space="5" w:color="AAAAAA"/>
            <w:right w:val="single" w:sz="6" w:space="8" w:color="AAAAAA"/>
          </w:divBdr>
        </w:div>
        <w:div w:id="879784866">
          <w:marLeft w:val="0"/>
          <w:marRight w:val="0"/>
          <w:marTop w:val="0"/>
          <w:marBottom w:val="0"/>
          <w:divBdr>
            <w:top w:val="single" w:sz="6" w:space="5" w:color="FFFFFF"/>
            <w:left w:val="single" w:sz="6" w:space="8" w:color="FFFFFF"/>
            <w:bottom w:val="single" w:sz="6" w:space="5" w:color="AAAAAA"/>
            <w:right w:val="single" w:sz="6" w:space="8" w:color="AAAAAA"/>
          </w:divBdr>
        </w:div>
        <w:div w:id="914626917">
          <w:marLeft w:val="0"/>
          <w:marRight w:val="0"/>
          <w:marTop w:val="0"/>
          <w:marBottom w:val="0"/>
          <w:divBdr>
            <w:top w:val="single" w:sz="6" w:space="5" w:color="FFFFFF"/>
            <w:left w:val="single" w:sz="6" w:space="8" w:color="FFFFFF"/>
            <w:bottom w:val="single" w:sz="6" w:space="5" w:color="AAAAAA"/>
            <w:right w:val="single" w:sz="6" w:space="8" w:color="AAAAAA"/>
          </w:divBdr>
        </w:div>
        <w:div w:id="935669294">
          <w:marLeft w:val="0"/>
          <w:marRight w:val="0"/>
          <w:marTop w:val="0"/>
          <w:marBottom w:val="0"/>
          <w:divBdr>
            <w:top w:val="single" w:sz="6" w:space="5" w:color="FFFFFF"/>
            <w:left w:val="single" w:sz="6" w:space="8" w:color="FFFFFF"/>
            <w:bottom w:val="single" w:sz="6" w:space="5" w:color="AAAAAA"/>
            <w:right w:val="single" w:sz="6" w:space="8" w:color="AAAAAA"/>
          </w:divBdr>
        </w:div>
        <w:div w:id="941719404">
          <w:marLeft w:val="0"/>
          <w:marRight w:val="0"/>
          <w:marTop w:val="0"/>
          <w:marBottom w:val="0"/>
          <w:divBdr>
            <w:top w:val="single" w:sz="6" w:space="5" w:color="FFFFFF"/>
            <w:left w:val="single" w:sz="6" w:space="8" w:color="FFFFFF"/>
            <w:bottom w:val="single" w:sz="6" w:space="5" w:color="AAAAAA"/>
            <w:right w:val="single" w:sz="6" w:space="8" w:color="AAAAAA"/>
          </w:divBdr>
        </w:div>
        <w:div w:id="953246265">
          <w:marLeft w:val="0"/>
          <w:marRight w:val="0"/>
          <w:marTop w:val="0"/>
          <w:marBottom w:val="0"/>
          <w:divBdr>
            <w:top w:val="single" w:sz="6" w:space="5" w:color="FFFFFF"/>
            <w:left w:val="single" w:sz="6" w:space="8" w:color="FFFFFF"/>
            <w:bottom w:val="single" w:sz="6" w:space="5" w:color="AAAAAA"/>
            <w:right w:val="single" w:sz="6" w:space="8" w:color="AAAAAA"/>
          </w:divBdr>
        </w:div>
        <w:div w:id="958999403">
          <w:marLeft w:val="0"/>
          <w:marRight w:val="0"/>
          <w:marTop w:val="0"/>
          <w:marBottom w:val="0"/>
          <w:divBdr>
            <w:top w:val="single" w:sz="6" w:space="5" w:color="FFFFFF"/>
            <w:left w:val="single" w:sz="6" w:space="8" w:color="FFFFFF"/>
            <w:bottom w:val="single" w:sz="6" w:space="5" w:color="AAAAAA"/>
            <w:right w:val="single" w:sz="6" w:space="8" w:color="AAAAAA"/>
          </w:divBdr>
        </w:div>
        <w:div w:id="963460377">
          <w:marLeft w:val="0"/>
          <w:marRight w:val="0"/>
          <w:marTop w:val="0"/>
          <w:marBottom w:val="0"/>
          <w:divBdr>
            <w:top w:val="single" w:sz="6" w:space="5" w:color="FFFFFF"/>
            <w:left w:val="single" w:sz="6" w:space="8" w:color="FFFFFF"/>
            <w:bottom w:val="single" w:sz="6" w:space="5" w:color="AAAAAA"/>
            <w:right w:val="single" w:sz="6" w:space="8" w:color="AAAAAA"/>
          </w:divBdr>
        </w:div>
        <w:div w:id="979577816">
          <w:marLeft w:val="0"/>
          <w:marRight w:val="0"/>
          <w:marTop w:val="0"/>
          <w:marBottom w:val="0"/>
          <w:divBdr>
            <w:top w:val="single" w:sz="6" w:space="5" w:color="FFFFFF"/>
            <w:left w:val="single" w:sz="6" w:space="8" w:color="FFFFFF"/>
            <w:bottom w:val="single" w:sz="6" w:space="5" w:color="AAAAAA"/>
            <w:right w:val="single" w:sz="6" w:space="8" w:color="AAAAAA"/>
          </w:divBdr>
        </w:div>
        <w:div w:id="980385755">
          <w:marLeft w:val="0"/>
          <w:marRight w:val="0"/>
          <w:marTop w:val="0"/>
          <w:marBottom w:val="0"/>
          <w:divBdr>
            <w:top w:val="single" w:sz="6" w:space="5" w:color="FFFFFF"/>
            <w:left w:val="single" w:sz="6" w:space="8" w:color="FFFFFF"/>
            <w:bottom w:val="single" w:sz="6" w:space="5" w:color="AAAAAA"/>
            <w:right w:val="single" w:sz="6" w:space="8" w:color="AAAAAA"/>
          </w:divBdr>
        </w:div>
        <w:div w:id="999230420">
          <w:marLeft w:val="0"/>
          <w:marRight w:val="0"/>
          <w:marTop w:val="0"/>
          <w:marBottom w:val="0"/>
          <w:divBdr>
            <w:top w:val="single" w:sz="6" w:space="5" w:color="FFFFFF"/>
            <w:left w:val="single" w:sz="6" w:space="8" w:color="FFFFFF"/>
            <w:bottom w:val="single" w:sz="6" w:space="5" w:color="AAAAAA"/>
            <w:right w:val="single" w:sz="6" w:space="8" w:color="AAAAAA"/>
          </w:divBdr>
        </w:div>
        <w:div w:id="1033992279">
          <w:marLeft w:val="0"/>
          <w:marRight w:val="0"/>
          <w:marTop w:val="0"/>
          <w:marBottom w:val="0"/>
          <w:divBdr>
            <w:top w:val="single" w:sz="6" w:space="5" w:color="FFFFFF"/>
            <w:left w:val="single" w:sz="6" w:space="8" w:color="FFFFFF"/>
            <w:bottom w:val="single" w:sz="6" w:space="5" w:color="AAAAAA"/>
            <w:right w:val="single" w:sz="6" w:space="8" w:color="AAAAAA"/>
          </w:divBdr>
        </w:div>
        <w:div w:id="1034690573">
          <w:marLeft w:val="0"/>
          <w:marRight w:val="0"/>
          <w:marTop w:val="0"/>
          <w:marBottom w:val="0"/>
          <w:divBdr>
            <w:top w:val="single" w:sz="6" w:space="5" w:color="FFFFFF"/>
            <w:left w:val="single" w:sz="6" w:space="8" w:color="FFFFFF"/>
            <w:bottom w:val="single" w:sz="6" w:space="5" w:color="AAAAAA"/>
            <w:right w:val="single" w:sz="6" w:space="8" w:color="AAAAAA"/>
          </w:divBdr>
        </w:div>
        <w:div w:id="1052969783">
          <w:marLeft w:val="0"/>
          <w:marRight w:val="0"/>
          <w:marTop w:val="0"/>
          <w:marBottom w:val="0"/>
          <w:divBdr>
            <w:top w:val="single" w:sz="6" w:space="5" w:color="FFFFFF"/>
            <w:left w:val="single" w:sz="6" w:space="8" w:color="FFFFFF"/>
            <w:bottom w:val="single" w:sz="6" w:space="5" w:color="AAAAAA"/>
            <w:right w:val="single" w:sz="6" w:space="8" w:color="AAAAAA"/>
          </w:divBdr>
        </w:div>
        <w:div w:id="1053819358">
          <w:marLeft w:val="0"/>
          <w:marRight w:val="0"/>
          <w:marTop w:val="0"/>
          <w:marBottom w:val="0"/>
          <w:divBdr>
            <w:top w:val="single" w:sz="6" w:space="5" w:color="FFFFFF"/>
            <w:left w:val="single" w:sz="6" w:space="8" w:color="FFFFFF"/>
            <w:bottom w:val="single" w:sz="6" w:space="5" w:color="AAAAAA"/>
            <w:right w:val="single" w:sz="6" w:space="8" w:color="AAAAAA"/>
          </w:divBdr>
        </w:div>
        <w:div w:id="1065879553">
          <w:marLeft w:val="0"/>
          <w:marRight w:val="0"/>
          <w:marTop w:val="0"/>
          <w:marBottom w:val="0"/>
          <w:divBdr>
            <w:top w:val="single" w:sz="6" w:space="5" w:color="FFFFFF"/>
            <w:left w:val="single" w:sz="6" w:space="8" w:color="FFFFFF"/>
            <w:bottom w:val="single" w:sz="6" w:space="5" w:color="AAAAAA"/>
            <w:right w:val="single" w:sz="6" w:space="8" w:color="AAAAAA"/>
          </w:divBdr>
        </w:div>
        <w:div w:id="1083793930">
          <w:marLeft w:val="0"/>
          <w:marRight w:val="0"/>
          <w:marTop w:val="0"/>
          <w:marBottom w:val="0"/>
          <w:divBdr>
            <w:top w:val="single" w:sz="6" w:space="5" w:color="FFFFFF"/>
            <w:left w:val="single" w:sz="6" w:space="8" w:color="FFFFFF"/>
            <w:bottom w:val="single" w:sz="6" w:space="5" w:color="AAAAAA"/>
            <w:right w:val="single" w:sz="6" w:space="8" w:color="AAAAAA"/>
          </w:divBdr>
        </w:div>
        <w:div w:id="1089034958">
          <w:marLeft w:val="0"/>
          <w:marRight w:val="0"/>
          <w:marTop w:val="0"/>
          <w:marBottom w:val="0"/>
          <w:divBdr>
            <w:top w:val="single" w:sz="6" w:space="5" w:color="FFFFFF"/>
            <w:left w:val="single" w:sz="6" w:space="8" w:color="FFFFFF"/>
            <w:bottom w:val="single" w:sz="6" w:space="5" w:color="AAAAAA"/>
            <w:right w:val="single" w:sz="6" w:space="8" w:color="AAAAAA"/>
          </w:divBdr>
        </w:div>
        <w:div w:id="1092438523">
          <w:marLeft w:val="0"/>
          <w:marRight w:val="0"/>
          <w:marTop w:val="0"/>
          <w:marBottom w:val="0"/>
          <w:divBdr>
            <w:top w:val="single" w:sz="6" w:space="5" w:color="FFFFFF"/>
            <w:left w:val="single" w:sz="6" w:space="8" w:color="FFFFFF"/>
            <w:bottom w:val="single" w:sz="6" w:space="5" w:color="AAAAAA"/>
            <w:right w:val="single" w:sz="6" w:space="8" w:color="AAAAAA"/>
          </w:divBdr>
        </w:div>
        <w:div w:id="1149638265">
          <w:marLeft w:val="0"/>
          <w:marRight w:val="0"/>
          <w:marTop w:val="0"/>
          <w:marBottom w:val="0"/>
          <w:divBdr>
            <w:top w:val="single" w:sz="6" w:space="5" w:color="FFFFFF"/>
            <w:left w:val="single" w:sz="6" w:space="8" w:color="FFFFFF"/>
            <w:bottom w:val="single" w:sz="6" w:space="5" w:color="AAAAAA"/>
            <w:right w:val="single" w:sz="6" w:space="8" w:color="AAAAAA"/>
          </w:divBdr>
        </w:div>
        <w:div w:id="1154685682">
          <w:marLeft w:val="0"/>
          <w:marRight w:val="0"/>
          <w:marTop w:val="0"/>
          <w:marBottom w:val="0"/>
          <w:divBdr>
            <w:top w:val="single" w:sz="6" w:space="5" w:color="FFFFFF"/>
            <w:left w:val="single" w:sz="6" w:space="8" w:color="FFFFFF"/>
            <w:bottom w:val="single" w:sz="6" w:space="5" w:color="AAAAAA"/>
            <w:right w:val="single" w:sz="6" w:space="8" w:color="AAAAAA"/>
          </w:divBdr>
        </w:div>
        <w:div w:id="1155074403">
          <w:marLeft w:val="0"/>
          <w:marRight w:val="0"/>
          <w:marTop w:val="0"/>
          <w:marBottom w:val="0"/>
          <w:divBdr>
            <w:top w:val="single" w:sz="6" w:space="5" w:color="FFFFFF"/>
            <w:left w:val="single" w:sz="6" w:space="8" w:color="FFFFFF"/>
            <w:bottom w:val="single" w:sz="6" w:space="5" w:color="AAAAAA"/>
            <w:right w:val="single" w:sz="6" w:space="8" w:color="AAAAAA"/>
          </w:divBdr>
        </w:div>
        <w:div w:id="1157452821">
          <w:marLeft w:val="0"/>
          <w:marRight w:val="0"/>
          <w:marTop w:val="0"/>
          <w:marBottom w:val="0"/>
          <w:divBdr>
            <w:top w:val="single" w:sz="6" w:space="5" w:color="FFFFFF"/>
            <w:left w:val="single" w:sz="6" w:space="8" w:color="FFFFFF"/>
            <w:bottom w:val="single" w:sz="6" w:space="5" w:color="AAAAAA"/>
            <w:right w:val="single" w:sz="6" w:space="8" w:color="AAAAAA"/>
          </w:divBdr>
        </w:div>
        <w:div w:id="1160274092">
          <w:marLeft w:val="0"/>
          <w:marRight w:val="0"/>
          <w:marTop w:val="0"/>
          <w:marBottom w:val="0"/>
          <w:divBdr>
            <w:top w:val="single" w:sz="6" w:space="5" w:color="FFFFFF"/>
            <w:left w:val="single" w:sz="6" w:space="8" w:color="FFFFFF"/>
            <w:bottom w:val="single" w:sz="6" w:space="5" w:color="AAAAAA"/>
            <w:right w:val="single" w:sz="6" w:space="8" w:color="AAAAAA"/>
          </w:divBdr>
        </w:div>
        <w:div w:id="1160655117">
          <w:marLeft w:val="0"/>
          <w:marRight w:val="0"/>
          <w:marTop w:val="0"/>
          <w:marBottom w:val="0"/>
          <w:divBdr>
            <w:top w:val="single" w:sz="6" w:space="5" w:color="FFFFFF"/>
            <w:left w:val="single" w:sz="6" w:space="8" w:color="FFFFFF"/>
            <w:bottom w:val="single" w:sz="6" w:space="5" w:color="AAAAAA"/>
            <w:right w:val="single" w:sz="6" w:space="8" w:color="AAAAAA"/>
          </w:divBdr>
        </w:div>
        <w:div w:id="1170632439">
          <w:marLeft w:val="0"/>
          <w:marRight w:val="0"/>
          <w:marTop w:val="0"/>
          <w:marBottom w:val="0"/>
          <w:divBdr>
            <w:top w:val="single" w:sz="6" w:space="5" w:color="FFFFFF"/>
            <w:left w:val="single" w:sz="6" w:space="8" w:color="FFFFFF"/>
            <w:bottom w:val="single" w:sz="6" w:space="5" w:color="AAAAAA"/>
            <w:right w:val="single" w:sz="6" w:space="8" w:color="AAAAAA"/>
          </w:divBdr>
        </w:div>
        <w:div w:id="1171798677">
          <w:marLeft w:val="0"/>
          <w:marRight w:val="0"/>
          <w:marTop w:val="0"/>
          <w:marBottom w:val="0"/>
          <w:divBdr>
            <w:top w:val="single" w:sz="6" w:space="5" w:color="FFFFFF"/>
            <w:left w:val="single" w:sz="6" w:space="8" w:color="FFFFFF"/>
            <w:bottom w:val="single" w:sz="6" w:space="5" w:color="AAAAAA"/>
            <w:right w:val="single" w:sz="6" w:space="8" w:color="AAAAAA"/>
          </w:divBdr>
        </w:div>
        <w:div w:id="1191068693">
          <w:marLeft w:val="0"/>
          <w:marRight w:val="0"/>
          <w:marTop w:val="0"/>
          <w:marBottom w:val="0"/>
          <w:divBdr>
            <w:top w:val="single" w:sz="6" w:space="5" w:color="FFFFFF"/>
            <w:left w:val="single" w:sz="6" w:space="8" w:color="FFFFFF"/>
            <w:bottom w:val="single" w:sz="6" w:space="5" w:color="AAAAAA"/>
            <w:right w:val="single" w:sz="6" w:space="8" w:color="AAAAAA"/>
          </w:divBdr>
        </w:div>
        <w:div w:id="1197817526">
          <w:marLeft w:val="0"/>
          <w:marRight w:val="0"/>
          <w:marTop w:val="0"/>
          <w:marBottom w:val="0"/>
          <w:divBdr>
            <w:top w:val="single" w:sz="6" w:space="5" w:color="FFFFFF"/>
            <w:left w:val="single" w:sz="6" w:space="8" w:color="FFFFFF"/>
            <w:bottom w:val="single" w:sz="6" w:space="5" w:color="AAAAAA"/>
            <w:right w:val="single" w:sz="6" w:space="8" w:color="AAAAAA"/>
          </w:divBdr>
        </w:div>
        <w:div w:id="1203056677">
          <w:marLeft w:val="0"/>
          <w:marRight w:val="0"/>
          <w:marTop w:val="0"/>
          <w:marBottom w:val="0"/>
          <w:divBdr>
            <w:top w:val="single" w:sz="6" w:space="5" w:color="FFFFFF"/>
            <w:left w:val="single" w:sz="6" w:space="8" w:color="FFFFFF"/>
            <w:bottom w:val="single" w:sz="6" w:space="5" w:color="AAAAAA"/>
            <w:right w:val="single" w:sz="6" w:space="8" w:color="AAAAAA"/>
          </w:divBdr>
        </w:div>
        <w:div w:id="1210535024">
          <w:marLeft w:val="0"/>
          <w:marRight w:val="0"/>
          <w:marTop w:val="0"/>
          <w:marBottom w:val="0"/>
          <w:divBdr>
            <w:top w:val="single" w:sz="6" w:space="5" w:color="FFFFFF"/>
            <w:left w:val="single" w:sz="6" w:space="8" w:color="FFFFFF"/>
            <w:bottom w:val="single" w:sz="6" w:space="5" w:color="AAAAAA"/>
            <w:right w:val="single" w:sz="6" w:space="8" w:color="AAAAAA"/>
          </w:divBdr>
        </w:div>
        <w:div w:id="1248732258">
          <w:marLeft w:val="0"/>
          <w:marRight w:val="0"/>
          <w:marTop w:val="0"/>
          <w:marBottom w:val="0"/>
          <w:divBdr>
            <w:top w:val="none" w:sz="0" w:space="0" w:color="auto"/>
            <w:left w:val="single" w:sz="6" w:space="8" w:color="auto"/>
            <w:bottom w:val="single" w:sz="6" w:space="8" w:color="AAAAAA"/>
            <w:right w:val="single" w:sz="6" w:space="8" w:color="AAAAAA"/>
          </w:divBdr>
        </w:div>
        <w:div w:id="1285117155">
          <w:marLeft w:val="0"/>
          <w:marRight w:val="0"/>
          <w:marTop w:val="0"/>
          <w:marBottom w:val="0"/>
          <w:divBdr>
            <w:top w:val="single" w:sz="6" w:space="5" w:color="FFFFFF"/>
            <w:left w:val="single" w:sz="6" w:space="8" w:color="FFFFFF"/>
            <w:bottom w:val="single" w:sz="6" w:space="5" w:color="AAAAAA"/>
            <w:right w:val="single" w:sz="6" w:space="8" w:color="AAAAAA"/>
          </w:divBdr>
        </w:div>
        <w:div w:id="1298217619">
          <w:marLeft w:val="0"/>
          <w:marRight w:val="0"/>
          <w:marTop w:val="0"/>
          <w:marBottom w:val="0"/>
          <w:divBdr>
            <w:top w:val="single" w:sz="6" w:space="5" w:color="FFFFFF"/>
            <w:left w:val="single" w:sz="6" w:space="8" w:color="FFFFFF"/>
            <w:bottom w:val="single" w:sz="6" w:space="5" w:color="AAAAAA"/>
            <w:right w:val="single" w:sz="6" w:space="8" w:color="AAAAAA"/>
          </w:divBdr>
        </w:div>
        <w:div w:id="1314259666">
          <w:marLeft w:val="0"/>
          <w:marRight w:val="0"/>
          <w:marTop w:val="0"/>
          <w:marBottom w:val="0"/>
          <w:divBdr>
            <w:top w:val="single" w:sz="6" w:space="5" w:color="FFFFFF"/>
            <w:left w:val="single" w:sz="6" w:space="8" w:color="FFFFFF"/>
            <w:bottom w:val="single" w:sz="6" w:space="5" w:color="AAAAAA"/>
            <w:right w:val="single" w:sz="6" w:space="8" w:color="AAAAAA"/>
          </w:divBdr>
        </w:div>
        <w:div w:id="1330132829">
          <w:marLeft w:val="0"/>
          <w:marRight w:val="0"/>
          <w:marTop w:val="0"/>
          <w:marBottom w:val="0"/>
          <w:divBdr>
            <w:top w:val="single" w:sz="6" w:space="5" w:color="FFFFFF"/>
            <w:left w:val="single" w:sz="6" w:space="8" w:color="FFFFFF"/>
            <w:bottom w:val="single" w:sz="6" w:space="5" w:color="AAAAAA"/>
            <w:right w:val="single" w:sz="6" w:space="8" w:color="AAAAAA"/>
          </w:divBdr>
        </w:div>
        <w:div w:id="1337465075">
          <w:marLeft w:val="0"/>
          <w:marRight w:val="0"/>
          <w:marTop w:val="0"/>
          <w:marBottom w:val="0"/>
          <w:divBdr>
            <w:top w:val="single" w:sz="6" w:space="5" w:color="FFFFFF"/>
            <w:left w:val="single" w:sz="6" w:space="8" w:color="FFFFFF"/>
            <w:bottom w:val="single" w:sz="6" w:space="5" w:color="AAAAAA"/>
            <w:right w:val="single" w:sz="6" w:space="8" w:color="AAAAAA"/>
          </w:divBdr>
        </w:div>
        <w:div w:id="1372608018">
          <w:marLeft w:val="0"/>
          <w:marRight w:val="0"/>
          <w:marTop w:val="0"/>
          <w:marBottom w:val="0"/>
          <w:divBdr>
            <w:top w:val="single" w:sz="6" w:space="5" w:color="FFFFFF"/>
            <w:left w:val="single" w:sz="6" w:space="8" w:color="FFFFFF"/>
            <w:bottom w:val="single" w:sz="6" w:space="5" w:color="AAAAAA"/>
            <w:right w:val="single" w:sz="6" w:space="8" w:color="AAAAAA"/>
          </w:divBdr>
        </w:div>
        <w:div w:id="1409960692">
          <w:marLeft w:val="0"/>
          <w:marRight w:val="0"/>
          <w:marTop w:val="0"/>
          <w:marBottom w:val="0"/>
          <w:divBdr>
            <w:top w:val="single" w:sz="6" w:space="5" w:color="FFFFFF"/>
            <w:left w:val="single" w:sz="6" w:space="8" w:color="FFFFFF"/>
            <w:bottom w:val="single" w:sz="6" w:space="5" w:color="AAAAAA"/>
            <w:right w:val="single" w:sz="6" w:space="8" w:color="AAAAAA"/>
          </w:divBdr>
        </w:div>
        <w:div w:id="1417357825">
          <w:marLeft w:val="0"/>
          <w:marRight w:val="0"/>
          <w:marTop w:val="0"/>
          <w:marBottom w:val="0"/>
          <w:divBdr>
            <w:top w:val="single" w:sz="6" w:space="5" w:color="FFFFFF"/>
            <w:left w:val="single" w:sz="6" w:space="8" w:color="FFFFFF"/>
            <w:bottom w:val="single" w:sz="6" w:space="5" w:color="AAAAAA"/>
            <w:right w:val="single" w:sz="6" w:space="8" w:color="AAAAAA"/>
          </w:divBdr>
        </w:div>
        <w:div w:id="1420371714">
          <w:marLeft w:val="0"/>
          <w:marRight w:val="0"/>
          <w:marTop w:val="0"/>
          <w:marBottom w:val="0"/>
          <w:divBdr>
            <w:top w:val="single" w:sz="6" w:space="5" w:color="FFFFFF"/>
            <w:left w:val="single" w:sz="6" w:space="8" w:color="FFFFFF"/>
            <w:bottom w:val="single" w:sz="6" w:space="5" w:color="AAAAAA"/>
            <w:right w:val="single" w:sz="6" w:space="8" w:color="AAAAAA"/>
          </w:divBdr>
        </w:div>
        <w:div w:id="1430085531">
          <w:marLeft w:val="0"/>
          <w:marRight w:val="0"/>
          <w:marTop w:val="0"/>
          <w:marBottom w:val="0"/>
          <w:divBdr>
            <w:top w:val="single" w:sz="6" w:space="5" w:color="FFFFFF"/>
            <w:left w:val="single" w:sz="6" w:space="8" w:color="FFFFFF"/>
            <w:bottom w:val="single" w:sz="6" w:space="5" w:color="AAAAAA"/>
            <w:right w:val="single" w:sz="6" w:space="8" w:color="AAAAAA"/>
          </w:divBdr>
        </w:div>
        <w:div w:id="1438133620">
          <w:marLeft w:val="0"/>
          <w:marRight w:val="0"/>
          <w:marTop w:val="0"/>
          <w:marBottom w:val="0"/>
          <w:divBdr>
            <w:top w:val="none" w:sz="0" w:space="0" w:color="auto"/>
            <w:left w:val="single" w:sz="6" w:space="8" w:color="auto"/>
            <w:bottom w:val="single" w:sz="6" w:space="8" w:color="AAAAAA"/>
            <w:right w:val="single" w:sz="6" w:space="8" w:color="AAAAAA"/>
          </w:divBdr>
        </w:div>
        <w:div w:id="1445228592">
          <w:marLeft w:val="0"/>
          <w:marRight w:val="0"/>
          <w:marTop w:val="0"/>
          <w:marBottom w:val="0"/>
          <w:divBdr>
            <w:top w:val="single" w:sz="6" w:space="5" w:color="FFFFFF"/>
            <w:left w:val="single" w:sz="6" w:space="8" w:color="FFFFFF"/>
            <w:bottom w:val="single" w:sz="6" w:space="5" w:color="AAAAAA"/>
            <w:right w:val="single" w:sz="6" w:space="8" w:color="AAAAAA"/>
          </w:divBdr>
        </w:div>
        <w:div w:id="1450859866">
          <w:marLeft w:val="0"/>
          <w:marRight w:val="0"/>
          <w:marTop w:val="0"/>
          <w:marBottom w:val="0"/>
          <w:divBdr>
            <w:top w:val="single" w:sz="6" w:space="5" w:color="FFFFFF"/>
            <w:left w:val="single" w:sz="6" w:space="8" w:color="FFFFFF"/>
            <w:bottom w:val="single" w:sz="6" w:space="5" w:color="AAAAAA"/>
            <w:right w:val="single" w:sz="6" w:space="8" w:color="AAAAAA"/>
          </w:divBdr>
        </w:div>
        <w:div w:id="1464075383">
          <w:marLeft w:val="0"/>
          <w:marRight w:val="0"/>
          <w:marTop w:val="0"/>
          <w:marBottom w:val="0"/>
          <w:divBdr>
            <w:top w:val="single" w:sz="6" w:space="5" w:color="FFFFFF"/>
            <w:left w:val="single" w:sz="6" w:space="8" w:color="FFFFFF"/>
            <w:bottom w:val="single" w:sz="6" w:space="5" w:color="AAAAAA"/>
            <w:right w:val="single" w:sz="6" w:space="8" w:color="AAAAAA"/>
          </w:divBdr>
        </w:div>
        <w:div w:id="1464885455">
          <w:marLeft w:val="0"/>
          <w:marRight w:val="0"/>
          <w:marTop w:val="0"/>
          <w:marBottom w:val="0"/>
          <w:divBdr>
            <w:top w:val="single" w:sz="6" w:space="5" w:color="FFFFFF"/>
            <w:left w:val="single" w:sz="6" w:space="8" w:color="FFFFFF"/>
            <w:bottom w:val="single" w:sz="6" w:space="5" w:color="AAAAAA"/>
            <w:right w:val="single" w:sz="6" w:space="8" w:color="AAAAAA"/>
          </w:divBdr>
        </w:div>
        <w:div w:id="1468284310">
          <w:marLeft w:val="0"/>
          <w:marRight w:val="0"/>
          <w:marTop w:val="0"/>
          <w:marBottom w:val="0"/>
          <w:divBdr>
            <w:top w:val="single" w:sz="6" w:space="5" w:color="FFFFFF"/>
            <w:left w:val="single" w:sz="6" w:space="8" w:color="FFFFFF"/>
            <w:bottom w:val="single" w:sz="6" w:space="5" w:color="AAAAAA"/>
            <w:right w:val="single" w:sz="6" w:space="8" w:color="AAAAAA"/>
          </w:divBdr>
        </w:div>
        <w:div w:id="1472138560">
          <w:marLeft w:val="0"/>
          <w:marRight w:val="0"/>
          <w:marTop w:val="0"/>
          <w:marBottom w:val="0"/>
          <w:divBdr>
            <w:top w:val="none" w:sz="0" w:space="0" w:color="auto"/>
            <w:left w:val="single" w:sz="6" w:space="8" w:color="auto"/>
            <w:bottom w:val="single" w:sz="6" w:space="8" w:color="AAAAAA"/>
            <w:right w:val="single" w:sz="6" w:space="8" w:color="AAAAAA"/>
          </w:divBdr>
        </w:div>
        <w:div w:id="1493831149">
          <w:marLeft w:val="0"/>
          <w:marRight w:val="0"/>
          <w:marTop w:val="0"/>
          <w:marBottom w:val="0"/>
          <w:divBdr>
            <w:top w:val="single" w:sz="6" w:space="5" w:color="FFFFFF"/>
            <w:left w:val="single" w:sz="6" w:space="8" w:color="FFFFFF"/>
            <w:bottom w:val="single" w:sz="6" w:space="5" w:color="AAAAAA"/>
            <w:right w:val="single" w:sz="6" w:space="8" w:color="AAAAAA"/>
          </w:divBdr>
        </w:div>
        <w:div w:id="1505241749">
          <w:marLeft w:val="0"/>
          <w:marRight w:val="0"/>
          <w:marTop w:val="0"/>
          <w:marBottom w:val="0"/>
          <w:divBdr>
            <w:top w:val="single" w:sz="6" w:space="5" w:color="FFFFFF"/>
            <w:left w:val="single" w:sz="6" w:space="8" w:color="FFFFFF"/>
            <w:bottom w:val="single" w:sz="6" w:space="5" w:color="AAAAAA"/>
            <w:right w:val="single" w:sz="6" w:space="8" w:color="AAAAAA"/>
          </w:divBdr>
        </w:div>
        <w:div w:id="1537547340">
          <w:marLeft w:val="0"/>
          <w:marRight w:val="0"/>
          <w:marTop w:val="0"/>
          <w:marBottom w:val="0"/>
          <w:divBdr>
            <w:top w:val="single" w:sz="6" w:space="5" w:color="FFFFFF"/>
            <w:left w:val="single" w:sz="6" w:space="8" w:color="FFFFFF"/>
            <w:bottom w:val="single" w:sz="6" w:space="5" w:color="AAAAAA"/>
            <w:right w:val="single" w:sz="6" w:space="8" w:color="AAAAAA"/>
          </w:divBdr>
        </w:div>
        <w:div w:id="1558781490">
          <w:marLeft w:val="0"/>
          <w:marRight w:val="0"/>
          <w:marTop w:val="0"/>
          <w:marBottom w:val="0"/>
          <w:divBdr>
            <w:top w:val="single" w:sz="6" w:space="5" w:color="FFFFFF"/>
            <w:left w:val="single" w:sz="6" w:space="8" w:color="FFFFFF"/>
            <w:bottom w:val="single" w:sz="6" w:space="5" w:color="AAAAAA"/>
            <w:right w:val="single" w:sz="6" w:space="8" w:color="AAAAAA"/>
          </w:divBdr>
        </w:div>
        <w:div w:id="1614436610">
          <w:marLeft w:val="0"/>
          <w:marRight w:val="0"/>
          <w:marTop w:val="0"/>
          <w:marBottom w:val="0"/>
          <w:divBdr>
            <w:top w:val="single" w:sz="6" w:space="5" w:color="FFFFFF"/>
            <w:left w:val="single" w:sz="6" w:space="8" w:color="FFFFFF"/>
            <w:bottom w:val="single" w:sz="6" w:space="5" w:color="AAAAAA"/>
            <w:right w:val="single" w:sz="6" w:space="8" w:color="AAAAAA"/>
          </w:divBdr>
        </w:div>
        <w:div w:id="1653099470">
          <w:marLeft w:val="0"/>
          <w:marRight w:val="0"/>
          <w:marTop w:val="0"/>
          <w:marBottom w:val="0"/>
          <w:divBdr>
            <w:top w:val="single" w:sz="6" w:space="5" w:color="FFFFFF"/>
            <w:left w:val="single" w:sz="6" w:space="8" w:color="FFFFFF"/>
            <w:bottom w:val="single" w:sz="6" w:space="5" w:color="AAAAAA"/>
            <w:right w:val="single" w:sz="6" w:space="8" w:color="AAAAAA"/>
          </w:divBdr>
        </w:div>
        <w:div w:id="1718040513">
          <w:marLeft w:val="0"/>
          <w:marRight w:val="0"/>
          <w:marTop w:val="0"/>
          <w:marBottom w:val="0"/>
          <w:divBdr>
            <w:top w:val="single" w:sz="6" w:space="5" w:color="FFFFFF"/>
            <w:left w:val="single" w:sz="6" w:space="8" w:color="FFFFFF"/>
            <w:bottom w:val="single" w:sz="6" w:space="5" w:color="AAAAAA"/>
            <w:right w:val="single" w:sz="6" w:space="8" w:color="AAAAAA"/>
          </w:divBdr>
        </w:div>
        <w:div w:id="1721127827">
          <w:marLeft w:val="0"/>
          <w:marRight w:val="0"/>
          <w:marTop w:val="0"/>
          <w:marBottom w:val="0"/>
          <w:divBdr>
            <w:top w:val="single" w:sz="6" w:space="5" w:color="FFFFFF"/>
            <w:left w:val="single" w:sz="6" w:space="8" w:color="FFFFFF"/>
            <w:bottom w:val="single" w:sz="6" w:space="5" w:color="AAAAAA"/>
            <w:right w:val="single" w:sz="6" w:space="8" w:color="AAAAAA"/>
          </w:divBdr>
        </w:div>
        <w:div w:id="1742286927">
          <w:marLeft w:val="0"/>
          <w:marRight w:val="0"/>
          <w:marTop w:val="0"/>
          <w:marBottom w:val="0"/>
          <w:divBdr>
            <w:top w:val="single" w:sz="6" w:space="5" w:color="FFFFFF"/>
            <w:left w:val="single" w:sz="6" w:space="8" w:color="FFFFFF"/>
            <w:bottom w:val="single" w:sz="6" w:space="5" w:color="AAAAAA"/>
            <w:right w:val="single" w:sz="6" w:space="8" w:color="AAAAAA"/>
          </w:divBdr>
        </w:div>
        <w:div w:id="1753502548">
          <w:marLeft w:val="0"/>
          <w:marRight w:val="0"/>
          <w:marTop w:val="0"/>
          <w:marBottom w:val="0"/>
          <w:divBdr>
            <w:top w:val="single" w:sz="6" w:space="5" w:color="FFFFFF"/>
            <w:left w:val="single" w:sz="6" w:space="8" w:color="FFFFFF"/>
            <w:bottom w:val="single" w:sz="6" w:space="5" w:color="AAAAAA"/>
            <w:right w:val="single" w:sz="6" w:space="8" w:color="AAAAAA"/>
          </w:divBdr>
        </w:div>
        <w:div w:id="1836800913">
          <w:marLeft w:val="0"/>
          <w:marRight w:val="0"/>
          <w:marTop w:val="0"/>
          <w:marBottom w:val="0"/>
          <w:divBdr>
            <w:top w:val="single" w:sz="6" w:space="5" w:color="FFFFFF"/>
            <w:left w:val="single" w:sz="6" w:space="8" w:color="FFFFFF"/>
            <w:bottom w:val="single" w:sz="6" w:space="5" w:color="AAAAAA"/>
            <w:right w:val="single" w:sz="6" w:space="8" w:color="AAAAAA"/>
          </w:divBdr>
        </w:div>
        <w:div w:id="1847552959">
          <w:marLeft w:val="0"/>
          <w:marRight w:val="0"/>
          <w:marTop w:val="0"/>
          <w:marBottom w:val="0"/>
          <w:divBdr>
            <w:top w:val="single" w:sz="6" w:space="5" w:color="FFFFFF"/>
            <w:left w:val="single" w:sz="6" w:space="8" w:color="FFFFFF"/>
            <w:bottom w:val="single" w:sz="6" w:space="5" w:color="AAAAAA"/>
            <w:right w:val="single" w:sz="6" w:space="8" w:color="AAAAAA"/>
          </w:divBdr>
        </w:div>
        <w:div w:id="1918444053">
          <w:marLeft w:val="0"/>
          <w:marRight w:val="0"/>
          <w:marTop w:val="0"/>
          <w:marBottom w:val="0"/>
          <w:divBdr>
            <w:top w:val="single" w:sz="6" w:space="5" w:color="FFFFFF"/>
            <w:left w:val="single" w:sz="6" w:space="8" w:color="FFFFFF"/>
            <w:bottom w:val="single" w:sz="6" w:space="5" w:color="AAAAAA"/>
            <w:right w:val="single" w:sz="6" w:space="8" w:color="AAAAAA"/>
          </w:divBdr>
        </w:div>
        <w:div w:id="1954746750">
          <w:marLeft w:val="0"/>
          <w:marRight w:val="0"/>
          <w:marTop w:val="0"/>
          <w:marBottom w:val="0"/>
          <w:divBdr>
            <w:top w:val="single" w:sz="6" w:space="5" w:color="FFFFFF"/>
            <w:left w:val="single" w:sz="6" w:space="8" w:color="FFFFFF"/>
            <w:bottom w:val="single" w:sz="6" w:space="5" w:color="AAAAAA"/>
            <w:right w:val="single" w:sz="6" w:space="8" w:color="AAAAAA"/>
          </w:divBdr>
        </w:div>
        <w:div w:id="1958488820">
          <w:marLeft w:val="0"/>
          <w:marRight w:val="0"/>
          <w:marTop w:val="0"/>
          <w:marBottom w:val="0"/>
          <w:divBdr>
            <w:top w:val="single" w:sz="6" w:space="5" w:color="FFFFFF"/>
            <w:left w:val="single" w:sz="6" w:space="8" w:color="FFFFFF"/>
            <w:bottom w:val="single" w:sz="6" w:space="5" w:color="AAAAAA"/>
            <w:right w:val="single" w:sz="6" w:space="8" w:color="AAAAAA"/>
          </w:divBdr>
        </w:div>
        <w:div w:id="1966806815">
          <w:marLeft w:val="0"/>
          <w:marRight w:val="0"/>
          <w:marTop w:val="0"/>
          <w:marBottom w:val="0"/>
          <w:divBdr>
            <w:top w:val="single" w:sz="6" w:space="5" w:color="FFFFFF"/>
            <w:left w:val="single" w:sz="6" w:space="8" w:color="FFFFFF"/>
            <w:bottom w:val="single" w:sz="6" w:space="5" w:color="AAAAAA"/>
            <w:right w:val="single" w:sz="6" w:space="8" w:color="AAAAAA"/>
          </w:divBdr>
        </w:div>
        <w:div w:id="1972830466">
          <w:marLeft w:val="0"/>
          <w:marRight w:val="0"/>
          <w:marTop w:val="0"/>
          <w:marBottom w:val="0"/>
          <w:divBdr>
            <w:top w:val="single" w:sz="6" w:space="5" w:color="FFFFFF"/>
            <w:left w:val="single" w:sz="6" w:space="8" w:color="FFFFFF"/>
            <w:bottom w:val="single" w:sz="6" w:space="5" w:color="AAAAAA"/>
            <w:right w:val="single" w:sz="6" w:space="8" w:color="AAAAAA"/>
          </w:divBdr>
        </w:div>
        <w:div w:id="1978414204">
          <w:marLeft w:val="0"/>
          <w:marRight w:val="0"/>
          <w:marTop w:val="0"/>
          <w:marBottom w:val="0"/>
          <w:divBdr>
            <w:top w:val="single" w:sz="6" w:space="5" w:color="FFFFFF"/>
            <w:left w:val="single" w:sz="6" w:space="8" w:color="FFFFFF"/>
            <w:bottom w:val="single" w:sz="6" w:space="5" w:color="AAAAAA"/>
            <w:right w:val="single" w:sz="6" w:space="8" w:color="AAAAAA"/>
          </w:divBdr>
        </w:div>
        <w:div w:id="1982541284">
          <w:marLeft w:val="0"/>
          <w:marRight w:val="0"/>
          <w:marTop w:val="0"/>
          <w:marBottom w:val="0"/>
          <w:divBdr>
            <w:top w:val="single" w:sz="6" w:space="5" w:color="FFFFFF"/>
            <w:left w:val="single" w:sz="6" w:space="8" w:color="FFFFFF"/>
            <w:bottom w:val="single" w:sz="6" w:space="5" w:color="AAAAAA"/>
            <w:right w:val="single" w:sz="6" w:space="8" w:color="AAAAAA"/>
          </w:divBdr>
        </w:div>
        <w:div w:id="1991009496">
          <w:marLeft w:val="0"/>
          <w:marRight w:val="0"/>
          <w:marTop w:val="0"/>
          <w:marBottom w:val="0"/>
          <w:divBdr>
            <w:top w:val="single" w:sz="6" w:space="5" w:color="FFFFFF"/>
            <w:left w:val="single" w:sz="6" w:space="8" w:color="FFFFFF"/>
            <w:bottom w:val="single" w:sz="6" w:space="5" w:color="AAAAAA"/>
            <w:right w:val="single" w:sz="6" w:space="8" w:color="AAAAAA"/>
          </w:divBdr>
        </w:div>
        <w:div w:id="1998722799">
          <w:marLeft w:val="0"/>
          <w:marRight w:val="0"/>
          <w:marTop w:val="0"/>
          <w:marBottom w:val="0"/>
          <w:divBdr>
            <w:top w:val="single" w:sz="6" w:space="5" w:color="FFFFFF"/>
            <w:left w:val="single" w:sz="6" w:space="8" w:color="FFFFFF"/>
            <w:bottom w:val="single" w:sz="6" w:space="5" w:color="AAAAAA"/>
            <w:right w:val="single" w:sz="6" w:space="8" w:color="AAAAAA"/>
          </w:divBdr>
        </w:div>
        <w:div w:id="2035883369">
          <w:marLeft w:val="0"/>
          <w:marRight w:val="0"/>
          <w:marTop w:val="0"/>
          <w:marBottom w:val="0"/>
          <w:divBdr>
            <w:top w:val="single" w:sz="6" w:space="5" w:color="FFFFFF"/>
            <w:left w:val="single" w:sz="6" w:space="8" w:color="FFFFFF"/>
            <w:bottom w:val="single" w:sz="6" w:space="5" w:color="AAAAAA"/>
            <w:right w:val="single" w:sz="6" w:space="8" w:color="AAAAAA"/>
          </w:divBdr>
        </w:div>
        <w:div w:id="2041734714">
          <w:marLeft w:val="0"/>
          <w:marRight w:val="0"/>
          <w:marTop w:val="0"/>
          <w:marBottom w:val="0"/>
          <w:divBdr>
            <w:top w:val="single" w:sz="6" w:space="5" w:color="FFFFFF"/>
            <w:left w:val="single" w:sz="6" w:space="8" w:color="FFFFFF"/>
            <w:bottom w:val="single" w:sz="6" w:space="5" w:color="AAAAAA"/>
            <w:right w:val="single" w:sz="6" w:space="8" w:color="AAAAAA"/>
          </w:divBdr>
        </w:div>
        <w:div w:id="2066445789">
          <w:marLeft w:val="0"/>
          <w:marRight w:val="0"/>
          <w:marTop w:val="0"/>
          <w:marBottom w:val="0"/>
          <w:divBdr>
            <w:top w:val="single" w:sz="6" w:space="5" w:color="FFFFFF"/>
            <w:left w:val="single" w:sz="6" w:space="8" w:color="FFFFFF"/>
            <w:bottom w:val="single" w:sz="6" w:space="5" w:color="AAAAAA"/>
            <w:right w:val="single" w:sz="6" w:space="8" w:color="AAAAAA"/>
          </w:divBdr>
        </w:div>
        <w:div w:id="2090537191">
          <w:marLeft w:val="0"/>
          <w:marRight w:val="0"/>
          <w:marTop w:val="0"/>
          <w:marBottom w:val="0"/>
          <w:divBdr>
            <w:top w:val="single" w:sz="6" w:space="5" w:color="FFFFFF"/>
            <w:left w:val="single" w:sz="6" w:space="8" w:color="FFFFFF"/>
            <w:bottom w:val="single" w:sz="6" w:space="5" w:color="AAAAAA"/>
            <w:right w:val="single" w:sz="6" w:space="8" w:color="AAAAAA"/>
          </w:divBdr>
        </w:div>
        <w:div w:id="2096045807">
          <w:marLeft w:val="0"/>
          <w:marRight w:val="0"/>
          <w:marTop w:val="0"/>
          <w:marBottom w:val="0"/>
          <w:divBdr>
            <w:top w:val="single" w:sz="6" w:space="5" w:color="FFFFFF"/>
            <w:left w:val="single" w:sz="6" w:space="8" w:color="FFFFFF"/>
            <w:bottom w:val="single" w:sz="6" w:space="5" w:color="AAAAAA"/>
            <w:right w:val="single" w:sz="6" w:space="8" w:color="AAAAAA"/>
          </w:divBdr>
        </w:div>
        <w:div w:id="2096199469">
          <w:marLeft w:val="0"/>
          <w:marRight w:val="0"/>
          <w:marTop w:val="0"/>
          <w:marBottom w:val="0"/>
          <w:divBdr>
            <w:top w:val="single" w:sz="6" w:space="5" w:color="FFFFFF"/>
            <w:left w:val="single" w:sz="6" w:space="8" w:color="FFFFFF"/>
            <w:bottom w:val="single" w:sz="6" w:space="5" w:color="AAAAAA"/>
            <w:right w:val="single" w:sz="6" w:space="8" w:color="AAAAAA"/>
          </w:divBdr>
        </w:div>
        <w:div w:id="213667880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038920279">
      <w:bodyDiv w:val="1"/>
      <w:marLeft w:val="0"/>
      <w:marRight w:val="0"/>
      <w:marTop w:val="0"/>
      <w:marBottom w:val="0"/>
      <w:divBdr>
        <w:top w:val="none" w:sz="0" w:space="0" w:color="auto"/>
        <w:left w:val="none" w:sz="0" w:space="0" w:color="auto"/>
        <w:bottom w:val="none" w:sz="0" w:space="0" w:color="auto"/>
        <w:right w:val="none" w:sz="0" w:space="0" w:color="auto"/>
      </w:divBdr>
    </w:div>
    <w:div w:id="2058971948">
      <w:bodyDiv w:val="1"/>
      <w:marLeft w:val="0"/>
      <w:marRight w:val="0"/>
      <w:marTop w:val="0"/>
      <w:marBottom w:val="0"/>
      <w:divBdr>
        <w:top w:val="none" w:sz="0" w:space="0" w:color="auto"/>
        <w:left w:val="none" w:sz="0" w:space="0" w:color="auto"/>
        <w:bottom w:val="none" w:sz="0" w:space="0" w:color="auto"/>
        <w:right w:val="none" w:sz="0" w:space="0" w:color="auto"/>
      </w:divBdr>
    </w:div>
    <w:div w:id="2092382908">
      <w:bodyDiv w:val="1"/>
      <w:marLeft w:val="0"/>
      <w:marRight w:val="0"/>
      <w:marTop w:val="0"/>
      <w:marBottom w:val="0"/>
      <w:divBdr>
        <w:top w:val="none" w:sz="0" w:space="0" w:color="auto"/>
        <w:left w:val="none" w:sz="0" w:space="0" w:color="auto"/>
        <w:bottom w:val="none" w:sz="0" w:space="0" w:color="auto"/>
        <w:right w:val="none" w:sz="0" w:space="0" w:color="auto"/>
      </w:divBdr>
    </w:div>
    <w:div w:id="2134053544">
      <w:bodyDiv w:val="1"/>
      <w:marLeft w:val="0"/>
      <w:marRight w:val="0"/>
      <w:marTop w:val="0"/>
      <w:marBottom w:val="0"/>
      <w:divBdr>
        <w:top w:val="none" w:sz="0" w:space="0" w:color="auto"/>
        <w:left w:val="none" w:sz="0" w:space="0" w:color="auto"/>
        <w:bottom w:val="none" w:sz="0" w:space="0" w:color="auto"/>
        <w:right w:val="none" w:sz="0" w:space="0" w:color="auto"/>
      </w:divBdr>
      <w:divsChild>
        <w:div w:id="4089682">
          <w:marLeft w:val="0"/>
          <w:marRight w:val="0"/>
          <w:marTop w:val="0"/>
          <w:marBottom w:val="0"/>
          <w:divBdr>
            <w:top w:val="single" w:sz="6" w:space="5" w:color="FFFFFF"/>
            <w:left w:val="single" w:sz="6" w:space="8" w:color="FFFFFF"/>
            <w:bottom w:val="single" w:sz="6" w:space="5" w:color="AAAAAA"/>
            <w:right w:val="single" w:sz="6" w:space="8" w:color="AAAAAA"/>
          </w:divBdr>
        </w:div>
        <w:div w:id="8456792">
          <w:marLeft w:val="0"/>
          <w:marRight w:val="0"/>
          <w:marTop w:val="0"/>
          <w:marBottom w:val="0"/>
          <w:divBdr>
            <w:top w:val="single" w:sz="6" w:space="5" w:color="FFFFFF"/>
            <w:left w:val="single" w:sz="6" w:space="8" w:color="FFFFFF"/>
            <w:bottom w:val="single" w:sz="6" w:space="5" w:color="AAAAAA"/>
            <w:right w:val="single" w:sz="6" w:space="8" w:color="AAAAAA"/>
          </w:divBdr>
        </w:div>
        <w:div w:id="45839394">
          <w:marLeft w:val="0"/>
          <w:marRight w:val="0"/>
          <w:marTop w:val="0"/>
          <w:marBottom w:val="0"/>
          <w:divBdr>
            <w:top w:val="single" w:sz="6" w:space="5" w:color="FFFFFF"/>
            <w:left w:val="single" w:sz="6" w:space="8" w:color="FFFFFF"/>
            <w:bottom w:val="single" w:sz="6" w:space="5" w:color="AAAAAA"/>
            <w:right w:val="single" w:sz="6" w:space="8" w:color="AAAAAA"/>
          </w:divBdr>
        </w:div>
        <w:div w:id="52970292">
          <w:marLeft w:val="0"/>
          <w:marRight w:val="0"/>
          <w:marTop w:val="0"/>
          <w:marBottom w:val="0"/>
          <w:divBdr>
            <w:top w:val="single" w:sz="6" w:space="5" w:color="FFFFFF"/>
            <w:left w:val="single" w:sz="6" w:space="8" w:color="FFFFFF"/>
            <w:bottom w:val="single" w:sz="6" w:space="5" w:color="AAAAAA"/>
            <w:right w:val="single" w:sz="6" w:space="8" w:color="AAAAAA"/>
          </w:divBdr>
        </w:div>
        <w:div w:id="75444741">
          <w:marLeft w:val="0"/>
          <w:marRight w:val="0"/>
          <w:marTop w:val="0"/>
          <w:marBottom w:val="0"/>
          <w:divBdr>
            <w:top w:val="single" w:sz="6" w:space="5" w:color="FFFFFF"/>
            <w:left w:val="single" w:sz="6" w:space="8" w:color="FFFFFF"/>
            <w:bottom w:val="single" w:sz="6" w:space="5" w:color="AAAAAA"/>
            <w:right w:val="single" w:sz="6" w:space="8" w:color="AAAAAA"/>
          </w:divBdr>
        </w:div>
        <w:div w:id="117729131">
          <w:marLeft w:val="0"/>
          <w:marRight w:val="0"/>
          <w:marTop w:val="0"/>
          <w:marBottom w:val="0"/>
          <w:divBdr>
            <w:top w:val="single" w:sz="6" w:space="5" w:color="FFFFFF"/>
            <w:left w:val="single" w:sz="6" w:space="8" w:color="FFFFFF"/>
            <w:bottom w:val="single" w:sz="6" w:space="5" w:color="AAAAAA"/>
            <w:right w:val="single" w:sz="6" w:space="8" w:color="AAAAAA"/>
          </w:divBdr>
        </w:div>
        <w:div w:id="117991717">
          <w:marLeft w:val="0"/>
          <w:marRight w:val="0"/>
          <w:marTop w:val="0"/>
          <w:marBottom w:val="0"/>
          <w:divBdr>
            <w:top w:val="single" w:sz="6" w:space="5" w:color="FFFFFF"/>
            <w:left w:val="single" w:sz="6" w:space="8" w:color="FFFFFF"/>
            <w:bottom w:val="single" w:sz="6" w:space="5" w:color="AAAAAA"/>
            <w:right w:val="single" w:sz="6" w:space="8" w:color="AAAAAA"/>
          </w:divBdr>
        </w:div>
        <w:div w:id="131943014">
          <w:marLeft w:val="0"/>
          <w:marRight w:val="0"/>
          <w:marTop w:val="0"/>
          <w:marBottom w:val="0"/>
          <w:divBdr>
            <w:top w:val="single" w:sz="6" w:space="5" w:color="FFFFFF"/>
            <w:left w:val="single" w:sz="6" w:space="8" w:color="FFFFFF"/>
            <w:bottom w:val="single" w:sz="6" w:space="5" w:color="AAAAAA"/>
            <w:right w:val="single" w:sz="6" w:space="8" w:color="AAAAAA"/>
          </w:divBdr>
        </w:div>
        <w:div w:id="143544863">
          <w:marLeft w:val="0"/>
          <w:marRight w:val="0"/>
          <w:marTop w:val="0"/>
          <w:marBottom w:val="0"/>
          <w:divBdr>
            <w:top w:val="single" w:sz="6" w:space="5" w:color="FFFFFF"/>
            <w:left w:val="single" w:sz="6" w:space="8" w:color="FFFFFF"/>
            <w:bottom w:val="single" w:sz="6" w:space="5" w:color="AAAAAA"/>
            <w:right w:val="single" w:sz="6" w:space="8" w:color="AAAAAA"/>
          </w:divBdr>
        </w:div>
        <w:div w:id="180750730">
          <w:marLeft w:val="0"/>
          <w:marRight w:val="0"/>
          <w:marTop w:val="0"/>
          <w:marBottom w:val="0"/>
          <w:divBdr>
            <w:top w:val="single" w:sz="6" w:space="5" w:color="FFFFFF"/>
            <w:left w:val="single" w:sz="6" w:space="8" w:color="FFFFFF"/>
            <w:bottom w:val="single" w:sz="6" w:space="5" w:color="AAAAAA"/>
            <w:right w:val="single" w:sz="6" w:space="8" w:color="AAAAAA"/>
          </w:divBdr>
        </w:div>
        <w:div w:id="196699485">
          <w:marLeft w:val="0"/>
          <w:marRight w:val="0"/>
          <w:marTop w:val="0"/>
          <w:marBottom w:val="0"/>
          <w:divBdr>
            <w:top w:val="single" w:sz="6" w:space="5" w:color="FFFFFF"/>
            <w:left w:val="single" w:sz="6" w:space="8" w:color="FFFFFF"/>
            <w:bottom w:val="single" w:sz="6" w:space="5" w:color="AAAAAA"/>
            <w:right w:val="single" w:sz="6" w:space="8" w:color="AAAAAA"/>
          </w:divBdr>
        </w:div>
        <w:div w:id="197743149">
          <w:marLeft w:val="0"/>
          <w:marRight w:val="0"/>
          <w:marTop w:val="0"/>
          <w:marBottom w:val="0"/>
          <w:divBdr>
            <w:top w:val="single" w:sz="6" w:space="5" w:color="FFFFFF"/>
            <w:left w:val="single" w:sz="6" w:space="8" w:color="FFFFFF"/>
            <w:bottom w:val="single" w:sz="6" w:space="5" w:color="AAAAAA"/>
            <w:right w:val="single" w:sz="6" w:space="8" w:color="AAAAAA"/>
          </w:divBdr>
        </w:div>
        <w:div w:id="204947181">
          <w:marLeft w:val="0"/>
          <w:marRight w:val="0"/>
          <w:marTop w:val="0"/>
          <w:marBottom w:val="0"/>
          <w:divBdr>
            <w:top w:val="single" w:sz="6" w:space="5" w:color="FFFFFF"/>
            <w:left w:val="single" w:sz="6" w:space="8" w:color="FFFFFF"/>
            <w:bottom w:val="single" w:sz="6" w:space="5" w:color="AAAAAA"/>
            <w:right w:val="single" w:sz="6" w:space="8" w:color="AAAAAA"/>
          </w:divBdr>
        </w:div>
        <w:div w:id="277371876">
          <w:marLeft w:val="0"/>
          <w:marRight w:val="0"/>
          <w:marTop w:val="0"/>
          <w:marBottom w:val="0"/>
          <w:divBdr>
            <w:top w:val="single" w:sz="6" w:space="5" w:color="FFFFFF"/>
            <w:left w:val="single" w:sz="6" w:space="8" w:color="FFFFFF"/>
            <w:bottom w:val="single" w:sz="6" w:space="5" w:color="AAAAAA"/>
            <w:right w:val="single" w:sz="6" w:space="8" w:color="AAAAAA"/>
          </w:divBdr>
        </w:div>
        <w:div w:id="329479474">
          <w:marLeft w:val="0"/>
          <w:marRight w:val="0"/>
          <w:marTop w:val="0"/>
          <w:marBottom w:val="0"/>
          <w:divBdr>
            <w:top w:val="single" w:sz="6" w:space="5" w:color="FFFFFF"/>
            <w:left w:val="single" w:sz="6" w:space="8" w:color="FFFFFF"/>
            <w:bottom w:val="single" w:sz="6" w:space="5" w:color="AAAAAA"/>
            <w:right w:val="single" w:sz="6" w:space="8" w:color="AAAAAA"/>
          </w:divBdr>
        </w:div>
        <w:div w:id="365178859">
          <w:marLeft w:val="0"/>
          <w:marRight w:val="0"/>
          <w:marTop w:val="0"/>
          <w:marBottom w:val="0"/>
          <w:divBdr>
            <w:top w:val="single" w:sz="6" w:space="5" w:color="FFFFFF"/>
            <w:left w:val="single" w:sz="6" w:space="8" w:color="FFFFFF"/>
            <w:bottom w:val="single" w:sz="6" w:space="5" w:color="AAAAAA"/>
            <w:right w:val="single" w:sz="6" w:space="8" w:color="AAAAAA"/>
          </w:divBdr>
        </w:div>
        <w:div w:id="406853552">
          <w:marLeft w:val="0"/>
          <w:marRight w:val="0"/>
          <w:marTop w:val="0"/>
          <w:marBottom w:val="0"/>
          <w:divBdr>
            <w:top w:val="single" w:sz="6" w:space="5" w:color="FFFFFF"/>
            <w:left w:val="single" w:sz="6" w:space="8" w:color="FFFFFF"/>
            <w:bottom w:val="single" w:sz="6" w:space="5" w:color="AAAAAA"/>
            <w:right w:val="single" w:sz="6" w:space="8" w:color="AAAAAA"/>
          </w:divBdr>
        </w:div>
        <w:div w:id="437606989">
          <w:marLeft w:val="0"/>
          <w:marRight w:val="0"/>
          <w:marTop w:val="0"/>
          <w:marBottom w:val="0"/>
          <w:divBdr>
            <w:top w:val="single" w:sz="6" w:space="5" w:color="FFFFFF"/>
            <w:left w:val="single" w:sz="6" w:space="8" w:color="FFFFFF"/>
            <w:bottom w:val="single" w:sz="6" w:space="5" w:color="AAAAAA"/>
            <w:right w:val="single" w:sz="6" w:space="8" w:color="AAAAAA"/>
          </w:divBdr>
        </w:div>
        <w:div w:id="444736200">
          <w:marLeft w:val="0"/>
          <w:marRight w:val="0"/>
          <w:marTop w:val="0"/>
          <w:marBottom w:val="0"/>
          <w:divBdr>
            <w:top w:val="single" w:sz="6" w:space="5" w:color="FFFFFF"/>
            <w:left w:val="single" w:sz="6" w:space="8" w:color="FFFFFF"/>
            <w:bottom w:val="single" w:sz="6" w:space="5" w:color="AAAAAA"/>
            <w:right w:val="single" w:sz="6" w:space="8" w:color="AAAAAA"/>
          </w:divBdr>
        </w:div>
        <w:div w:id="456220825">
          <w:marLeft w:val="0"/>
          <w:marRight w:val="0"/>
          <w:marTop w:val="0"/>
          <w:marBottom w:val="0"/>
          <w:divBdr>
            <w:top w:val="single" w:sz="6" w:space="5" w:color="FFFFFF"/>
            <w:left w:val="single" w:sz="6" w:space="8" w:color="FFFFFF"/>
            <w:bottom w:val="single" w:sz="6" w:space="5" w:color="AAAAAA"/>
            <w:right w:val="single" w:sz="6" w:space="8" w:color="AAAAAA"/>
          </w:divBdr>
        </w:div>
        <w:div w:id="470245479">
          <w:marLeft w:val="0"/>
          <w:marRight w:val="0"/>
          <w:marTop w:val="0"/>
          <w:marBottom w:val="0"/>
          <w:divBdr>
            <w:top w:val="single" w:sz="6" w:space="5" w:color="FFFFFF"/>
            <w:left w:val="single" w:sz="6" w:space="8" w:color="FFFFFF"/>
            <w:bottom w:val="single" w:sz="6" w:space="5" w:color="AAAAAA"/>
            <w:right w:val="single" w:sz="6" w:space="8" w:color="AAAAAA"/>
          </w:divBdr>
        </w:div>
        <w:div w:id="508065576">
          <w:marLeft w:val="0"/>
          <w:marRight w:val="0"/>
          <w:marTop w:val="0"/>
          <w:marBottom w:val="0"/>
          <w:divBdr>
            <w:top w:val="single" w:sz="6" w:space="5" w:color="FFFFFF"/>
            <w:left w:val="single" w:sz="6" w:space="8" w:color="FFFFFF"/>
            <w:bottom w:val="single" w:sz="6" w:space="5" w:color="AAAAAA"/>
            <w:right w:val="single" w:sz="6" w:space="8" w:color="AAAAAA"/>
          </w:divBdr>
        </w:div>
        <w:div w:id="518084943">
          <w:marLeft w:val="0"/>
          <w:marRight w:val="0"/>
          <w:marTop w:val="0"/>
          <w:marBottom w:val="0"/>
          <w:divBdr>
            <w:top w:val="none" w:sz="0" w:space="0" w:color="auto"/>
            <w:left w:val="single" w:sz="6" w:space="8" w:color="auto"/>
            <w:bottom w:val="single" w:sz="6" w:space="8" w:color="AAAAAA"/>
            <w:right w:val="single" w:sz="6" w:space="8" w:color="AAAAAA"/>
          </w:divBdr>
        </w:div>
        <w:div w:id="521865625">
          <w:marLeft w:val="0"/>
          <w:marRight w:val="0"/>
          <w:marTop w:val="0"/>
          <w:marBottom w:val="0"/>
          <w:divBdr>
            <w:top w:val="single" w:sz="6" w:space="5" w:color="FFFFFF"/>
            <w:left w:val="single" w:sz="6" w:space="8" w:color="FFFFFF"/>
            <w:bottom w:val="single" w:sz="6" w:space="5" w:color="AAAAAA"/>
            <w:right w:val="single" w:sz="6" w:space="8" w:color="AAAAAA"/>
          </w:divBdr>
        </w:div>
        <w:div w:id="527257925">
          <w:marLeft w:val="0"/>
          <w:marRight w:val="0"/>
          <w:marTop w:val="0"/>
          <w:marBottom w:val="0"/>
          <w:divBdr>
            <w:top w:val="single" w:sz="6" w:space="5" w:color="FFFFFF"/>
            <w:left w:val="single" w:sz="6" w:space="8" w:color="FFFFFF"/>
            <w:bottom w:val="single" w:sz="6" w:space="5" w:color="AAAAAA"/>
            <w:right w:val="single" w:sz="6" w:space="8" w:color="AAAAAA"/>
          </w:divBdr>
        </w:div>
        <w:div w:id="533618427">
          <w:marLeft w:val="0"/>
          <w:marRight w:val="0"/>
          <w:marTop w:val="0"/>
          <w:marBottom w:val="0"/>
          <w:divBdr>
            <w:top w:val="single" w:sz="6" w:space="5" w:color="FFFFFF"/>
            <w:left w:val="single" w:sz="6" w:space="8" w:color="FFFFFF"/>
            <w:bottom w:val="single" w:sz="6" w:space="5" w:color="AAAAAA"/>
            <w:right w:val="single" w:sz="6" w:space="8" w:color="AAAAAA"/>
          </w:divBdr>
        </w:div>
        <w:div w:id="535504646">
          <w:marLeft w:val="0"/>
          <w:marRight w:val="0"/>
          <w:marTop w:val="0"/>
          <w:marBottom w:val="0"/>
          <w:divBdr>
            <w:top w:val="single" w:sz="6" w:space="5" w:color="FFFFFF"/>
            <w:left w:val="single" w:sz="6" w:space="8" w:color="FFFFFF"/>
            <w:bottom w:val="single" w:sz="6" w:space="5" w:color="AAAAAA"/>
            <w:right w:val="single" w:sz="6" w:space="8" w:color="AAAAAA"/>
          </w:divBdr>
        </w:div>
        <w:div w:id="545338643">
          <w:marLeft w:val="0"/>
          <w:marRight w:val="0"/>
          <w:marTop w:val="0"/>
          <w:marBottom w:val="0"/>
          <w:divBdr>
            <w:top w:val="single" w:sz="6" w:space="5" w:color="FFFFFF"/>
            <w:left w:val="single" w:sz="6" w:space="8" w:color="FFFFFF"/>
            <w:bottom w:val="single" w:sz="6" w:space="5" w:color="AAAAAA"/>
            <w:right w:val="single" w:sz="6" w:space="8" w:color="AAAAAA"/>
          </w:divBdr>
        </w:div>
        <w:div w:id="554464877">
          <w:marLeft w:val="0"/>
          <w:marRight w:val="0"/>
          <w:marTop w:val="0"/>
          <w:marBottom w:val="0"/>
          <w:divBdr>
            <w:top w:val="single" w:sz="6" w:space="5" w:color="FFFFFF"/>
            <w:left w:val="single" w:sz="6" w:space="8" w:color="FFFFFF"/>
            <w:bottom w:val="single" w:sz="6" w:space="5" w:color="AAAAAA"/>
            <w:right w:val="single" w:sz="6" w:space="8" w:color="AAAAAA"/>
          </w:divBdr>
        </w:div>
        <w:div w:id="589852072">
          <w:marLeft w:val="0"/>
          <w:marRight w:val="0"/>
          <w:marTop w:val="0"/>
          <w:marBottom w:val="0"/>
          <w:divBdr>
            <w:top w:val="single" w:sz="6" w:space="5" w:color="FFFFFF"/>
            <w:left w:val="single" w:sz="6" w:space="8" w:color="FFFFFF"/>
            <w:bottom w:val="single" w:sz="6" w:space="5" w:color="AAAAAA"/>
            <w:right w:val="single" w:sz="6" w:space="8" w:color="AAAAAA"/>
          </w:divBdr>
        </w:div>
        <w:div w:id="599873866">
          <w:marLeft w:val="0"/>
          <w:marRight w:val="0"/>
          <w:marTop w:val="0"/>
          <w:marBottom w:val="0"/>
          <w:divBdr>
            <w:top w:val="single" w:sz="6" w:space="5" w:color="FFFFFF"/>
            <w:left w:val="single" w:sz="6" w:space="8" w:color="FFFFFF"/>
            <w:bottom w:val="single" w:sz="6" w:space="5" w:color="AAAAAA"/>
            <w:right w:val="single" w:sz="6" w:space="8" w:color="AAAAAA"/>
          </w:divBdr>
        </w:div>
        <w:div w:id="605501846">
          <w:marLeft w:val="0"/>
          <w:marRight w:val="0"/>
          <w:marTop w:val="0"/>
          <w:marBottom w:val="0"/>
          <w:divBdr>
            <w:top w:val="single" w:sz="6" w:space="5" w:color="FFFFFF"/>
            <w:left w:val="single" w:sz="6" w:space="8" w:color="FFFFFF"/>
            <w:bottom w:val="single" w:sz="6" w:space="5" w:color="AAAAAA"/>
            <w:right w:val="single" w:sz="6" w:space="8" w:color="AAAAAA"/>
          </w:divBdr>
        </w:div>
        <w:div w:id="605769613">
          <w:marLeft w:val="0"/>
          <w:marRight w:val="0"/>
          <w:marTop w:val="0"/>
          <w:marBottom w:val="0"/>
          <w:divBdr>
            <w:top w:val="single" w:sz="6" w:space="5" w:color="FFFFFF"/>
            <w:left w:val="single" w:sz="6" w:space="8" w:color="FFFFFF"/>
            <w:bottom w:val="single" w:sz="6" w:space="5" w:color="AAAAAA"/>
            <w:right w:val="single" w:sz="6" w:space="8" w:color="AAAAAA"/>
          </w:divBdr>
        </w:div>
        <w:div w:id="609706713">
          <w:marLeft w:val="0"/>
          <w:marRight w:val="0"/>
          <w:marTop w:val="0"/>
          <w:marBottom w:val="0"/>
          <w:divBdr>
            <w:top w:val="single" w:sz="6" w:space="5" w:color="FFFFFF"/>
            <w:left w:val="single" w:sz="6" w:space="8" w:color="FFFFFF"/>
            <w:bottom w:val="single" w:sz="6" w:space="5" w:color="AAAAAA"/>
            <w:right w:val="single" w:sz="6" w:space="8" w:color="AAAAAA"/>
          </w:divBdr>
        </w:div>
        <w:div w:id="614294006">
          <w:marLeft w:val="0"/>
          <w:marRight w:val="0"/>
          <w:marTop w:val="0"/>
          <w:marBottom w:val="0"/>
          <w:divBdr>
            <w:top w:val="single" w:sz="6" w:space="5" w:color="FFFFFF"/>
            <w:left w:val="single" w:sz="6" w:space="8" w:color="FFFFFF"/>
            <w:bottom w:val="single" w:sz="6" w:space="5" w:color="AAAAAA"/>
            <w:right w:val="single" w:sz="6" w:space="8" w:color="AAAAAA"/>
          </w:divBdr>
        </w:div>
        <w:div w:id="622855155">
          <w:marLeft w:val="0"/>
          <w:marRight w:val="0"/>
          <w:marTop w:val="0"/>
          <w:marBottom w:val="0"/>
          <w:divBdr>
            <w:top w:val="single" w:sz="6" w:space="5" w:color="FFFFFF"/>
            <w:left w:val="single" w:sz="6" w:space="8" w:color="FFFFFF"/>
            <w:bottom w:val="single" w:sz="6" w:space="5" w:color="AAAAAA"/>
            <w:right w:val="single" w:sz="6" w:space="8" w:color="AAAAAA"/>
          </w:divBdr>
        </w:div>
        <w:div w:id="639042771">
          <w:marLeft w:val="0"/>
          <w:marRight w:val="0"/>
          <w:marTop w:val="0"/>
          <w:marBottom w:val="0"/>
          <w:divBdr>
            <w:top w:val="single" w:sz="6" w:space="5" w:color="FFFFFF"/>
            <w:left w:val="single" w:sz="6" w:space="8" w:color="FFFFFF"/>
            <w:bottom w:val="single" w:sz="6" w:space="5" w:color="AAAAAA"/>
            <w:right w:val="single" w:sz="6" w:space="8" w:color="AAAAAA"/>
          </w:divBdr>
        </w:div>
        <w:div w:id="686559080">
          <w:marLeft w:val="0"/>
          <w:marRight w:val="0"/>
          <w:marTop w:val="0"/>
          <w:marBottom w:val="0"/>
          <w:divBdr>
            <w:top w:val="single" w:sz="6" w:space="5" w:color="FFFFFF"/>
            <w:left w:val="single" w:sz="6" w:space="8" w:color="FFFFFF"/>
            <w:bottom w:val="single" w:sz="6" w:space="5" w:color="AAAAAA"/>
            <w:right w:val="single" w:sz="6" w:space="8" w:color="AAAAAA"/>
          </w:divBdr>
        </w:div>
        <w:div w:id="689532174">
          <w:marLeft w:val="0"/>
          <w:marRight w:val="0"/>
          <w:marTop w:val="0"/>
          <w:marBottom w:val="0"/>
          <w:divBdr>
            <w:top w:val="single" w:sz="6" w:space="5" w:color="FFFFFF"/>
            <w:left w:val="single" w:sz="6" w:space="8" w:color="FFFFFF"/>
            <w:bottom w:val="single" w:sz="6" w:space="5" w:color="AAAAAA"/>
            <w:right w:val="single" w:sz="6" w:space="8" w:color="AAAAAA"/>
          </w:divBdr>
        </w:div>
        <w:div w:id="712120580">
          <w:marLeft w:val="0"/>
          <w:marRight w:val="0"/>
          <w:marTop w:val="0"/>
          <w:marBottom w:val="0"/>
          <w:divBdr>
            <w:top w:val="single" w:sz="6" w:space="5" w:color="FFFFFF"/>
            <w:left w:val="single" w:sz="6" w:space="8" w:color="FFFFFF"/>
            <w:bottom w:val="single" w:sz="6" w:space="5" w:color="AAAAAA"/>
            <w:right w:val="single" w:sz="6" w:space="8" w:color="AAAAAA"/>
          </w:divBdr>
        </w:div>
        <w:div w:id="718868068">
          <w:marLeft w:val="0"/>
          <w:marRight w:val="0"/>
          <w:marTop w:val="0"/>
          <w:marBottom w:val="0"/>
          <w:divBdr>
            <w:top w:val="single" w:sz="6" w:space="5" w:color="FFFFFF"/>
            <w:left w:val="single" w:sz="6" w:space="8" w:color="FFFFFF"/>
            <w:bottom w:val="single" w:sz="6" w:space="5" w:color="AAAAAA"/>
            <w:right w:val="single" w:sz="6" w:space="8" w:color="AAAAAA"/>
          </w:divBdr>
        </w:div>
        <w:div w:id="724641428">
          <w:marLeft w:val="0"/>
          <w:marRight w:val="0"/>
          <w:marTop w:val="0"/>
          <w:marBottom w:val="0"/>
          <w:divBdr>
            <w:top w:val="none" w:sz="0" w:space="0" w:color="auto"/>
            <w:left w:val="single" w:sz="6" w:space="8" w:color="auto"/>
            <w:bottom w:val="single" w:sz="6" w:space="8" w:color="AAAAAA"/>
            <w:right w:val="single" w:sz="6" w:space="8" w:color="AAAAAA"/>
          </w:divBdr>
        </w:div>
        <w:div w:id="742606270">
          <w:marLeft w:val="0"/>
          <w:marRight w:val="0"/>
          <w:marTop w:val="0"/>
          <w:marBottom w:val="0"/>
          <w:divBdr>
            <w:top w:val="single" w:sz="6" w:space="5" w:color="FFFFFF"/>
            <w:left w:val="single" w:sz="6" w:space="8" w:color="FFFFFF"/>
            <w:bottom w:val="single" w:sz="6" w:space="5" w:color="AAAAAA"/>
            <w:right w:val="single" w:sz="6" w:space="8" w:color="AAAAAA"/>
          </w:divBdr>
        </w:div>
        <w:div w:id="743911937">
          <w:marLeft w:val="0"/>
          <w:marRight w:val="0"/>
          <w:marTop w:val="0"/>
          <w:marBottom w:val="0"/>
          <w:divBdr>
            <w:top w:val="none" w:sz="0" w:space="0" w:color="auto"/>
            <w:left w:val="single" w:sz="6" w:space="8" w:color="auto"/>
            <w:bottom w:val="single" w:sz="6" w:space="8" w:color="AAAAAA"/>
            <w:right w:val="single" w:sz="6" w:space="8" w:color="AAAAAA"/>
          </w:divBdr>
        </w:div>
        <w:div w:id="753890823">
          <w:marLeft w:val="0"/>
          <w:marRight w:val="0"/>
          <w:marTop w:val="0"/>
          <w:marBottom w:val="0"/>
          <w:divBdr>
            <w:top w:val="single" w:sz="6" w:space="5" w:color="FFFFFF"/>
            <w:left w:val="single" w:sz="6" w:space="8" w:color="FFFFFF"/>
            <w:bottom w:val="single" w:sz="6" w:space="5" w:color="AAAAAA"/>
            <w:right w:val="single" w:sz="6" w:space="8" w:color="AAAAAA"/>
          </w:divBdr>
        </w:div>
        <w:div w:id="777456010">
          <w:marLeft w:val="0"/>
          <w:marRight w:val="0"/>
          <w:marTop w:val="0"/>
          <w:marBottom w:val="0"/>
          <w:divBdr>
            <w:top w:val="single" w:sz="6" w:space="5" w:color="FFFFFF"/>
            <w:left w:val="single" w:sz="6" w:space="8" w:color="FFFFFF"/>
            <w:bottom w:val="single" w:sz="6" w:space="5" w:color="AAAAAA"/>
            <w:right w:val="single" w:sz="6" w:space="8" w:color="AAAAAA"/>
          </w:divBdr>
        </w:div>
        <w:div w:id="781074406">
          <w:marLeft w:val="0"/>
          <w:marRight w:val="0"/>
          <w:marTop w:val="0"/>
          <w:marBottom w:val="0"/>
          <w:divBdr>
            <w:top w:val="single" w:sz="6" w:space="5" w:color="FFFFFF"/>
            <w:left w:val="single" w:sz="6" w:space="8" w:color="FFFFFF"/>
            <w:bottom w:val="single" w:sz="6" w:space="5" w:color="AAAAAA"/>
            <w:right w:val="single" w:sz="6" w:space="8" w:color="AAAAAA"/>
          </w:divBdr>
        </w:div>
        <w:div w:id="788595370">
          <w:marLeft w:val="0"/>
          <w:marRight w:val="0"/>
          <w:marTop w:val="0"/>
          <w:marBottom w:val="0"/>
          <w:divBdr>
            <w:top w:val="single" w:sz="6" w:space="5" w:color="FFFFFF"/>
            <w:left w:val="single" w:sz="6" w:space="8" w:color="FFFFFF"/>
            <w:bottom w:val="single" w:sz="6" w:space="5" w:color="AAAAAA"/>
            <w:right w:val="single" w:sz="6" w:space="8" w:color="AAAAAA"/>
          </w:divBdr>
        </w:div>
        <w:div w:id="843932199">
          <w:marLeft w:val="0"/>
          <w:marRight w:val="0"/>
          <w:marTop w:val="0"/>
          <w:marBottom w:val="0"/>
          <w:divBdr>
            <w:top w:val="single" w:sz="6" w:space="5" w:color="FFFFFF"/>
            <w:left w:val="single" w:sz="6" w:space="8" w:color="FFFFFF"/>
            <w:bottom w:val="single" w:sz="6" w:space="5" w:color="AAAAAA"/>
            <w:right w:val="single" w:sz="6" w:space="8" w:color="AAAAAA"/>
          </w:divBdr>
        </w:div>
        <w:div w:id="870605142">
          <w:marLeft w:val="0"/>
          <w:marRight w:val="0"/>
          <w:marTop w:val="0"/>
          <w:marBottom w:val="0"/>
          <w:divBdr>
            <w:top w:val="single" w:sz="6" w:space="5" w:color="FFFFFF"/>
            <w:left w:val="single" w:sz="6" w:space="8" w:color="FFFFFF"/>
            <w:bottom w:val="single" w:sz="6" w:space="5" w:color="AAAAAA"/>
            <w:right w:val="single" w:sz="6" w:space="8" w:color="AAAAAA"/>
          </w:divBdr>
        </w:div>
        <w:div w:id="872352601">
          <w:marLeft w:val="0"/>
          <w:marRight w:val="0"/>
          <w:marTop w:val="0"/>
          <w:marBottom w:val="0"/>
          <w:divBdr>
            <w:top w:val="single" w:sz="6" w:space="5" w:color="FFFFFF"/>
            <w:left w:val="single" w:sz="6" w:space="8" w:color="FFFFFF"/>
            <w:bottom w:val="single" w:sz="6" w:space="5" w:color="AAAAAA"/>
            <w:right w:val="single" w:sz="6" w:space="8" w:color="AAAAAA"/>
          </w:divBdr>
        </w:div>
        <w:div w:id="909928520">
          <w:marLeft w:val="0"/>
          <w:marRight w:val="0"/>
          <w:marTop w:val="0"/>
          <w:marBottom w:val="0"/>
          <w:divBdr>
            <w:top w:val="single" w:sz="6" w:space="5" w:color="FFFFFF"/>
            <w:left w:val="single" w:sz="6" w:space="8" w:color="FFFFFF"/>
            <w:bottom w:val="single" w:sz="6" w:space="5" w:color="AAAAAA"/>
            <w:right w:val="single" w:sz="6" w:space="8" w:color="AAAAAA"/>
          </w:divBdr>
        </w:div>
        <w:div w:id="913859297">
          <w:marLeft w:val="0"/>
          <w:marRight w:val="0"/>
          <w:marTop w:val="0"/>
          <w:marBottom w:val="0"/>
          <w:divBdr>
            <w:top w:val="none" w:sz="0" w:space="0" w:color="auto"/>
            <w:left w:val="single" w:sz="6" w:space="8" w:color="auto"/>
            <w:bottom w:val="single" w:sz="6" w:space="8" w:color="AAAAAA"/>
            <w:right w:val="single" w:sz="6" w:space="8" w:color="AAAAAA"/>
          </w:divBdr>
        </w:div>
        <w:div w:id="924726931">
          <w:marLeft w:val="0"/>
          <w:marRight w:val="0"/>
          <w:marTop w:val="0"/>
          <w:marBottom w:val="0"/>
          <w:divBdr>
            <w:top w:val="single" w:sz="6" w:space="5" w:color="FFFFFF"/>
            <w:left w:val="single" w:sz="6" w:space="8" w:color="FFFFFF"/>
            <w:bottom w:val="single" w:sz="6" w:space="5" w:color="AAAAAA"/>
            <w:right w:val="single" w:sz="6" w:space="8" w:color="AAAAAA"/>
          </w:divBdr>
        </w:div>
        <w:div w:id="933517866">
          <w:marLeft w:val="0"/>
          <w:marRight w:val="0"/>
          <w:marTop w:val="0"/>
          <w:marBottom w:val="0"/>
          <w:divBdr>
            <w:top w:val="single" w:sz="6" w:space="5" w:color="FFFFFF"/>
            <w:left w:val="single" w:sz="6" w:space="8" w:color="FFFFFF"/>
            <w:bottom w:val="single" w:sz="6" w:space="5" w:color="AAAAAA"/>
            <w:right w:val="single" w:sz="6" w:space="8" w:color="AAAAAA"/>
          </w:divBdr>
        </w:div>
        <w:div w:id="962617270">
          <w:marLeft w:val="0"/>
          <w:marRight w:val="0"/>
          <w:marTop w:val="0"/>
          <w:marBottom w:val="0"/>
          <w:divBdr>
            <w:top w:val="single" w:sz="6" w:space="5" w:color="FFFFFF"/>
            <w:left w:val="single" w:sz="6" w:space="8" w:color="FFFFFF"/>
            <w:bottom w:val="single" w:sz="6" w:space="5" w:color="AAAAAA"/>
            <w:right w:val="single" w:sz="6" w:space="8" w:color="AAAAAA"/>
          </w:divBdr>
        </w:div>
        <w:div w:id="964699909">
          <w:marLeft w:val="0"/>
          <w:marRight w:val="0"/>
          <w:marTop w:val="0"/>
          <w:marBottom w:val="0"/>
          <w:divBdr>
            <w:top w:val="single" w:sz="6" w:space="5" w:color="FFFFFF"/>
            <w:left w:val="single" w:sz="6" w:space="8" w:color="FFFFFF"/>
            <w:bottom w:val="single" w:sz="6" w:space="5" w:color="AAAAAA"/>
            <w:right w:val="single" w:sz="6" w:space="8" w:color="AAAAAA"/>
          </w:divBdr>
        </w:div>
        <w:div w:id="969214084">
          <w:marLeft w:val="0"/>
          <w:marRight w:val="0"/>
          <w:marTop w:val="0"/>
          <w:marBottom w:val="0"/>
          <w:divBdr>
            <w:top w:val="single" w:sz="6" w:space="5" w:color="FFFFFF"/>
            <w:left w:val="single" w:sz="6" w:space="8" w:color="FFFFFF"/>
            <w:bottom w:val="single" w:sz="6" w:space="5" w:color="AAAAAA"/>
            <w:right w:val="single" w:sz="6" w:space="8" w:color="AAAAAA"/>
          </w:divBdr>
        </w:div>
        <w:div w:id="1005522655">
          <w:marLeft w:val="0"/>
          <w:marRight w:val="0"/>
          <w:marTop w:val="0"/>
          <w:marBottom w:val="0"/>
          <w:divBdr>
            <w:top w:val="none" w:sz="0" w:space="0" w:color="auto"/>
            <w:left w:val="single" w:sz="6" w:space="8" w:color="auto"/>
            <w:bottom w:val="single" w:sz="6" w:space="8" w:color="AAAAAA"/>
            <w:right w:val="single" w:sz="6" w:space="8" w:color="AAAAAA"/>
          </w:divBdr>
        </w:div>
        <w:div w:id="1034379666">
          <w:marLeft w:val="0"/>
          <w:marRight w:val="0"/>
          <w:marTop w:val="0"/>
          <w:marBottom w:val="0"/>
          <w:divBdr>
            <w:top w:val="none" w:sz="0" w:space="0" w:color="auto"/>
            <w:left w:val="single" w:sz="6" w:space="8" w:color="auto"/>
            <w:bottom w:val="single" w:sz="6" w:space="8" w:color="AAAAAA"/>
            <w:right w:val="single" w:sz="6" w:space="8" w:color="AAAAAA"/>
          </w:divBdr>
        </w:div>
        <w:div w:id="1036387903">
          <w:marLeft w:val="0"/>
          <w:marRight w:val="0"/>
          <w:marTop w:val="0"/>
          <w:marBottom w:val="0"/>
          <w:divBdr>
            <w:top w:val="single" w:sz="6" w:space="5" w:color="FFFFFF"/>
            <w:left w:val="single" w:sz="6" w:space="8" w:color="FFFFFF"/>
            <w:bottom w:val="single" w:sz="6" w:space="5" w:color="AAAAAA"/>
            <w:right w:val="single" w:sz="6" w:space="8" w:color="AAAAAA"/>
          </w:divBdr>
        </w:div>
        <w:div w:id="1044671410">
          <w:marLeft w:val="0"/>
          <w:marRight w:val="0"/>
          <w:marTop w:val="0"/>
          <w:marBottom w:val="0"/>
          <w:divBdr>
            <w:top w:val="single" w:sz="6" w:space="5" w:color="FFFFFF"/>
            <w:left w:val="single" w:sz="6" w:space="8" w:color="FFFFFF"/>
            <w:bottom w:val="single" w:sz="6" w:space="5" w:color="AAAAAA"/>
            <w:right w:val="single" w:sz="6" w:space="8" w:color="AAAAAA"/>
          </w:divBdr>
        </w:div>
        <w:div w:id="1062489092">
          <w:marLeft w:val="0"/>
          <w:marRight w:val="0"/>
          <w:marTop w:val="0"/>
          <w:marBottom w:val="0"/>
          <w:divBdr>
            <w:top w:val="single" w:sz="6" w:space="5" w:color="FFFFFF"/>
            <w:left w:val="single" w:sz="6" w:space="8" w:color="FFFFFF"/>
            <w:bottom w:val="single" w:sz="6" w:space="5" w:color="AAAAAA"/>
            <w:right w:val="single" w:sz="6" w:space="8" w:color="AAAAAA"/>
          </w:divBdr>
        </w:div>
        <w:div w:id="1077172909">
          <w:marLeft w:val="0"/>
          <w:marRight w:val="0"/>
          <w:marTop w:val="0"/>
          <w:marBottom w:val="0"/>
          <w:divBdr>
            <w:top w:val="single" w:sz="6" w:space="5" w:color="FFFFFF"/>
            <w:left w:val="single" w:sz="6" w:space="8" w:color="FFFFFF"/>
            <w:bottom w:val="single" w:sz="6" w:space="5" w:color="AAAAAA"/>
            <w:right w:val="single" w:sz="6" w:space="8" w:color="AAAAAA"/>
          </w:divBdr>
        </w:div>
        <w:div w:id="1079131067">
          <w:marLeft w:val="0"/>
          <w:marRight w:val="0"/>
          <w:marTop w:val="0"/>
          <w:marBottom w:val="0"/>
          <w:divBdr>
            <w:top w:val="single" w:sz="6" w:space="5" w:color="FFFFFF"/>
            <w:left w:val="single" w:sz="6" w:space="8" w:color="FFFFFF"/>
            <w:bottom w:val="single" w:sz="6" w:space="5" w:color="AAAAAA"/>
            <w:right w:val="single" w:sz="6" w:space="8" w:color="AAAAAA"/>
          </w:divBdr>
        </w:div>
        <w:div w:id="1090541680">
          <w:marLeft w:val="0"/>
          <w:marRight w:val="0"/>
          <w:marTop w:val="0"/>
          <w:marBottom w:val="0"/>
          <w:divBdr>
            <w:top w:val="none" w:sz="0" w:space="0" w:color="auto"/>
            <w:left w:val="single" w:sz="6" w:space="8" w:color="auto"/>
            <w:bottom w:val="single" w:sz="6" w:space="8" w:color="AAAAAA"/>
            <w:right w:val="single" w:sz="6" w:space="8" w:color="AAAAAA"/>
          </w:divBdr>
        </w:div>
        <w:div w:id="1096830338">
          <w:marLeft w:val="0"/>
          <w:marRight w:val="0"/>
          <w:marTop w:val="0"/>
          <w:marBottom w:val="0"/>
          <w:divBdr>
            <w:top w:val="single" w:sz="6" w:space="5" w:color="FFFFFF"/>
            <w:left w:val="single" w:sz="6" w:space="8" w:color="FFFFFF"/>
            <w:bottom w:val="single" w:sz="6" w:space="5" w:color="AAAAAA"/>
            <w:right w:val="single" w:sz="6" w:space="8" w:color="AAAAAA"/>
          </w:divBdr>
        </w:div>
        <w:div w:id="1103919121">
          <w:marLeft w:val="0"/>
          <w:marRight w:val="0"/>
          <w:marTop w:val="0"/>
          <w:marBottom w:val="0"/>
          <w:divBdr>
            <w:top w:val="single" w:sz="6" w:space="5" w:color="FFFFFF"/>
            <w:left w:val="single" w:sz="6" w:space="8" w:color="FFFFFF"/>
            <w:bottom w:val="single" w:sz="6" w:space="5" w:color="AAAAAA"/>
            <w:right w:val="single" w:sz="6" w:space="8" w:color="AAAAAA"/>
          </w:divBdr>
        </w:div>
        <w:div w:id="1104770321">
          <w:marLeft w:val="0"/>
          <w:marRight w:val="0"/>
          <w:marTop w:val="0"/>
          <w:marBottom w:val="0"/>
          <w:divBdr>
            <w:top w:val="single" w:sz="6" w:space="5" w:color="FFFFFF"/>
            <w:left w:val="single" w:sz="6" w:space="8" w:color="FFFFFF"/>
            <w:bottom w:val="single" w:sz="6" w:space="5" w:color="AAAAAA"/>
            <w:right w:val="single" w:sz="6" w:space="8" w:color="AAAAAA"/>
          </w:divBdr>
        </w:div>
        <w:div w:id="1112553134">
          <w:marLeft w:val="0"/>
          <w:marRight w:val="0"/>
          <w:marTop w:val="0"/>
          <w:marBottom w:val="0"/>
          <w:divBdr>
            <w:top w:val="single" w:sz="6" w:space="5" w:color="FFFFFF"/>
            <w:left w:val="single" w:sz="6" w:space="8" w:color="FFFFFF"/>
            <w:bottom w:val="single" w:sz="6" w:space="5" w:color="AAAAAA"/>
            <w:right w:val="single" w:sz="6" w:space="8" w:color="AAAAAA"/>
          </w:divBdr>
        </w:div>
        <w:div w:id="1116489014">
          <w:marLeft w:val="0"/>
          <w:marRight w:val="0"/>
          <w:marTop w:val="0"/>
          <w:marBottom w:val="0"/>
          <w:divBdr>
            <w:top w:val="single" w:sz="6" w:space="5" w:color="FFFFFF"/>
            <w:left w:val="single" w:sz="6" w:space="8" w:color="FFFFFF"/>
            <w:bottom w:val="single" w:sz="6" w:space="5" w:color="AAAAAA"/>
            <w:right w:val="single" w:sz="6" w:space="8" w:color="AAAAAA"/>
          </w:divBdr>
        </w:div>
        <w:div w:id="1128813280">
          <w:marLeft w:val="0"/>
          <w:marRight w:val="0"/>
          <w:marTop w:val="0"/>
          <w:marBottom w:val="0"/>
          <w:divBdr>
            <w:top w:val="single" w:sz="6" w:space="5" w:color="FFFFFF"/>
            <w:left w:val="single" w:sz="6" w:space="8" w:color="FFFFFF"/>
            <w:bottom w:val="single" w:sz="6" w:space="5" w:color="AAAAAA"/>
            <w:right w:val="single" w:sz="6" w:space="8" w:color="AAAAAA"/>
          </w:divBdr>
        </w:div>
        <w:div w:id="1183864326">
          <w:marLeft w:val="0"/>
          <w:marRight w:val="0"/>
          <w:marTop w:val="0"/>
          <w:marBottom w:val="0"/>
          <w:divBdr>
            <w:top w:val="single" w:sz="6" w:space="5" w:color="FFFFFF"/>
            <w:left w:val="single" w:sz="6" w:space="8" w:color="FFFFFF"/>
            <w:bottom w:val="single" w:sz="6" w:space="5" w:color="AAAAAA"/>
            <w:right w:val="single" w:sz="6" w:space="8" w:color="AAAAAA"/>
          </w:divBdr>
        </w:div>
        <w:div w:id="1192036649">
          <w:marLeft w:val="0"/>
          <w:marRight w:val="0"/>
          <w:marTop w:val="0"/>
          <w:marBottom w:val="0"/>
          <w:divBdr>
            <w:top w:val="single" w:sz="6" w:space="5" w:color="FFFFFF"/>
            <w:left w:val="single" w:sz="6" w:space="8" w:color="FFFFFF"/>
            <w:bottom w:val="single" w:sz="6" w:space="5" w:color="AAAAAA"/>
            <w:right w:val="single" w:sz="6" w:space="8" w:color="AAAAAA"/>
          </w:divBdr>
        </w:div>
        <w:div w:id="1192062644">
          <w:marLeft w:val="0"/>
          <w:marRight w:val="0"/>
          <w:marTop w:val="0"/>
          <w:marBottom w:val="0"/>
          <w:divBdr>
            <w:top w:val="single" w:sz="6" w:space="5" w:color="FFFFFF"/>
            <w:left w:val="single" w:sz="6" w:space="8" w:color="FFFFFF"/>
            <w:bottom w:val="single" w:sz="6" w:space="5" w:color="AAAAAA"/>
            <w:right w:val="single" w:sz="6" w:space="8" w:color="AAAAAA"/>
          </w:divBdr>
        </w:div>
        <w:div w:id="1217086192">
          <w:marLeft w:val="0"/>
          <w:marRight w:val="0"/>
          <w:marTop w:val="0"/>
          <w:marBottom w:val="0"/>
          <w:divBdr>
            <w:top w:val="single" w:sz="6" w:space="5" w:color="FFFFFF"/>
            <w:left w:val="single" w:sz="6" w:space="8" w:color="FFFFFF"/>
            <w:bottom w:val="single" w:sz="6" w:space="5" w:color="AAAAAA"/>
            <w:right w:val="single" w:sz="6" w:space="8" w:color="AAAAAA"/>
          </w:divBdr>
        </w:div>
        <w:div w:id="1253969859">
          <w:marLeft w:val="0"/>
          <w:marRight w:val="0"/>
          <w:marTop w:val="0"/>
          <w:marBottom w:val="0"/>
          <w:divBdr>
            <w:top w:val="single" w:sz="6" w:space="5" w:color="FFFFFF"/>
            <w:left w:val="single" w:sz="6" w:space="8" w:color="FFFFFF"/>
            <w:bottom w:val="single" w:sz="6" w:space="5" w:color="AAAAAA"/>
            <w:right w:val="single" w:sz="6" w:space="8" w:color="AAAAAA"/>
          </w:divBdr>
        </w:div>
        <w:div w:id="1256669424">
          <w:marLeft w:val="0"/>
          <w:marRight w:val="0"/>
          <w:marTop w:val="0"/>
          <w:marBottom w:val="0"/>
          <w:divBdr>
            <w:top w:val="single" w:sz="6" w:space="5" w:color="FFFFFF"/>
            <w:left w:val="single" w:sz="6" w:space="8" w:color="FFFFFF"/>
            <w:bottom w:val="single" w:sz="6" w:space="5" w:color="AAAAAA"/>
            <w:right w:val="single" w:sz="6" w:space="8" w:color="AAAAAA"/>
          </w:divBdr>
        </w:div>
        <w:div w:id="1261986237">
          <w:marLeft w:val="0"/>
          <w:marRight w:val="0"/>
          <w:marTop w:val="0"/>
          <w:marBottom w:val="0"/>
          <w:divBdr>
            <w:top w:val="single" w:sz="6" w:space="5" w:color="FFFFFF"/>
            <w:left w:val="single" w:sz="6" w:space="8" w:color="FFFFFF"/>
            <w:bottom w:val="single" w:sz="6" w:space="5" w:color="AAAAAA"/>
            <w:right w:val="single" w:sz="6" w:space="8" w:color="AAAAAA"/>
          </w:divBdr>
        </w:div>
        <w:div w:id="1263954481">
          <w:marLeft w:val="0"/>
          <w:marRight w:val="0"/>
          <w:marTop w:val="0"/>
          <w:marBottom w:val="0"/>
          <w:divBdr>
            <w:top w:val="single" w:sz="6" w:space="5" w:color="FFFFFF"/>
            <w:left w:val="single" w:sz="6" w:space="8" w:color="FFFFFF"/>
            <w:bottom w:val="single" w:sz="6" w:space="5" w:color="AAAAAA"/>
            <w:right w:val="single" w:sz="6" w:space="8" w:color="AAAAAA"/>
          </w:divBdr>
        </w:div>
        <w:div w:id="1279339554">
          <w:marLeft w:val="0"/>
          <w:marRight w:val="0"/>
          <w:marTop w:val="0"/>
          <w:marBottom w:val="0"/>
          <w:divBdr>
            <w:top w:val="single" w:sz="6" w:space="5" w:color="FFFFFF"/>
            <w:left w:val="single" w:sz="6" w:space="8" w:color="FFFFFF"/>
            <w:bottom w:val="single" w:sz="6" w:space="5" w:color="AAAAAA"/>
            <w:right w:val="single" w:sz="6" w:space="8" w:color="AAAAAA"/>
          </w:divBdr>
        </w:div>
        <w:div w:id="1299071720">
          <w:marLeft w:val="0"/>
          <w:marRight w:val="0"/>
          <w:marTop w:val="0"/>
          <w:marBottom w:val="0"/>
          <w:divBdr>
            <w:top w:val="single" w:sz="6" w:space="5" w:color="FFFFFF"/>
            <w:left w:val="single" w:sz="6" w:space="8" w:color="FFFFFF"/>
            <w:bottom w:val="single" w:sz="6" w:space="5" w:color="AAAAAA"/>
            <w:right w:val="single" w:sz="6" w:space="8" w:color="AAAAAA"/>
          </w:divBdr>
        </w:div>
        <w:div w:id="1315380099">
          <w:marLeft w:val="0"/>
          <w:marRight w:val="0"/>
          <w:marTop w:val="0"/>
          <w:marBottom w:val="0"/>
          <w:divBdr>
            <w:top w:val="single" w:sz="6" w:space="5" w:color="FFFFFF"/>
            <w:left w:val="single" w:sz="6" w:space="8" w:color="FFFFFF"/>
            <w:bottom w:val="single" w:sz="6" w:space="5" w:color="AAAAAA"/>
            <w:right w:val="single" w:sz="6" w:space="8" w:color="AAAAAA"/>
          </w:divBdr>
        </w:div>
        <w:div w:id="1363629713">
          <w:marLeft w:val="0"/>
          <w:marRight w:val="0"/>
          <w:marTop w:val="0"/>
          <w:marBottom w:val="0"/>
          <w:divBdr>
            <w:top w:val="single" w:sz="6" w:space="5" w:color="FFFFFF"/>
            <w:left w:val="single" w:sz="6" w:space="8" w:color="FFFFFF"/>
            <w:bottom w:val="single" w:sz="6" w:space="5" w:color="AAAAAA"/>
            <w:right w:val="single" w:sz="6" w:space="8" w:color="AAAAAA"/>
          </w:divBdr>
        </w:div>
        <w:div w:id="1368528561">
          <w:marLeft w:val="0"/>
          <w:marRight w:val="0"/>
          <w:marTop w:val="0"/>
          <w:marBottom w:val="0"/>
          <w:divBdr>
            <w:top w:val="single" w:sz="6" w:space="5" w:color="FFFFFF"/>
            <w:left w:val="single" w:sz="6" w:space="8" w:color="FFFFFF"/>
            <w:bottom w:val="single" w:sz="6" w:space="5" w:color="AAAAAA"/>
            <w:right w:val="single" w:sz="6" w:space="8" w:color="AAAAAA"/>
          </w:divBdr>
        </w:div>
        <w:div w:id="1372416258">
          <w:marLeft w:val="0"/>
          <w:marRight w:val="0"/>
          <w:marTop w:val="0"/>
          <w:marBottom w:val="0"/>
          <w:divBdr>
            <w:top w:val="single" w:sz="6" w:space="5" w:color="FFFFFF"/>
            <w:left w:val="single" w:sz="6" w:space="8" w:color="FFFFFF"/>
            <w:bottom w:val="single" w:sz="6" w:space="5" w:color="AAAAAA"/>
            <w:right w:val="single" w:sz="6" w:space="8" w:color="AAAAAA"/>
          </w:divBdr>
        </w:div>
        <w:div w:id="1376155540">
          <w:marLeft w:val="0"/>
          <w:marRight w:val="0"/>
          <w:marTop w:val="0"/>
          <w:marBottom w:val="0"/>
          <w:divBdr>
            <w:top w:val="single" w:sz="6" w:space="5" w:color="FFFFFF"/>
            <w:left w:val="single" w:sz="6" w:space="8" w:color="FFFFFF"/>
            <w:bottom w:val="single" w:sz="6" w:space="5" w:color="AAAAAA"/>
            <w:right w:val="single" w:sz="6" w:space="8" w:color="AAAAAA"/>
          </w:divBdr>
        </w:div>
        <w:div w:id="1419249200">
          <w:marLeft w:val="0"/>
          <w:marRight w:val="0"/>
          <w:marTop w:val="0"/>
          <w:marBottom w:val="0"/>
          <w:divBdr>
            <w:top w:val="single" w:sz="6" w:space="5" w:color="FFFFFF"/>
            <w:left w:val="single" w:sz="6" w:space="8" w:color="FFFFFF"/>
            <w:bottom w:val="single" w:sz="6" w:space="5" w:color="AAAAAA"/>
            <w:right w:val="single" w:sz="6" w:space="8" w:color="AAAAAA"/>
          </w:divBdr>
        </w:div>
        <w:div w:id="1419672866">
          <w:marLeft w:val="0"/>
          <w:marRight w:val="0"/>
          <w:marTop w:val="0"/>
          <w:marBottom w:val="0"/>
          <w:divBdr>
            <w:top w:val="none" w:sz="0" w:space="0" w:color="auto"/>
            <w:left w:val="single" w:sz="6" w:space="8" w:color="auto"/>
            <w:bottom w:val="single" w:sz="6" w:space="8" w:color="AAAAAA"/>
            <w:right w:val="single" w:sz="6" w:space="8" w:color="AAAAAA"/>
          </w:divBdr>
        </w:div>
        <w:div w:id="1449592217">
          <w:marLeft w:val="0"/>
          <w:marRight w:val="0"/>
          <w:marTop w:val="0"/>
          <w:marBottom w:val="0"/>
          <w:divBdr>
            <w:top w:val="single" w:sz="6" w:space="5" w:color="FFFFFF"/>
            <w:left w:val="single" w:sz="6" w:space="8" w:color="FFFFFF"/>
            <w:bottom w:val="single" w:sz="6" w:space="5" w:color="AAAAAA"/>
            <w:right w:val="single" w:sz="6" w:space="8" w:color="AAAAAA"/>
          </w:divBdr>
        </w:div>
        <w:div w:id="1459251931">
          <w:marLeft w:val="0"/>
          <w:marRight w:val="0"/>
          <w:marTop w:val="0"/>
          <w:marBottom w:val="0"/>
          <w:divBdr>
            <w:top w:val="single" w:sz="6" w:space="5" w:color="FFFFFF"/>
            <w:left w:val="single" w:sz="6" w:space="8" w:color="FFFFFF"/>
            <w:bottom w:val="single" w:sz="6" w:space="5" w:color="AAAAAA"/>
            <w:right w:val="single" w:sz="6" w:space="8" w:color="AAAAAA"/>
          </w:divBdr>
        </w:div>
        <w:div w:id="1505709578">
          <w:marLeft w:val="0"/>
          <w:marRight w:val="0"/>
          <w:marTop w:val="0"/>
          <w:marBottom w:val="0"/>
          <w:divBdr>
            <w:top w:val="single" w:sz="6" w:space="5" w:color="FFFFFF"/>
            <w:left w:val="single" w:sz="6" w:space="8" w:color="FFFFFF"/>
            <w:bottom w:val="single" w:sz="6" w:space="5" w:color="AAAAAA"/>
            <w:right w:val="single" w:sz="6" w:space="8" w:color="AAAAAA"/>
          </w:divBdr>
        </w:div>
        <w:div w:id="1512838425">
          <w:marLeft w:val="0"/>
          <w:marRight w:val="0"/>
          <w:marTop w:val="0"/>
          <w:marBottom w:val="0"/>
          <w:divBdr>
            <w:top w:val="single" w:sz="6" w:space="5" w:color="FFFFFF"/>
            <w:left w:val="single" w:sz="6" w:space="8" w:color="FFFFFF"/>
            <w:bottom w:val="single" w:sz="6" w:space="5" w:color="AAAAAA"/>
            <w:right w:val="single" w:sz="6" w:space="8" w:color="AAAAAA"/>
          </w:divBdr>
        </w:div>
        <w:div w:id="1516723278">
          <w:marLeft w:val="0"/>
          <w:marRight w:val="0"/>
          <w:marTop w:val="0"/>
          <w:marBottom w:val="0"/>
          <w:divBdr>
            <w:top w:val="single" w:sz="6" w:space="5" w:color="FFFFFF"/>
            <w:left w:val="single" w:sz="6" w:space="8" w:color="FFFFFF"/>
            <w:bottom w:val="single" w:sz="6" w:space="5" w:color="AAAAAA"/>
            <w:right w:val="single" w:sz="6" w:space="8" w:color="AAAAAA"/>
          </w:divBdr>
        </w:div>
        <w:div w:id="1543325646">
          <w:marLeft w:val="0"/>
          <w:marRight w:val="0"/>
          <w:marTop w:val="0"/>
          <w:marBottom w:val="0"/>
          <w:divBdr>
            <w:top w:val="single" w:sz="6" w:space="5" w:color="FFFFFF"/>
            <w:left w:val="single" w:sz="6" w:space="8" w:color="FFFFFF"/>
            <w:bottom w:val="single" w:sz="6" w:space="5" w:color="AAAAAA"/>
            <w:right w:val="single" w:sz="6" w:space="8" w:color="AAAAAA"/>
          </w:divBdr>
        </w:div>
        <w:div w:id="1545293066">
          <w:marLeft w:val="0"/>
          <w:marRight w:val="0"/>
          <w:marTop w:val="0"/>
          <w:marBottom w:val="0"/>
          <w:divBdr>
            <w:top w:val="single" w:sz="6" w:space="5" w:color="FFFFFF"/>
            <w:left w:val="single" w:sz="6" w:space="8" w:color="FFFFFF"/>
            <w:bottom w:val="single" w:sz="6" w:space="5" w:color="AAAAAA"/>
            <w:right w:val="single" w:sz="6" w:space="8" w:color="AAAAAA"/>
          </w:divBdr>
        </w:div>
        <w:div w:id="1553271683">
          <w:marLeft w:val="0"/>
          <w:marRight w:val="0"/>
          <w:marTop w:val="0"/>
          <w:marBottom w:val="0"/>
          <w:divBdr>
            <w:top w:val="single" w:sz="6" w:space="5" w:color="FFFFFF"/>
            <w:left w:val="single" w:sz="6" w:space="8" w:color="FFFFFF"/>
            <w:bottom w:val="single" w:sz="6" w:space="5" w:color="AAAAAA"/>
            <w:right w:val="single" w:sz="6" w:space="8" w:color="AAAAAA"/>
          </w:divBdr>
        </w:div>
        <w:div w:id="1573002595">
          <w:marLeft w:val="0"/>
          <w:marRight w:val="0"/>
          <w:marTop w:val="0"/>
          <w:marBottom w:val="0"/>
          <w:divBdr>
            <w:top w:val="single" w:sz="6" w:space="5" w:color="FFFFFF"/>
            <w:left w:val="single" w:sz="6" w:space="8" w:color="FFFFFF"/>
            <w:bottom w:val="single" w:sz="6" w:space="5" w:color="AAAAAA"/>
            <w:right w:val="single" w:sz="6" w:space="8" w:color="AAAAAA"/>
          </w:divBdr>
        </w:div>
        <w:div w:id="1573078580">
          <w:marLeft w:val="0"/>
          <w:marRight w:val="0"/>
          <w:marTop w:val="0"/>
          <w:marBottom w:val="0"/>
          <w:divBdr>
            <w:top w:val="single" w:sz="6" w:space="5" w:color="FFFFFF"/>
            <w:left w:val="single" w:sz="6" w:space="8" w:color="FFFFFF"/>
            <w:bottom w:val="single" w:sz="6" w:space="5" w:color="AAAAAA"/>
            <w:right w:val="single" w:sz="6" w:space="8" w:color="AAAAAA"/>
          </w:divBdr>
        </w:div>
        <w:div w:id="1594971460">
          <w:marLeft w:val="0"/>
          <w:marRight w:val="0"/>
          <w:marTop w:val="0"/>
          <w:marBottom w:val="0"/>
          <w:divBdr>
            <w:top w:val="single" w:sz="6" w:space="5" w:color="FFFFFF"/>
            <w:left w:val="single" w:sz="6" w:space="8" w:color="FFFFFF"/>
            <w:bottom w:val="single" w:sz="6" w:space="5" w:color="AAAAAA"/>
            <w:right w:val="single" w:sz="6" w:space="8" w:color="AAAAAA"/>
          </w:divBdr>
        </w:div>
        <w:div w:id="1606691434">
          <w:marLeft w:val="0"/>
          <w:marRight w:val="0"/>
          <w:marTop w:val="0"/>
          <w:marBottom w:val="0"/>
          <w:divBdr>
            <w:top w:val="single" w:sz="6" w:space="5" w:color="FFFFFF"/>
            <w:left w:val="single" w:sz="6" w:space="8" w:color="FFFFFF"/>
            <w:bottom w:val="single" w:sz="6" w:space="5" w:color="AAAAAA"/>
            <w:right w:val="single" w:sz="6" w:space="8" w:color="AAAAAA"/>
          </w:divBdr>
        </w:div>
        <w:div w:id="1624261792">
          <w:marLeft w:val="0"/>
          <w:marRight w:val="0"/>
          <w:marTop w:val="0"/>
          <w:marBottom w:val="0"/>
          <w:divBdr>
            <w:top w:val="single" w:sz="6" w:space="5" w:color="FFFFFF"/>
            <w:left w:val="single" w:sz="6" w:space="8" w:color="FFFFFF"/>
            <w:bottom w:val="single" w:sz="6" w:space="5" w:color="AAAAAA"/>
            <w:right w:val="single" w:sz="6" w:space="8" w:color="AAAAAA"/>
          </w:divBdr>
        </w:div>
        <w:div w:id="1674838735">
          <w:marLeft w:val="0"/>
          <w:marRight w:val="0"/>
          <w:marTop w:val="0"/>
          <w:marBottom w:val="0"/>
          <w:divBdr>
            <w:top w:val="single" w:sz="6" w:space="5" w:color="FFFFFF"/>
            <w:left w:val="single" w:sz="6" w:space="8" w:color="FFFFFF"/>
            <w:bottom w:val="single" w:sz="6" w:space="5" w:color="AAAAAA"/>
            <w:right w:val="single" w:sz="6" w:space="8" w:color="AAAAAA"/>
          </w:divBdr>
        </w:div>
        <w:div w:id="1691762260">
          <w:marLeft w:val="0"/>
          <w:marRight w:val="0"/>
          <w:marTop w:val="0"/>
          <w:marBottom w:val="0"/>
          <w:divBdr>
            <w:top w:val="single" w:sz="6" w:space="5" w:color="FFFFFF"/>
            <w:left w:val="single" w:sz="6" w:space="8" w:color="FFFFFF"/>
            <w:bottom w:val="single" w:sz="6" w:space="5" w:color="AAAAAA"/>
            <w:right w:val="single" w:sz="6" w:space="8" w:color="AAAAAA"/>
          </w:divBdr>
        </w:div>
        <w:div w:id="1693534692">
          <w:marLeft w:val="0"/>
          <w:marRight w:val="0"/>
          <w:marTop w:val="0"/>
          <w:marBottom w:val="0"/>
          <w:divBdr>
            <w:top w:val="single" w:sz="6" w:space="5" w:color="FFFFFF"/>
            <w:left w:val="single" w:sz="6" w:space="8" w:color="FFFFFF"/>
            <w:bottom w:val="single" w:sz="6" w:space="5" w:color="AAAAAA"/>
            <w:right w:val="single" w:sz="6" w:space="8" w:color="AAAAAA"/>
          </w:divBdr>
        </w:div>
        <w:div w:id="1697735555">
          <w:marLeft w:val="0"/>
          <w:marRight w:val="0"/>
          <w:marTop w:val="0"/>
          <w:marBottom w:val="0"/>
          <w:divBdr>
            <w:top w:val="single" w:sz="6" w:space="5" w:color="FFFFFF"/>
            <w:left w:val="single" w:sz="6" w:space="8" w:color="FFFFFF"/>
            <w:bottom w:val="single" w:sz="6" w:space="5" w:color="AAAAAA"/>
            <w:right w:val="single" w:sz="6" w:space="8" w:color="AAAAAA"/>
          </w:divBdr>
        </w:div>
        <w:div w:id="1712726443">
          <w:marLeft w:val="0"/>
          <w:marRight w:val="0"/>
          <w:marTop w:val="0"/>
          <w:marBottom w:val="0"/>
          <w:divBdr>
            <w:top w:val="single" w:sz="6" w:space="5" w:color="FFFFFF"/>
            <w:left w:val="single" w:sz="6" w:space="8" w:color="FFFFFF"/>
            <w:bottom w:val="single" w:sz="6" w:space="5" w:color="AAAAAA"/>
            <w:right w:val="single" w:sz="6" w:space="8" w:color="AAAAAA"/>
          </w:divBdr>
        </w:div>
        <w:div w:id="1727757097">
          <w:marLeft w:val="0"/>
          <w:marRight w:val="0"/>
          <w:marTop w:val="0"/>
          <w:marBottom w:val="0"/>
          <w:divBdr>
            <w:top w:val="single" w:sz="6" w:space="5" w:color="FFFFFF"/>
            <w:left w:val="single" w:sz="6" w:space="8" w:color="FFFFFF"/>
            <w:bottom w:val="single" w:sz="6" w:space="5" w:color="AAAAAA"/>
            <w:right w:val="single" w:sz="6" w:space="8" w:color="AAAAAA"/>
          </w:divBdr>
        </w:div>
        <w:div w:id="1741516556">
          <w:marLeft w:val="0"/>
          <w:marRight w:val="0"/>
          <w:marTop w:val="0"/>
          <w:marBottom w:val="0"/>
          <w:divBdr>
            <w:top w:val="single" w:sz="6" w:space="5" w:color="FFFFFF"/>
            <w:left w:val="single" w:sz="6" w:space="8" w:color="FFFFFF"/>
            <w:bottom w:val="single" w:sz="6" w:space="5" w:color="AAAAAA"/>
            <w:right w:val="single" w:sz="6" w:space="8" w:color="AAAAAA"/>
          </w:divBdr>
        </w:div>
        <w:div w:id="1806972987">
          <w:marLeft w:val="0"/>
          <w:marRight w:val="0"/>
          <w:marTop w:val="0"/>
          <w:marBottom w:val="0"/>
          <w:divBdr>
            <w:top w:val="single" w:sz="6" w:space="5" w:color="FFFFFF"/>
            <w:left w:val="single" w:sz="6" w:space="8" w:color="FFFFFF"/>
            <w:bottom w:val="single" w:sz="6" w:space="5" w:color="AAAAAA"/>
            <w:right w:val="single" w:sz="6" w:space="8" w:color="AAAAAA"/>
          </w:divBdr>
        </w:div>
        <w:div w:id="1845896524">
          <w:marLeft w:val="0"/>
          <w:marRight w:val="0"/>
          <w:marTop w:val="0"/>
          <w:marBottom w:val="0"/>
          <w:divBdr>
            <w:top w:val="single" w:sz="6" w:space="5" w:color="FFFFFF"/>
            <w:left w:val="single" w:sz="6" w:space="8" w:color="FFFFFF"/>
            <w:bottom w:val="single" w:sz="6" w:space="5" w:color="AAAAAA"/>
            <w:right w:val="single" w:sz="6" w:space="8" w:color="AAAAAA"/>
          </w:divBdr>
        </w:div>
        <w:div w:id="1871725454">
          <w:marLeft w:val="0"/>
          <w:marRight w:val="0"/>
          <w:marTop w:val="0"/>
          <w:marBottom w:val="0"/>
          <w:divBdr>
            <w:top w:val="single" w:sz="6" w:space="5" w:color="FFFFFF"/>
            <w:left w:val="single" w:sz="6" w:space="8" w:color="FFFFFF"/>
            <w:bottom w:val="single" w:sz="6" w:space="5" w:color="AAAAAA"/>
            <w:right w:val="single" w:sz="6" w:space="8" w:color="AAAAAA"/>
          </w:divBdr>
        </w:div>
        <w:div w:id="1875969067">
          <w:marLeft w:val="0"/>
          <w:marRight w:val="0"/>
          <w:marTop w:val="0"/>
          <w:marBottom w:val="0"/>
          <w:divBdr>
            <w:top w:val="single" w:sz="6" w:space="5" w:color="FFFFFF"/>
            <w:left w:val="single" w:sz="6" w:space="8" w:color="FFFFFF"/>
            <w:bottom w:val="single" w:sz="6" w:space="5" w:color="AAAAAA"/>
            <w:right w:val="single" w:sz="6" w:space="8" w:color="AAAAAA"/>
          </w:divBdr>
        </w:div>
        <w:div w:id="1879927918">
          <w:marLeft w:val="0"/>
          <w:marRight w:val="0"/>
          <w:marTop w:val="0"/>
          <w:marBottom w:val="0"/>
          <w:divBdr>
            <w:top w:val="single" w:sz="6" w:space="5" w:color="FFFFFF"/>
            <w:left w:val="single" w:sz="6" w:space="8" w:color="FFFFFF"/>
            <w:bottom w:val="single" w:sz="6" w:space="5" w:color="AAAAAA"/>
            <w:right w:val="single" w:sz="6" w:space="8" w:color="AAAAAA"/>
          </w:divBdr>
        </w:div>
        <w:div w:id="1920554399">
          <w:marLeft w:val="0"/>
          <w:marRight w:val="0"/>
          <w:marTop w:val="0"/>
          <w:marBottom w:val="0"/>
          <w:divBdr>
            <w:top w:val="single" w:sz="6" w:space="5" w:color="FFFFFF"/>
            <w:left w:val="single" w:sz="6" w:space="8" w:color="FFFFFF"/>
            <w:bottom w:val="single" w:sz="6" w:space="5" w:color="AAAAAA"/>
            <w:right w:val="single" w:sz="6" w:space="8" w:color="AAAAAA"/>
          </w:divBdr>
        </w:div>
        <w:div w:id="1928491826">
          <w:marLeft w:val="0"/>
          <w:marRight w:val="0"/>
          <w:marTop w:val="0"/>
          <w:marBottom w:val="0"/>
          <w:divBdr>
            <w:top w:val="single" w:sz="6" w:space="5" w:color="FFFFFF"/>
            <w:left w:val="single" w:sz="6" w:space="8" w:color="FFFFFF"/>
            <w:bottom w:val="single" w:sz="6" w:space="5" w:color="AAAAAA"/>
            <w:right w:val="single" w:sz="6" w:space="8" w:color="AAAAAA"/>
          </w:divBdr>
        </w:div>
        <w:div w:id="1948544147">
          <w:marLeft w:val="0"/>
          <w:marRight w:val="0"/>
          <w:marTop w:val="0"/>
          <w:marBottom w:val="0"/>
          <w:divBdr>
            <w:top w:val="single" w:sz="6" w:space="5" w:color="FFFFFF"/>
            <w:left w:val="single" w:sz="6" w:space="8" w:color="FFFFFF"/>
            <w:bottom w:val="single" w:sz="6" w:space="5" w:color="AAAAAA"/>
            <w:right w:val="single" w:sz="6" w:space="8" w:color="AAAAAA"/>
          </w:divBdr>
        </w:div>
        <w:div w:id="1975139953">
          <w:marLeft w:val="0"/>
          <w:marRight w:val="0"/>
          <w:marTop w:val="0"/>
          <w:marBottom w:val="0"/>
          <w:divBdr>
            <w:top w:val="single" w:sz="6" w:space="5" w:color="FFFFFF"/>
            <w:left w:val="single" w:sz="6" w:space="8" w:color="FFFFFF"/>
            <w:bottom w:val="single" w:sz="6" w:space="5" w:color="AAAAAA"/>
            <w:right w:val="single" w:sz="6" w:space="8" w:color="AAAAAA"/>
          </w:divBdr>
        </w:div>
        <w:div w:id="1987513895">
          <w:marLeft w:val="0"/>
          <w:marRight w:val="0"/>
          <w:marTop w:val="0"/>
          <w:marBottom w:val="0"/>
          <w:divBdr>
            <w:top w:val="single" w:sz="6" w:space="5" w:color="FFFFFF"/>
            <w:left w:val="single" w:sz="6" w:space="8" w:color="FFFFFF"/>
            <w:bottom w:val="single" w:sz="6" w:space="5" w:color="AAAAAA"/>
            <w:right w:val="single" w:sz="6" w:space="8" w:color="AAAAAA"/>
          </w:divBdr>
        </w:div>
        <w:div w:id="1989088914">
          <w:marLeft w:val="0"/>
          <w:marRight w:val="0"/>
          <w:marTop w:val="0"/>
          <w:marBottom w:val="0"/>
          <w:divBdr>
            <w:top w:val="single" w:sz="6" w:space="5" w:color="FFFFFF"/>
            <w:left w:val="single" w:sz="6" w:space="8" w:color="FFFFFF"/>
            <w:bottom w:val="single" w:sz="6" w:space="5" w:color="AAAAAA"/>
            <w:right w:val="single" w:sz="6" w:space="8" w:color="AAAAAA"/>
          </w:divBdr>
        </w:div>
        <w:div w:id="2015453500">
          <w:marLeft w:val="0"/>
          <w:marRight w:val="0"/>
          <w:marTop w:val="0"/>
          <w:marBottom w:val="0"/>
          <w:divBdr>
            <w:top w:val="none" w:sz="0" w:space="0" w:color="auto"/>
            <w:left w:val="single" w:sz="6" w:space="8" w:color="auto"/>
            <w:bottom w:val="single" w:sz="6" w:space="8" w:color="AAAAAA"/>
            <w:right w:val="single" w:sz="6" w:space="8" w:color="AAAAAA"/>
          </w:divBdr>
        </w:div>
        <w:div w:id="2028170205">
          <w:marLeft w:val="0"/>
          <w:marRight w:val="0"/>
          <w:marTop w:val="0"/>
          <w:marBottom w:val="0"/>
          <w:divBdr>
            <w:top w:val="single" w:sz="6" w:space="5" w:color="FFFFFF"/>
            <w:left w:val="single" w:sz="6" w:space="8" w:color="FFFFFF"/>
            <w:bottom w:val="single" w:sz="6" w:space="5" w:color="AAAAAA"/>
            <w:right w:val="single" w:sz="6" w:space="8" w:color="AAAAAA"/>
          </w:divBdr>
        </w:div>
        <w:div w:id="2042707796">
          <w:marLeft w:val="0"/>
          <w:marRight w:val="0"/>
          <w:marTop w:val="0"/>
          <w:marBottom w:val="0"/>
          <w:divBdr>
            <w:top w:val="single" w:sz="6" w:space="5" w:color="FFFFFF"/>
            <w:left w:val="single" w:sz="6" w:space="8" w:color="FFFFFF"/>
            <w:bottom w:val="single" w:sz="6" w:space="5" w:color="AAAAAA"/>
            <w:right w:val="single" w:sz="6" w:space="8" w:color="AAAAAA"/>
          </w:divBdr>
        </w:div>
        <w:div w:id="2072581009">
          <w:marLeft w:val="0"/>
          <w:marRight w:val="0"/>
          <w:marTop w:val="0"/>
          <w:marBottom w:val="0"/>
          <w:divBdr>
            <w:top w:val="single" w:sz="6" w:space="5" w:color="FFFFFF"/>
            <w:left w:val="single" w:sz="6" w:space="8" w:color="FFFFFF"/>
            <w:bottom w:val="single" w:sz="6" w:space="5" w:color="AAAAAA"/>
            <w:right w:val="single" w:sz="6" w:space="8" w:color="AAAAAA"/>
          </w:divBdr>
        </w:div>
        <w:div w:id="2088183485">
          <w:marLeft w:val="0"/>
          <w:marRight w:val="0"/>
          <w:marTop w:val="0"/>
          <w:marBottom w:val="0"/>
          <w:divBdr>
            <w:top w:val="single" w:sz="6" w:space="5" w:color="FFFFFF"/>
            <w:left w:val="single" w:sz="6" w:space="8" w:color="FFFFFF"/>
            <w:bottom w:val="single" w:sz="6" w:space="5" w:color="AAAAAA"/>
            <w:right w:val="single" w:sz="6" w:space="8" w:color="AAAAAA"/>
          </w:divBdr>
        </w:div>
        <w:div w:id="2088646334">
          <w:marLeft w:val="0"/>
          <w:marRight w:val="0"/>
          <w:marTop w:val="0"/>
          <w:marBottom w:val="0"/>
          <w:divBdr>
            <w:top w:val="single" w:sz="6" w:space="5" w:color="FFFFFF"/>
            <w:left w:val="single" w:sz="6" w:space="8" w:color="FFFFFF"/>
            <w:bottom w:val="single" w:sz="6" w:space="5" w:color="AAAAAA"/>
            <w:right w:val="single" w:sz="6" w:space="8" w:color="AAAAAA"/>
          </w:divBdr>
        </w:div>
        <w:div w:id="2095543480">
          <w:marLeft w:val="0"/>
          <w:marRight w:val="0"/>
          <w:marTop w:val="0"/>
          <w:marBottom w:val="0"/>
          <w:divBdr>
            <w:top w:val="single" w:sz="6" w:space="5" w:color="FFFFFF"/>
            <w:left w:val="single" w:sz="6" w:space="8" w:color="FFFFFF"/>
            <w:bottom w:val="single" w:sz="6" w:space="5" w:color="AAAAAA"/>
            <w:right w:val="single" w:sz="6" w:space="8" w:color="AAAAAA"/>
          </w:divBdr>
        </w:div>
        <w:div w:id="2118980620">
          <w:marLeft w:val="0"/>
          <w:marRight w:val="0"/>
          <w:marTop w:val="0"/>
          <w:marBottom w:val="0"/>
          <w:divBdr>
            <w:top w:val="single" w:sz="6" w:space="5" w:color="FFFFFF"/>
            <w:left w:val="single" w:sz="6" w:space="8" w:color="FFFFFF"/>
            <w:bottom w:val="single" w:sz="6" w:space="5" w:color="AAAAAA"/>
            <w:right w:val="single" w:sz="6" w:space="8" w:color="AAAAAA"/>
          </w:divBdr>
        </w:div>
        <w:div w:id="213871636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13975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comments" Target="comments.xml"/><Relationship Id="rId18" Type="http://schemas.openxmlformats.org/officeDocument/2006/relationships/header" Target="header2.xml"/><Relationship Id="rId19" Type="http://schemas.openxmlformats.org/officeDocument/2006/relationships/footer" Target="footer5.xml"/><Relationship Id="rId50" Type="http://schemas.openxmlformats.org/officeDocument/2006/relationships/image" Target="media/image31.jpg"/><Relationship Id="rId51" Type="http://schemas.openxmlformats.org/officeDocument/2006/relationships/image" Target="media/image32.jpg"/><Relationship Id="rId52" Type="http://schemas.openxmlformats.org/officeDocument/2006/relationships/image" Target="media/image33.jpe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header" Target="header4.xml"/><Relationship Id="rId56" Type="http://schemas.openxmlformats.org/officeDocument/2006/relationships/footer" Target="footer8.xml"/><Relationship Id="rId57" Type="http://schemas.openxmlformats.org/officeDocument/2006/relationships/fontTable" Target="fontTable.xml"/><Relationship Id="rId58" Type="http://schemas.openxmlformats.org/officeDocument/2006/relationships/theme" Target="theme/theme1.xml"/><Relationship Id="rId59" Type="http://schemas.microsoft.com/office/2011/relationships/commentsExtended" Target="commentsExtended.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image" Target="media/image29.jpeg"/><Relationship Id="rId49" Type="http://schemas.openxmlformats.org/officeDocument/2006/relationships/image" Target="media/image3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footer" Target="footer7.xml"/><Relationship Id="rId31" Type="http://schemas.openxmlformats.org/officeDocument/2006/relationships/image" Target="media/image12.emf"/><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jpeg"/><Relationship Id="rId39" Type="http://schemas.openxmlformats.org/officeDocument/2006/relationships/image" Target="media/image20.png"/><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jp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eader" Target="header3.xml"/><Relationship Id="rId29" Type="http://schemas.openxmlformats.org/officeDocument/2006/relationships/footer" Target="footer6.xml"/><Relationship Id="rId60" Type="http://schemas.microsoft.com/office/2011/relationships/people" Target="peop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089F1-CAE3-E54D-B43C-ADB48ED60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53</Pages>
  <Words>11483</Words>
  <Characters>65454</Characters>
  <Application>Microsoft Macintosh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Manager>imafathia</Manager>
  <Company>imafathia</Company>
  <LinksUpToDate>false</LinksUpToDate>
  <CharactersWithSpaces>76784</CharactersWithSpaces>
  <SharedDoc>false</SharedDoc>
  <HLinks>
    <vt:vector size="2142" baseType="variant">
      <vt:variant>
        <vt:i4>6815862</vt:i4>
      </vt:variant>
      <vt:variant>
        <vt:i4>2373</vt:i4>
      </vt:variant>
      <vt:variant>
        <vt:i4>0</vt:i4>
      </vt:variant>
      <vt:variant>
        <vt:i4>5</vt:i4>
      </vt:variant>
      <vt:variant>
        <vt:lpwstr>http://gs.statcounter.com/</vt:lpwstr>
      </vt:variant>
      <vt:variant>
        <vt:lpwstr/>
      </vt:variant>
      <vt:variant>
        <vt:i4>3801186</vt:i4>
      </vt:variant>
      <vt:variant>
        <vt:i4>2370</vt:i4>
      </vt:variant>
      <vt:variant>
        <vt:i4>0</vt:i4>
      </vt:variant>
      <vt:variant>
        <vt:i4>5</vt:i4>
      </vt:variant>
      <vt:variant>
        <vt:lpwstr>I:\DAFTAR PUSTAKA\[SUJ-10]</vt:lpwstr>
      </vt:variant>
      <vt:variant>
        <vt:lpwstr/>
      </vt:variant>
      <vt:variant>
        <vt:i4>2424947</vt:i4>
      </vt:variant>
      <vt:variant>
        <vt:i4>2367</vt:i4>
      </vt:variant>
      <vt:variant>
        <vt:i4>0</vt:i4>
      </vt:variant>
      <vt:variant>
        <vt:i4>5</vt:i4>
      </vt:variant>
      <vt:variant>
        <vt:lpwstr>I:\DAFTAR PUSTAKA\[KEM-11]</vt:lpwstr>
      </vt:variant>
      <vt:variant>
        <vt:lpwstr/>
      </vt:variant>
      <vt:variant>
        <vt:i4>2228320</vt:i4>
      </vt:variant>
      <vt:variant>
        <vt:i4>2364</vt:i4>
      </vt:variant>
      <vt:variant>
        <vt:i4>0</vt:i4>
      </vt:variant>
      <vt:variant>
        <vt:i4>5</vt:i4>
      </vt:variant>
      <vt:variant>
        <vt:lpwstr>I:\DAFTAR PUSTAKA\[SUR-12]</vt:lpwstr>
      </vt:variant>
      <vt:variant>
        <vt:lpwstr/>
      </vt:variant>
      <vt:variant>
        <vt:i4>3604580</vt:i4>
      </vt:variant>
      <vt:variant>
        <vt:i4>2361</vt:i4>
      </vt:variant>
      <vt:variant>
        <vt:i4>0</vt:i4>
      </vt:variant>
      <vt:variant>
        <vt:i4>5</vt:i4>
      </vt:variant>
      <vt:variant>
        <vt:lpwstr>I:\DAFTAR PUSTAKA\[PRE-01]</vt:lpwstr>
      </vt:variant>
      <vt:variant>
        <vt:lpwstr/>
      </vt:variant>
      <vt:variant>
        <vt:i4>327750</vt:i4>
      </vt:variant>
      <vt:variant>
        <vt:i4>2019</vt:i4>
      </vt:variant>
      <vt:variant>
        <vt:i4>0</vt:i4>
      </vt:variant>
      <vt:variant>
        <vt:i4>5</vt:i4>
      </vt:variant>
      <vt:variant>
        <vt:lpwstr>UNIVERSITAS BRAWIJAYA/SEMESTER 7/SKRIPSI/DAFTAR PUSTAKA/%5bPRE-01%5d</vt:lpwstr>
      </vt:variant>
      <vt:variant>
        <vt:lpwstr/>
      </vt:variant>
      <vt:variant>
        <vt:i4>327750</vt:i4>
      </vt:variant>
      <vt:variant>
        <vt:i4>2016</vt:i4>
      </vt:variant>
      <vt:variant>
        <vt:i4>0</vt:i4>
      </vt:variant>
      <vt:variant>
        <vt:i4>5</vt:i4>
      </vt:variant>
      <vt:variant>
        <vt:lpwstr>UNIVERSITAS BRAWIJAYA/SEMESTER 7/SKRIPSI/DAFTAR PUSTAKA/%5bPRE-01%5d</vt:lpwstr>
      </vt:variant>
      <vt:variant>
        <vt:lpwstr/>
      </vt:variant>
      <vt:variant>
        <vt:i4>327750</vt:i4>
      </vt:variant>
      <vt:variant>
        <vt:i4>2010</vt:i4>
      </vt:variant>
      <vt:variant>
        <vt:i4>0</vt:i4>
      </vt:variant>
      <vt:variant>
        <vt:i4>5</vt:i4>
      </vt:variant>
      <vt:variant>
        <vt:lpwstr>UNIVERSITAS BRAWIJAYA/SEMESTER 7/SKRIPSI/DAFTAR PUSTAKA/%5bPRE-01%5d</vt:lpwstr>
      </vt:variant>
      <vt:variant>
        <vt:lpwstr/>
      </vt:variant>
      <vt:variant>
        <vt:i4>327750</vt:i4>
      </vt:variant>
      <vt:variant>
        <vt:i4>2007</vt:i4>
      </vt:variant>
      <vt:variant>
        <vt:i4>0</vt:i4>
      </vt:variant>
      <vt:variant>
        <vt:i4>5</vt:i4>
      </vt:variant>
      <vt:variant>
        <vt:lpwstr>UNIVERSITAS BRAWIJAYA/SEMESTER 7/SKRIPSI/DAFTAR PUSTAKA/%5bPRE-01%5d</vt:lpwstr>
      </vt:variant>
      <vt:variant>
        <vt:lpwstr/>
      </vt:variant>
      <vt:variant>
        <vt:i4>327750</vt:i4>
      </vt:variant>
      <vt:variant>
        <vt:i4>2004</vt:i4>
      </vt:variant>
      <vt:variant>
        <vt:i4>0</vt:i4>
      </vt:variant>
      <vt:variant>
        <vt:i4>5</vt:i4>
      </vt:variant>
      <vt:variant>
        <vt:lpwstr>UNIVERSITAS BRAWIJAYA/SEMESTER 7/SKRIPSI/DAFTAR PUSTAKA/%5bPRE-01%5d</vt:lpwstr>
      </vt:variant>
      <vt:variant>
        <vt:lpwstr/>
      </vt:variant>
      <vt:variant>
        <vt:i4>327750</vt:i4>
      </vt:variant>
      <vt:variant>
        <vt:i4>1998</vt:i4>
      </vt:variant>
      <vt:variant>
        <vt:i4>0</vt:i4>
      </vt:variant>
      <vt:variant>
        <vt:i4>5</vt:i4>
      </vt:variant>
      <vt:variant>
        <vt:lpwstr>UNIVERSITAS BRAWIJAYA/SEMESTER 7/SKRIPSI/DAFTAR PUSTAKA/%5bPRE-01%5d</vt:lpwstr>
      </vt:variant>
      <vt:variant>
        <vt:lpwstr/>
      </vt:variant>
      <vt:variant>
        <vt:i4>327750</vt:i4>
      </vt:variant>
      <vt:variant>
        <vt:i4>1995</vt:i4>
      </vt:variant>
      <vt:variant>
        <vt:i4>0</vt:i4>
      </vt:variant>
      <vt:variant>
        <vt:i4>5</vt:i4>
      </vt:variant>
      <vt:variant>
        <vt:lpwstr>UNIVERSITAS BRAWIJAYA/SEMESTER 7/SKRIPSI/DAFTAR PUSTAKA/%5bPRE-01%5d</vt:lpwstr>
      </vt:variant>
      <vt:variant>
        <vt:lpwstr/>
      </vt:variant>
      <vt:variant>
        <vt:i4>327750</vt:i4>
      </vt:variant>
      <vt:variant>
        <vt:i4>1992</vt:i4>
      </vt:variant>
      <vt:variant>
        <vt:i4>0</vt:i4>
      </vt:variant>
      <vt:variant>
        <vt:i4>5</vt:i4>
      </vt:variant>
      <vt:variant>
        <vt:lpwstr>UNIVERSITAS BRAWIJAYA/SEMESTER 7/SKRIPSI/DAFTAR PUSTAKA/%5bPRE-01%5d</vt:lpwstr>
      </vt:variant>
      <vt:variant>
        <vt:lpwstr/>
      </vt:variant>
      <vt:variant>
        <vt:i4>327750</vt:i4>
      </vt:variant>
      <vt:variant>
        <vt:i4>1986</vt:i4>
      </vt:variant>
      <vt:variant>
        <vt:i4>0</vt:i4>
      </vt:variant>
      <vt:variant>
        <vt:i4>5</vt:i4>
      </vt:variant>
      <vt:variant>
        <vt:lpwstr>UNIVERSITAS BRAWIJAYA/SEMESTER 7/SKRIPSI/DAFTAR PUSTAKA/%5bPRE-01%5d</vt:lpwstr>
      </vt:variant>
      <vt:variant>
        <vt:lpwstr/>
      </vt:variant>
      <vt:variant>
        <vt:i4>327750</vt:i4>
      </vt:variant>
      <vt:variant>
        <vt:i4>1983</vt:i4>
      </vt:variant>
      <vt:variant>
        <vt:i4>0</vt:i4>
      </vt:variant>
      <vt:variant>
        <vt:i4>5</vt:i4>
      </vt:variant>
      <vt:variant>
        <vt:lpwstr>UNIVERSITAS BRAWIJAYA/SEMESTER 7/SKRIPSI/DAFTAR PUSTAKA/%5bPRE-01%5d</vt:lpwstr>
      </vt:variant>
      <vt:variant>
        <vt:lpwstr/>
      </vt:variant>
      <vt:variant>
        <vt:i4>327750</vt:i4>
      </vt:variant>
      <vt:variant>
        <vt:i4>1980</vt:i4>
      </vt:variant>
      <vt:variant>
        <vt:i4>0</vt:i4>
      </vt:variant>
      <vt:variant>
        <vt:i4>5</vt:i4>
      </vt:variant>
      <vt:variant>
        <vt:lpwstr>UNIVERSITAS BRAWIJAYA/SEMESTER 7/SKRIPSI/DAFTAR PUSTAKA/%5bPRE-01%5d</vt:lpwstr>
      </vt:variant>
      <vt:variant>
        <vt:lpwstr/>
      </vt:variant>
      <vt:variant>
        <vt:i4>327750</vt:i4>
      </vt:variant>
      <vt:variant>
        <vt:i4>1977</vt:i4>
      </vt:variant>
      <vt:variant>
        <vt:i4>0</vt:i4>
      </vt:variant>
      <vt:variant>
        <vt:i4>5</vt:i4>
      </vt:variant>
      <vt:variant>
        <vt:lpwstr>UNIVERSITAS BRAWIJAYA/SEMESTER 7/SKRIPSI/DAFTAR PUSTAKA/%5bPRE-01%5d</vt:lpwstr>
      </vt:variant>
      <vt:variant>
        <vt:lpwstr/>
      </vt:variant>
      <vt:variant>
        <vt:i4>327750</vt:i4>
      </vt:variant>
      <vt:variant>
        <vt:i4>1974</vt:i4>
      </vt:variant>
      <vt:variant>
        <vt:i4>0</vt:i4>
      </vt:variant>
      <vt:variant>
        <vt:i4>5</vt:i4>
      </vt:variant>
      <vt:variant>
        <vt:lpwstr>UNIVERSITAS BRAWIJAYA/SEMESTER 7/SKRIPSI/DAFTAR PUSTAKA/%5bPRE-01%5d</vt:lpwstr>
      </vt:variant>
      <vt:variant>
        <vt:lpwstr/>
      </vt:variant>
      <vt:variant>
        <vt:i4>327750</vt:i4>
      </vt:variant>
      <vt:variant>
        <vt:i4>1971</vt:i4>
      </vt:variant>
      <vt:variant>
        <vt:i4>0</vt:i4>
      </vt:variant>
      <vt:variant>
        <vt:i4>5</vt:i4>
      </vt:variant>
      <vt:variant>
        <vt:lpwstr>UNIVERSITAS BRAWIJAYA/SEMESTER 7/SKRIPSI/DAFTAR PUSTAKA/%5bPRE-01%5d</vt:lpwstr>
      </vt:variant>
      <vt:variant>
        <vt:lpwstr/>
      </vt:variant>
      <vt:variant>
        <vt:i4>327750</vt:i4>
      </vt:variant>
      <vt:variant>
        <vt:i4>1965</vt:i4>
      </vt:variant>
      <vt:variant>
        <vt:i4>0</vt:i4>
      </vt:variant>
      <vt:variant>
        <vt:i4>5</vt:i4>
      </vt:variant>
      <vt:variant>
        <vt:lpwstr>UNIVERSITAS BRAWIJAYA/SEMESTER 7/SKRIPSI/DAFTAR PUSTAKA/%5bPRE-01%5d</vt:lpwstr>
      </vt:variant>
      <vt:variant>
        <vt:lpwstr/>
      </vt:variant>
      <vt:variant>
        <vt:i4>327750</vt:i4>
      </vt:variant>
      <vt:variant>
        <vt:i4>1962</vt:i4>
      </vt:variant>
      <vt:variant>
        <vt:i4>0</vt:i4>
      </vt:variant>
      <vt:variant>
        <vt:i4>5</vt:i4>
      </vt:variant>
      <vt:variant>
        <vt:lpwstr>UNIVERSITAS BRAWIJAYA/SEMESTER 7/SKRIPSI/DAFTAR PUSTAKA/%5bPRE-01%5d</vt:lpwstr>
      </vt:variant>
      <vt:variant>
        <vt:lpwstr/>
      </vt:variant>
      <vt:variant>
        <vt:i4>327750</vt:i4>
      </vt:variant>
      <vt:variant>
        <vt:i4>1959</vt:i4>
      </vt:variant>
      <vt:variant>
        <vt:i4>0</vt:i4>
      </vt:variant>
      <vt:variant>
        <vt:i4>5</vt:i4>
      </vt:variant>
      <vt:variant>
        <vt:lpwstr>UNIVERSITAS BRAWIJAYA/SEMESTER 7/SKRIPSI/DAFTAR PUSTAKA/%5bPRE-01%5d</vt:lpwstr>
      </vt:variant>
      <vt:variant>
        <vt:lpwstr/>
      </vt:variant>
      <vt:variant>
        <vt:i4>3604580</vt:i4>
      </vt:variant>
      <vt:variant>
        <vt:i4>1956</vt:i4>
      </vt:variant>
      <vt:variant>
        <vt:i4>0</vt:i4>
      </vt:variant>
      <vt:variant>
        <vt:i4>5</vt:i4>
      </vt:variant>
      <vt:variant>
        <vt:lpwstr>I:\DAFTAR PUSTAKA\[PRE-01]</vt:lpwstr>
      </vt:variant>
      <vt:variant>
        <vt:lpwstr/>
      </vt:variant>
      <vt:variant>
        <vt:i4>3604580</vt:i4>
      </vt:variant>
      <vt:variant>
        <vt:i4>1953</vt:i4>
      </vt:variant>
      <vt:variant>
        <vt:i4>0</vt:i4>
      </vt:variant>
      <vt:variant>
        <vt:i4>5</vt:i4>
      </vt:variant>
      <vt:variant>
        <vt:lpwstr>I:\DAFTAR PUSTAKA\[PRE-01]</vt:lpwstr>
      </vt:variant>
      <vt:variant>
        <vt:lpwstr/>
      </vt:variant>
      <vt:variant>
        <vt:i4>3473529</vt:i4>
      </vt:variant>
      <vt:variant>
        <vt:i4>1935</vt:i4>
      </vt:variant>
      <vt:variant>
        <vt:i4>0</vt:i4>
      </vt:variant>
      <vt:variant>
        <vt:i4>5</vt:i4>
      </vt:variant>
      <vt:variant>
        <vt:lpwstr>I:\DAFTAR PUSTAKA\[EMS-13]</vt:lpwstr>
      </vt:variant>
      <vt:variant>
        <vt:lpwstr/>
      </vt:variant>
      <vt:variant>
        <vt:i4>3735648</vt:i4>
      </vt:variant>
      <vt:variant>
        <vt:i4>1920</vt:i4>
      </vt:variant>
      <vt:variant>
        <vt:i4>0</vt:i4>
      </vt:variant>
      <vt:variant>
        <vt:i4>5</vt:i4>
      </vt:variant>
      <vt:variant>
        <vt:lpwstr>I:\DAFTAR PUSTAKA\[UTO-13]</vt:lpwstr>
      </vt:variant>
      <vt:variant>
        <vt:lpwstr/>
      </vt:variant>
      <vt:variant>
        <vt:i4>917589</vt:i4>
      </vt:variant>
      <vt:variant>
        <vt:i4>1917</vt:i4>
      </vt:variant>
      <vt:variant>
        <vt:i4>0</vt:i4>
      </vt:variant>
      <vt:variant>
        <vt:i4>5</vt:i4>
      </vt:variant>
      <vt:variant>
        <vt:lpwstr>UNIVERSITAS BRAWIJAYA/SEMESTER 7/SKRIPSI/DAFTAR PUSTAKA/%5bMCS-03%5d</vt:lpwstr>
      </vt:variant>
      <vt:variant>
        <vt:lpwstr/>
      </vt:variant>
      <vt:variant>
        <vt:i4>3080299</vt:i4>
      </vt:variant>
      <vt:variant>
        <vt:i4>1914</vt:i4>
      </vt:variant>
      <vt:variant>
        <vt:i4>0</vt:i4>
      </vt:variant>
      <vt:variant>
        <vt:i4>5</vt:i4>
      </vt:variant>
      <vt:variant>
        <vt:lpwstr>http://www.w3.org/</vt:lpwstr>
      </vt:variant>
      <vt:variant>
        <vt:lpwstr/>
      </vt:variant>
      <vt:variant>
        <vt:i4>1769580</vt:i4>
      </vt:variant>
      <vt:variant>
        <vt:i4>1908</vt:i4>
      </vt:variant>
      <vt:variant>
        <vt:i4>0</vt:i4>
      </vt:variant>
      <vt:variant>
        <vt:i4>5</vt:i4>
      </vt:variant>
      <vt:variant>
        <vt:lpwstr>I:\DAFTAR PUSTAKA\[ROH-08]\4.png</vt:lpwstr>
      </vt:variant>
      <vt:variant>
        <vt:lpwstr/>
      </vt:variant>
      <vt:variant>
        <vt:i4>1638508</vt:i4>
      </vt:variant>
      <vt:variant>
        <vt:i4>1905</vt:i4>
      </vt:variant>
      <vt:variant>
        <vt:i4>0</vt:i4>
      </vt:variant>
      <vt:variant>
        <vt:i4>5</vt:i4>
      </vt:variant>
      <vt:variant>
        <vt:lpwstr>I:\DAFTAR PUSTAKA\[ROH-08]\6.png</vt:lpwstr>
      </vt:variant>
      <vt:variant>
        <vt:lpwstr/>
      </vt:variant>
      <vt:variant>
        <vt:i4>1704044</vt:i4>
      </vt:variant>
      <vt:variant>
        <vt:i4>1902</vt:i4>
      </vt:variant>
      <vt:variant>
        <vt:i4>0</vt:i4>
      </vt:variant>
      <vt:variant>
        <vt:i4>5</vt:i4>
      </vt:variant>
      <vt:variant>
        <vt:lpwstr>I:\DAFTAR PUSTAKA\[ROH-08]\5.png</vt:lpwstr>
      </vt:variant>
      <vt:variant>
        <vt:lpwstr/>
      </vt:variant>
      <vt:variant>
        <vt:i4>1704044</vt:i4>
      </vt:variant>
      <vt:variant>
        <vt:i4>1893</vt:i4>
      </vt:variant>
      <vt:variant>
        <vt:i4>0</vt:i4>
      </vt:variant>
      <vt:variant>
        <vt:i4>5</vt:i4>
      </vt:variant>
      <vt:variant>
        <vt:lpwstr>I:\DAFTAR PUSTAKA\[ROH-08]\5.png</vt:lpwstr>
      </vt:variant>
      <vt:variant>
        <vt:lpwstr/>
      </vt:variant>
      <vt:variant>
        <vt:i4>1704044</vt:i4>
      </vt:variant>
      <vt:variant>
        <vt:i4>1890</vt:i4>
      </vt:variant>
      <vt:variant>
        <vt:i4>0</vt:i4>
      </vt:variant>
      <vt:variant>
        <vt:i4>5</vt:i4>
      </vt:variant>
      <vt:variant>
        <vt:lpwstr>I:\DAFTAR PUSTAKA\[ROH-08]\5.png</vt:lpwstr>
      </vt:variant>
      <vt:variant>
        <vt:lpwstr/>
      </vt:variant>
      <vt:variant>
        <vt:i4>1704044</vt:i4>
      </vt:variant>
      <vt:variant>
        <vt:i4>1881</vt:i4>
      </vt:variant>
      <vt:variant>
        <vt:i4>0</vt:i4>
      </vt:variant>
      <vt:variant>
        <vt:i4>5</vt:i4>
      </vt:variant>
      <vt:variant>
        <vt:lpwstr>I:\DAFTAR PUSTAKA\[ROH-08]\5.png</vt:lpwstr>
      </vt:variant>
      <vt:variant>
        <vt:lpwstr/>
      </vt:variant>
      <vt:variant>
        <vt:i4>1900561</vt:i4>
      </vt:variant>
      <vt:variant>
        <vt:i4>1878</vt:i4>
      </vt:variant>
      <vt:variant>
        <vt:i4>0</vt:i4>
      </vt:variant>
      <vt:variant>
        <vt:i4>5</vt:i4>
      </vt:variant>
      <vt:variant>
        <vt:lpwstr>I:\DAFTAR PUSTAKA\[SUT-11]\Kecerdasan Buatan\170.jpg</vt:lpwstr>
      </vt:variant>
      <vt:variant>
        <vt:lpwstr/>
      </vt:variant>
      <vt:variant>
        <vt:i4>1310736</vt:i4>
      </vt:variant>
      <vt:variant>
        <vt:i4>1875</vt:i4>
      </vt:variant>
      <vt:variant>
        <vt:i4>0</vt:i4>
      </vt:variant>
      <vt:variant>
        <vt:i4>5</vt:i4>
      </vt:variant>
      <vt:variant>
        <vt:lpwstr>I:\DAFTAR PUSTAKA\[SUT-11]\Kecerdasan Buatan\169.jpg</vt:lpwstr>
      </vt:variant>
      <vt:variant>
        <vt:lpwstr/>
      </vt:variant>
      <vt:variant>
        <vt:i4>3670128</vt:i4>
      </vt:variant>
      <vt:variant>
        <vt:i4>1866</vt:i4>
      </vt:variant>
      <vt:variant>
        <vt:i4>0</vt:i4>
      </vt:variant>
      <vt:variant>
        <vt:i4>5</vt:i4>
      </vt:variant>
      <vt:variant>
        <vt:lpwstr>I:\DAFTAR PUSTAKA\[ROH-08]</vt:lpwstr>
      </vt:variant>
      <vt:variant>
        <vt:lpwstr/>
      </vt:variant>
      <vt:variant>
        <vt:i4>3670128</vt:i4>
      </vt:variant>
      <vt:variant>
        <vt:i4>1863</vt:i4>
      </vt:variant>
      <vt:variant>
        <vt:i4>0</vt:i4>
      </vt:variant>
      <vt:variant>
        <vt:i4>5</vt:i4>
      </vt:variant>
      <vt:variant>
        <vt:lpwstr>I:\DAFTAR PUSTAKA\[ROH-08]</vt:lpwstr>
      </vt:variant>
      <vt:variant>
        <vt:lpwstr/>
      </vt:variant>
      <vt:variant>
        <vt:i4>3670128</vt:i4>
      </vt:variant>
      <vt:variant>
        <vt:i4>1860</vt:i4>
      </vt:variant>
      <vt:variant>
        <vt:i4>0</vt:i4>
      </vt:variant>
      <vt:variant>
        <vt:i4>5</vt:i4>
      </vt:variant>
      <vt:variant>
        <vt:lpwstr>I:\DAFTAR PUSTAKA\[ROH-08]</vt:lpwstr>
      </vt:variant>
      <vt:variant>
        <vt:lpwstr/>
      </vt:variant>
      <vt:variant>
        <vt:i4>3670128</vt:i4>
      </vt:variant>
      <vt:variant>
        <vt:i4>1857</vt:i4>
      </vt:variant>
      <vt:variant>
        <vt:i4>0</vt:i4>
      </vt:variant>
      <vt:variant>
        <vt:i4>5</vt:i4>
      </vt:variant>
      <vt:variant>
        <vt:lpwstr>I:\DAFTAR PUSTAKA\[ROH-08]</vt:lpwstr>
      </vt:variant>
      <vt:variant>
        <vt:lpwstr/>
      </vt:variant>
      <vt:variant>
        <vt:i4>3866685</vt:i4>
      </vt:variant>
      <vt:variant>
        <vt:i4>1854</vt:i4>
      </vt:variant>
      <vt:variant>
        <vt:i4>0</vt:i4>
      </vt:variant>
      <vt:variant>
        <vt:i4>5</vt:i4>
      </vt:variant>
      <vt:variant>
        <vt:lpwstr>I:\DAFTAR PUSTAKA\[TUR-05]\Decision Support System and Intelligent Systems\723.jpg</vt:lpwstr>
      </vt:variant>
      <vt:variant>
        <vt:lpwstr/>
      </vt:variant>
      <vt:variant>
        <vt:i4>1376272</vt:i4>
      </vt:variant>
      <vt:variant>
        <vt:i4>1851</vt:i4>
      </vt:variant>
      <vt:variant>
        <vt:i4>0</vt:i4>
      </vt:variant>
      <vt:variant>
        <vt:i4>5</vt:i4>
      </vt:variant>
      <vt:variant>
        <vt:lpwstr>I:\DAFTAR PUSTAKA\[SUT-11]\Kecerdasan Buatan\168.jpg</vt:lpwstr>
      </vt:variant>
      <vt:variant>
        <vt:lpwstr/>
      </vt:variant>
      <vt:variant>
        <vt:i4>1638403</vt:i4>
      </vt:variant>
      <vt:variant>
        <vt:i4>1848</vt:i4>
      </vt:variant>
      <vt:variant>
        <vt:i4>0</vt:i4>
      </vt:variant>
      <vt:variant>
        <vt:i4>5</vt:i4>
      </vt:variant>
      <vt:variant>
        <vt:lpwstr>I:\DAFTAR PUSTAKA\[KUS-07]\Artificial Itelligence\70-71.jpg</vt:lpwstr>
      </vt:variant>
      <vt:variant>
        <vt:lpwstr/>
      </vt:variant>
      <vt:variant>
        <vt:i4>1638442</vt:i4>
      </vt:variant>
      <vt:variant>
        <vt:i4>1845</vt:i4>
      </vt:variant>
      <vt:variant>
        <vt:i4>0</vt:i4>
      </vt:variant>
      <vt:variant>
        <vt:i4>5</vt:i4>
      </vt:variant>
      <vt:variant>
        <vt:lpwstr>I:\DAFTAR PUSTAKA\[ROH-08]\rancang bangun aplikasi SP utk menentukan jenis gangguan pd perkembangan anak.pdf</vt:lpwstr>
      </vt:variant>
      <vt:variant>
        <vt:lpwstr/>
      </vt:variant>
      <vt:variant>
        <vt:i4>3801149</vt:i4>
      </vt:variant>
      <vt:variant>
        <vt:i4>1839</vt:i4>
      </vt:variant>
      <vt:variant>
        <vt:i4>0</vt:i4>
      </vt:variant>
      <vt:variant>
        <vt:i4>5</vt:i4>
      </vt:variant>
      <vt:variant>
        <vt:lpwstr>I:\DAFTAR PUSTAKA\[TUR-05]\Decision Support System and Intelligent Systems\722.jpg</vt:lpwstr>
      </vt:variant>
      <vt:variant>
        <vt:lpwstr/>
      </vt:variant>
      <vt:variant>
        <vt:i4>3735613</vt:i4>
      </vt:variant>
      <vt:variant>
        <vt:i4>1830</vt:i4>
      </vt:variant>
      <vt:variant>
        <vt:i4>0</vt:i4>
      </vt:variant>
      <vt:variant>
        <vt:i4>5</vt:i4>
      </vt:variant>
      <vt:variant>
        <vt:lpwstr>I:\DAFTAR PUSTAKA\[TUR-05]\Decision Support System and Intelligent Systems\721.jpg</vt:lpwstr>
      </vt:variant>
      <vt:variant>
        <vt:lpwstr/>
      </vt:variant>
      <vt:variant>
        <vt:i4>1769488</vt:i4>
      </vt:variant>
      <vt:variant>
        <vt:i4>1827</vt:i4>
      </vt:variant>
      <vt:variant>
        <vt:i4>0</vt:i4>
      </vt:variant>
      <vt:variant>
        <vt:i4>5</vt:i4>
      </vt:variant>
      <vt:variant>
        <vt:lpwstr>I:\DAFTAR PUSTAKA\[SUT-11]\Kecerdasan Buatan\166.jpg</vt:lpwstr>
      </vt:variant>
      <vt:variant>
        <vt:lpwstr/>
      </vt:variant>
      <vt:variant>
        <vt:i4>1572880</vt:i4>
      </vt:variant>
      <vt:variant>
        <vt:i4>1824</vt:i4>
      </vt:variant>
      <vt:variant>
        <vt:i4>0</vt:i4>
      </vt:variant>
      <vt:variant>
        <vt:i4>5</vt:i4>
      </vt:variant>
      <vt:variant>
        <vt:lpwstr>I:\DAFTAR PUSTAKA\[SUT-11]\Kecerdasan Buatan\165.jpg</vt:lpwstr>
      </vt:variant>
      <vt:variant>
        <vt:lpwstr/>
      </vt:variant>
      <vt:variant>
        <vt:i4>1572880</vt:i4>
      </vt:variant>
      <vt:variant>
        <vt:i4>1821</vt:i4>
      </vt:variant>
      <vt:variant>
        <vt:i4>0</vt:i4>
      </vt:variant>
      <vt:variant>
        <vt:i4>5</vt:i4>
      </vt:variant>
      <vt:variant>
        <vt:lpwstr>I:\DAFTAR PUSTAKA\[SUT-11]\Kecerdasan Buatan\165.jpg</vt:lpwstr>
      </vt:variant>
      <vt:variant>
        <vt:lpwstr/>
      </vt:variant>
      <vt:variant>
        <vt:i4>1638416</vt:i4>
      </vt:variant>
      <vt:variant>
        <vt:i4>1818</vt:i4>
      </vt:variant>
      <vt:variant>
        <vt:i4>0</vt:i4>
      </vt:variant>
      <vt:variant>
        <vt:i4>5</vt:i4>
      </vt:variant>
      <vt:variant>
        <vt:lpwstr>I:\DAFTAR PUSTAKA\[SUT-11]\Kecerdasan Buatan\164.jpg</vt:lpwstr>
      </vt:variant>
      <vt:variant>
        <vt:lpwstr/>
      </vt:variant>
      <vt:variant>
        <vt:i4>1638416</vt:i4>
      </vt:variant>
      <vt:variant>
        <vt:i4>1815</vt:i4>
      </vt:variant>
      <vt:variant>
        <vt:i4>0</vt:i4>
      </vt:variant>
      <vt:variant>
        <vt:i4>5</vt:i4>
      </vt:variant>
      <vt:variant>
        <vt:lpwstr>I:\DAFTAR PUSTAKA\[SUT-11]\Kecerdasan Buatan\164.jpg</vt:lpwstr>
      </vt:variant>
      <vt:variant>
        <vt:lpwstr/>
      </vt:variant>
      <vt:variant>
        <vt:i4>3932222</vt:i4>
      </vt:variant>
      <vt:variant>
        <vt:i4>1812</vt:i4>
      </vt:variant>
      <vt:variant>
        <vt:i4>0</vt:i4>
      </vt:variant>
      <vt:variant>
        <vt:i4>5</vt:i4>
      </vt:variant>
      <vt:variant>
        <vt:lpwstr>I:\DAFTAR PUSTAKA\[TUR-05]\Decision Support System and Intelligent Systems\714.jpg</vt:lpwstr>
      </vt:variant>
      <vt:variant>
        <vt:lpwstr/>
      </vt:variant>
      <vt:variant>
        <vt:i4>1966096</vt:i4>
      </vt:variant>
      <vt:variant>
        <vt:i4>1809</vt:i4>
      </vt:variant>
      <vt:variant>
        <vt:i4>0</vt:i4>
      </vt:variant>
      <vt:variant>
        <vt:i4>5</vt:i4>
      </vt:variant>
      <vt:variant>
        <vt:lpwstr>I:\DAFTAR PUSTAKA\[SUT-11]\Kecerdasan Buatan\163.jpg</vt:lpwstr>
      </vt:variant>
      <vt:variant>
        <vt:lpwstr/>
      </vt:variant>
      <vt:variant>
        <vt:i4>3997758</vt:i4>
      </vt:variant>
      <vt:variant>
        <vt:i4>1806</vt:i4>
      </vt:variant>
      <vt:variant>
        <vt:i4>0</vt:i4>
      </vt:variant>
      <vt:variant>
        <vt:i4>5</vt:i4>
      </vt:variant>
      <vt:variant>
        <vt:lpwstr>I:\DAFTAR PUSTAKA\[TUR-05]\Decision Support System and Intelligent Systems\715.jpg</vt:lpwstr>
      </vt:variant>
      <vt:variant>
        <vt:lpwstr/>
      </vt:variant>
      <vt:variant>
        <vt:i4>1966096</vt:i4>
      </vt:variant>
      <vt:variant>
        <vt:i4>1803</vt:i4>
      </vt:variant>
      <vt:variant>
        <vt:i4>0</vt:i4>
      </vt:variant>
      <vt:variant>
        <vt:i4>5</vt:i4>
      </vt:variant>
      <vt:variant>
        <vt:lpwstr>I:\DAFTAR PUSTAKA\[SUT-11]\Kecerdasan Buatan\163.jpg</vt:lpwstr>
      </vt:variant>
      <vt:variant>
        <vt:lpwstr/>
      </vt:variant>
      <vt:variant>
        <vt:i4>2031632</vt:i4>
      </vt:variant>
      <vt:variant>
        <vt:i4>1800</vt:i4>
      </vt:variant>
      <vt:variant>
        <vt:i4>0</vt:i4>
      </vt:variant>
      <vt:variant>
        <vt:i4>5</vt:i4>
      </vt:variant>
      <vt:variant>
        <vt:lpwstr>I:\DAFTAR PUSTAKA\[SUT-11]\Kecerdasan Buatan\162.jpg</vt:lpwstr>
      </vt:variant>
      <vt:variant>
        <vt:lpwstr/>
      </vt:variant>
      <vt:variant>
        <vt:i4>7340140</vt:i4>
      </vt:variant>
      <vt:variant>
        <vt:i4>1797</vt:i4>
      </vt:variant>
      <vt:variant>
        <vt:i4>0</vt:i4>
      </vt:variant>
      <vt:variant>
        <vt:i4>5</vt:i4>
      </vt:variant>
      <vt:variant>
        <vt:lpwstr>I:\DAFTAR PUSTAKA\[KUM-08]\Artificial Intelligence\417.jpg</vt:lpwstr>
      </vt:variant>
      <vt:variant>
        <vt:lpwstr/>
      </vt:variant>
      <vt:variant>
        <vt:i4>1900560</vt:i4>
      </vt:variant>
      <vt:variant>
        <vt:i4>1794</vt:i4>
      </vt:variant>
      <vt:variant>
        <vt:i4>0</vt:i4>
      </vt:variant>
      <vt:variant>
        <vt:i4>5</vt:i4>
      </vt:variant>
      <vt:variant>
        <vt:lpwstr>I:\DAFTAR PUSTAKA\[SUT-11]\Kecerdasan Buatan\160.jpg</vt:lpwstr>
      </vt:variant>
      <vt:variant>
        <vt:lpwstr/>
      </vt:variant>
      <vt:variant>
        <vt:i4>1310739</vt:i4>
      </vt:variant>
      <vt:variant>
        <vt:i4>1791</vt:i4>
      </vt:variant>
      <vt:variant>
        <vt:i4>0</vt:i4>
      </vt:variant>
      <vt:variant>
        <vt:i4>5</vt:i4>
      </vt:variant>
      <vt:variant>
        <vt:lpwstr>I:\DAFTAR PUSTAKA\[SUT-11]\Kecerdasan Buatan\159.jpg</vt:lpwstr>
      </vt:variant>
      <vt:variant>
        <vt:lpwstr/>
      </vt:variant>
      <vt:variant>
        <vt:i4>3866740</vt:i4>
      </vt:variant>
      <vt:variant>
        <vt:i4>1788</vt:i4>
      </vt:variant>
      <vt:variant>
        <vt:i4>0</vt:i4>
      </vt:variant>
      <vt:variant>
        <vt:i4>5</vt:i4>
      </vt:variant>
      <vt:variant>
        <vt:lpwstr>I:\DAFTAR PUSTAKA\[HAV-72]</vt:lpwstr>
      </vt:variant>
      <vt:variant>
        <vt:lpwstr/>
      </vt:variant>
      <vt:variant>
        <vt:i4>2752620</vt:i4>
      </vt:variant>
      <vt:variant>
        <vt:i4>1785</vt:i4>
      </vt:variant>
      <vt:variant>
        <vt:i4>0</vt:i4>
      </vt:variant>
      <vt:variant>
        <vt:i4>5</vt:i4>
      </vt:variant>
      <vt:variant>
        <vt:lpwstr>I:\DAFTAR PUSTAKA\[ARI-09]</vt:lpwstr>
      </vt:variant>
      <vt:variant>
        <vt:lpwstr/>
      </vt:variant>
      <vt:variant>
        <vt:i4>2752620</vt:i4>
      </vt:variant>
      <vt:variant>
        <vt:i4>1782</vt:i4>
      </vt:variant>
      <vt:variant>
        <vt:i4>0</vt:i4>
      </vt:variant>
      <vt:variant>
        <vt:i4>5</vt:i4>
      </vt:variant>
      <vt:variant>
        <vt:lpwstr>I:\DAFTAR PUSTAKA\[ARI-09]</vt:lpwstr>
      </vt:variant>
      <vt:variant>
        <vt:lpwstr/>
      </vt:variant>
      <vt:variant>
        <vt:i4>2162784</vt:i4>
      </vt:variant>
      <vt:variant>
        <vt:i4>1779</vt:i4>
      </vt:variant>
      <vt:variant>
        <vt:i4>0</vt:i4>
      </vt:variant>
      <vt:variant>
        <vt:i4>5</vt:i4>
      </vt:variant>
      <vt:variant>
        <vt:lpwstr>I:\DAFTAR PUSTAKA\[SUP-02]</vt:lpwstr>
      </vt:variant>
      <vt:variant>
        <vt:lpwstr/>
      </vt:variant>
      <vt:variant>
        <vt:i4>2097248</vt:i4>
      </vt:variant>
      <vt:variant>
        <vt:i4>1776</vt:i4>
      </vt:variant>
      <vt:variant>
        <vt:i4>0</vt:i4>
      </vt:variant>
      <vt:variant>
        <vt:i4>5</vt:i4>
      </vt:variant>
      <vt:variant>
        <vt:lpwstr>I:\DAFTAR PUSTAKA\[SUP-12]</vt:lpwstr>
      </vt:variant>
      <vt:variant>
        <vt:lpwstr/>
      </vt:variant>
      <vt:variant>
        <vt:i4>2162784</vt:i4>
      </vt:variant>
      <vt:variant>
        <vt:i4>1773</vt:i4>
      </vt:variant>
      <vt:variant>
        <vt:i4>0</vt:i4>
      </vt:variant>
      <vt:variant>
        <vt:i4>5</vt:i4>
      </vt:variant>
      <vt:variant>
        <vt:lpwstr>I:\DAFTAR PUSTAKA\[SUP-02]</vt:lpwstr>
      </vt:variant>
      <vt:variant>
        <vt:lpwstr/>
      </vt:variant>
      <vt:variant>
        <vt:i4>6815862</vt:i4>
      </vt:variant>
      <vt:variant>
        <vt:i4>1770</vt:i4>
      </vt:variant>
      <vt:variant>
        <vt:i4>0</vt:i4>
      </vt:variant>
      <vt:variant>
        <vt:i4>5</vt:i4>
      </vt:variant>
      <vt:variant>
        <vt:lpwstr>http://gs.statcounter.com/</vt:lpwstr>
      </vt:variant>
      <vt:variant>
        <vt:lpwstr/>
      </vt:variant>
      <vt:variant>
        <vt:i4>2228320</vt:i4>
      </vt:variant>
      <vt:variant>
        <vt:i4>1767</vt:i4>
      </vt:variant>
      <vt:variant>
        <vt:i4>0</vt:i4>
      </vt:variant>
      <vt:variant>
        <vt:i4>5</vt:i4>
      </vt:variant>
      <vt:variant>
        <vt:lpwstr>I:\DAFTAR PUSTAKA\[SUR-12]</vt:lpwstr>
      </vt:variant>
      <vt:variant>
        <vt:lpwstr/>
      </vt:variant>
      <vt:variant>
        <vt:i4>3801186</vt:i4>
      </vt:variant>
      <vt:variant>
        <vt:i4>1764</vt:i4>
      </vt:variant>
      <vt:variant>
        <vt:i4>0</vt:i4>
      </vt:variant>
      <vt:variant>
        <vt:i4>5</vt:i4>
      </vt:variant>
      <vt:variant>
        <vt:lpwstr>I:\DAFTAR PUSTAKA\[SUJ-10]</vt:lpwstr>
      </vt:variant>
      <vt:variant>
        <vt:lpwstr/>
      </vt:variant>
      <vt:variant>
        <vt:i4>2424947</vt:i4>
      </vt:variant>
      <vt:variant>
        <vt:i4>1761</vt:i4>
      </vt:variant>
      <vt:variant>
        <vt:i4>0</vt:i4>
      </vt:variant>
      <vt:variant>
        <vt:i4>5</vt:i4>
      </vt:variant>
      <vt:variant>
        <vt:lpwstr>I:\DAFTAR PUSTAKA\[KEM-11]</vt:lpwstr>
      </vt:variant>
      <vt:variant>
        <vt:lpwstr/>
      </vt:variant>
      <vt:variant>
        <vt:i4>1376318</vt:i4>
      </vt:variant>
      <vt:variant>
        <vt:i4>1754</vt:i4>
      </vt:variant>
      <vt:variant>
        <vt:i4>0</vt:i4>
      </vt:variant>
      <vt:variant>
        <vt:i4>5</vt:i4>
      </vt:variant>
      <vt:variant>
        <vt:lpwstr/>
      </vt:variant>
      <vt:variant>
        <vt:lpwstr>_Toc376498293</vt:lpwstr>
      </vt:variant>
      <vt:variant>
        <vt:i4>1376318</vt:i4>
      </vt:variant>
      <vt:variant>
        <vt:i4>1748</vt:i4>
      </vt:variant>
      <vt:variant>
        <vt:i4>0</vt:i4>
      </vt:variant>
      <vt:variant>
        <vt:i4>5</vt:i4>
      </vt:variant>
      <vt:variant>
        <vt:lpwstr/>
      </vt:variant>
      <vt:variant>
        <vt:lpwstr>_Toc376498292</vt:lpwstr>
      </vt:variant>
      <vt:variant>
        <vt:i4>1376318</vt:i4>
      </vt:variant>
      <vt:variant>
        <vt:i4>1742</vt:i4>
      </vt:variant>
      <vt:variant>
        <vt:i4>0</vt:i4>
      </vt:variant>
      <vt:variant>
        <vt:i4>5</vt:i4>
      </vt:variant>
      <vt:variant>
        <vt:lpwstr/>
      </vt:variant>
      <vt:variant>
        <vt:lpwstr>_Toc376498291</vt:lpwstr>
      </vt:variant>
      <vt:variant>
        <vt:i4>1376318</vt:i4>
      </vt:variant>
      <vt:variant>
        <vt:i4>1736</vt:i4>
      </vt:variant>
      <vt:variant>
        <vt:i4>0</vt:i4>
      </vt:variant>
      <vt:variant>
        <vt:i4>5</vt:i4>
      </vt:variant>
      <vt:variant>
        <vt:lpwstr/>
      </vt:variant>
      <vt:variant>
        <vt:lpwstr>_Toc376498290</vt:lpwstr>
      </vt:variant>
      <vt:variant>
        <vt:i4>1310782</vt:i4>
      </vt:variant>
      <vt:variant>
        <vt:i4>1730</vt:i4>
      </vt:variant>
      <vt:variant>
        <vt:i4>0</vt:i4>
      </vt:variant>
      <vt:variant>
        <vt:i4>5</vt:i4>
      </vt:variant>
      <vt:variant>
        <vt:lpwstr/>
      </vt:variant>
      <vt:variant>
        <vt:lpwstr>_Toc376498289</vt:lpwstr>
      </vt:variant>
      <vt:variant>
        <vt:i4>1310782</vt:i4>
      </vt:variant>
      <vt:variant>
        <vt:i4>1724</vt:i4>
      </vt:variant>
      <vt:variant>
        <vt:i4>0</vt:i4>
      </vt:variant>
      <vt:variant>
        <vt:i4>5</vt:i4>
      </vt:variant>
      <vt:variant>
        <vt:lpwstr/>
      </vt:variant>
      <vt:variant>
        <vt:lpwstr>_Toc376498288</vt:lpwstr>
      </vt:variant>
      <vt:variant>
        <vt:i4>1310782</vt:i4>
      </vt:variant>
      <vt:variant>
        <vt:i4>1718</vt:i4>
      </vt:variant>
      <vt:variant>
        <vt:i4>0</vt:i4>
      </vt:variant>
      <vt:variant>
        <vt:i4>5</vt:i4>
      </vt:variant>
      <vt:variant>
        <vt:lpwstr/>
      </vt:variant>
      <vt:variant>
        <vt:lpwstr>_Toc376498287</vt:lpwstr>
      </vt:variant>
      <vt:variant>
        <vt:i4>1310782</vt:i4>
      </vt:variant>
      <vt:variant>
        <vt:i4>1712</vt:i4>
      </vt:variant>
      <vt:variant>
        <vt:i4>0</vt:i4>
      </vt:variant>
      <vt:variant>
        <vt:i4>5</vt:i4>
      </vt:variant>
      <vt:variant>
        <vt:lpwstr/>
      </vt:variant>
      <vt:variant>
        <vt:lpwstr>_Toc376498286</vt:lpwstr>
      </vt:variant>
      <vt:variant>
        <vt:i4>1114166</vt:i4>
      </vt:variant>
      <vt:variant>
        <vt:i4>1703</vt:i4>
      </vt:variant>
      <vt:variant>
        <vt:i4>0</vt:i4>
      </vt:variant>
      <vt:variant>
        <vt:i4>5</vt:i4>
      </vt:variant>
      <vt:variant>
        <vt:lpwstr/>
      </vt:variant>
      <vt:variant>
        <vt:lpwstr>_Toc376500346</vt:lpwstr>
      </vt:variant>
      <vt:variant>
        <vt:i4>1114166</vt:i4>
      </vt:variant>
      <vt:variant>
        <vt:i4>1697</vt:i4>
      </vt:variant>
      <vt:variant>
        <vt:i4>0</vt:i4>
      </vt:variant>
      <vt:variant>
        <vt:i4>5</vt:i4>
      </vt:variant>
      <vt:variant>
        <vt:lpwstr/>
      </vt:variant>
      <vt:variant>
        <vt:lpwstr>_Toc376500345</vt:lpwstr>
      </vt:variant>
      <vt:variant>
        <vt:i4>1114166</vt:i4>
      </vt:variant>
      <vt:variant>
        <vt:i4>1688</vt:i4>
      </vt:variant>
      <vt:variant>
        <vt:i4>0</vt:i4>
      </vt:variant>
      <vt:variant>
        <vt:i4>5</vt:i4>
      </vt:variant>
      <vt:variant>
        <vt:lpwstr/>
      </vt:variant>
      <vt:variant>
        <vt:lpwstr>_Toc376500344</vt:lpwstr>
      </vt:variant>
      <vt:variant>
        <vt:i4>1114166</vt:i4>
      </vt:variant>
      <vt:variant>
        <vt:i4>1682</vt:i4>
      </vt:variant>
      <vt:variant>
        <vt:i4>0</vt:i4>
      </vt:variant>
      <vt:variant>
        <vt:i4>5</vt:i4>
      </vt:variant>
      <vt:variant>
        <vt:lpwstr/>
      </vt:variant>
      <vt:variant>
        <vt:lpwstr>_Toc376500343</vt:lpwstr>
      </vt:variant>
      <vt:variant>
        <vt:i4>1114166</vt:i4>
      </vt:variant>
      <vt:variant>
        <vt:i4>1676</vt:i4>
      </vt:variant>
      <vt:variant>
        <vt:i4>0</vt:i4>
      </vt:variant>
      <vt:variant>
        <vt:i4>5</vt:i4>
      </vt:variant>
      <vt:variant>
        <vt:lpwstr/>
      </vt:variant>
      <vt:variant>
        <vt:lpwstr>_Toc376500342</vt:lpwstr>
      </vt:variant>
      <vt:variant>
        <vt:i4>1114166</vt:i4>
      </vt:variant>
      <vt:variant>
        <vt:i4>1670</vt:i4>
      </vt:variant>
      <vt:variant>
        <vt:i4>0</vt:i4>
      </vt:variant>
      <vt:variant>
        <vt:i4>5</vt:i4>
      </vt:variant>
      <vt:variant>
        <vt:lpwstr/>
      </vt:variant>
      <vt:variant>
        <vt:lpwstr>_Toc376500341</vt:lpwstr>
      </vt:variant>
      <vt:variant>
        <vt:i4>1114166</vt:i4>
      </vt:variant>
      <vt:variant>
        <vt:i4>1664</vt:i4>
      </vt:variant>
      <vt:variant>
        <vt:i4>0</vt:i4>
      </vt:variant>
      <vt:variant>
        <vt:i4>5</vt:i4>
      </vt:variant>
      <vt:variant>
        <vt:lpwstr/>
      </vt:variant>
      <vt:variant>
        <vt:lpwstr>_Toc376500340</vt:lpwstr>
      </vt:variant>
      <vt:variant>
        <vt:i4>1441846</vt:i4>
      </vt:variant>
      <vt:variant>
        <vt:i4>1658</vt:i4>
      </vt:variant>
      <vt:variant>
        <vt:i4>0</vt:i4>
      </vt:variant>
      <vt:variant>
        <vt:i4>5</vt:i4>
      </vt:variant>
      <vt:variant>
        <vt:lpwstr/>
      </vt:variant>
      <vt:variant>
        <vt:lpwstr>_Toc376500339</vt:lpwstr>
      </vt:variant>
      <vt:variant>
        <vt:i4>1441846</vt:i4>
      </vt:variant>
      <vt:variant>
        <vt:i4>1652</vt:i4>
      </vt:variant>
      <vt:variant>
        <vt:i4>0</vt:i4>
      </vt:variant>
      <vt:variant>
        <vt:i4>5</vt:i4>
      </vt:variant>
      <vt:variant>
        <vt:lpwstr/>
      </vt:variant>
      <vt:variant>
        <vt:lpwstr>_Toc376500338</vt:lpwstr>
      </vt:variant>
      <vt:variant>
        <vt:i4>1441846</vt:i4>
      </vt:variant>
      <vt:variant>
        <vt:i4>1646</vt:i4>
      </vt:variant>
      <vt:variant>
        <vt:i4>0</vt:i4>
      </vt:variant>
      <vt:variant>
        <vt:i4>5</vt:i4>
      </vt:variant>
      <vt:variant>
        <vt:lpwstr/>
      </vt:variant>
      <vt:variant>
        <vt:lpwstr>_Toc376500337</vt:lpwstr>
      </vt:variant>
      <vt:variant>
        <vt:i4>1441846</vt:i4>
      </vt:variant>
      <vt:variant>
        <vt:i4>1640</vt:i4>
      </vt:variant>
      <vt:variant>
        <vt:i4>0</vt:i4>
      </vt:variant>
      <vt:variant>
        <vt:i4>5</vt:i4>
      </vt:variant>
      <vt:variant>
        <vt:lpwstr/>
      </vt:variant>
      <vt:variant>
        <vt:lpwstr>_Toc376500336</vt:lpwstr>
      </vt:variant>
      <vt:variant>
        <vt:i4>1441846</vt:i4>
      </vt:variant>
      <vt:variant>
        <vt:i4>1634</vt:i4>
      </vt:variant>
      <vt:variant>
        <vt:i4>0</vt:i4>
      </vt:variant>
      <vt:variant>
        <vt:i4>5</vt:i4>
      </vt:variant>
      <vt:variant>
        <vt:lpwstr/>
      </vt:variant>
      <vt:variant>
        <vt:lpwstr>_Toc376500335</vt:lpwstr>
      </vt:variant>
      <vt:variant>
        <vt:i4>1441846</vt:i4>
      </vt:variant>
      <vt:variant>
        <vt:i4>1628</vt:i4>
      </vt:variant>
      <vt:variant>
        <vt:i4>0</vt:i4>
      </vt:variant>
      <vt:variant>
        <vt:i4>5</vt:i4>
      </vt:variant>
      <vt:variant>
        <vt:lpwstr/>
      </vt:variant>
      <vt:variant>
        <vt:lpwstr>_Toc376500334</vt:lpwstr>
      </vt:variant>
      <vt:variant>
        <vt:i4>1441846</vt:i4>
      </vt:variant>
      <vt:variant>
        <vt:i4>1622</vt:i4>
      </vt:variant>
      <vt:variant>
        <vt:i4>0</vt:i4>
      </vt:variant>
      <vt:variant>
        <vt:i4>5</vt:i4>
      </vt:variant>
      <vt:variant>
        <vt:lpwstr/>
      </vt:variant>
      <vt:variant>
        <vt:lpwstr>_Toc376500333</vt:lpwstr>
      </vt:variant>
      <vt:variant>
        <vt:i4>1441846</vt:i4>
      </vt:variant>
      <vt:variant>
        <vt:i4>1616</vt:i4>
      </vt:variant>
      <vt:variant>
        <vt:i4>0</vt:i4>
      </vt:variant>
      <vt:variant>
        <vt:i4>5</vt:i4>
      </vt:variant>
      <vt:variant>
        <vt:lpwstr/>
      </vt:variant>
      <vt:variant>
        <vt:lpwstr>_Toc376500332</vt:lpwstr>
      </vt:variant>
      <vt:variant>
        <vt:i4>1441846</vt:i4>
      </vt:variant>
      <vt:variant>
        <vt:i4>1610</vt:i4>
      </vt:variant>
      <vt:variant>
        <vt:i4>0</vt:i4>
      </vt:variant>
      <vt:variant>
        <vt:i4>5</vt:i4>
      </vt:variant>
      <vt:variant>
        <vt:lpwstr/>
      </vt:variant>
      <vt:variant>
        <vt:lpwstr>_Toc376500331</vt:lpwstr>
      </vt:variant>
      <vt:variant>
        <vt:i4>1441846</vt:i4>
      </vt:variant>
      <vt:variant>
        <vt:i4>1604</vt:i4>
      </vt:variant>
      <vt:variant>
        <vt:i4>0</vt:i4>
      </vt:variant>
      <vt:variant>
        <vt:i4>5</vt:i4>
      </vt:variant>
      <vt:variant>
        <vt:lpwstr/>
      </vt:variant>
      <vt:variant>
        <vt:lpwstr>_Toc376500330</vt:lpwstr>
      </vt:variant>
      <vt:variant>
        <vt:i4>1507382</vt:i4>
      </vt:variant>
      <vt:variant>
        <vt:i4>1598</vt:i4>
      </vt:variant>
      <vt:variant>
        <vt:i4>0</vt:i4>
      </vt:variant>
      <vt:variant>
        <vt:i4>5</vt:i4>
      </vt:variant>
      <vt:variant>
        <vt:lpwstr/>
      </vt:variant>
      <vt:variant>
        <vt:lpwstr>_Toc376500329</vt:lpwstr>
      </vt:variant>
      <vt:variant>
        <vt:i4>1507382</vt:i4>
      </vt:variant>
      <vt:variant>
        <vt:i4>1592</vt:i4>
      </vt:variant>
      <vt:variant>
        <vt:i4>0</vt:i4>
      </vt:variant>
      <vt:variant>
        <vt:i4>5</vt:i4>
      </vt:variant>
      <vt:variant>
        <vt:lpwstr/>
      </vt:variant>
      <vt:variant>
        <vt:lpwstr>_Toc376500328</vt:lpwstr>
      </vt:variant>
      <vt:variant>
        <vt:i4>1507382</vt:i4>
      </vt:variant>
      <vt:variant>
        <vt:i4>1586</vt:i4>
      </vt:variant>
      <vt:variant>
        <vt:i4>0</vt:i4>
      </vt:variant>
      <vt:variant>
        <vt:i4>5</vt:i4>
      </vt:variant>
      <vt:variant>
        <vt:lpwstr/>
      </vt:variant>
      <vt:variant>
        <vt:lpwstr>_Toc376500327</vt:lpwstr>
      </vt:variant>
      <vt:variant>
        <vt:i4>1507382</vt:i4>
      </vt:variant>
      <vt:variant>
        <vt:i4>1580</vt:i4>
      </vt:variant>
      <vt:variant>
        <vt:i4>0</vt:i4>
      </vt:variant>
      <vt:variant>
        <vt:i4>5</vt:i4>
      </vt:variant>
      <vt:variant>
        <vt:lpwstr/>
      </vt:variant>
      <vt:variant>
        <vt:lpwstr>_Toc376500326</vt:lpwstr>
      </vt:variant>
      <vt:variant>
        <vt:i4>1507382</vt:i4>
      </vt:variant>
      <vt:variant>
        <vt:i4>1574</vt:i4>
      </vt:variant>
      <vt:variant>
        <vt:i4>0</vt:i4>
      </vt:variant>
      <vt:variant>
        <vt:i4>5</vt:i4>
      </vt:variant>
      <vt:variant>
        <vt:lpwstr/>
      </vt:variant>
      <vt:variant>
        <vt:lpwstr>_Toc376500325</vt:lpwstr>
      </vt:variant>
      <vt:variant>
        <vt:i4>1507382</vt:i4>
      </vt:variant>
      <vt:variant>
        <vt:i4>1568</vt:i4>
      </vt:variant>
      <vt:variant>
        <vt:i4>0</vt:i4>
      </vt:variant>
      <vt:variant>
        <vt:i4>5</vt:i4>
      </vt:variant>
      <vt:variant>
        <vt:lpwstr/>
      </vt:variant>
      <vt:variant>
        <vt:lpwstr>_Toc376500324</vt:lpwstr>
      </vt:variant>
      <vt:variant>
        <vt:i4>1507382</vt:i4>
      </vt:variant>
      <vt:variant>
        <vt:i4>1562</vt:i4>
      </vt:variant>
      <vt:variant>
        <vt:i4>0</vt:i4>
      </vt:variant>
      <vt:variant>
        <vt:i4>5</vt:i4>
      </vt:variant>
      <vt:variant>
        <vt:lpwstr/>
      </vt:variant>
      <vt:variant>
        <vt:lpwstr>_Toc376500323</vt:lpwstr>
      </vt:variant>
      <vt:variant>
        <vt:i4>1507382</vt:i4>
      </vt:variant>
      <vt:variant>
        <vt:i4>1556</vt:i4>
      </vt:variant>
      <vt:variant>
        <vt:i4>0</vt:i4>
      </vt:variant>
      <vt:variant>
        <vt:i4>5</vt:i4>
      </vt:variant>
      <vt:variant>
        <vt:lpwstr/>
      </vt:variant>
      <vt:variant>
        <vt:lpwstr>_Toc376500322</vt:lpwstr>
      </vt:variant>
      <vt:variant>
        <vt:i4>1507382</vt:i4>
      </vt:variant>
      <vt:variant>
        <vt:i4>1550</vt:i4>
      </vt:variant>
      <vt:variant>
        <vt:i4>0</vt:i4>
      </vt:variant>
      <vt:variant>
        <vt:i4>5</vt:i4>
      </vt:variant>
      <vt:variant>
        <vt:lpwstr/>
      </vt:variant>
      <vt:variant>
        <vt:lpwstr>_Toc376500321</vt:lpwstr>
      </vt:variant>
      <vt:variant>
        <vt:i4>1507382</vt:i4>
      </vt:variant>
      <vt:variant>
        <vt:i4>1544</vt:i4>
      </vt:variant>
      <vt:variant>
        <vt:i4>0</vt:i4>
      </vt:variant>
      <vt:variant>
        <vt:i4>5</vt:i4>
      </vt:variant>
      <vt:variant>
        <vt:lpwstr/>
      </vt:variant>
      <vt:variant>
        <vt:lpwstr>_Toc376500320</vt:lpwstr>
      </vt:variant>
      <vt:variant>
        <vt:i4>1310774</vt:i4>
      </vt:variant>
      <vt:variant>
        <vt:i4>1538</vt:i4>
      </vt:variant>
      <vt:variant>
        <vt:i4>0</vt:i4>
      </vt:variant>
      <vt:variant>
        <vt:i4>5</vt:i4>
      </vt:variant>
      <vt:variant>
        <vt:lpwstr/>
      </vt:variant>
      <vt:variant>
        <vt:lpwstr>_Toc376500319</vt:lpwstr>
      </vt:variant>
      <vt:variant>
        <vt:i4>1310774</vt:i4>
      </vt:variant>
      <vt:variant>
        <vt:i4>1532</vt:i4>
      </vt:variant>
      <vt:variant>
        <vt:i4>0</vt:i4>
      </vt:variant>
      <vt:variant>
        <vt:i4>5</vt:i4>
      </vt:variant>
      <vt:variant>
        <vt:lpwstr/>
      </vt:variant>
      <vt:variant>
        <vt:lpwstr>_Toc376500318</vt:lpwstr>
      </vt:variant>
      <vt:variant>
        <vt:i4>1310774</vt:i4>
      </vt:variant>
      <vt:variant>
        <vt:i4>1526</vt:i4>
      </vt:variant>
      <vt:variant>
        <vt:i4>0</vt:i4>
      </vt:variant>
      <vt:variant>
        <vt:i4>5</vt:i4>
      </vt:variant>
      <vt:variant>
        <vt:lpwstr/>
      </vt:variant>
      <vt:variant>
        <vt:lpwstr>_Toc376500317</vt:lpwstr>
      </vt:variant>
      <vt:variant>
        <vt:i4>1310774</vt:i4>
      </vt:variant>
      <vt:variant>
        <vt:i4>1520</vt:i4>
      </vt:variant>
      <vt:variant>
        <vt:i4>0</vt:i4>
      </vt:variant>
      <vt:variant>
        <vt:i4>5</vt:i4>
      </vt:variant>
      <vt:variant>
        <vt:lpwstr/>
      </vt:variant>
      <vt:variant>
        <vt:lpwstr>_Toc376500316</vt:lpwstr>
      </vt:variant>
      <vt:variant>
        <vt:i4>1310774</vt:i4>
      </vt:variant>
      <vt:variant>
        <vt:i4>1511</vt:i4>
      </vt:variant>
      <vt:variant>
        <vt:i4>0</vt:i4>
      </vt:variant>
      <vt:variant>
        <vt:i4>5</vt:i4>
      </vt:variant>
      <vt:variant>
        <vt:lpwstr/>
      </vt:variant>
      <vt:variant>
        <vt:lpwstr>_Toc376500312</vt:lpwstr>
      </vt:variant>
      <vt:variant>
        <vt:i4>1310774</vt:i4>
      </vt:variant>
      <vt:variant>
        <vt:i4>1505</vt:i4>
      </vt:variant>
      <vt:variant>
        <vt:i4>0</vt:i4>
      </vt:variant>
      <vt:variant>
        <vt:i4>5</vt:i4>
      </vt:variant>
      <vt:variant>
        <vt:lpwstr/>
      </vt:variant>
      <vt:variant>
        <vt:lpwstr>_Toc376500311</vt:lpwstr>
      </vt:variant>
      <vt:variant>
        <vt:i4>1310774</vt:i4>
      </vt:variant>
      <vt:variant>
        <vt:i4>1499</vt:i4>
      </vt:variant>
      <vt:variant>
        <vt:i4>0</vt:i4>
      </vt:variant>
      <vt:variant>
        <vt:i4>5</vt:i4>
      </vt:variant>
      <vt:variant>
        <vt:lpwstr/>
      </vt:variant>
      <vt:variant>
        <vt:lpwstr>_Toc376500310</vt:lpwstr>
      </vt:variant>
      <vt:variant>
        <vt:i4>1376310</vt:i4>
      </vt:variant>
      <vt:variant>
        <vt:i4>1493</vt:i4>
      </vt:variant>
      <vt:variant>
        <vt:i4>0</vt:i4>
      </vt:variant>
      <vt:variant>
        <vt:i4>5</vt:i4>
      </vt:variant>
      <vt:variant>
        <vt:lpwstr/>
      </vt:variant>
      <vt:variant>
        <vt:lpwstr>_Toc376500309</vt:lpwstr>
      </vt:variant>
      <vt:variant>
        <vt:i4>1376310</vt:i4>
      </vt:variant>
      <vt:variant>
        <vt:i4>1487</vt:i4>
      </vt:variant>
      <vt:variant>
        <vt:i4>0</vt:i4>
      </vt:variant>
      <vt:variant>
        <vt:i4>5</vt:i4>
      </vt:variant>
      <vt:variant>
        <vt:lpwstr/>
      </vt:variant>
      <vt:variant>
        <vt:lpwstr>_Toc376500308</vt:lpwstr>
      </vt:variant>
      <vt:variant>
        <vt:i4>1376310</vt:i4>
      </vt:variant>
      <vt:variant>
        <vt:i4>1481</vt:i4>
      </vt:variant>
      <vt:variant>
        <vt:i4>0</vt:i4>
      </vt:variant>
      <vt:variant>
        <vt:i4>5</vt:i4>
      </vt:variant>
      <vt:variant>
        <vt:lpwstr/>
      </vt:variant>
      <vt:variant>
        <vt:lpwstr>_Toc376500307</vt:lpwstr>
      </vt:variant>
      <vt:variant>
        <vt:i4>1376310</vt:i4>
      </vt:variant>
      <vt:variant>
        <vt:i4>1475</vt:i4>
      </vt:variant>
      <vt:variant>
        <vt:i4>0</vt:i4>
      </vt:variant>
      <vt:variant>
        <vt:i4>5</vt:i4>
      </vt:variant>
      <vt:variant>
        <vt:lpwstr/>
      </vt:variant>
      <vt:variant>
        <vt:lpwstr>_Toc376500306</vt:lpwstr>
      </vt:variant>
      <vt:variant>
        <vt:i4>1376310</vt:i4>
      </vt:variant>
      <vt:variant>
        <vt:i4>1469</vt:i4>
      </vt:variant>
      <vt:variant>
        <vt:i4>0</vt:i4>
      </vt:variant>
      <vt:variant>
        <vt:i4>5</vt:i4>
      </vt:variant>
      <vt:variant>
        <vt:lpwstr/>
      </vt:variant>
      <vt:variant>
        <vt:lpwstr>_Toc376500305</vt:lpwstr>
      </vt:variant>
      <vt:variant>
        <vt:i4>1376310</vt:i4>
      </vt:variant>
      <vt:variant>
        <vt:i4>1463</vt:i4>
      </vt:variant>
      <vt:variant>
        <vt:i4>0</vt:i4>
      </vt:variant>
      <vt:variant>
        <vt:i4>5</vt:i4>
      </vt:variant>
      <vt:variant>
        <vt:lpwstr/>
      </vt:variant>
      <vt:variant>
        <vt:lpwstr>_Toc376500304</vt:lpwstr>
      </vt:variant>
      <vt:variant>
        <vt:i4>1376310</vt:i4>
      </vt:variant>
      <vt:variant>
        <vt:i4>1457</vt:i4>
      </vt:variant>
      <vt:variant>
        <vt:i4>0</vt:i4>
      </vt:variant>
      <vt:variant>
        <vt:i4>5</vt:i4>
      </vt:variant>
      <vt:variant>
        <vt:lpwstr/>
      </vt:variant>
      <vt:variant>
        <vt:lpwstr>_Toc376500303</vt:lpwstr>
      </vt:variant>
      <vt:variant>
        <vt:i4>1376310</vt:i4>
      </vt:variant>
      <vt:variant>
        <vt:i4>1451</vt:i4>
      </vt:variant>
      <vt:variant>
        <vt:i4>0</vt:i4>
      </vt:variant>
      <vt:variant>
        <vt:i4>5</vt:i4>
      </vt:variant>
      <vt:variant>
        <vt:lpwstr/>
      </vt:variant>
      <vt:variant>
        <vt:lpwstr>_Toc376500302</vt:lpwstr>
      </vt:variant>
      <vt:variant>
        <vt:i4>1376310</vt:i4>
      </vt:variant>
      <vt:variant>
        <vt:i4>1445</vt:i4>
      </vt:variant>
      <vt:variant>
        <vt:i4>0</vt:i4>
      </vt:variant>
      <vt:variant>
        <vt:i4>5</vt:i4>
      </vt:variant>
      <vt:variant>
        <vt:lpwstr/>
      </vt:variant>
      <vt:variant>
        <vt:lpwstr>_Toc376500301</vt:lpwstr>
      </vt:variant>
      <vt:variant>
        <vt:i4>1376310</vt:i4>
      </vt:variant>
      <vt:variant>
        <vt:i4>1439</vt:i4>
      </vt:variant>
      <vt:variant>
        <vt:i4>0</vt:i4>
      </vt:variant>
      <vt:variant>
        <vt:i4>5</vt:i4>
      </vt:variant>
      <vt:variant>
        <vt:lpwstr/>
      </vt:variant>
      <vt:variant>
        <vt:lpwstr>_Toc376500300</vt:lpwstr>
      </vt:variant>
      <vt:variant>
        <vt:i4>1835063</vt:i4>
      </vt:variant>
      <vt:variant>
        <vt:i4>1433</vt:i4>
      </vt:variant>
      <vt:variant>
        <vt:i4>0</vt:i4>
      </vt:variant>
      <vt:variant>
        <vt:i4>5</vt:i4>
      </vt:variant>
      <vt:variant>
        <vt:lpwstr/>
      </vt:variant>
      <vt:variant>
        <vt:lpwstr>_Toc376500299</vt:lpwstr>
      </vt:variant>
      <vt:variant>
        <vt:i4>1835063</vt:i4>
      </vt:variant>
      <vt:variant>
        <vt:i4>1427</vt:i4>
      </vt:variant>
      <vt:variant>
        <vt:i4>0</vt:i4>
      </vt:variant>
      <vt:variant>
        <vt:i4>5</vt:i4>
      </vt:variant>
      <vt:variant>
        <vt:lpwstr/>
      </vt:variant>
      <vt:variant>
        <vt:lpwstr>_Toc376500298</vt:lpwstr>
      </vt:variant>
      <vt:variant>
        <vt:i4>1835063</vt:i4>
      </vt:variant>
      <vt:variant>
        <vt:i4>1421</vt:i4>
      </vt:variant>
      <vt:variant>
        <vt:i4>0</vt:i4>
      </vt:variant>
      <vt:variant>
        <vt:i4>5</vt:i4>
      </vt:variant>
      <vt:variant>
        <vt:lpwstr/>
      </vt:variant>
      <vt:variant>
        <vt:lpwstr>_Toc376500297</vt:lpwstr>
      </vt:variant>
      <vt:variant>
        <vt:i4>1835063</vt:i4>
      </vt:variant>
      <vt:variant>
        <vt:i4>1415</vt:i4>
      </vt:variant>
      <vt:variant>
        <vt:i4>0</vt:i4>
      </vt:variant>
      <vt:variant>
        <vt:i4>5</vt:i4>
      </vt:variant>
      <vt:variant>
        <vt:lpwstr/>
      </vt:variant>
      <vt:variant>
        <vt:lpwstr>_Toc376500296</vt:lpwstr>
      </vt:variant>
      <vt:variant>
        <vt:i4>1835063</vt:i4>
      </vt:variant>
      <vt:variant>
        <vt:i4>1409</vt:i4>
      </vt:variant>
      <vt:variant>
        <vt:i4>0</vt:i4>
      </vt:variant>
      <vt:variant>
        <vt:i4>5</vt:i4>
      </vt:variant>
      <vt:variant>
        <vt:lpwstr/>
      </vt:variant>
      <vt:variant>
        <vt:lpwstr>_Toc376500295</vt:lpwstr>
      </vt:variant>
      <vt:variant>
        <vt:i4>1835063</vt:i4>
      </vt:variant>
      <vt:variant>
        <vt:i4>1403</vt:i4>
      </vt:variant>
      <vt:variant>
        <vt:i4>0</vt:i4>
      </vt:variant>
      <vt:variant>
        <vt:i4>5</vt:i4>
      </vt:variant>
      <vt:variant>
        <vt:lpwstr/>
      </vt:variant>
      <vt:variant>
        <vt:lpwstr>_Toc376500294</vt:lpwstr>
      </vt:variant>
      <vt:variant>
        <vt:i4>1835063</vt:i4>
      </vt:variant>
      <vt:variant>
        <vt:i4>1397</vt:i4>
      </vt:variant>
      <vt:variant>
        <vt:i4>0</vt:i4>
      </vt:variant>
      <vt:variant>
        <vt:i4>5</vt:i4>
      </vt:variant>
      <vt:variant>
        <vt:lpwstr/>
      </vt:variant>
      <vt:variant>
        <vt:lpwstr>_Toc376500293</vt:lpwstr>
      </vt:variant>
      <vt:variant>
        <vt:i4>1835063</vt:i4>
      </vt:variant>
      <vt:variant>
        <vt:i4>1391</vt:i4>
      </vt:variant>
      <vt:variant>
        <vt:i4>0</vt:i4>
      </vt:variant>
      <vt:variant>
        <vt:i4>5</vt:i4>
      </vt:variant>
      <vt:variant>
        <vt:lpwstr/>
      </vt:variant>
      <vt:variant>
        <vt:lpwstr>_Toc376500292</vt:lpwstr>
      </vt:variant>
      <vt:variant>
        <vt:i4>1835063</vt:i4>
      </vt:variant>
      <vt:variant>
        <vt:i4>1385</vt:i4>
      </vt:variant>
      <vt:variant>
        <vt:i4>0</vt:i4>
      </vt:variant>
      <vt:variant>
        <vt:i4>5</vt:i4>
      </vt:variant>
      <vt:variant>
        <vt:lpwstr/>
      </vt:variant>
      <vt:variant>
        <vt:lpwstr>_Toc376500291</vt:lpwstr>
      </vt:variant>
      <vt:variant>
        <vt:i4>1835063</vt:i4>
      </vt:variant>
      <vt:variant>
        <vt:i4>1379</vt:i4>
      </vt:variant>
      <vt:variant>
        <vt:i4>0</vt:i4>
      </vt:variant>
      <vt:variant>
        <vt:i4>5</vt:i4>
      </vt:variant>
      <vt:variant>
        <vt:lpwstr/>
      </vt:variant>
      <vt:variant>
        <vt:lpwstr>_Toc376500290</vt:lpwstr>
      </vt:variant>
      <vt:variant>
        <vt:i4>1900599</vt:i4>
      </vt:variant>
      <vt:variant>
        <vt:i4>1373</vt:i4>
      </vt:variant>
      <vt:variant>
        <vt:i4>0</vt:i4>
      </vt:variant>
      <vt:variant>
        <vt:i4>5</vt:i4>
      </vt:variant>
      <vt:variant>
        <vt:lpwstr/>
      </vt:variant>
      <vt:variant>
        <vt:lpwstr>_Toc376500289</vt:lpwstr>
      </vt:variant>
      <vt:variant>
        <vt:i4>1900599</vt:i4>
      </vt:variant>
      <vt:variant>
        <vt:i4>1367</vt:i4>
      </vt:variant>
      <vt:variant>
        <vt:i4>0</vt:i4>
      </vt:variant>
      <vt:variant>
        <vt:i4>5</vt:i4>
      </vt:variant>
      <vt:variant>
        <vt:lpwstr/>
      </vt:variant>
      <vt:variant>
        <vt:lpwstr>_Toc376500288</vt:lpwstr>
      </vt:variant>
      <vt:variant>
        <vt:i4>1900599</vt:i4>
      </vt:variant>
      <vt:variant>
        <vt:i4>1361</vt:i4>
      </vt:variant>
      <vt:variant>
        <vt:i4>0</vt:i4>
      </vt:variant>
      <vt:variant>
        <vt:i4>5</vt:i4>
      </vt:variant>
      <vt:variant>
        <vt:lpwstr/>
      </vt:variant>
      <vt:variant>
        <vt:lpwstr>_Toc376500287</vt:lpwstr>
      </vt:variant>
      <vt:variant>
        <vt:i4>1900599</vt:i4>
      </vt:variant>
      <vt:variant>
        <vt:i4>1355</vt:i4>
      </vt:variant>
      <vt:variant>
        <vt:i4>0</vt:i4>
      </vt:variant>
      <vt:variant>
        <vt:i4>5</vt:i4>
      </vt:variant>
      <vt:variant>
        <vt:lpwstr/>
      </vt:variant>
      <vt:variant>
        <vt:lpwstr>_Toc376500286</vt:lpwstr>
      </vt:variant>
      <vt:variant>
        <vt:i4>1900599</vt:i4>
      </vt:variant>
      <vt:variant>
        <vt:i4>1349</vt:i4>
      </vt:variant>
      <vt:variant>
        <vt:i4>0</vt:i4>
      </vt:variant>
      <vt:variant>
        <vt:i4>5</vt:i4>
      </vt:variant>
      <vt:variant>
        <vt:lpwstr/>
      </vt:variant>
      <vt:variant>
        <vt:lpwstr>_Toc376500285</vt:lpwstr>
      </vt:variant>
      <vt:variant>
        <vt:i4>1900599</vt:i4>
      </vt:variant>
      <vt:variant>
        <vt:i4>1343</vt:i4>
      </vt:variant>
      <vt:variant>
        <vt:i4>0</vt:i4>
      </vt:variant>
      <vt:variant>
        <vt:i4>5</vt:i4>
      </vt:variant>
      <vt:variant>
        <vt:lpwstr/>
      </vt:variant>
      <vt:variant>
        <vt:lpwstr>_Toc376500284</vt:lpwstr>
      </vt:variant>
      <vt:variant>
        <vt:i4>1900599</vt:i4>
      </vt:variant>
      <vt:variant>
        <vt:i4>1337</vt:i4>
      </vt:variant>
      <vt:variant>
        <vt:i4>0</vt:i4>
      </vt:variant>
      <vt:variant>
        <vt:i4>5</vt:i4>
      </vt:variant>
      <vt:variant>
        <vt:lpwstr/>
      </vt:variant>
      <vt:variant>
        <vt:lpwstr>_Toc376500283</vt:lpwstr>
      </vt:variant>
      <vt:variant>
        <vt:i4>1900599</vt:i4>
      </vt:variant>
      <vt:variant>
        <vt:i4>1331</vt:i4>
      </vt:variant>
      <vt:variant>
        <vt:i4>0</vt:i4>
      </vt:variant>
      <vt:variant>
        <vt:i4>5</vt:i4>
      </vt:variant>
      <vt:variant>
        <vt:lpwstr/>
      </vt:variant>
      <vt:variant>
        <vt:lpwstr>_Toc376500282</vt:lpwstr>
      </vt:variant>
      <vt:variant>
        <vt:i4>1900599</vt:i4>
      </vt:variant>
      <vt:variant>
        <vt:i4>1325</vt:i4>
      </vt:variant>
      <vt:variant>
        <vt:i4>0</vt:i4>
      </vt:variant>
      <vt:variant>
        <vt:i4>5</vt:i4>
      </vt:variant>
      <vt:variant>
        <vt:lpwstr/>
      </vt:variant>
      <vt:variant>
        <vt:lpwstr>_Toc376500281</vt:lpwstr>
      </vt:variant>
      <vt:variant>
        <vt:i4>1900599</vt:i4>
      </vt:variant>
      <vt:variant>
        <vt:i4>1319</vt:i4>
      </vt:variant>
      <vt:variant>
        <vt:i4>0</vt:i4>
      </vt:variant>
      <vt:variant>
        <vt:i4>5</vt:i4>
      </vt:variant>
      <vt:variant>
        <vt:lpwstr/>
      </vt:variant>
      <vt:variant>
        <vt:lpwstr>_Toc376500280</vt:lpwstr>
      </vt:variant>
      <vt:variant>
        <vt:i4>1179703</vt:i4>
      </vt:variant>
      <vt:variant>
        <vt:i4>1313</vt:i4>
      </vt:variant>
      <vt:variant>
        <vt:i4>0</vt:i4>
      </vt:variant>
      <vt:variant>
        <vt:i4>5</vt:i4>
      </vt:variant>
      <vt:variant>
        <vt:lpwstr/>
      </vt:variant>
      <vt:variant>
        <vt:lpwstr>_Toc376500279</vt:lpwstr>
      </vt:variant>
      <vt:variant>
        <vt:i4>1179703</vt:i4>
      </vt:variant>
      <vt:variant>
        <vt:i4>1307</vt:i4>
      </vt:variant>
      <vt:variant>
        <vt:i4>0</vt:i4>
      </vt:variant>
      <vt:variant>
        <vt:i4>5</vt:i4>
      </vt:variant>
      <vt:variant>
        <vt:lpwstr/>
      </vt:variant>
      <vt:variant>
        <vt:lpwstr>_Toc376500278</vt:lpwstr>
      </vt:variant>
      <vt:variant>
        <vt:i4>1179703</vt:i4>
      </vt:variant>
      <vt:variant>
        <vt:i4>1301</vt:i4>
      </vt:variant>
      <vt:variant>
        <vt:i4>0</vt:i4>
      </vt:variant>
      <vt:variant>
        <vt:i4>5</vt:i4>
      </vt:variant>
      <vt:variant>
        <vt:lpwstr/>
      </vt:variant>
      <vt:variant>
        <vt:lpwstr>_Toc376500277</vt:lpwstr>
      </vt:variant>
      <vt:variant>
        <vt:i4>1179703</vt:i4>
      </vt:variant>
      <vt:variant>
        <vt:i4>1295</vt:i4>
      </vt:variant>
      <vt:variant>
        <vt:i4>0</vt:i4>
      </vt:variant>
      <vt:variant>
        <vt:i4>5</vt:i4>
      </vt:variant>
      <vt:variant>
        <vt:lpwstr/>
      </vt:variant>
      <vt:variant>
        <vt:lpwstr>_Toc376500276</vt:lpwstr>
      </vt:variant>
      <vt:variant>
        <vt:i4>1310774</vt:i4>
      </vt:variant>
      <vt:variant>
        <vt:i4>1286</vt:i4>
      </vt:variant>
      <vt:variant>
        <vt:i4>0</vt:i4>
      </vt:variant>
      <vt:variant>
        <vt:i4>5</vt:i4>
      </vt:variant>
      <vt:variant>
        <vt:lpwstr/>
      </vt:variant>
      <vt:variant>
        <vt:lpwstr>_Toc376500315</vt:lpwstr>
      </vt:variant>
      <vt:variant>
        <vt:i4>1310774</vt:i4>
      </vt:variant>
      <vt:variant>
        <vt:i4>1280</vt:i4>
      </vt:variant>
      <vt:variant>
        <vt:i4>0</vt:i4>
      </vt:variant>
      <vt:variant>
        <vt:i4>5</vt:i4>
      </vt:variant>
      <vt:variant>
        <vt:lpwstr/>
      </vt:variant>
      <vt:variant>
        <vt:lpwstr>_Toc376500314</vt:lpwstr>
      </vt:variant>
      <vt:variant>
        <vt:i4>1310774</vt:i4>
      </vt:variant>
      <vt:variant>
        <vt:i4>1274</vt:i4>
      </vt:variant>
      <vt:variant>
        <vt:i4>0</vt:i4>
      </vt:variant>
      <vt:variant>
        <vt:i4>5</vt:i4>
      </vt:variant>
      <vt:variant>
        <vt:lpwstr/>
      </vt:variant>
      <vt:variant>
        <vt:lpwstr>_Toc376500313</vt:lpwstr>
      </vt:variant>
      <vt:variant>
        <vt:i4>1441853</vt:i4>
      </vt:variant>
      <vt:variant>
        <vt:i4>1265</vt:i4>
      </vt:variant>
      <vt:variant>
        <vt:i4>0</vt:i4>
      </vt:variant>
      <vt:variant>
        <vt:i4>5</vt:i4>
      </vt:variant>
      <vt:variant>
        <vt:lpwstr/>
      </vt:variant>
      <vt:variant>
        <vt:lpwstr>_Toc376501829</vt:lpwstr>
      </vt:variant>
      <vt:variant>
        <vt:i4>1441853</vt:i4>
      </vt:variant>
      <vt:variant>
        <vt:i4>1259</vt:i4>
      </vt:variant>
      <vt:variant>
        <vt:i4>0</vt:i4>
      </vt:variant>
      <vt:variant>
        <vt:i4>5</vt:i4>
      </vt:variant>
      <vt:variant>
        <vt:lpwstr/>
      </vt:variant>
      <vt:variant>
        <vt:lpwstr>_Toc376501828</vt:lpwstr>
      </vt:variant>
      <vt:variant>
        <vt:i4>1441853</vt:i4>
      </vt:variant>
      <vt:variant>
        <vt:i4>1253</vt:i4>
      </vt:variant>
      <vt:variant>
        <vt:i4>0</vt:i4>
      </vt:variant>
      <vt:variant>
        <vt:i4>5</vt:i4>
      </vt:variant>
      <vt:variant>
        <vt:lpwstr/>
      </vt:variant>
      <vt:variant>
        <vt:lpwstr>_Toc376501827</vt:lpwstr>
      </vt:variant>
      <vt:variant>
        <vt:i4>1441853</vt:i4>
      </vt:variant>
      <vt:variant>
        <vt:i4>1247</vt:i4>
      </vt:variant>
      <vt:variant>
        <vt:i4>0</vt:i4>
      </vt:variant>
      <vt:variant>
        <vt:i4>5</vt:i4>
      </vt:variant>
      <vt:variant>
        <vt:lpwstr/>
      </vt:variant>
      <vt:variant>
        <vt:lpwstr>_Toc376501826</vt:lpwstr>
      </vt:variant>
      <vt:variant>
        <vt:i4>1441853</vt:i4>
      </vt:variant>
      <vt:variant>
        <vt:i4>1241</vt:i4>
      </vt:variant>
      <vt:variant>
        <vt:i4>0</vt:i4>
      </vt:variant>
      <vt:variant>
        <vt:i4>5</vt:i4>
      </vt:variant>
      <vt:variant>
        <vt:lpwstr/>
      </vt:variant>
      <vt:variant>
        <vt:lpwstr>_Toc376501825</vt:lpwstr>
      </vt:variant>
      <vt:variant>
        <vt:i4>1441853</vt:i4>
      </vt:variant>
      <vt:variant>
        <vt:i4>1235</vt:i4>
      </vt:variant>
      <vt:variant>
        <vt:i4>0</vt:i4>
      </vt:variant>
      <vt:variant>
        <vt:i4>5</vt:i4>
      </vt:variant>
      <vt:variant>
        <vt:lpwstr/>
      </vt:variant>
      <vt:variant>
        <vt:lpwstr>_Toc376501824</vt:lpwstr>
      </vt:variant>
      <vt:variant>
        <vt:i4>1441853</vt:i4>
      </vt:variant>
      <vt:variant>
        <vt:i4>1229</vt:i4>
      </vt:variant>
      <vt:variant>
        <vt:i4>0</vt:i4>
      </vt:variant>
      <vt:variant>
        <vt:i4>5</vt:i4>
      </vt:variant>
      <vt:variant>
        <vt:lpwstr/>
      </vt:variant>
      <vt:variant>
        <vt:lpwstr>_Toc376501823</vt:lpwstr>
      </vt:variant>
      <vt:variant>
        <vt:i4>1441853</vt:i4>
      </vt:variant>
      <vt:variant>
        <vt:i4>1223</vt:i4>
      </vt:variant>
      <vt:variant>
        <vt:i4>0</vt:i4>
      </vt:variant>
      <vt:variant>
        <vt:i4>5</vt:i4>
      </vt:variant>
      <vt:variant>
        <vt:lpwstr/>
      </vt:variant>
      <vt:variant>
        <vt:lpwstr>_Toc376501822</vt:lpwstr>
      </vt:variant>
      <vt:variant>
        <vt:i4>1441853</vt:i4>
      </vt:variant>
      <vt:variant>
        <vt:i4>1217</vt:i4>
      </vt:variant>
      <vt:variant>
        <vt:i4>0</vt:i4>
      </vt:variant>
      <vt:variant>
        <vt:i4>5</vt:i4>
      </vt:variant>
      <vt:variant>
        <vt:lpwstr/>
      </vt:variant>
      <vt:variant>
        <vt:lpwstr>_Toc376501821</vt:lpwstr>
      </vt:variant>
      <vt:variant>
        <vt:i4>1441853</vt:i4>
      </vt:variant>
      <vt:variant>
        <vt:i4>1211</vt:i4>
      </vt:variant>
      <vt:variant>
        <vt:i4>0</vt:i4>
      </vt:variant>
      <vt:variant>
        <vt:i4>5</vt:i4>
      </vt:variant>
      <vt:variant>
        <vt:lpwstr/>
      </vt:variant>
      <vt:variant>
        <vt:lpwstr>_Toc376501820</vt:lpwstr>
      </vt:variant>
      <vt:variant>
        <vt:i4>1376317</vt:i4>
      </vt:variant>
      <vt:variant>
        <vt:i4>1205</vt:i4>
      </vt:variant>
      <vt:variant>
        <vt:i4>0</vt:i4>
      </vt:variant>
      <vt:variant>
        <vt:i4>5</vt:i4>
      </vt:variant>
      <vt:variant>
        <vt:lpwstr/>
      </vt:variant>
      <vt:variant>
        <vt:lpwstr>_Toc376501819</vt:lpwstr>
      </vt:variant>
      <vt:variant>
        <vt:i4>1376317</vt:i4>
      </vt:variant>
      <vt:variant>
        <vt:i4>1199</vt:i4>
      </vt:variant>
      <vt:variant>
        <vt:i4>0</vt:i4>
      </vt:variant>
      <vt:variant>
        <vt:i4>5</vt:i4>
      </vt:variant>
      <vt:variant>
        <vt:lpwstr/>
      </vt:variant>
      <vt:variant>
        <vt:lpwstr>_Toc376501818</vt:lpwstr>
      </vt:variant>
      <vt:variant>
        <vt:i4>1376317</vt:i4>
      </vt:variant>
      <vt:variant>
        <vt:i4>1193</vt:i4>
      </vt:variant>
      <vt:variant>
        <vt:i4>0</vt:i4>
      </vt:variant>
      <vt:variant>
        <vt:i4>5</vt:i4>
      </vt:variant>
      <vt:variant>
        <vt:lpwstr/>
      </vt:variant>
      <vt:variant>
        <vt:lpwstr>_Toc376501817</vt:lpwstr>
      </vt:variant>
      <vt:variant>
        <vt:i4>1376317</vt:i4>
      </vt:variant>
      <vt:variant>
        <vt:i4>1187</vt:i4>
      </vt:variant>
      <vt:variant>
        <vt:i4>0</vt:i4>
      </vt:variant>
      <vt:variant>
        <vt:i4>5</vt:i4>
      </vt:variant>
      <vt:variant>
        <vt:lpwstr/>
      </vt:variant>
      <vt:variant>
        <vt:lpwstr>_Toc376501816</vt:lpwstr>
      </vt:variant>
      <vt:variant>
        <vt:i4>1376317</vt:i4>
      </vt:variant>
      <vt:variant>
        <vt:i4>1181</vt:i4>
      </vt:variant>
      <vt:variant>
        <vt:i4>0</vt:i4>
      </vt:variant>
      <vt:variant>
        <vt:i4>5</vt:i4>
      </vt:variant>
      <vt:variant>
        <vt:lpwstr/>
      </vt:variant>
      <vt:variant>
        <vt:lpwstr>_Toc376501815</vt:lpwstr>
      </vt:variant>
      <vt:variant>
        <vt:i4>1376317</vt:i4>
      </vt:variant>
      <vt:variant>
        <vt:i4>1175</vt:i4>
      </vt:variant>
      <vt:variant>
        <vt:i4>0</vt:i4>
      </vt:variant>
      <vt:variant>
        <vt:i4>5</vt:i4>
      </vt:variant>
      <vt:variant>
        <vt:lpwstr/>
      </vt:variant>
      <vt:variant>
        <vt:lpwstr>_Toc376501814</vt:lpwstr>
      </vt:variant>
      <vt:variant>
        <vt:i4>1376317</vt:i4>
      </vt:variant>
      <vt:variant>
        <vt:i4>1169</vt:i4>
      </vt:variant>
      <vt:variant>
        <vt:i4>0</vt:i4>
      </vt:variant>
      <vt:variant>
        <vt:i4>5</vt:i4>
      </vt:variant>
      <vt:variant>
        <vt:lpwstr/>
      </vt:variant>
      <vt:variant>
        <vt:lpwstr>_Toc376501813</vt:lpwstr>
      </vt:variant>
      <vt:variant>
        <vt:i4>1376317</vt:i4>
      </vt:variant>
      <vt:variant>
        <vt:i4>1163</vt:i4>
      </vt:variant>
      <vt:variant>
        <vt:i4>0</vt:i4>
      </vt:variant>
      <vt:variant>
        <vt:i4>5</vt:i4>
      </vt:variant>
      <vt:variant>
        <vt:lpwstr/>
      </vt:variant>
      <vt:variant>
        <vt:lpwstr>_Toc376501812</vt:lpwstr>
      </vt:variant>
      <vt:variant>
        <vt:i4>1376317</vt:i4>
      </vt:variant>
      <vt:variant>
        <vt:i4>1157</vt:i4>
      </vt:variant>
      <vt:variant>
        <vt:i4>0</vt:i4>
      </vt:variant>
      <vt:variant>
        <vt:i4>5</vt:i4>
      </vt:variant>
      <vt:variant>
        <vt:lpwstr/>
      </vt:variant>
      <vt:variant>
        <vt:lpwstr>_Toc376501811</vt:lpwstr>
      </vt:variant>
      <vt:variant>
        <vt:i4>1376317</vt:i4>
      </vt:variant>
      <vt:variant>
        <vt:i4>1151</vt:i4>
      </vt:variant>
      <vt:variant>
        <vt:i4>0</vt:i4>
      </vt:variant>
      <vt:variant>
        <vt:i4>5</vt:i4>
      </vt:variant>
      <vt:variant>
        <vt:lpwstr/>
      </vt:variant>
      <vt:variant>
        <vt:lpwstr>_Toc376501810</vt:lpwstr>
      </vt:variant>
      <vt:variant>
        <vt:i4>1310781</vt:i4>
      </vt:variant>
      <vt:variant>
        <vt:i4>1145</vt:i4>
      </vt:variant>
      <vt:variant>
        <vt:i4>0</vt:i4>
      </vt:variant>
      <vt:variant>
        <vt:i4>5</vt:i4>
      </vt:variant>
      <vt:variant>
        <vt:lpwstr/>
      </vt:variant>
      <vt:variant>
        <vt:lpwstr>_Toc376501809</vt:lpwstr>
      </vt:variant>
      <vt:variant>
        <vt:i4>1310781</vt:i4>
      </vt:variant>
      <vt:variant>
        <vt:i4>1139</vt:i4>
      </vt:variant>
      <vt:variant>
        <vt:i4>0</vt:i4>
      </vt:variant>
      <vt:variant>
        <vt:i4>5</vt:i4>
      </vt:variant>
      <vt:variant>
        <vt:lpwstr/>
      </vt:variant>
      <vt:variant>
        <vt:lpwstr>_Toc376501808</vt:lpwstr>
      </vt:variant>
      <vt:variant>
        <vt:i4>1310781</vt:i4>
      </vt:variant>
      <vt:variant>
        <vt:i4>1133</vt:i4>
      </vt:variant>
      <vt:variant>
        <vt:i4>0</vt:i4>
      </vt:variant>
      <vt:variant>
        <vt:i4>5</vt:i4>
      </vt:variant>
      <vt:variant>
        <vt:lpwstr/>
      </vt:variant>
      <vt:variant>
        <vt:lpwstr>_Toc376501807</vt:lpwstr>
      </vt:variant>
      <vt:variant>
        <vt:i4>1310781</vt:i4>
      </vt:variant>
      <vt:variant>
        <vt:i4>1127</vt:i4>
      </vt:variant>
      <vt:variant>
        <vt:i4>0</vt:i4>
      </vt:variant>
      <vt:variant>
        <vt:i4>5</vt:i4>
      </vt:variant>
      <vt:variant>
        <vt:lpwstr/>
      </vt:variant>
      <vt:variant>
        <vt:lpwstr>_Toc376501806</vt:lpwstr>
      </vt:variant>
      <vt:variant>
        <vt:i4>1507385</vt:i4>
      </vt:variant>
      <vt:variant>
        <vt:i4>1118</vt:i4>
      </vt:variant>
      <vt:variant>
        <vt:i4>0</vt:i4>
      </vt:variant>
      <vt:variant>
        <vt:i4>5</vt:i4>
      </vt:variant>
      <vt:variant>
        <vt:lpwstr/>
      </vt:variant>
      <vt:variant>
        <vt:lpwstr>_Toc378573511</vt:lpwstr>
      </vt:variant>
      <vt:variant>
        <vt:i4>1507385</vt:i4>
      </vt:variant>
      <vt:variant>
        <vt:i4>1112</vt:i4>
      </vt:variant>
      <vt:variant>
        <vt:i4>0</vt:i4>
      </vt:variant>
      <vt:variant>
        <vt:i4>5</vt:i4>
      </vt:variant>
      <vt:variant>
        <vt:lpwstr/>
      </vt:variant>
      <vt:variant>
        <vt:lpwstr>_Toc378573510</vt:lpwstr>
      </vt:variant>
      <vt:variant>
        <vt:i4>1441849</vt:i4>
      </vt:variant>
      <vt:variant>
        <vt:i4>1106</vt:i4>
      </vt:variant>
      <vt:variant>
        <vt:i4>0</vt:i4>
      </vt:variant>
      <vt:variant>
        <vt:i4>5</vt:i4>
      </vt:variant>
      <vt:variant>
        <vt:lpwstr/>
      </vt:variant>
      <vt:variant>
        <vt:lpwstr>_Toc378573509</vt:lpwstr>
      </vt:variant>
      <vt:variant>
        <vt:i4>1703999</vt:i4>
      </vt:variant>
      <vt:variant>
        <vt:i4>1097</vt:i4>
      </vt:variant>
      <vt:variant>
        <vt:i4>0</vt:i4>
      </vt:variant>
      <vt:variant>
        <vt:i4>5</vt:i4>
      </vt:variant>
      <vt:variant>
        <vt:lpwstr/>
      </vt:variant>
      <vt:variant>
        <vt:lpwstr>_Toc378260288</vt:lpwstr>
      </vt:variant>
      <vt:variant>
        <vt:i4>1703999</vt:i4>
      </vt:variant>
      <vt:variant>
        <vt:i4>1091</vt:i4>
      </vt:variant>
      <vt:variant>
        <vt:i4>0</vt:i4>
      </vt:variant>
      <vt:variant>
        <vt:i4>5</vt:i4>
      </vt:variant>
      <vt:variant>
        <vt:lpwstr/>
      </vt:variant>
      <vt:variant>
        <vt:lpwstr>_Toc378260287</vt:lpwstr>
      </vt:variant>
      <vt:variant>
        <vt:i4>1703999</vt:i4>
      </vt:variant>
      <vt:variant>
        <vt:i4>1085</vt:i4>
      </vt:variant>
      <vt:variant>
        <vt:i4>0</vt:i4>
      </vt:variant>
      <vt:variant>
        <vt:i4>5</vt:i4>
      </vt:variant>
      <vt:variant>
        <vt:lpwstr/>
      </vt:variant>
      <vt:variant>
        <vt:lpwstr>_Toc378260286</vt:lpwstr>
      </vt:variant>
      <vt:variant>
        <vt:i4>1703999</vt:i4>
      </vt:variant>
      <vt:variant>
        <vt:i4>1079</vt:i4>
      </vt:variant>
      <vt:variant>
        <vt:i4>0</vt:i4>
      </vt:variant>
      <vt:variant>
        <vt:i4>5</vt:i4>
      </vt:variant>
      <vt:variant>
        <vt:lpwstr/>
      </vt:variant>
      <vt:variant>
        <vt:lpwstr>_Toc378260285</vt:lpwstr>
      </vt:variant>
      <vt:variant>
        <vt:i4>1703999</vt:i4>
      </vt:variant>
      <vt:variant>
        <vt:i4>1073</vt:i4>
      </vt:variant>
      <vt:variant>
        <vt:i4>0</vt:i4>
      </vt:variant>
      <vt:variant>
        <vt:i4>5</vt:i4>
      </vt:variant>
      <vt:variant>
        <vt:lpwstr/>
      </vt:variant>
      <vt:variant>
        <vt:lpwstr>_Toc378260284</vt:lpwstr>
      </vt:variant>
      <vt:variant>
        <vt:i4>1703999</vt:i4>
      </vt:variant>
      <vt:variant>
        <vt:i4>1067</vt:i4>
      </vt:variant>
      <vt:variant>
        <vt:i4>0</vt:i4>
      </vt:variant>
      <vt:variant>
        <vt:i4>5</vt:i4>
      </vt:variant>
      <vt:variant>
        <vt:lpwstr/>
      </vt:variant>
      <vt:variant>
        <vt:lpwstr>_Toc378260283</vt:lpwstr>
      </vt:variant>
      <vt:variant>
        <vt:i4>1703999</vt:i4>
      </vt:variant>
      <vt:variant>
        <vt:i4>1061</vt:i4>
      </vt:variant>
      <vt:variant>
        <vt:i4>0</vt:i4>
      </vt:variant>
      <vt:variant>
        <vt:i4>5</vt:i4>
      </vt:variant>
      <vt:variant>
        <vt:lpwstr/>
      </vt:variant>
      <vt:variant>
        <vt:lpwstr>_Toc378260282</vt:lpwstr>
      </vt:variant>
      <vt:variant>
        <vt:i4>1703999</vt:i4>
      </vt:variant>
      <vt:variant>
        <vt:i4>1055</vt:i4>
      </vt:variant>
      <vt:variant>
        <vt:i4>0</vt:i4>
      </vt:variant>
      <vt:variant>
        <vt:i4>5</vt:i4>
      </vt:variant>
      <vt:variant>
        <vt:lpwstr/>
      </vt:variant>
      <vt:variant>
        <vt:lpwstr>_Toc378260281</vt:lpwstr>
      </vt:variant>
      <vt:variant>
        <vt:i4>1703999</vt:i4>
      </vt:variant>
      <vt:variant>
        <vt:i4>1049</vt:i4>
      </vt:variant>
      <vt:variant>
        <vt:i4>0</vt:i4>
      </vt:variant>
      <vt:variant>
        <vt:i4>5</vt:i4>
      </vt:variant>
      <vt:variant>
        <vt:lpwstr/>
      </vt:variant>
      <vt:variant>
        <vt:lpwstr>_Toc378260280</vt:lpwstr>
      </vt:variant>
      <vt:variant>
        <vt:i4>1376319</vt:i4>
      </vt:variant>
      <vt:variant>
        <vt:i4>1043</vt:i4>
      </vt:variant>
      <vt:variant>
        <vt:i4>0</vt:i4>
      </vt:variant>
      <vt:variant>
        <vt:i4>5</vt:i4>
      </vt:variant>
      <vt:variant>
        <vt:lpwstr/>
      </vt:variant>
      <vt:variant>
        <vt:lpwstr>_Toc378260279</vt:lpwstr>
      </vt:variant>
      <vt:variant>
        <vt:i4>1376319</vt:i4>
      </vt:variant>
      <vt:variant>
        <vt:i4>1037</vt:i4>
      </vt:variant>
      <vt:variant>
        <vt:i4>0</vt:i4>
      </vt:variant>
      <vt:variant>
        <vt:i4>5</vt:i4>
      </vt:variant>
      <vt:variant>
        <vt:lpwstr/>
      </vt:variant>
      <vt:variant>
        <vt:lpwstr>_Toc378260278</vt:lpwstr>
      </vt:variant>
      <vt:variant>
        <vt:i4>1376319</vt:i4>
      </vt:variant>
      <vt:variant>
        <vt:i4>1031</vt:i4>
      </vt:variant>
      <vt:variant>
        <vt:i4>0</vt:i4>
      </vt:variant>
      <vt:variant>
        <vt:i4>5</vt:i4>
      </vt:variant>
      <vt:variant>
        <vt:lpwstr/>
      </vt:variant>
      <vt:variant>
        <vt:lpwstr>_Toc378260277</vt:lpwstr>
      </vt:variant>
      <vt:variant>
        <vt:i4>1376319</vt:i4>
      </vt:variant>
      <vt:variant>
        <vt:i4>1025</vt:i4>
      </vt:variant>
      <vt:variant>
        <vt:i4>0</vt:i4>
      </vt:variant>
      <vt:variant>
        <vt:i4>5</vt:i4>
      </vt:variant>
      <vt:variant>
        <vt:lpwstr/>
      </vt:variant>
      <vt:variant>
        <vt:lpwstr>_Toc378260276</vt:lpwstr>
      </vt:variant>
      <vt:variant>
        <vt:i4>1376319</vt:i4>
      </vt:variant>
      <vt:variant>
        <vt:i4>1019</vt:i4>
      </vt:variant>
      <vt:variant>
        <vt:i4>0</vt:i4>
      </vt:variant>
      <vt:variant>
        <vt:i4>5</vt:i4>
      </vt:variant>
      <vt:variant>
        <vt:lpwstr/>
      </vt:variant>
      <vt:variant>
        <vt:lpwstr>_Toc378260275</vt:lpwstr>
      </vt:variant>
      <vt:variant>
        <vt:i4>1376319</vt:i4>
      </vt:variant>
      <vt:variant>
        <vt:i4>1013</vt:i4>
      </vt:variant>
      <vt:variant>
        <vt:i4>0</vt:i4>
      </vt:variant>
      <vt:variant>
        <vt:i4>5</vt:i4>
      </vt:variant>
      <vt:variant>
        <vt:lpwstr/>
      </vt:variant>
      <vt:variant>
        <vt:lpwstr>_Toc378260274</vt:lpwstr>
      </vt:variant>
      <vt:variant>
        <vt:i4>1376319</vt:i4>
      </vt:variant>
      <vt:variant>
        <vt:i4>1007</vt:i4>
      </vt:variant>
      <vt:variant>
        <vt:i4>0</vt:i4>
      </vt:variant>
      <vt:variant>
        <vt:i4>5</vt:i4>
      </vt:variant>
      <vt:variant>
        <vt:lpwstr/>
      </vt:variant>
      <vt:variant>
        <vt:lpwstr>_Toc378260273</vt:lpwstr>
      </vt:variant>
      <vt:variant>
        <vt:i4>1376319</vt:i4>
      </vt:variant>
      <vt:variant>
        <vt:i4>1001</vt:i4>
      </vt:variant>
      <vt:variant>
        <vt:i4>0</vt:i4>
      </vt:variant>
      <vt:variant>
        <vt:i4>5</vt:i4>
      </vt:variant>
      <vt:variant>
        <vt:lpwstr/>
      </vt:variant>
      <vt:variant>
        <vt:lpwstr>_Toc378260272</vt:lpwstr>
      </vt:variant>
      <vt:variant>
        <vt:i4>1376319</vt:i4>
      </vt:variant>
      <vt:variant>
        <vt:i4>995</vt:i4>
      </vt:variant>
      <vt:variant>
        <vt:i4>0</vt:i4>
      </vt:variant>
      <vt:variant>
        <vt:i4>5</vt:i4>
      </vt:variant>
      <vt:variant>
        <vt:lpwstr/>
      </vt:variant>
      <vt:variant>
        <vt:lpwstr>_Toc378260271</vt:lpwstr>
      </vt:variant>
      <vt:variant>
        <vt:i4>1376319</vt:i4>
      </vt:variant>
      <vt:variant>
        <vt:i4>989</vt:i4>
      </vt:variant>
      <vt:variant>
        <vt:i4>0</vt:i4>
      </vt:variant>
      <vt:variant>
        <vt:i4>5</vt:i4>
      </vt:variant>
      <vt:variant>
        <vt:lpwstr/>
      </vt:variant>
      <vt:variant>
        <vt:lpwstr>_Toc378260270</vt:lpwstr>
      </vt:variant>
      <vt:variant>
        <vt:i4>1310783</vt:i4>
      </vt:variant>
      <vt:variant>
        <vt:i4>983</vt:i4>
      </vt:variant>
      <vt:variant>
        <vt:i4>0</vt:i4>
      </vt:variant>
      <vt:variant>
        <vt:i4>5</vt:i4>
      </vt:variant>
      <vt:variant>
        <vt:lpwstr/>
      </vt:variant>
      <vt:variant>
        <vt:lpwstr>_Toc378260269</vt:lpwstr>
      </vt:variant>
      <vt:variant>
        <vt:i4>1310783</vt:i4>
      </vt:variant>
      <vt:variant>
        <vt:i4>977</vt:i4>
      </vt:variant>
      <vt:variant>
        <vt:i4>0</vt:i4>
      </vt:variant>
      <vt:variant>
        <vt:i4>5</vt:i4>
      </vt:variant>
      <vt:variant>
        <vt:lpwstr/>
      </vt:variant>
      <vt:variant>
        <vt:lpwstr>_Toc378260268</vt:lpwstr>
      </vt:variant>
      <vt:variant>
        <vt:i4>1310783</vt:i4>
      </vt:variant>
      <vt:variant>
        <vt:i4>971</vt:i4>
      </vt:variant>
      <vt:variant>
        <vt:i4>0</vt:i4>
      </vt:variant>
      <vt:variant>
        <vt:i4>5</vt:i4>
      </vt:variant>
      <vt:variant>
        <vt:lpwstr/>
      </vt:variant>
      <vt:variant>
        <vt:lpwstr>_Toc378260267</vt:lpwstr>
      </vt:variant>
      <vt:variant>
        <vt:i4>1310783</vt:i4>
      </vt:variant>
      <vt:variant>
        <vt:i4>965</vt:i4>
      </vt:variant>
      <vt:variant>
        <vt:i4>0</vt:i4>
      </vt:variant>
      <vt:variant>
        <vt:i4>5</vt:i4>
      </vt:variant>
      <vt:variant>
        <vt:lpwstr/>
      </vt:variant>
      <vt:variant>
        <vt:lpwstr>_Toc378260266</vt:lpwstr>
      </vt:variant>
      <vt:variant>
        <vt:i4>1310783</vt:i4>
      </vt:variant>
      <vt:variant>
        <vt:i4>959</vt:i4>
      </vt:variant>
      <vt:variant>
        <vt:i4>0</vt:i4>
      </vt:variant>
      <vt:variant>
        <vt:i4>5</vt:i4>
      </vt:variant>
      <vt:variant>
        <vt:lpwstr/>
      </vt:variant>
      <vt:variant>
        <vt:lpwstr>_Toc378260265</vt:lpwstr>
      </vt:variant>
      <vt:variant>
        <vt:i4>1310783</vt:i4>
      </vt:variant>
      <vt:variant>
        <vt:i4>953</vt:i4>
      </vt:variant>
      <vt:variant>
        <vt:i4>0</vt:i4>
      </vt:variant>
      <vt:variant>
        <vt:i4>5</vt:i4>
      </vt:variant>
      <vt:variant>
        <vt:lpwstr/>
      </vt:variant>
      <vt:variant>
        <vt:lpwstr>_Toc378260264</vt:lpwstr>
      </vt:variant>
      <vt:variant>
        <vt:i4>1310783</vt:i4>
      </vt:variant>
      <vt:variant>
        <vt:i4>947</vt:i4>
      </vt:variant>
      <vt:variant>
        <vt:i4>0</vt:i4>
      </vt:variant>
      <vt:variant>
        <vt:i4>5</vt:i4>
      </vt:variant>
      <vt:variant>
        <vt:lpwstr/>
      </vt:variant>
      <vt:variant>
        <vt:lpwstr>_Toc378260263</vt:lpwstr>
      </vt:variant>
      <vt:variant>
        <vt:i4>1310783</vt:i4>
      </vt:variant>
      <vt:variant>
        <vt:i4>941</vt:i4>
      </vt:variant>
      <vt:variant>
        <vt:i4>0</vt:i4>
      </vt:variant>
      <vt:variant>
        <vt:i4>5</vt:i4>
      </vt:variant>
      <vt:variant>
        <vt:lpwstr/>
      </vt:variant>
      <vt:variant>
        <vt:lpwstr>_Toc378260262</vt:lpwstr>
      </vt:variant>
      <vt:variant>
        <vt:i4>1310783</vt:i4>
      </vt:variant>
      <vt:variant>
        <vt:i4>935</vt:i4>
      </vt:variant>
      <vt:variant>
        <vt:i4>0</vt:i4>
      </vt:variant>
      <vt:variant>
        <vt:i4>5</vt:i4>
      </vt:variant>
      <vt:variant>
        <vt:lpwstr/>
      </vt:variant>
      <vt:variant>
        <vt:lpwstr>_Toc378260261</vt:lpwstr>
      </vt:variant>
      <vt:variant>
        <vt:i4>1114164</vt:i4>
      </vt:variant>
      <vt:variant>
        <vt:i4>926</vt:i4>
      </vt:variant>
      <vt:variant>
        <vt:i4>0</vt:i4>
      </vt:variant>
      <vt:variant>
        <vt:i4>5</vt:i4>
      </vt:variant>
      <vt:variant>
        <vt:lpwstr/>
      </vt:variant>
      <vt:variant>
        <vt:lpwstr>_Toc376500142</vt:lpwstr>
      </vt:variant>
      <vt:variant>
        <vt:i4>1114164</vt:i4>
      </vt:variant>
      <vt:variant>
        <vt:i4>917</vt:i4>
      </vt:variant>
      <vt:variant>
        <vt:i4>0</vt:i4>
      </vt:variant>
      <vt:variant>
        <vt:i4>5</vt:i4>
      </vt:variant>
      <vt:variant>
        <vt:lpwstr/>
      </vt:variant>
      <vt:variant>
        <vt:lpwstr>_Toc376500141</vt:lpwstr>
      </vt:variant>
      <vt:variant>
        <vt:i4>1114164</vt:i4>
      </vt:variant>
      <vt:variant>
        <vt:i4>911</vt:i4>
      </vt:variant>
      <vt:variant>
        <vt:i4>0</vt:i4>
      </vt:variant>
      <vt:variant>
        <vt:i4>5</vt:i4>
      </vt:variant>
      <vt:variant>
        <vt:lpwstr/>
      </vt:variant>
      <vt:variant>
        <vt:lpwstr>_Toc376500140</vt:lpwstr>
      </vt:variant>
      <vt:variant>
        <vt:i4>1441844</vt:i4>
      </vt:variant>
      <vt:variant>
        <vt:i4>905</vt:i4>
      </vt:variant>
      <vt:variant>
        <vt:i4>0</vt:i4>
      </vt:variant>
      <vt:variant>
        <vt:i4>5</vt:i4>
      </vt:variant>
      <vt:variant>
        <vt:lpwstr/>
      </vt:variant>
      <vt:variant>
        <vt:lpwstr>_Toc376500139</vt:lpwstr>
      </vt:variant>
      <vt:variant>
        <vt:i4>1441844</vt:i4>
      </vt:variant>
      <vt:variant>
        <vt:i4>899</vt:i4>
      </vt:variant>
      <vt:variant>
        <vt:i4>0</vt:i4>
      </vt:variant>
      <vt:variant>
        <vt:i4>5</vt:i4>
      </vt:variant>
      <vt:variant>
        <vt:lpwstr/>
      </vt:variant>
      <vt:variant>
        <vt:lpwstr>_Toc376500138</vt:lpwstr>
      </vt:variant>
      <vt:variant>
        <vt:i4>1441844</vt:i4>
      </vt:variant>
      <vt:variant>
        <vt:i4>893</vt:i4>
      </vt:variant>
      <vt:variant>
        <vt:i4>0</vt:i4>
      </vt:variant>
      <vt:variant>
        <vt:i4>5</vt:i4>
      </vt:variant>
      <vt:variant>
        <vt:lpwstr/>
      </vt:variant>
      <vt:variant>
        <vt:lpwstr>_Toc376500137</vt:lpwstr>
      </vt:variant>
      <vt:variant>
        <vt:i4>1441844</vt:i4>
      </vt:variant>
      <vt:variant>
        <vt:i4>887</vt:i4>
      </vt:variant>
      <vt:variant>
        <vt:i4>0</vt:i4>
      </vt:variant>
      <vt:variant>
        <vt:i4>5</vt:i4>
      </vt:variant>
      <vt:variant>
        <vt:lpwstr/>
      </vt:variant>
      <vt:variant>
        <vt:lpwstr>_Toc376500136</vt:lpwstr>
      </vt:variant>
      <vt:variant>
        <vt:i4>1441844</vt:i4>
      </vt:variant>
      <vt:variant>
        <vt:i4>881</vt:i4>
      </vt:variant>
      <vt:variant>
        <vt:i4>0</vt:i4>
      </vt:variant>
      <vt:variant>
        <vt:i4>5</vt:i4>
      </vt:variant>
      <vt:variant>
        <vt:lpwstr/>
      </vt:variant>
      <vt:variant>
        <vt:lpwstr>_Toc376500135</vt:lpwstr>
      </vt:variant>
      <vt:variant>
        <vt:i4>1441844</vt:i4>
      </vt:variant>
      <vt:variant>
        <vt:i4>875</vt:i4>
      </vt:variant>
      <vt:variant>
        <vt:i4>0</vt:i4>
      </vt:variant>
      <vt:variant>
        <vt:i4>5</vt:i4>
      </vt:variant>
      <vt:variant>
        <vt:lpwstr/>
      </vt:variant>
      <vt:variant>
        <vt:lpwstr>_Toc376500134</vt:lpwstr>
      </vt:variant>
      <vt:variant>
        <vt:i4>1441844</vt:i4>
      </vt:variant>
      <vt:variant>
        <vt:i4>869</vt:i4>
      </vt:variant>
      <vt:variant>
        <vt:i4>0</vt:i4>
      </vt:variant>
      <vt:variant>
        <vt:i4>5</vt:i4>
      </vt:variant>
      <vt:variant>
        <vt:lpwstr/>
      </vt:variant>
      <vt:variant>
        <vt:lpwstr>_Toc376500133</vt:lpwstr>
      </vt:variant>
      <vt:variant>
        <vt:i4>1441844</vt:i4>
      </vt:variant>
      <vt:variant>
        <vt:i4>863</vt:i4>
      </vt:variant>
      <vt:variant>
        <vt:i4>0</vt:i4>
      </vt:variant>
      <vt:variant>
        <vt:i4>5</vt:i4>
      </vt:variant>
      <vt:variant>
        <vt:lpwstr/>
      </vt:variant>
      <vt:variant>
        <vt:lpwstr>_Toc376500132</vt:lpwstr>
      </vt:variant>
      <vt:variant>
        <vt:i4>1441844</vt:i4>
      </vt:variant>
      <vt:variant>
        <vt:i4>857</vt:i4>
      </vt:variant>
      <vt:variant>
        <vt:i4>0</vt:i4>
      </vt:variant>
      <vt:variant>
        <vt:i4>5</vt:i4>
      </vt:variant>
      <vt:variant>
        <vt:lpwstr/>
      </vt:variant>
      <vt:variant>
        <vt:lpwstr>_Toc376500131</vt:lpwstr>
      </vt:variant>
      <vt:variant>
        <vt:i4>1441844</vt:i4>
      </vt:variant>
      <vt:variant>
        <vt:i4>851</vt:i4>
      </vt:variant>
      <vt:variant>
        <vt:i4>0</vt:i4>
      </vt:variant>
      <vt:variant>
        <vt:i4>5</vt:i4>
      </vt:variant>
      <vt:variant>
        <vt:lpwstr/>
      </vt:variant>
      <vt:variant>
        <vt:lpwstr>_Toc376500130</vt:lpwstr>
      </vt:variant>
      <vt:variant>
        <vt:i4>1507380</vt:i4>
      </vt:variant>
      <vt:variant>
        <vt:i4>845</vt:i4>
      </vt:variant>
      <vt:variant>
        <vt:i4>0</vt:i4>
      </vt:variant>
      <vt:variant>
        <vt:i4>5</vt:i4>
      </vt:variant>
      <vt:variant>
        <vt:lpwstr/>
      </vt:variant>
      <vt:variant>
        <vt:lpwstr>_Toc376500129</vt:lpwstr>
      </vt:variant>
      <vt:variant>
        <vt:i4>1507380</vt:i4>
      </vt:variant>
      <vt:variant>
        <vt:i4>839</vt:i4>
      </vt:variant>
      <vt:variant>
        <vt:i4>0</vt:i4>
      </vt:variant>
      <vt:variant>
        <vt:i4>5</vt:i4>
      </vt:variant>
      <vt:variant>
        <vt:lpwstr/>
      </vt:variant>
      <vt:variant>
        <vt:lpwstr>_Toc376500128</vt:lpwstr>
      </vt:variant>
      <vt:variant>
        <vt:i4>1507380</vt:i4>
      </vt:variant>
      <vt:variant>
        <vt:i4>833</vt:i4>
      </vt:variant>
      <vt:variant>
        <vt:i4>0</vt:i4>
      </vt:variant>
      <vt:variant>
        <vt:i4>5</vt:i4>
      </vt:variant>
      <vt:variant>
        <vt:lpwstr/>
      </vt:variant>
      <vt:variant>
        <vt:lpwstr>_Toc376500127</vt:lpwstr>
      </vt:variant>
      <vt:variant>
        <vt:i4>1507380</vt:i4>
      </vt:variant>
      <vt:variant>
        <vt:i4>824</vt:i4>
      </vt:variant>
      <vt:variant>
        <vt:i4>0</vt:i4>
      </vt:variant>
      <vt:variant>
        <vt:i4>5</vt:i4>
      </vt:variant>
      <vt:variant>
        <vt:lpwstr/>
      </vt:variant>
      <vt:variant>
        <vt:lpwstr>_Toc376500126</vt:lpwstr>
      </vt:variant>
      <vt:variant>
        <vt:i4>1507380</vt:i4>
      </vt:variant>
      <vt:variant>
        <vt:i4>818</vt:i4>
      </vt:variant>
      <vt:variant>
        <vt:i4>0</vt:i4>
      </vt:variant>
      <vt:variant>
        <vt:i4>5</vt:i4>
      </vt:variant>
      <vt:variant>
        <vt:lpwstr/>
      </vt:variant>
      <vt:variant>
        <vt:lpwstr>_Toc376500125</vt:lpwstr>
      </vt:variant>
      <vt:variant>
        <vt:i4>1507380</vt:i4>
      </vt:variant>
      <vt:variant>
        <vt:i4>812</vt:i4>
      </vt:variant>
      <vt:variant>
        <vt:i4>0</vt:i4>
      </vt:variant>
      <vt:variant>
        <vt:i4>5</vt:i4>
      </vt:variant>
      <vt:variant>
        <vt:lpwstr/>
      </vt:variant>
      <vt:variant>
        <vt:lpwstr>_Toc376500124</vt:lpwstr>
      </vt:variant>
      <vt:variant>
        <vt:i4>1507380</vt:i4>
      </vt:variant>
      <vt:variant>
        <vt:i4>806</vt:i4>
      </vt:variant>
      <vt:variant>
        <vt:i4>0</vt:i4>
      </vt:variant>
      <vt:variant>
        <vt:i4>5</vt:i4>
      </vt:variant>
      <vt:variant>
        <vt:lpwstr/>
      </vt:variant>
      <vt:variant>
        <vt:lpwstr>_Toc376500123</vt:lpwstr>
      </vt:variant>
      <vt:variant>
        <vt:i4>1507380</vt:i4>
      </vt:variant>
      <vt:variant>
        <vt:i4>800</vt:i4>
      </vt:variant>
      <vt:variant>
        <vt:i4>0</vt:i4>
      </vt:variant>
      <vt:variant>
        <vt:i4>5</vt:i4>
      </vt:variant>
      <vt:variant>
        <vt:lpwstr/>
      </vt:variant>
      <vt:variant>
        <vt:lpwstr>_Toc376500122</vt:lpwstr>
      </vt:variant>
      <vt:variant>
        <vt:i4>1507380</vt:i4>
      </vt:variant>
      <vt:variant>
        <vt:i4>794</vt:i4>
      </vt:variant>
      <vt:variant>
        <vt:i4>0</vt:i4>
      </vt:variant>
      <vt:variant>
        <vt:i4>5</vt:i4>
      </vt:variant>
      <vt:variant>
        <vt:lpwstr/>
      </vt:variant>
      <vt:variant>
        <vt:lpwstr>_Toc376500121</vt:lpwstr>
      </vt:variant>
      <vt:variant>
        <vt:i4>1507380</vt:i4>
      </vt:variant>
      <vt:variant>
        <vt:i4>788</vt:i4>
      </vt:variant>
      <vt:variant>
        <vt:i4>0</vt:i4>
      </vt:variant>
      <vt:variant>
        <vt:i4>5</vt:i4>
      </vt:variant>
      <vt:variant>
        <vt:lpwstr/>
      </vt:variant>
      <vt:variant>
        <vt:lpwstr>_Toc376500120</vt:lpwstr>
      </vt:variant>
      <vt:variant>
        <vt:i4>1310772</vt:i4>
      </vt:variant>
      <vt:variant>
        <vt:i4>782</vt:i4>
      </vt:variant>
      <vt:variant>
        <vt:i4>0</vt:i4>
      </vt:variant>
      <vt:variant>
        <vt:i4>5</vt:i4>
      </vt:variant>
      <vt:variant>
        <vt:lpwstr/>
      </vt:variant>
      <vt:variant>
        <vt:lpwstr>_Toc376500119</vt:lpwstr>
      </vt:variant>
      <vt:variant>
        <vt:i4>1310772</vt:i4>
      </vt:variant>
      <vt:variant>
        <vt:i4>776</vt:i4>
      </vt:variant>
      <vt:variant>
        <vt:i4>0</vt:i4>
      </vt:variant>
      <vt:variant>
        <vt:i4>5</vt:i4>
      </vt:variant>
      <vt:variant>
        <vt:lpwstr/>
      </vt:variant>
      <vt:variant>
        <vt:lpwstr>_Toc376500118</vt:lpwstr>
      </vt:variant>
      <vt:variant>
        <vt:i4>1310772</vt:i4>
      </vt:variant>
      <vt:variant>
        <vt:i4>770</vt:i4>
      </vt:variant>
      <vt:variant>
        <vt:i4>0</vt:i4>
      </vt:variant>
      <vt:variant>
        <vt:i4>5</vt:i4>
      </vt:variant>
      <vt:variant>
        <vt:lpwstr/>
      </vt:variant>
      <vt:variant>
        <vt:lpwstr>_Toc376500117</vt:lpwstr>
      </vt:variant>
      <vt:variant>
        <vt:i4>1310772</vt:i4>
      </vt:variant>
      <vt:variant>
        <vt:i4>764</vt:i4>
      </vt:variant>
      <vt:variant>
        <vt:i4>0</vt:i4>
      </vt:variant>
      <vt:variant>
        <vt:i4>5</vt:i4>
      </vt:variant>
      <vt:variant>
        <vt:lpwstr/>
      </vt:variant>
      <vt:variant>
        <vt:lpwstr>_Toc376500116</vt:lpwstr>
      </vt:variant>
      <vt:variant>
        <vt:i4>1310772</vt:i4>
      </vt:variant>
      <vt:variant>
        <vt:i4>758</vt:i4>
      </vt:variant>
      <vt:variant>
        <vt:i4>0</vt:i4>
      </vt:variant>
      <vt:variant>
        <vt:i4>5</vt:i4>
      </vt:variant>
      <vt:variant>
        <vt:lpwstr/>
      </vt:variant>
      <vt:variant>
        <vt:lpwstr>_Toc376500115</vt:lpwstr>
      </vt:variant>
      <vt:variant>
        <vt:i4>1310772</vt:i4>
      </vt:variant>
      <vt:variant>
        <vt:i4>752</vt:i4>
      </vt:variant>
      <vt:variant>
        <vt:i4>0</vt:i4>
      </vt:variant>
      <vt:variant>
        <vt:i4>5</vt:i4>
      </vt:variant>
      <vt:variant>
        <vt:lpwstr/>
      </vt:variant>
      <vt:variant>
        <vt:lpwstr>_Toc376500114</vt:lpwstr>
      </vt:variant>
      <vt:variant>
        <vt:i4>1310772</vt:i4>
      </vt:variant>
      <vt:variant>
        <vt:i4>746</vt:i4>
      </vt:variant>
      <vt:variant>
        <vt:i4>0</vt:i4>
      </vt:variant>
      <vt:variant>
        <vt:i4>5</vt:i4>
      </vt:variant>
      <vt:variant>
        <vt:lpwstr/>
      </vt:variant>
      <vt:variant>
        <vt:lpwstr>_Toc376500113</vt:lpwstr>
      </vt:variant>
      <vt:variant>
        <vt:i4>1310772</vt:i4>
      </vt:variant>
      <vt:variant>
        <vt:i4>740</vt:i4>
      </vt:variant>
      <vt:variant>
        <vt:i4>0</vt:i4>
      </vt:variant>
      <vt:variant>
        <vt:i4>5</vt:i4>
      </vt:variant>
      <vt:variant>
        <vt:lpwstr/>
      </vt:variant>
      <vt:variant>
        <vt:lpwstr>_Toc376500112</vt:lpwstr>
      </vt:variant>
      <vt:variant>
        <vt:i4>1310772</vt:i4>
      </vt:variant>
      <vt:variant>
        <vt:i4>734</vt:i4>
      </vt:variant>
      <vt:variant>
        <vt:i4>0</vt:i4>
      </vt:variant>
      <vt:variant>
        <vt:i4>5</vt:i4>
      </vt:variant>
      <vt:variant>
        <vt:lpwstr/>
      </vt:variant>
      <vt:variant>
        <vt:lpwstr>_Toc376500111</vt:lpwstr>
      </vt:variant>
      <vt:variant>
        <vt:i4>1310772</vt:i4>
      </vt:variant>
      <vt:variant>
        <vt:i4>728</vt:i4>
      </vt:variant>
      <vt:variant>
        <vt:i4>0</vt:i4>
      </vt:variant>
      <vt:variant>
        <vt:i4>5</vt:i4>
      </vt:variant>
      <vt:variant>
        <vt:lpwstr/>
      </vt:variant>
      <vt:variant>
        <vt:lpwstr>_Toc376500110</vt:lpwstr>
      </vt:variant>
      <vt:variant>
        <vt:i4>1376308</vt:i4>
      </vt:variant>
      <vt:variant>
        <vt:i4>722</vt:i4>
      </vt:variant>
      <vt:variant>
        <vt:i4>0</vt:i4>
      </vt:variant>
      <vt:variant>
        <vt:i4>5</vt:i4>
      </vt:variant>
      <vt:variant>
        <vt:lpwstr/>
      </vt:variant>
      <vt:variant>
        <vt:lpwstr>_Toc376500109</vt:lpwstr>
      </vt:variant>
      <vt:variant>
        <vt:i4>1376308</vt:i4>
      </vt:variant>
      <vt:variant>
        <vt:i4>716</vt:i4>
      </vt:variant>
      <vt:variant>
        <vt:i4>0</vt:i4>
      </vt:variant>
      <vt:variant>
        <vt:i4>5</vt:i4>
      </vt:variant>
      <vt:variant>
        <vt:lpwstr/>
      </vt:variant>
      <vt:variant>
        <vt:lpwstr>_Toc376500108</vt:lpwstr>
      </vt:variant>
      <vt:variant>
        <vt:i4>1376308</vt:i4>
      </vt:variant>
      <vt:variant>
        <vt:i4>710</vt:i4>
      </vt:variant>
      <vt:variant>
        <vt:i4>0</vt:i4>
      </vt:variant>
      <vt:variant>
        <vt:i4>5</vt:i4>
      </vt:variant>
      <vt:variant>
        <vt:lpwstr/>
      </vt:variant>
      <vt:variant>
        <vt:lpwstr>_Toc376500107</vt:lpwstr>
      </vt:variant>
      <vt:variant>
        <vt:i4>1376308</vt:i4>
      </vt:variant>
      <vt:variant>
        <vt:i4>704</vt:i4>
      </vt:variant>
      <vt:variant>
        <vt:i4>0</vt:i4>
      </vt:variant>
      <vt:variant>
        <vt:i4>5</vt:i4>
      </vt:variant>
      <vt:variant>
        <vt:lpwstr/>
      </vt:variant>
      <vt:variant>
        <vt:lpwstr>_Toc376500106</vt:lpwstr>
      </vt:variant>
      <vt:variant>
        <vt:i4>1376308</vt:i4>
      </vt:variant>
      <vt:variant>
        <vt:i4>698</vt:i4>
      </vt:variant>
      <vt:variant>
        <vt:i4>0</vt:i4>
      </vt:variant>
      <vt:variant>
        <vt:i4>5</vt:i4>
      </vt:variant>
      <vt:variant>
        <vt:lpwstr/>
      </vt:variant>
      <vt:variant>
        <vt:lpwstr>_Toc376500105</vt:lpwstr>
      </vt:variant>
      <vt:variant>
        <vt:i4>1376308</vt:i4>
      </vt:variant>
      <vt:variant>
        <vt:i4>692</vt:i4>
      </vt:variant>
      <vt:variant>
        <vt:i4>0</vt:i4>
      </vt:variant>
      <vt:variant>
        <vt:i4>5</vt:i4>
      </vt:variant>
      <vt:variant>
        <vt:lpwstr/>
      </vt:variant>
      <vt:variant>
        <vt:lpwstr>_Toc376500104</vt:lpwstr>
      </vt:variant>
      <vt:variant>
        <vt:i4>1376308</vt:i4>
      </vt:variant>
      <vt:variant>
        <vt:i4>686</vt:i4>
      </vt:variant>
      <vt:variant>
        <vt:i4>0</vt:i4>
      </vt:variant>
      <vt:variant>
        <vt:i4>5</vt:i4>
      </vt:variant>
      <vt:variant>
        <vt:lpwstr/>
      </vt:variant>
      <vt:variant>
        <vt:lpwstr>_Toc376500103</vt:lpwstr>
      </vt:variant>
      <vt:variant>
        <vt:i4>1376308</vt:i4>
      </vt:variant>
      <vt:variant>
        <vt:i4>680</vt:i4>
      </vt:variant>
      <vt:variant>
        <vt:i4>0</vt:i4>
      </vt:variant>
      <vt:variant>
        <vt:i4>5</vt:i4>
      </vt:variant>
      <vt:variant>
        <vt:lpwstr/>
      </vt:variant>
      <vt:variant>
        <vt:lpwstr>_Toc376500102</vt:lpwstr>
      </vt:variant>
      <vt:variant>
        <vt:i4>1376308</vt:i4>
      </vt:variant>
      <vt:variant>
        <vt:i4>674</vt:i4>
      </vt:variant>
      <vt:variant>
        <vt:i4>0</vt:i4>
      </vt:variant>
      <vt:variant>
        <vt:i4>5</vt:i4>
      </vt:variant>
      <vt:variant>
        <vt:lpwstr/>
      </vt:variant>
      <vt:variant>
        <vt:lpwstr>_Toc376500101</vt:lpwstr>
      </vt:variant>
      <vt:variant>
        <vt:i4>1376308</vt:i4>
      </vt:variant>
      <vt:variant>
        <vt:i4>668</vt:i4>
      </vt:variant>
      <vt:variant>
        <vt:i4>0</vt:i4>
      </vt:variant>
      <vt:variant>
        <vt:i4>5</vt:i4>
      </vt:variant>
      <vt:variant>
        <vt:lpwstr/>
      </vt:variant>
      <vt:variant>
        <vt:lpwstr>_Toc376500100</vt:lpwstr>
      </vt:variant>
      <vt:variant>
        <vt:i4>1835061</vt:i4>
      </vt:variant>
      <vt:variant>
        <vt:i4>662</vt:i4>
      </vt:variant>
      <vt:variant>
        <vt:i4>0</vt:i4>
      </vt:variant>
      <vt:variant>
        <vt:i4>5</vt:i4>
      </vt:variant>
      <vt:variant>
        <vt:lpwstr/>
      </vt:variant>
      <vt:variant>
        <vt:lpwstr>_Toc376500099</vt:lpwstr>
      </vt:variant>
      <vt:variant>
        <vt:i4>1835061</vt:i4>
      </vt:variant>
      <vt:variant>
        <vt:i4>656</vt:i4>
      </vt:variant>
      <vt:variant>
        <vt:i4>0</vt:i4>
      </vt:variant>
      <vt:variant>
        <vt:i4>5</vt:i4>
      </vt:variant>
      <vt:variant>
        <vt:lpwstr/>
      </vt:variant>
      <vt:variant>
        <vt:lpwstr>_Toc376500098</vt:lpwstr>
      </vt:variant>
      <vt:variant>
        <vt:i4>1835061</vt:i4>
      </vt:variant>
      <vt:variant>
        <vt:i4>650</vt:i4>
      </vt:variant>
      <vt:variant>
        <vt:i4>0</vt:i4>
      </vt:variant>
      <vt:variant>
        <vt:i4>5</vt:i4>
      </vt:variant>
      <vt:variant>
        <vt:lpwstr/>
      </vt:variant>
      <vt:variant>
        <vt:lpwstr>_Toc376500097</vt:lpwstr>
      </vt:variant>
      <vt:variant>
        <vt:i4>1835061</vt:i4>
      </vt:variant>
      <vt:variant>
        <vt:i4>644</vt:i4>
      </vt:variant>
      <vt:variant>
        <vt:i4>0</vt:i4>
      </vt:variant>
      <vt:variant>
        <vt:i4>5</vt:i4>
      </vt:variant>
      <vt:variant>
        <vt:lpwstr/>
      </vt:variant>
      <vt:variant>
        <vt:lpwstr>_Toc376500096</vt:lpwstr>
      </vt:variant>
      <vt:variant>
        <vt:i4>1835061</vt:i4>
      </vt:variant>
      <vt:variant>
        <vt:i4>638</vt:i4>
      </vt:variant>
      <vt:variant>
        <vt:i4>0</vt:i4>
      </vt:variant>
      <vt:variant>
        <vt:i4>5</vt:i4>
      </vt:variant>
      <vt:variant>
        <vt:lpwstr/>
      </vt:variant>
      <vt:variant>
        <vt:lpwstr>_Toc376500095</vt:lpwstr>
      </vt:variant>
      <vt:variant>
        <vt:i4>1835061</vt:i4>
      </vt:variant>
      <vt:variant>
        <vt:i4>632</vt:i4>
      </vt:variant>
      <vt:variant>
        <vt:i4>0</vt:i4>
      </vt:variant>
      <vt:variant>
        <vt:i4>5</vt:i4>
      </vt:variant>
      <vt:variant>
        <vt:lpwstr/>
      </vt:variant>
      <vt:variant>
        <vt:lpwstr>_Toc376500094</vt:lpwstr>
      </vt:variant>
      <vt:variant>
        <vt:i4>1835061</vt:i4>
      </vt:variant>
      <vt:variant>
        <vt:i4>626</vt:i4>
      </vt:variant>
      <vt:variant>
        <vt:i4>0</vt:i4>
      </vt:variant>
      <vt:variant>
        <vt:i4>5</vt:i4>
      </vt:variant>
      <vt:variant>
        <vt:lpwstr/>
      </vt:variant>
      <vt:variant>
        <vt:lpwstr>_Toc376500093</vt:lpwstr>
      </vt:variant>
      <vt:variant>
        <vt:i4>1835061</vt:i4>
      </vt:variant>
      <vt:variant>
        <vt:i4>620</vt:i4>
      </vt:variant>
      <vt:variant>
        <vt:i4>0</vt:i4>
      </vt:variant>
      <vt:variant>
        <vt:i4>5</vt:i4>
      </vt:variant>
      <vt:variant>
        <vt:lpwstr/>
      </vt:variant>
      <vt:variant>
        <vt:lpwstr>_Toc376500092</vt:lpwstr>
      </vt:variant>
      <vt:variant>
        <vt:i4>1835061</vt:i4>
      </vt:variant>
      <vt:variant>
        <vt:i4>614</vt:i4>
      </vt:variant>
      <vt:variant>
        <vt:i4>0</vt:i4>
      </vt:variant>
      <vt:variant>
        <vt:i4>5</vt:i4>
      </vt:variant>
      <vt:variant>
        <vt:lpwstr/>
      </vt:variant>
      <vt:variant>
        <vt:lpwstr>_Toc376500091</vt:lpwstr>
      </vt:variant>
      <vt:variant>
        <vt:i4>1835061</vt:i4>
      </vt:variant>
      <vt:variant>
        <vt:i4>608</vt:i4>
      </vt:variant>
      <vt:variant>
        <vt:i4>0</vt:i4>
      </vt:variant>
      <vt:variant>
        <vt:i4>5</vt:i4>
      </vt:variant>
      <vt:variant>
        <vt:lpwstr/>
      </vt:variant>
      <vt:variant>
        <vt:lpwstr>_Toc376500090</vt:lpwstr>
      </vt:variant>
      <vt:variant>
        <vt:i4>1900597</vt:i4>
      </vt:variant>
      <vt:variant>
        <vt:i4>602</vt:i4>
      </vt:variant>
      <vt:variant>
        <vt:i4>0</vt:i4>
      </vt:variant>
      <vt:variant>
        <vt:i4>5</vt:i4>
      </vt:variant>
      <vt:variant>
        <vt:lpwstr/>
      </vt:variant>
      <vt:variant>
        <vt:lpwstr>_Toc376500089</vt:lpwstr>
      </vt:variant>
      <vt:variant>
        <vt:i4>1900597</vt:i4>
      </vt:variant>
      <vt:variant>
        <vt:i4>596</vt:i4>
      </vt:variant>
      <vt:variant>
        <vt:i4>0</vt:i4>
      </vt:variant>
      <vt:variant>
        <vt:i4>5</vt:i4>
      </vt:variant>
      <vt:variant>
        <vt:lpwstr/>
      </vt:variant>
      <vt:variant>
        <vt:lpwstr>_Toc376500088</vt:lpwstr>
      </vt:variant>
      <vt:variant>
        <vt:i4>1900597</vt:i4>
      </vt:variant>
      <vt:variant>
        <vt:i4>590</vt:i4>
      </vt:variant>
      <vt:variant>
        <vt:i4>0</vt:i4>
      </vt:variant>
      <vt:variant>
        <vt:i4>5</vt:i4>
      </vt:variant>
      <vt:variant>
        <vt:lpwstr/>
      </vt:variant>
      <vt:variant>
        <vt:lpwstr>_Toc376500087</vt:lpwstr>
      </vt:variant>
      <vt:variant>
        <vt:i4>1900597</vt:i4>
      </vt:variant>
      <vt:variant>
        <vt:i4>584</vt:i4>
      </vt:variant>
      <vt:variant>
        <vt:i4>0</vt:i4>
      </vt:variant>
      <vt:variant>
        <vt:i4>5</vt:i4>
      </vt:variant>
      <vt:variant>
        <vt:lpwstr/>
      </vt:variant>
      <vt:variant>
        <vt:lpwstr>_Toc376500086</vt:lpwstr>
      </vt:variant>
      <vt:variant>
        <vt:i4>1900597</vt:i4>
      </vt:variant>
      <vt:variant>
        <vt:i4>578</vt:i4>
      </vt:variant>
      <vt:variant>
        <vt:i4>0</vt:i4>
      </vt:variant>
      <vt:variant>
        <vt:i4>5</vt:i4>
      </vt:variant>
      <vt:variant>
        <vt:lpwstr/>
      </vt:variant>
      <vt:variant>
        <vt:lpwstr>_Toc376500085</vt:lpwstr>
      </vt:variant>
      <vt:variant>
        <vt:i4>1900597</vt:i4>
      </vt:variant>
      <vt:variant>
        <vt:i4>572</vt:i4>
      </vt:variant>
      <vt:variant>
        <vt:i4>0</vt:i4>
      </vt:variant>
      <vt:variant>
        <vt:i4>5</vt:i4>
      </vt:variant>
      <vt:variant>
        <vt:lpwstr/>
      </vt:variant>
      <vt:variant>
        <vt:lpwstr>_Toc376500084</vt:lpwstr>
      </vt:variant>
      <vt:variant>
        <vt:i4>1900597</vt:i4>
      </vt:variant>
      <vt:variant>
        <vt:i4>566</vt:i4>
      </vt:variant>
      <vt:variant>
        <vt:i4>0</vt:i4>
      </vt:variant>
      <vt:variant>
        <vt:i4>5</vt:i4>
      </vt:variant>
      <vt:variant>
        <vt:lpwstr/>
      </vt:variant>
      <vt:variant>
        <vt:lpwstr>_Toc376500083</vt:lpwstr>
      </vt:variant>
      <vt:variant>
        <vt:i4>1900597</vt:i4>
      </vt:variant>
      <vt:variant>
        <vt:i4>560</vt:i4>
      </vt:variant>
      <vt:variant>
        <vt:i4>0</vt:i4>
      </vt:variant>
      <vt:variant>
        <vt:i4>5</vt:i4>
      </vt:variant>
      <vt:variant>
        <vt:lpwstr/>
      </vt:variant>
      <vt:variant>
        <vt:lpwstr>_Toc376500082</vt:lpwstr>
      </vt:variant>
      <vt:variant>
        <vt:i4>1900597</vt:i4>
      </vt:variant>
      <vt:variant>
        <vt:i4>554</vt:i4>
      </vt:variant>
      <vt:variant>
        <vt:i4>0</vt:i4>
      </vt:variant>
      <vt:variant>
        <vt:i4>5</vt:i4>
      </vt:variant>
      <vt:variant>
        <vt:lpwstr/>
      </vt:variant>
      <vt:variant>
        <vt:lpwstr>_Toc376500081</vt:lpwstr>
      </vt:variant>
      <vt:variant>
        <vt:i4>1900597</vt:i4>
      </vt:variant>
      <vt:variant>
        <vt:i4>548</vt:i4>
      </vt:variant>
      <vt:variant>
        <vt:i4>0</vt:i4>
      </vt:variant>
      <vt:variant>
        <vt:i4>5</vt:i4>
      </vt:variant>
      <vt:variant>
        <vt:lpwstr/>
      </vt:variant>
      <vt:variant>
        <vt:lpwstr>_Toc376500080</vt:lpwstr>
      </vt:variant>
      <vt:variant>
        <vt:i4>1179701</vt:i4>
      </vt:variant>
      <vt:variant>
        <vt:i4>542</vt:i4>
      </vt:variant>
      <vt:variant>
        <vt:i4>0</vt:i4>
      </vt:variant>
      <vt:variant>
        <vt:i4>5</vt:i4>
      </vt:variant>
      <vt:variant>
        <vt:lpwstr/>
      </vt:variant>
      <vt:variant>
        <vt:lpwstr>_Toc376500079</vt:lpwstr>
      </vt:variant>
      <vt:variant>
        <vt:i4>1179701</vt:i4>
      </vt:variant>
      <vt:variant>
        <vt:i4>536</vt:i4>
      </vt:variant>
      <vt:variant>
        <vt:i4>0</vt:i4>
      </vt:variant>
      <vt:variant>
        <vt:i4>5</vt:i4>
      </vt:variant>
      <vt:variant>
        <vt:lpwstr/>
      </vt:variant>
      <vt:variant>
        <vt:lpwstr>_Toc376500078</vt:lpwstr>
      </vt:variant>
      <vt:variant>
        <vt:i4>1179701</vt:i4>
      </vt:variant>
      <vt:variant>
        <vt:i4>530</vt:i4>
      </vt:variant>
      <vt:variant>
        <vt:i4>0</vt:i4>
      </vt:variant>
      <vt:variant>
        <vt:i4>5</vt:i4>
      </vt:variant>
      <vt:variant>
        <vt:lpwstr/>
      </vt:variant>
      <vt:variant>
        <vt:lpwstr>_Toc376500077</vt:lpwstr>
      </vt:variant>
      <vt:variant>
        <vt:i4>1179701</vt:i4>
      </vt:variant>
      <vt:variant>
        <vt:i4>524</vt:i4>
      </vt:variant>
      <vt:variant>
        <vt:i4>0</vt:i4>
      </vt:variant>
      <vt:variant>
        <vt:i4>5</vt:i4>
      </vt:variant>
      <vt:variant>
        <vt:lpwstr/>
      </vt:variant>
      <vt:variant>
        <vt:lpwstr>_Toc376500076</vt:lpwstr>
      </vt:variant>
      <vt:variant>
        <vt:i4>1179701</vt:i4>
      </vt:variant>
      <vt:variant>
        <vt:i4>518</vt:i4>
      </vt:variant>
      <vt:variant>
        <vt:i4>0</vt:i4>
      </vt:variant>
      <vt:variant>
        <vt:i4>5</vt:i4>
      </vt:variant>
      <vt:variant>
        <vt:lpwstr/>
      </vt:variant>
      <vt:variant>
        <vt:lpwstr>_Toc376500075</vt:lpwstr>
      </vt:variant>
      <vt:variant>
        <vt:i4>1179701</vt:i4>
      </vt:variant>
      <vt:variant>
        <vt:i4>512</vt:i4>
      </vt:variant>
      <vt:variant>
        <vt:i4>0</vt:i4>
      </vt:variant>
      <vt:variant>
        <vt:i4>5</vt:i4>
      </vt:variant>
      <vt:variant>
        <vt:lpwstr/>
      </vt:variant>
      <vt:variant>
        <vt:lpwstr>_Toc376500074</vt:lpwstr>
      </vt:variant>
      <vt:variant>
        <vt:i4>1179701</vt:i4>
      </vt:variant>
      <vt:variant>
        <vt:i4>506</vt:i4>
      </vt:variant>
      <vt:variant>
        <vt:i4>0</vt:i4>
      </vt:variant>
      <vt:variant>
        <vt:i4>5</vt:i4>
      </vt:variant>
      <vt:variant>
        <vt:lpwstr/>
      </vt:variant>
      <vt:variant>
        <vt:lpwstr>_Toc376500073</vt:lpwstr>
      </vt:variant>
      <vt:variant>
        <vt:i4>1179701</vt:i4>
      </vt:variant>
      <vt:variant>
        <vt:i4>500</vt:i4>
      </vt:variant>
      <vt:variant>
        <vt:i4>0</vt:i4>
      </vt:variant>
      <vt:variant>
        <vt:i4>5</vt:i4>
      </vt:variant>
      <vt:variant>
        <vt:lpwstr/>
      </vt:variant>
      <vt:variant>
        <vt:lpwstr>_Toc376500072</vt:lpwstr>
      </vt:variant>
      <vt:variant>
        <vt:i4>1179701</vt:i4>
      </vt:variant>
      <vt:variant>
        <vt:i4>494</vt:i4>
      </vt:variant>
      <vt:variant>
        <vt:i4>0</vt:i4>
      </vt:variant>
      <vt:variant>
        <vt:i4>5</vt:i4>
      </vt:variant>
      <vt:variant>
        <vt:lpwstr/>
      </vt:variant>
      <vt:variant>
        <vt:lpwstr>_Toc376500071</vt:lpwstr>
      </vt:variant>
      <vt:variant>
        <vt:i4>1179701</vt:i4>
      </vt:variant>
      <vt:variant>
        <vt:i4>488</vt:i4>
      </vt:variant>
      <vt:variant>
        <vt:i4>0</vt:i4>
      </vt:variant>
      <vt:variant>
        <vt:i4>5</vt:i4>
      </vt:variant>
      <vt:variant>
        <vt:lpwstr/>
      </vt:variant>
      <vt:variant>
        <vt:lpwstr>_Toc376500070</vt:lpwstr>
      </vt:variant>
      <vt:variant>
        <vt:i4>1245237</vt:i4>
      </vt:variant>
      <vt:variant>
        <vt:i4>482</vt:i4>
      </vt:variant>
      <vt:variant>
        <vt:i4>0</vt:i4>
      </vt:variant>
      <vt:variant>
        <vt:i4>5</vt:i4>
      </vt:variant>
      <vt:variant>
        <vt:lpwstr/>
      </vt:variant>
      <vt:variant>
        <vt:lpwstr>_Toc376500069</vt:lpwstr>
      </vt:variant>
      <vt:variant>
        <vt:i4>1245237</vt:i4>
      </vt:variant>
      <vt:variant>
        <vt:i4>476</vt:i4>
      </vt:variant>
      <vt:variant>
        <vt:i4>0</vt:i4>
      </vt:variant>
      <vt:variant>
        <vt:i4>5</vt:i4>
      </vt:variant>
      <vt:variant>
        <vt:lpwstr/>
      </vt:variant>
      <vt:variant>
        <vt:lpwstr>_Toc376500068</vt:lpwstr>
      </vt:variant>
      <vt:variant>
        <vt:i4>1245237</vt:i4>
      </vt:variant>
      <vt:variant>
        <vt:i4>470</vt:i4>
      </vt:variant>
      <vt:variant>
        <vt:i4>0</vt:i4>
      </vt:variant>
      <vt:variant>
        <vt:i4>5</vt:i4>
      </vt:variant>
      <vt:variant>
        <vt:lpwstr/>
      </vt:variant>
      <vt:variant>
        <vt:lpwstr>_Toc376500067</vt:lpwstr>
      </vt:variant>
      <vt:variant>
        <vt:i4>1245237</vt:i4>
      </vt:variant>
      <vt:variant>
        <vt:i4>464</vt:i4>
      </vt:variant>
      <vt:variant>
        <vt:i4>0</vt:i4>
      </vt:variant>
      <vt:variant>
        <vt:i4>5</vt:i4>
      </vt:variant>
      <vt:variant>
        <vt:lpwstr/>
      </vt:variant>
      <vt:variant>
        <vt:lpwstr>_Toc376500066</vt:lpwstr>
      </vt:variant>
      <vt:variant>
        <vt:i4>1245237</vt:i4>
      </vt:variant>
      <vt:variant>
        <vt:i4>458</vt:i4>
      </vt:variant>
      <vt:variant>
        <vt:i4>0</vt:i4>
      </vt:variant>
      <vt:variant>
        <vt:i4>5</vt:i4>
      </vt:variant>
      <vt:variant>
        <vt:lpwstr/>
      </vt:variant>
      <vt:variant>
        <vt:lpwstr>_Toc376500065</vt:lpwstr>
      </vt:variant>
      <vt:variant>
        <vt:i4>1245237</vt:i4>
      </vt:variant>
      <vt:variant>
        <vt:i4>452</vt:i4>
      </vt:variant>
      <vt:variant>
        <vt:i4>0</vt:i4>
      </vt:variant>
      <vt:variant>
        <vt:i4>5</vt:i4>
      </vt:variant>
      <vt:variant>
        <vt:lpwstr/>
      </vt:variant>
      <vt:variant>
        <vt:lpwstr>_Toc376500064</vt:lpwstr>
      </vt:variant>
      <vt:variant>
        <vt:i4>1245237</vt:i4>
      </vt:variant>
      <vt:variant>
        <vt:i4>446</vt:i4>
      </vt:variant>
      <vt:variant>
        <vt:i4>0</vt:i4>
      </vt:variant>
      <vt:variant>
        <vt:i4>5</vt:i4>
      </vt:variant>
      <vt:variant>
        <vt:lpwstr/>
      </vt:variant>
      <vt:variant>
        <vt:lpwstr>_Toc376500063</vt:lpwstr>
      </vt:variant>
      <vt:variant>
        <vt:i4>1245237</vt:i4>
      </vt:variant>
      <vt:variant>
        <vt:i4>440</vt:i4>
      </vt:variant>
      <vt:variant>
        <vt:i4>0</vt:i4>
      </vt:variant>
      <vt:variant>
        <vt:i4>5</vt:i4>
      </vt:variant>
      <vt:variant>
        <vt:lpwstr/>
      </vt:variant>
      <vt:variant>
        <vt:lpwstr>_Toc376500062</vt:lpwstr>
      </vt:variant>
      <vt:variant>
        <vt:i4>1245237</vt:i4>
      </vt:variant>
      <vt:variant>
        <vt:i4>434</vt:i4>
      </vt:variant>
      <vt:variant>
        <vt:i4>0</vt:i4>
      </vt:variant>
      <vt:variant>
        <vt:i4>5</vt:i4>
      </vt:variant>
      <vt:variant>
        <vt:lpwstr/>
      </vt:variant>
      <vt:variant>
        <vt:lpwstr>_Toc376500061</vt:lpwstr>
      </vt:variant>
      <vt:variant>
        <vt:i4>1245237</vt:i4>
      </vt:variant>
      <vt:variant>
        <vt:i4>428</vt:i4>
      </vt:variant>
      <vt:variant>
        <vt:i4>0</vt:i4>
      </vt:variant>
      <vt:variant>
        <vt:i4>5</vt:i4>
      </vt:variant>
      <vt:variant>
        <vt:lpwstr/>
      </vt:variant>
      <vt:variant>
        <vt:lpwstr>_Toc376500060</vt:lpwstr>
      </vt:variant>
      <vt:variant>
        <vt:i4>1048629</vt:i4>
      </vt:variant>
      <vt:variant>
        <vt:i4>422</vt:i4>
      </vt:variant>
      <vt:variant>
        <vt:i4>0</vt:i4>
      </vt:variant>
      <vt:variant>
        <vt:i4>5</vt:i4>
      </vt:variant>
      <vt:variant>
        <vt:lpwstr/>
      </vt:variant>
      <vt:variant>
        <vt:lpwstr>_Toc376500059</vt:lpwstr>
      </vt:variant>
      <vt:variant>
        <vt:i4>1048629</vt:i4>
      </vt:variant>
      <vt:variant>
        <vt:i4>416</vt:i4>
      </vt:variant>
      <vt:variant>
        <vt:i4>0</vt:i4>
      </vt:variant>
      <vt:variant>
        <vt:i4>5</vt:i4>
      </vt:variant>
      <vt:variant>
        <vt:lpwstr/>
      </vt:variant>
      <vt:variant>
        <vt:lpwstr>_Toc376500058</vt:lpwstr>
      </vt:variant>
      <vt:variant>
        <vt:i4>1048629</vt:i4>
      </vt:variant>
      <vt:variant>
        <vt:i4>410</vt:i4>
      </vt:variant>
      <vt:variant>
        <vt:i4>0</vt:i4>
      </vt:variant>
      <vt:variant>
        <vt:i4>5</vt:i4>
      </vt:variant>
      <vt:variant>
        <vt:lpwstr/>
      </vt:variant>
      <vt:variant>
        <vt:lpwstr>_Toc376500057</vt:lpwstr>
      </vt:variant>
      <vt:variant>
        <vt:i4>1048629</vt:i4>
      </vt:variant>
      <vt:variant>
        <vt:i4>404</vt:i4>
      </vt:variant>
      <vt:variant>
        <vt:i4>0</vt:i4>
      </vt:variant>
      <vt:variant>
        <vt:i4>5</vt:i4>
      </vt:variant>
      <vt:variant>
        <vt:lpwstr/>
      </vt:variant>
      <vt:variant>
        <vt:lpwstr>_Toc376500056</vt:lpwstr>
      </vt:variant>
      <vt:variant>
        <vt:i4>1048629</vt:i4>
      </vt:variant>
      <vt:variant>
        <vt:i4>398</vt:i4>
      </vt:variant>
      <vt:variant>
        <vt:i4>0</vt:i4>
      </vt:variant>
      <vt:variant>
        <vt:i4>5</vt:i4>
      </vt:variant>
      <vt:variant>
        <vt:lpwstr/>
      </vt:variant>
      <vt:variant>
        <vt:lpwstr>_Toc376500055</vt:lpwstr>
      </vt:variant>
      <vt:variant>
        <vt:i4>1048629</vt:i4>
      </vt:variant>
      <vt:variant>
        <vt:i4>392</vt:i4>
      </vt:variant>
      <vt:variant>
        <vt:i4>0</vt:i4>
      </vt:variant>
      <vt:variant>
        <vt:i4>5</vt:i4>
      </vt:variant>
      <vt:variant>
        <vt:lpwstr/>
      </vt:variant>
      <vt:variant>
        <vt:lpwstr>_Toc376500054</vt:lpwstr>
      </vt:variant>
      <vt:variant>
        <vt:i4>1048629</vt:i4>
      </vt:variant>
      <vt:variant>
        <vt:i4>386</vt:i4>
      </vt:variant>
      <vt:variant>
        <vt:i4>0</vt:i4>
      </vt:variant>
      <vt:variant>
        <vt:i4>5</vt:i4>
      </vt:variant>
      <vt:variant>
        <vt:lpwstr/>
      </vt:variant>
      <vt:variant>
        <vt:lpwstr>_Toc376500053</vt:lpwstr>
      </vt:variant>
      <vt:variant>
        <vt:i4>1048629</vt:i4>
      </vt:variant>
      <vt:variant>
        <vt:i4>380</vt:i4>
      </vt:variant>
      <vt:variant>
        <vt:i4>0</vt:i4>
      </vt:variant>
      <vt:variant>
        <vt:i4>5</vt:i4>
      </vt:variant>
      <vt:variant>
        <vt:lpwstr/>
      </vt:variant>
      <vt:variant>
        <vt:lpwstr>_Toc376500052</vt:lpwstr>
      </vt:variant>
      <vt:variant>
        <vt:i4>1048629</vt:i4>
      </vt:variant>
      <vt:variant>
        <vt:i4>374</vt:i4>
      </vt:variant>
      <vt:variant>
        <vt:i4>0</vt:i4>
      </vt:variant>
      <vt:variant>
        <vt:i4>5</vt:i4>
      </vt:variant>
      <vt:variant>
        <vt:lpwstr/>
      </vt:variant>
      <vt:variant>
        <vt:lpwstr>_Toc376500051</vt:lpwstr>
      </vt:variant>
      <vt:variant>
        <vt:i4>1048629</vt:i4>
      </vt:variant>
      <vt:variant>
        <vt:i4>368</vt:i4>
      </vt:variant>
      <vt:variant>
        <vt:i4>0</vt:i4>
      </vt:variant>
      <vt:variant>
        <vt:i4>5</vt:i4>
      </vt:variant>
      <vt:variant>
        <vt:lpwstr/>
      </vt:variant>
      <vt:variant>
        <vt:lpwstr>_Toc376500050</vt:lpwstr>
      </vt:variant>
      <vt:variant>
        <vt:i4>1114165</vt:i4>
      </vt:variant>
      <vt:variant>
        <vt:i4>362</vt:i4>
      </vt:variant>
      <vt:variant>
        <vt:i4>0</vt:i4>
      </vt:variant>
      <vt:variant>
        <vt:i4>5</vt:i4>
      </vt:variant>
      <vt:variant>
        <vt:lpwstr/>
      </vt:variant>
      <vt:variant>
        <vt:lpwstr>_Toc376500049</vt:lpwstr>
      </vt:variant>
      <vt:variant>
        <vt:i4>1114165</vt:i4>
      </vt:variant>
      <vt:variant>
        <vt:i4>356</vt:i4>
      </vt:variant>
      <vt:variant>
        <vt:i4>0</vt:i4>
      </vt:variant>
      <vt:variant>
        <vt:i4>5</vt:i4>
      </vt:variant>
      <vt:variant>
        <vt:lpwstr/>
      </vt:variant>
      <vt:variant>
        <vt:lpwstr>_Toc376500048</vt:lpwstr>
      </vt:variant>
      <vt:variant>
        <vt:i4>1114165</vt:i4>
      </vt:variant>
      <vt:variant>
        <vt:i4>350</vt:i4>
      </vt:variant>
      <vt:variant>
        <vt:i4>0</vt:i4>
      </vt:variant>
      <vt:variant>
        <vt:i4>5</vt:i4>
      </vt:variant>
      <vt:variant>
        <vt:lpwstr/>
      </vt:variant>
      <vt:variant>
        <vt:lpwstr>_Toc376500047</vt:lpwstr>
      </vt:variant>
      <vt:variant>
        <vt:i4>1114165</vt:i4>
      </vt:variant>
      <vt:variant>
        <vt:i4>344</vt:i4>
      </vt:variant>
      <vt:variant>
        <vt:i4>0</vt:i4>
      </vt:variant>
      <vt:variant>
        <vt:i4>5</vt:i4>
      </vt:variant>
      <vt:variant>
        <vt:lpwstr/>
      </vt:variant>
      <vt:variant>
        <vt:lpwstr>_Toc376500046</vt:lpwstr>
      </vt:variant>
      <vt:variant>
        <vt:i4>1114165</vt:i4>
      </vt:variant>
      <vt:variant>
        <vt:i4>338</vt:i4>
      </vt:variant>
      <vt:variant>
        <vt:i4>0</vt:i4>
      </vt:variant>
      <vt:variant>
        <vt:i4>5</vt:i4>
      </vt:variant>
      <vt:variant>
        <vt:lpwstr/>
      </vt:variant>
      <vt:variant>
        <vt:lpwstr>_Toc376500045</vt:lpwstr>
      </vt:variant>
      <vt:variant>
        <vt:i4>1114165</vt:i4>
      </vt:variant>
      <vt:variant>
        <vt:i4>332</vt:i4>
      </vt:variant>
      <vt:variant>
        <vt:i4>0</vt:i4>
      </vt:variant>
      <vt:variant>
        <vt:i4>5</vt:i4>
      </vt:variant>
      <vt:variant>
        <vt:lpwstr/>
      </vt:variant>
      <vt:variant>
        <vt:lpwstr>_Toc376500044</vt:lpwstr>
      </vt:variant>
      <vt:variant>
        <vt:i4>1114165</vt:i4>
      </vt:variant>
      <vt:variant>
        <vt:i4>326</vt:i4>
      </vt:variant>
      <vt:variant>
        <vt:i4>0</vt:i4>
      </vt:variant>
      <vt:variant>
        <vt:i4>5</vt:i4>
      </vt:variant>
      <vt:variant>
        <vt:lpwstr/>
      </vt:variant>
      <vt:variant>
        <vt:lpwstr>_Toc376500043</vt:lpwstr>
      </vt:variant>
      <vt:variant>
        <vt:i4>1114165</vt:i4>
      </vt:variant>
      <vt:variant>
        <vt:i4>320</vt:i4>
      </vt:variant>
      <vt:variant>
        <vt:i4>0</vt:i4>
      </vt:variant>
      <vt:variant>
        <vt:i4>5</vt:i4>
      </vt:variant>
      <vt:variant>
        <vt:lpwstr/>
      </vt:variant>
      <vt:variant>
        <vt:lpwstr>_Toc376500042</vt:lpwstr>
      </vt:variant>
      <vt:variant>
        <vt:i4>1114165</vt:i4>
      </vt:variant>
      <vt:variant>
        <vt:i4>314</vt:i4>
      </vt:variant>
      <vt:variant>
        <vt:i4>0</vt:i4>
      </vt:variant>
      <vt:variant>
        <vt:i4>5</vt:i4>
      </vt:variant>
      <vt:variant>
        <vt:lpwstr/>
      </vt:variant>
      <vt:variant>
        <vt:lpwstr>_Toc376500041</vt:lpwstr>
      </vt:variant>
      <vt:variant>
        <vt:i4>1114165</vt:i4>
      </vt:variant>
      <vt:variant>
        <vt:i4>308</vt:i4>
      </vt:variant>
      <vt:variant>
        <vt:i4>0</vt:i4>
      </vt:variant>
      <vt:variant>
        <vt:i4>5</vt:i4>
      </vt:variant>
      <vt:variant>
        <vt:lpwstr/>
      </vt:variant>
      <vt:variant>
        <vt:lpwstr>_Toc376500040</vt:lpwstr>
      </vt:variant>
      <vt:variant>
        <vt:i4>1441845</vt:i4>
      </vt:variant>
      <vt:variant>
        <vt:i4>302</vt:i4>
      </vt:variant>
      <vt:variant>
        <vt:i4>0</vt:i4>
      </vt:variant>
      <vt:variant>
        <vt:i4>5</vt:i4>
      </vt:variant>
      <vt:variant>
        <vt:lpwstr/>
      </vt:variant>
      <vt:variant>
        <vt:lpwstr>_Toc376500039</vt:lpwstr>
      </vt:variant>
      <vt:variant>
        <vt:i4>1441845</vt:i4>
      </vt:variant>
      <vt:variant>
        <vt:i4>296</vt:i4>
      </vt:variant>
      <vt:variant>
        <vt:i4>0</vt:i4>
      </vt:variant>
      <vt:variant>
        <vt:i4>5</vt:i4>
      </vt:variant>
      <vt:variant>
        <vt:lpwstr/>
      </vt:variant>
      <vt:variant>
        <vt:lpwstr>_Toc376500038</vt:lpwstr>
      </vt:variant>
      <vt:variant>
        <vt:i4>1441845</vt:i4>
      </vt:variant>
      <vt:variant>
        <vt:i4>290</vt:i4>
      </vt:variant>
      <vt:variant>
        <vt:i4>0</vt:i4>
      </vt:variant>
      <vt:variant>
        <vt:i4>5</vt:i4>
      </vt:variant>
      <vt:variant>
        <vt:lpwstr/>
      </vt:variant>
      <vt:variant>
        <vt:lpwstr>_Toc376500037</vt:lpwstr>
      </vt:variant>
      <vt:variant>
        <vt:i4>1441845</vt:i4>
      </vt:variant>
      <vt:variant>
        <vt:i4>284</vt:i4>
      </vt:variant>
      <vt:variant>
        <vt:i4>0</vt:i4>
      </vt:variant>
      <vt:variant>
        <vt:i4>5</vt:i4>
      </vt:variant>
      <vt:variant>
        <vt:lpwstr/>
      </vt:variant>
      <vt:variant>
        <vt:lpwstr>_Toc376500036</vt:lpwstr>
      </vt:variant>
      <vt:variant>
        <vt:i4>1441845</vt:i4>
      </vt:variant>
      <vt:variant>
        <vt:i4>278</vt:i4>
      </vt:variant>
      <vt:variant>
        <vt:i4>0</vt:i4>
      </vt:variant>
      <vt:variant>
        <vt:i4>5</vt:i4>
      </vt:variant>
      <vt:variant>
        <vt:lpwstr/>
      </vt:variant>
      <vt:variant>
        <vt:lpwstr>_Toc376500035</vt:lpwstr>
      </vt:variant>
      <vt:variant>
        <vt:i4>1441845</vt:i4>
      </vt:variant>
      <vt:variant>
        <vt:i4>272</vt:i4>
      </vt:variant>
      <vt:variant>
        <vt:i4>0</vt:i4>
      </vt:variant>
      <vt:variant>
        <vt:i4>5</vt:i4>
      </vt:variant>
      <vt:variant>
        <vt:lpwstr/>
      </vt:variant>
      <vt:variant>
        <vt:lpwstr>_Toc376500034</vt:lpwstr>
      </vt:variant>
      <vt:variant>
        <vt:i4>1441845</vt:i4>
      </vt:variant>
      <vt:variant>
        <vt:i4>266</vt:i4>
      </vt:variant>
      <vt:variant>
        <vt:i4>0</vt:i4>
      </vt:variant>
      <vt:variant>
        <vt:i4>5</vt:i4>
      </vt:variant>
      <vt:variant>
        <vt:lpwstr/>
      </vt:variant>
      <vt:variant>
        <vt:lpwstr>_Toc376500033</vt:lpwstr>
      </vt:variant>
      <vt:variant>
        <vt:i4>1441845</vt:i4>
      </vt:variant>
      <vt:variant>
        <vt:i4>260</vt:i4>
      </vt:variant>
      <vt:variant>
        <vt:i4>0</vt:i4>
      </vt:variant>
      <vt:variant>
        <vt:i4>5</vt:i4>
      </vt:variant>
      <vt:variant>
        <vt:lpwstr/>
      </vt:variant>
      <vt:variant>
        <vt:lpwstr>_Toc376500032</vt:lpwstr>
      </vt:variant>
      <vt:variant>
        <vt:i4>1441845</vt:i4>
      </vt:variant>
      <vt:variant>
        <vt:i4>254</vt:i4>
      </vt:variant>
      <vt:variant>
        <vt:i4>0</vt:i4>
      </vt:variant>
      <vt:variant>
        <vt:i4>5</vt:i4>
      </vt:variant>
      <vt:variant>
        <vt:lpwstr/>
      </vt:variant>
      <vt:variant>
        <vt:lpwstr>_Toc376500031</vt:lpwstr>
      </vt:variant>
      <vt:variant>
        <vt:i4>1441845</vt:i4>
      </vt:variant>
      <vt:variant>
        <vt:i4>248</vt:i4>
      </vt:variant>
      <vt:variant>
        <vt:i4>0</vt:i4>
      </vt:variant>
      <vt:variant>
        <vt:i4>5</vt:i4>
      </vt:variant>
      <vt:variant>
        <vt:lpwstr/>
      </vt:variant>
      <vt:variant>
        <vt:lpwstr>_Toc376500030</vt:lpwstr>
      </vt:variant>
      <vt:variant>
        <vt:i4>1507381</vt:i4>
      </vt:variant>
      <vt:variant>
        <vt:i4>242</vt:i4>
      </vt:variant>
      <vt:variant>
        <vt:i4>0</vt:i4>
      </vt:variant>
      <vt:variant>
        <vt:i4>5</vt:i4>
      </vt:variant>
      <vt:variant>
        <vt:lpwstr/>
      </vt:variant>
      <vt:variant>
        <vt:lpwstr>_Toc376500029</vt:lpwstr>
      </vt:variant>
      <vt:variant>
        <vt:i4>1507381</vt:i4>
      </vt:variant>
      <vt:variant>
        <vt:i4>236</vt:i4>
      </vt:variant>
      <vt:variant>
        <vt:i4>0</vt:i4>
      </vt:variant>
      <vt:variant>
        <vt:i4>5</vt:i4>
      </vt:variant>
      <vt:variant>
        <vt:lpwstr/>
      </vt:variant>
      <vt:variant>
        <vt:lpwstr>_Toc376500028</vt:lpwstr>
      </vt:variant>
      <vt:variant>
        <vt:i4>1507381</vt:i4>
      </vt:variant>
      <vt:variant>
        <vt:i4>230</vt:i4>
      </vt:variant>
      <vt:variant>
        <vt:i4>0</vt:i4>
      </vt:variant>
      <vt:variant>
        <vt:i4>5</vt:i4>
      </vt:variant>
      <vt:variant>
        <vt:lpwstr/>
      </vt:variant>
      <vt:variant>
        <vt:lpwstr>_Toc376500027</vt:lpwstr>
      </vt:variant>
      <vt:variant>
        <vt:i4>1507381</vt:i4>
      </vt:variant>
      <vt:variant>
        <vt:i4>224</vt:i4>
      </vt:variant>
      <vt:variant>
        <vt:i4>0</vt:i4>
      </vt:variant>
      <vt:variant>
        <vt:i4>5</vt:i4>
      </vt:variant>
      <vt:variant>
        <vt:lpwstr/>
      </vt:variant>
      <vt:variant>
        <vt:lpwstr>_Toc376500026</vt:lpwstr>
      </vt:variant>
      <vt:variant>
        <vt:i4>1507381</vt:i4>
      </vt:variant>
      <vt:variant>
        <vt:i4>218</vt:i4>
      </vt:variant>
      <vt:variant>
        <vt:i4>0</vt:i4>
      </vt:variant>
      <vt:variant>
        <vt:i4>5</vt:i4>
      </vt:variant>
      <vt:variant>
        <vt:lpwstr/>
      </vt:variant>
      <vt:variant>
        <vt:lpwstr>_Toc376500025</vt:lpwstr>
      </vt:variant>
      <vt:variant>
        <vt:i4>1507381</vt:i4>
      </vt:variant>
      <vt:variant>
        <vt:i4>212</vt:i4>
      </vt:variant>
      <vt:variant>
        <vt:i4>0</vt:i4>
      </vt:variant>
      <vt:variant>
        <vt:i4>5</vt:i4>
      </vt:variant>
      <vt:variant>
        <vt:lpwstr/>
      </vt:variant>
      <vt:variant>
        <vt:lpwstr>_Toc376500024</vt:lpwstr>
      </vt:variant>
      <vt:variant>
        <vt:i4>1507381</vt:i4>
      </vt:variant>
      <vt:variant>
        <vt:i4>206</vt:i4>
      </vt:variant>
      <vt:variant>
        <vt:i4>0</vt:i4>
      </vt:variant>
      <vt:variant>
        <vt:i4>5</vt:i4>
      </vt:variant>
      <vt:variant>
        <vt:lpwstr/>
      </vt:variant>
      <vt:variant>
        <vt:lpwstr>_Toc376500023</vt:lpwstr>
      </vt:variant>
      <vt:variant>
        <vt:i4>1507381</vt:i4>
      </vt:variant>
      <vt:variant>
        <vt:i4>200</vt:i4>
      </vt:variant>
      <vt:variant>
        <vt:i4>0</vt:i4>
      </vt:variant>
      <vt:variant>
        <vt:i4>5</vt:i4>
      </vt:variant>
      <vt:variant>
        <vt:lpwstr/>
      </vt:variant>
      <vt:variant>
        <vt:lpwstr>_Toc376500022</vt:lpwstr>
      </vt:variant>
      <vt:variant>
        <vt:i4>1507381</vt:i4>
      </vt:variant>
      <vt:variant>
        <vt:i4>194</vt:i4>
      </vt:variant>
      <vt:variant>
        <vt:i4>0</vt:i4>
      </vt:variant>
      <vt:variant>
        <vt:i4>5</vt:i4>
      </vt:variant>
      <vt:variant>
        <vt:lpwstr/>
      </vt:variant>
      <vt:variant>
        <vt:lpwstr>_Toc376500021</vt:lpwstr>
      </vt:variant>
      <vt:variant>
        <vt:i4>1507381</vt:i4>
      </vt:variant>
      <vt:variant>
        <vt:i4>188</vt:i4>
      </vt:variant>
      <vt:variant>
        <vt:i4>0</vt:i4>
      </vt:variant>
      <vt:variant>
        <vt:i4>5</vt:i4>
      </vt:variant>
      <vt:variant>
        <vt:lpwstr/>
      </vt:variant>
      <vt:variant>
        <vt:lpwstr>_Toc376500020</vt:lpwstr>
      </vt:variant>
      <vt:variant>
        <vt:i4>1310773</vt:i4>
      </vt:variant>
      <vt:variant>
        <vt:i4>182</vt:i4>
      </vt:variant>
      <vt:variant>
        <vt:i4>0</vt:i4>
      </vt:variant>
      <vt:variant>
        <vt:i4>5</vt:i4>
      </vt:variant>
      <vt:variant>
        <vt:lpwstr/>
      </vt:variant>
      <vt:variant>
        <vt:lpwstr>_Toc376500019</vt:lpwstr>
      </vt:variant>
      <vt:variant>
        <vt:i4>1310773</vt:i4>
      </vt:variant>
      <vt:variant>
        <vt:i4>176</vt:i4>
      </vt:variant>
      <vt:variant>
        <vt:i4>0</vt:i4>
      </vt:variant>
      <vt:variant>
        <vt:i4>5</vt:i4>
      </vt:variant>
      <vt:variant>
        <vt:lpwstr/>
      </vt:variant>
      <vt:variant>
        <vt:lpwstr>_Toc376500018</vt:lpwstr>
      </vt:variant>
      <vt:variant>
        <vt:i4>1310773</vt:i4>
      </vt:variant>
      <vt:variant>
        <vt:i4>170</vt:i4>
      </vt:variant>
      <vt:variant>
        <vt:i4>0</vt:i4>
      </vt:variant>
      <vt:variant>
        <vt:i4>5</vt:i4>
      </vt:variant>
      <vt:variant>
        <vt:lpwstr/>
      </vt:variant>
      <vt:variant>
        <vt:lpwstr>_Toc376500017</vt:lpwstr>
      </vt:variant>
      <vt:variant>
        <vt:i4>1310773</vt:i4>
      </vt:variant>
      <vt:variant>
        <vt:i4>164</vt:i4>
      </vt:variant>
      <vt:variant>
        <vt:i4>0</vt:i4>
      </vt:variant>
      <vt:variant>
        <vt:i4>5</vt:i4>
      </vt:variant>
      <vt:variant>
        <vt:lpwstr/>
      </vt:variant>
      <vt:variant>
        <vt:lpwstr>_Toc376500016</vt:lpwstr>
      </vt:variant>
      <vt:variant>
        <vt:i4>1310773</vt:i4>
      </vt:variant>
      <vt:variant>
        <vt:i4>158</vt:i4>
      </vt:variant>
      <vt:variant>
        <vt:i4>0</vt:i4>
      </vt:variant>
      <vt:variant>
        <vt:i4>5</vt:i4>
      </vt:variant>
      <vt:variant>
        <vt:lpwstr/>
      </vt:variant>
      <vt:variant>
        <vt:lpwstr>_Toc376500015</vt:lpwstr>
      </vt:variant>
      <vt:variant>
        <vt:i4>1310773</vt:i4>
      </vt:variant>
      <vt:variant>
        <vt:i4>152</vt:i4>
      </vt:variant>
      <vt:variant>
        <vt:i4>0</vt:i4>
      </vt:variant>
      <vt:variant>
        <vt:i4>5</vt:i4>
      </vt:variant>
      <vt:variant>
        <vt:lpwstr/>
      </vt:variant>
      <vt:variant>
        <vt:lpwstr>_Toc376500014</vt:lpwstr>
      </vt:variant>
      <vt:variant>
        <vt:i4>1310773</vt:i4>
      </vt:variant>
      <vt:variant>
        <vt:i4>146</vt:i4>
      </vt:variant>
      <vt:variant>
        <vt:i4>0</vt:i4>
      </vt:variant>
      <vt:variant>
        <vt:i4>5</vt:i4>
      </vt:variant>
      <vt:variant>
        <vt:lpwstr/>
      </vt:variant>
      <vt:variant>
        <vt:lpwstr>_Toc376500013</vt:lpwstr>
      </vt:variant>
      <vt:variant>
        <vt:i4>1310773</vt:i4>
      </vt:variant>
      <vt:variant>
        <vt:i4>140</vt:i4>
      </vt:variant>
      <vt:variant>
        <vt:i4>0</vt:i4>
      </vt:variant>
      <vt:variant>
        <vt:i4>5</vt:i4>
      </vt:variant>
      <vt:variant>
        <vt:lpwstr/>
      </vt:variant>
      <vt:variant>
        <vt:lpwstr>_Toc376500012</vt:lpwstr>
      </vt:variant>
      <vt:variant>
        <vt:i4>1310773</vt:i4>
      </vt:variant>
      <vt:variant>
        <vt:i4>134</vt:i4>
      </vt:variant>
      <vt:variant>
        <vt:i4>0</vt:i4>
      </vt:variant>
      <vt:variant>
        <vt:i4>5</vt:i4>
      </vt:variant>
      <vt:variant>
        <vt:lpwstr/>
      </vt:variant>
      <vt:variant>
        <vt:lpwstr>_Toc376500011</vt:lpwstr>
      </vt:variant>
      <vt:variant>
        <vt:i4>1310773</vt:i4>
      </vt:variant>
      <vt:variant>
        <vt:i4>128</vt:i4>
      </vt:variant>
      <vt:variant>
        <vt:i4>0</vt:i4>
      </vt:variant>
      <vt:variant>
        <vt:i4>5</vt:i4>
      </vt:variant>
      <vt:variant>
        <vt:lpwstr/>
      </vt:variant>
      <vt:variant>
        <vt:lpwstr>_Toc376500010</vt:lpwstr>
      </vt:variant>
      <vt:variant>
        <vt:i4>1376309</vt:i4>
      </vt:variant>
      <vt:variant>
        <vt:i4>122</vt:i4>
      </vt:variant>
      <vt:variant>
        <vt:i4>0</vt:i4>
      </vt:variant>
      <vt:variant>
        <vt:i4>5</vt:i4>
      </vt:variant>
      <vt:variant>
        <vt:lpwstr/>
      </vt:variant>
      <vt:variant>
        <vt:lpwstr>_Toc376500009</vt:lpwstr>
      </vt:variant>
      <vt:variant>
        <vt:i4>1376309</vt:i4>
      </vt:variant>
      <vt:variant>
        <vt:i4>116</vt:i4>
      </vt:variant>
      <vt:variant>
        <vt:i4>0</vt:i4>
      </vt:variant>
      <vt:variant>
        <vt:i4>5</vt:i4>
      </vt:variant>
      <vt:variant>
        <vt:lpwstr/>
      </vt:variant>
      <vt:variant>
        <vt:lpwstr>_Toc376500008</vt:lpwstr>
      </vt:variant>
      <vt:variant>
        <vt:i4>1376309</vt:i4>
      </vt:variant>
      <vt:variant>
        <vt:i4>110</vt:i4>
      </vt:variant>
      <vt:variant>
        <vt:i4>0</vt:i4>
      </vt:variant>
      <vt:variant>
        <vt:i4>5</vt:i4>
      </vt:variant>
      <vt:variant>
        <vt:lpwstr/>
      </vt:variant>
      <vt:variant>
        <vt:lpwstr>_Toc376500007</vt:lpwstr>
      </vt:variant>
      <vt:variant>
        <vt:i4>1376309</vt:i4>
      </vt:variant>
      <vt:variant>
        <vt:i4>104</vt:i4>
      </vt:variant>
      <vt:variant>
        <vt:i4>0</vt:i4>
      </vt:variant>
      <vt:variant>
        <vt:i4>5</vt:i4>
      </vt:variant>
      <vt:variant>
        <vt:lpwstr/>
      </vt:variant>
      <vt:variant>
        <vt:lpwstr>_Toc376500006</vt:lpwstr>
      </vt:variant>
      <vt:variant>
        <vt:i4>1376309</vt:i4>
      </vt:variant>
      <vt:variant>
        <vt:i4>98</vt:i4>
      </vt:variant>
      <vt:variant>
        <vt:i4>0</vt:i4>
      </vt:variant>
      <vt:variant>
        <vt:i4>5</vt:i4>
      </vt:variant>
      <vt:variant>
        <vt:lpwstr/>
      </vt:variant>
      <vt:variant>
        <vt:lpwstr>_Toc376500005</vt:lpwstr>
      </vt:variant>
      <vt:variant>
        <vt:i4>1376309</vt:i4>
      </vt:variant>
      <vt:variant>
        <vt:i4>92</vt:i4>
      </vt:variant>
      <vt:variant>
        <vt:i4>0</vt:i4>
      </vt:variant>
      <vt:variant>
        <vt:i4>5</vt:i4>
      </vt:variant>
      <vt:variant>
        <vt:lpwstr/>
      </vt:variant>
      <vt:variant>
        <vt:lpwstr>_Toc376500004</vt:lpwstr>
      </vt:variant>
      <vt:variant>
        <vt:i4>1376309</vt:i4>
      </vt:variant>
      <vt:variant>
        <vt:i4>86</vt:i4>
      </vt:variant>
      <vt:variant>
        <vt:i4>0</vt:i4>
      </vt:variant>
      <vt:variant>
        <vt:i4>5</vt:i4>
      </vt:variant>
      <vt:variant>
        <vt:lpwstr/>
      </vt:variant>
      <vt:variant>
        <vt:lpwstr>_Toc376500003</vt:lpwstr>
      </vt:variant>
      <vt:variant>
        <vt:i4>1376309</vt:i4>
      </vt:variant>
      <vt:variant>
        <vt:i4>80</vt:i4>
      </vt:variant>
      <vt:variant>
        <vt:i4>0</vt:i4>
      </vt:variant>
      <vt:variant>
        <vt:i4>5</vt:i4>
      </vt:variant>
      <vt:variant>
        <vt:lpwstr/>
      </vt:variant>
      <vt:variant>
        <vt:lpwstr>_Toc376500002</vt:lpwstr>
      </vt:variant>
      <vt:variant>
        <vt:i4>1376309</vt:i4>
      </vt:variant>
      <vt:variant>
        <vt:i4>74</vt:i4>
      </vt:variant>
      <vt:variant>
        <vt:i4>0</vt:i4>
      </vt:variant>
      <vt:variant>
        <vt:i4>5</vt:i4>
      </vt:variant>
      <vt:variant>
        <vt:lpwstr/>
      </vt:variant>
      <vt:variant>
        <vt:lpwstr>_Toc376500001</vt:lpwstr>
      </vt:variant>
      <vt:variant>
        <vt:i4>1376309</vt:i4>
      </vt:variant>
      <vt:variant>
        <vt:i4>68</vt:i4>
      </vt:variant>
      <vt:variant>
        <vt:i4>0</vt:i4>
      </vt:variant>
      <vt:variant>
        <vt:i4>5</vt:i4>
      </vt:variant>
      <vt:variant>
        <vt:lpwstr/>
      </vt:variant>
      <vt:variant>
        <vt:lpwstr>_Toc376500000</vt:lpwstr>
      </vt:variant>
      <vt:variant>
        <vt:i4>1310773</vt:i4>
      </vt:variant>
      <vt:variant>
        <vt:i4>62</vt:i4>
      </vt:variant>
      <vt:variant>
        <vt:i4>0</vt:i4>
      </vt:variant>
      <vt:variant>
        <vt:i4>5</vt:i4>
      </vt:variant>
      <vt:variant>
        <vt:lpwstr/>
      </vt:variant>
      <vt:variant>
        <vt:lpwstr>_Toc376499999</vt:lpwstr>
      </vt:variant>
      <vt:variant>
        <vt:i4>1310773</vt:i4>
      </vt:variant>
      <vt:variant>
        <vt:i4>56</vt:i4>
      </vt:variant>
      <vt:variant>
        <vt:i4>0</vt:i4>
      </vt:variant>
      <vt:variant>
        <vt:i4>5</vt:i4>
      </vt:variant>
      <vt:variant>
        <vt:lpwstr/>
      </vt:variant>
      <vt:variant>
        <vt:lpwstr>_Toc376499998</vt:lpwstr>
      </vt:variant>
      <vt:variant>
        <vt:i4>1310773</vt:i4>
      </vt:variant>
      <vt:variant>
        <vt:i4>50</vt:i4>
      </vt:variant>
      <vt:variant>
        <vt:i4>0</vt:i4>
      </vt:variant>
      <vt:variant>
        <vt:i4>5</vt:i4>
      </vt:variant>
      <vt:variant>
        <vt:lpwstr/>
      </vt:variant>
      <vt:variant>
        <vt:lpwstr>_Toc376499997</vt:lpwstr>
      </vt:variant>
      <vt:variant>
        <vt:i4>1310773</vt:i4>
      </vt:variant>
      <vt:variant>
        <vt:i4>44</vt:i4>
      </vt:variant>
      <vt:variant>
        <vt:i4>0</vt:i4>
      </vt:variant>
      <vt:variant>
        <vt:i4>5</vt:i4>
      </vt:variant>
      <vt:variant>
        <vt:lpwstr/>
      </vt:variant>
      <vt:variant>
        <vt:lpwstr>_Toc376499996</vt:lpwstr>
      </vt:variant>
      <vt:variant>
        <vt:i4>1310773</vt:i4>
      </vt:variant>
      <vt:variant>
        <vt:i4>38</vt:i4>
      </vt:variant>
      <vt:variant>
        <vt:i4>0</vt:i4>
      </vt:variant>
      <vt:variant>
        <vt:i4>5</vt:i4>
      </vt:variant>
      <vt:variant>
        <vt:lpwstr/>
      </vt:variant>
      <vt:variant>
        <vt:lpwstr>_Toc376499995</vt:lpwstr>
      </vt:variant>
      <vt:variant>
        <vt:i4>1310773</vt:i4>
      </vt:variant>
      <vt:variant>
        <vt:i4>32</vt:i4>
      </vt:variant>
      <vt:variant>
        <vt:i4>0</vt:i4>
      </vt:variant>
      <vt:variant>
        <vt:i4>5</vt:i4>
      </vt:variant>
      <vt:variant>
        <vt:lpwstr/>
      </vt:variant>
      <vt:variant>
        <vt:lpwstr>_Toc376499994</vt:lpwstr>
      </vt:variant>
      <vt:variant>
        <vt:i4>1310773</vt:i4>
      </vt:variant>
      <vt:variant>
        <vt:i4>26</vt:i4>
      </vt:variant>
      <vt:variant>
        <vt:i4>0</vt:i4>
      </vt:variant>
      <vt:variant>
        <vt:i4>5</vt:i4>
      </vt:variant>
      <vt:variant>
        <vt:lpwstr/>
      </vt:variant>
      <vt:variant>
        <vt:lpwstr>_Toc376499993</vt:lpwstr>
      </vt:variant>
      <vt:variant>
        <vt:i4>1310773</vt:i4>
      </vt:variant>
      <vt:variant>
        <vt:i4>20</vt:i4>
      </vt:variant>
      <vt:variant>
        <vt:i4>0</vt:i4>
      </vt:variant>
      <vt:variant>
        <vt:i4>5</vt:i4>
      </vt:variant>
      <vt:variant>
        <vt:lpwstr/>
      </vt:variant>
      <vt:variant>
        <vt:lpwstr>_Toc376499992</vt:lpwstr>
      </vt:variant>
      <vt:variant>
        <vt:i4>1310773</vt:i4>
      </vt:variant>
      <vt:variant>
        <vt:i4>14</vt:i4>
      </vt:variant>
      <vt:variant>
        <vt:i4>0</vt:i4>
      </vt:variant>
      <vt:variant>
        <vt:i4>5</vt:i4>
      </vt:variant>
      <vt:variant>
        <vt:lpwstr/>
      </vt:variant>
      <vt:variant>
        <vt:lpwstr>_Toc376499991</vt:lpwstr>
      </vt:variant>
      <vt:variant>
        <vt:i4>1310773</vt:i4>
      </vt:variant>
      <vt:variant>
        <vt:i4>8</vt:i4>
      </vt:variant>
      <vt:variant>
        <vt:i4>0</vt:i4>
      </vt:variant>
      <vt:variant>
        <vt:i4>5</vt:i4>
      </vt:variant>
      <vt:variant>
        <vt:lpwstr/>
      </vt:variant>
      <vt:variant>
        <vt:lpwstr>_Toc376499990</vt:lpwstr>
      </vt:variant>
      <vt:variant>
        <vt:i4>1376309</vt:i4>
      </vt:variant>
      <vt:variant>
        <vt:i4>2</vt:i4>
      </vt:variant>
      <vt:variant>
        <vt:i4>0</vt:i4>
      </vt:variant>
      <vt:variant>
        <vt:i4>5</vt:i4>
      </vt:variant>
      <vt:variant>
        <vt:lpwstr/>
      </vt:variant>
      <vt:variant>
        <vt:lpwstr>_Toc376499989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SYAIFULYAMANG</dc:creator>
  <cp:keywords/>
  <dc:description/>
  <cp:lastModifiedBy>ditaoktaria</cp:lastModifiedBy>
  <cp:revision>1090</cp:revision>
  <cp:lastPrinted>2015-07-29T03:19:00Z</cp:lastPrinted>
  <dcterms:created xsi:type="dcterms:W3CDTF">2014-10-13T22:35:00Z</dcterms:created>
  <dcterms:modified xsi:type="dcterms:W3CDTF">2015-08-04T13:19:00Z</dcterms:modified>
  <cp:version>V 1.0</cp:version>
</cp:coreProperties>
</file>