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proofErr w:type="gramStart"/>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roofErr w:type="gramEnd"/>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77777777" w:rsidR="00D96E90" w:rsidRDefault="00D96E90" w:rsidP="00D96E90">
            <w:pPr>
              <w:spacing w:line="260" w:lineRule="exact"/>
              <w:ind w:firstLine="0"/>
              <w:rPr>
                <w:szCs w:val="24"/>
              </w:rPr>
            </w:pPr>
          </w:p>
        </w:tc>
        <w:tc>
          <w:tcPr>
            <w:tcW w:w="1843" w:type="dxa"/>
            <w:shd w:val="clear" w:color="auto" w:fill="auto"/>
          </w:tcPr>
          <w:p w14:paraId="26CDB9F9" w14:textId="77777777" w:rsidR="00D96E90" w:rsidRDefault="00D96E90">
            <w:pPr>
              <w:spacing w:line="260" w:lineRule="exact"/>
              <w:ind w:left="100" w:firstLine="107"/>
              <w:rPr>
                <w:szCs w:val="24"/>
              </w:rPr>
            </w:pPr>
          </w:p>
        </w:tc>
        <w:tc>
          <w:tcPr>
            <w:tcW w:w="5784" w:type="dxa"/>
            <w:shd w:val="clear" w:color="auto" w:fill="auto"/>
          </w:tcPr>
          <w:p w14:paraId="3D6459E7" w14:textId="77777777" w:rsidR="00D96E90" w:rsidRDefault="00D96E90" w:rsidP="00F805A6">
            <w:pPr>
              <w:spacing w:line="260" w:lineRule="exact"/>
              <w:ind w:left="100" w:hanging="35"/>
              <w:rPr>
                <w:szCs w:val="24"/>
              </w:rPr>
            </w:pPr>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19" w:name="_Toc398891073"/>
      <w:bookmarkStart w:id="20" w:name="_Toc399346332"/>
      <w:bookmarkStart w:id="21" w:name="_Toc402881504"/>
      <w:bookmarkStart w:id="22" w:name="_Toc283905426"/>
      <w:bookmarkStart w:id="23" w:name="_Toc402881505"/>
      <w:r w:rsidRPr="00EC4DF9">
        <w:lastRenderedPageBreak/>
        <w:t>KATA PENGANTAR</w:t>
      </w:r>
      <w:bookmarkEnd w:id="19"/>
      <w:bookmarkEnd w:id="20"/>
      <w:bookmarkEnd w:id="21"/>
      <w:bookmarkEnd w:id="22"/>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proofErr w:type="gramStart"/>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w:t>
      </w:r>
      <w:proofErr w:type="gramEnd"/>
      <w:r w:rsidRPr="00BD2FA2">
        <w:rPr>
          <w:szCs w:val="24"/>
        </w:rPr>
        <w:t xml:space="preserve"> Tanpa rahmat dan bimbingan dari Tuhan Yang Maha Esa, maka niscaya Penulis tidak </w:t>
      </w:r>
      <w:proofErr w:type="gramStart"/>
      <w:r w:rsidRPr="00BD2FA2">
        <w:rPr>
          <w:szCs w:val="24"/>
        </w:rPr>
        <w:t>akan</w:t>
      </w:r>
      <w:proofErr w:type="gramEnd"/>
      <w:r w:rsidRPr="00BD2FA2">
        <w:rPr>
          <w:szCs w:val="24"/>
        </w:rPr>
        <w:t xml:space="preserve">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15EBC37" w:rsidR="00810910" w:rsidRPr="00BD2FA2" w:rsidRDefault="00C821E4" w:rsidP="005E3598">
      <w:pPr>
        <w:numPr>
          <w:ilvl w:val="0"/>
          <w:numId w:val="3"/>
        </w:numPr>
        <w:textAlignment w:val="baseline"/>
        <w:rPr>
          <w:rFonts w:eastAsiaTheme="minorEastAsia"/>
          <w:szCs w:val="24"/>
        </w:rPr>
      </w:pPr>
      <w:r>
        <w:rPr>
          <w:rFonts w:eastAsiaTheme="minorEastAsia"/>
          <w:szCs w:val="24"/>
        </w:rPr>
        <w:t xml:space="preserve">Bapak </w:t>
      </w:r>
      <w:r w:rsidR="00810910" w:rsidRPr="00BD2FA2">
        <w:rPr>
          <w:rFonts w:eastAsiaTheme="minorEastAsia"/>
          <w:szCs w:val="24"/>
        </w:rPr>
        <w:t xml:space="preserve">Aryo Pinandito, ST., M.MT. </w:t>
      </w:r>
      <w:proofErr w:type="gramStart"/>
      <w:r w:rsidR="00810910" w:rsidRPr="00BD2FA2">
        <w:rPr>
          <w:rFonts w:eastAsiaTheme="minorEastAsia"/>
          <w:szCs w:val="24"/>
        </w:rPr>
        <w:t>selaku</w:t>
      </w:r>
      <w:proofErr w:type="gramEnd"/>
      <w:r w:rsidR="00810910" w:rsidRPr="00BD2FA2">
        <w:rPr>
          <w:rFonts w:eastAsiaTheme="minorEastAsia"/>
          <w:szCs w:val="24"/>
        </w:rPr>
        <w:t xml:space="preserve">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proofErr w:type="gramStart"/>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w:t>
      </w:r>
      <w:proofErr w:type="gramEnd"/>
      <w:r w:rsidRPr="00BD2FA2">
        <w:rPr>
          <w:szCs w:val="24"/>
        </w:rPr>
        <w:t xml:space="preserve"> </w:t>
      </w:r>
      <w:proofErr w:type="gramStart"/>
      <w:r w:rsidRPr="00BD2FA2">
        <w:rPr>
          <w:szCs w:val="24"/>
        </w:rPr>
        <w:t>Akhirnya semoga skripsi ini dapat bermanfaat dan berguna bagi pembaca terutama mahasiswa PTIIK Universitas Brawijaya.</w:t>
      </w:r>
      <w:proofErr w:type="gramEnd"/>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4" w:name="_Toc283905427"/>
      <w:bookmarkStart w:id="25" w:name="_Toc390432658"/>
      <w:bookmarkStart w:id="26" w:name="_Toc398891075"/>
      <w:bookmarkStart w:id="27" w:name="_Toc399346334"/>
      <w:bookmarkStart w:id="28" w:name="_Toc402881506"/>
      <w:bookmarkEnd w:id="23"/>
      <w:r w:rsidRPr="006D1C8F">
        <w:lastRenderedPageBreak/>
        <w:t>DAFTAR ISI</w:t>
      </w:r>
      <w:bookmarkEnd w:id="24"/>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29" w:author="ditaoktaria" w:date="2015-04-01T10:40:00Z">
                <w:rPr>
                  <w:rFonts w:eastAsiaTheme="minorEastAsia" w:cstheme="minorBidi"/>
                  <w:b w:val="0"/>
                  <w:noProof/>
                  <w:lang w:eastAsia="ja-JP"/>
                </w:rPr>
              </w:rPrChange>
            </w:rPr>
          </w:pPr>
          <w:del w:id="30" w:author="ditaoktaria" w:date="2015-01-26T14:02:00Z">
            <w:r w:rsidRPr="00A16A65" w:rsidDel="0004091E">
              <w:rPr>
                <w:rFonts w:ascii="Times New Roman" w:hAnsi="Times New Roman"/>
                <w:b w:val="0"/>
                <w:rPrChange w:id="31" w:author="ditaoktaria" w:date="2015-04-01T10:40:00Z">
                  <w:rPr/>
                </w:rPrChange>
              </w:rPr>
              <w:tab/>
            </w:r>
          </w:del>
          <w:r w:rsidRPr="00B375CE">
            <w:rPr>
              <w:rFonts w:ascii="Times New Roman" w:hAnsi="Times New Roman"/>
              <w:b w:val="0"/>
              <w:rPrChange w:id="32" w:author="ditaoktaria" w:date="2015-04-01T10:40:00Z">
                <w:rPr>
                  <w:rFonts w:ascii="Times New Roman" w:hAnsi="Times New Roman"/>
                  <w:b w:val="0"/>
                  <w:bCs/>
                  <w:noProof/>
                </w:rPr>
              </w:rPrChange>
            </w:rPr>
            <w:fldChar w:fldCharType="begin"/>
          </w:r>
          <w:r w:rsidRPr="00A16A65">
            <w:rPr>
              <w:rFonts w:ascii="Times New Roman" w:hAnsi="Times New Roman"/>
              <w:b w:val="0"/>
              <w:rPrChange w:id="33" w:author="ditaoktaria" w:date="2015-04-01T10:40:00Z">
                <w:rPr>
                  <w:rFonts w:ascii="Times New Roman" w:hAnsi="Times New Roman"/>
                </w:rPr>
              </w:rPrChange>
            </w:rPr>
            <w:instrText xml:space="preserve"> TOC \o "1-3" \h \z \u </w:instrText>
          </w:r>
          <w:r w:rsidRPr="00B375CE">
            <w:rPr>
              <w:rFonts w:ascii="Times New Roman" w:hAnsi="Times New Roman"/>
              <w:b w:val="0"/>
              <w:rPrChange w:id="34"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5" w:author="ditaoktaria" w:date="2015-04-01T10:40:00Z">
                <w:rPr>
                  <w:noProof/>
                  <w:spacing w:val="2"/>
                  <w:w w:val="110"/>
                </w:rPr>
              </w:rPrChange>
            </w:rPr>
            <w:t>Le</w:t>
          </w:r>
          <w:r w:rsidR="00F202F7" w:rsidRPr="00A16A65">
            <w:rPr>
              <w:rFonts w:ascii="Times New Roman" w:hAnsi="Times New Roman"/>
              <w:b w:val="0"/>
              <w:noProof/>
              <w:spacing w:val="3"/>
              <w:w w:val="110"/>
              <w:rPrChange w:id="36" w:author="ditaoktaria" w:date="2015-04-01T10:40:00Z">
                <w:rPr>
                  <w:noProof/>
                  <w:spacing w:val="3"/>
                  <w:w w:val="110"/>
                </w:rPr>
              </w:rPrChange>
            </w:rPr>
            <w:t>m</w:t>
          </w:r>
          <w:r w:rsidR="00F202F7" w:rsidRPr="00A16A65">
            <w:rPr>
              <w:rFonts w:ascii="Times New Roman" w:hAnsi="Times New Roman"/>
              <w:b w:val="0"/>
              <w:noProof/>
              <w:spacing w:val="2"/>
              <w:w w:val="110"/>
              <w:rPrChange w:id="37" w:author="ditaoktaria" w:date="2015-04-01T10:40:00Z">
                <w:rPr>
                  <w:noProof/>
                  <w:spacing w:val="2"/>
                  <w:w w:val="110"/>
                </w:rPr>
              </w:rPrChange>
            </w:rPr>
            <w:t>ba</w:t>
          </w:r>
          <w:r w:rsidR="00F202F7" w:rsidRPr="00A16A65">
            <w:rPr>
              <w:rFonts w:ascii="Times New Roman" w:hAnsi="Times New Roman"/>
              <w:b w:val="0"/>
              <w:noProof/>
              <w:w w:val="110"/>
              <w:rPrChange w:id="38" w:author="ditaoktaria" w:date="2015-04-01T10:40:00Z">
                <w:rPr>
                  <w:noProof/>
                  <w:w w:val="110"/>
                </w:rPr>
              </w:rPrChange>
            </w:rPr>
            <w:t>r</w:t>
          </w:r>
          <w:r w:rsidR="00F202F7" w:rsidRPr="00A16A65">
            <w:rPr>
              <w:rFonts w:ascii="Times New Roman" w:hAnsi="Times New Roman"/>
              <w:b w:val="0"/>
              <w:noProof/>
              <w:spacing w:val="3"/>
              <w:w w:val="110"/>
              <w:rPrChange w:id="39"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0" w:author="ditaoktaria" w:date="2015-04-01T10:40:00Z">
                <w:rPr>
                  <w:noProof/>
                  <w:spacing w:val="2"/>
                  <w:w w:val="110"/>
                </w:rPr>
              </w:rPrChange>
            </w:rPr>
            <w:t>Ke</w:t>
          </w:r>
          <w:r w:rsidR="00F202F7" w:rsidRPr="00A16A65">
            <w:rPr>
              <w:rFonts w:ascii="Times New Roman" w:hAnsi="Times New Roman"/>
              <w:b w:val="0"/>
              <w:noProof/>
              <w:spacing w:val="3"/>
              <w:w w:val="110"/>
              <w:rPrChange w:id="41" w:author="ditaoktaria" w:date="2015-04-01T10:40:00Z">
                <w:rPr>
                  <w:noProof/>
                  <w:spacing w:val="3"/>
                  <w:w w:val="110"/>
                </w:rPr>
              </w:rPrChange>
            </w:rPr>
            <w:t>m</w:t>
          </w:r>
          <w:r w:rsidR="00F202F7" w:rsidRPr="00A16A65">
            <w:rPr>
              <w:rFonts w:ascii="Times New Roman" w:hAnsi="Times New Roman"/>
              <w:b w:val="0"/>
              <w:noProof/>
              <w:spacing w:val="2"/>
              <w:w w:val="110"/>
              <w:rPrChange w:id="42" w:author="ditaoktaria" w:date="2015-04-01T10:40:00Z">
                <w:rPr>
                  <w:noProof/>
                  <w:spacing w:val="2"/>
                  <w:w w:val="110"/>
                </w:rPr>
              </w:rPrChange>
            </w:rPr>
            <w:t>a</w:t>
          </w:r>
          <w:r w:rsidR="00F202F7" w:rsidRPr="00A16A65">
            <w:rPr>
              <w:rFonts w:ascii="Times New Roman" w:hAnsi="Times New Roman"/>
              <w:b w:val="0"/>
              <w:noProof/>
              <w:spacing w:val="1"/>
              <w:w w:val="110"/>
              <w:rPrChange w:id="43" w:author="ditaoktaria" w:date="2015-04-01T10:40:00Z">
                <w:rPr>
                  <w:noProof/>
                  <w:spacing w:val="1"/>
                  <w:w w:val="110"/>
                </w:rPr>
              </w:rPrChange>
            </w:rPr>
            <w:t>j</w:t>
          </w:r>
          <w:r w:rsidR="00F202F7" w:rsidRPr="00A16A65">
            <w:rPr>
              <w:rFonts w:ascii="Times New Roman" w:hAnsi="Times New Roman"/>
              <w:b w:val="0"/>
              <w:noProof/>
              <w:spacing w:val="2"/>
              <w:w w:val="110"/>
              <w:rPrChange w:id="44" w:author="ditaoktaria" w:date="2015-04-01T10:40:00Z">
                <w:rPr>
                  <w:noProof/>
                  <w:spacing w:val="2"/>
                  <w:w w:val="110"/>
                </w:rPr>
              </w:rPrChange>
            </w:rPr>
            <w:t>ua</w:t>
          </w:r>
          <w:r w:rsidR="00F202F7" w:rsidRPr="00A16A65">
            <w:rPr>
              <w:rFonts w:ascii="Times New Roman" w:hAnsi="Times New Roman"/>
              <w:b w:val="0"/>
              <w:noProof/>
              <w:w w:val="110"/>
              <w:rPrChange w:id="45" w:author="ditaoktaria" w:date="2015-04-01T10:40:00Z">
                <w:rPr>
                  <w:noProof/>
                  <w:w w:val="110"/>
                </w:rPr>
              </w:rPrChange>
            </w:rPr>
            <w:t>n</w:t>
          </w:r>
          <w:r w:rsidR="00F202F7" w:rsidRPr="00A16A65">
            <w:rPr>
              <w:rFonts w:ascii="Times New Roman" w:hAnsi="Times New Roman"/>
              <w:b w:val="0"/>
              <w:noProof/>
              <w:spacing w:val="11"/>
              <w:w w:val="110"/>
              <w:rPrChange w:id="46"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47" w:author="ditaoktaria" w:date="2015-04-01T10:40:00Z">
                <w:rPr>
                  <w:noProof/>
                  <w:spacing w:val="2"/>
                  <w:w w:val="101"/>
                </w:rPr>
              </w:rPrChange>
            </w:rPr>
            <w:t>S</w:t>
          </w:r>
          <w:r w:rsidR="00F202F7" w:rsidRPr="00A16A65">
            <w:rPr>
              <w:rFonts w:ascii="Times New Roman" w:hAnsi="Times New Roman"/>
              <w:b w:val="0"/>
              <w:noProof/>
              <w:spacing w:val="2"/>
              <w:w w:val="110"/>
              <w:rPrChange w:id="48" w:author="ditaoktaria" w:date="2015-04-01T10:40:00Z">
                <w:rPr>
                  <w:noProof/>
                  <w:spacing w:val="2"/>
                  <w:w w:val="110"/>
                </w:rPr>
              </w:rPrChange>
            </w:rPr>
            <w:t>k</w:t>
          </w:r>
          <w:r w:rsidR="00F202F7" w:rsidRPr="00A16A65">
            <w:rPr>
              <w:rFonts w:ascii="Times New Roman" w:hAnsi="Times New Roman"/>
              <w:b w:val="0"/>
              <w:noProof/>
              <w:spacing w:val="1"/>
              <w:w w:val="118"/>
              <w:rPrChange w:id="49" w:author="ditaoktaria" w:date="2015-04-01T10:40:00Z">
                <w:rPr>
                  <w:noProof/>
                  <w:spacing w:val="1"/>
                  <w:w w:val="118"/>
                </w:rPr>
              </w:rPrChange>
            </w:rPr>
            <w:t>r</w:t>
          </w:r>
          <w:r w:rsidR="00F202F7" w:rsidRPr="00A16A65">
            <w:rPr>
              <w:rFonts w:ascii="Times New Roman" w:hAnsi="Times New Roman"/>
              <w:b w:val="0"/>
              <w:noProof/>
              <w:spacing w:val="1"/>
              <w:w w:val="115"/>
              <w:rPrChange w:id="50" w:author="ditaoktaria" w:date="2015-04-01T10:40:00Z">
                <w:rPr>
                  <w:noProof/>
                  <w:spacing w:val="1"/>
                  <w:w w:val="115"/>
                </w:rPr>
              </w:rPrChange>
            </w:rPr>
            <w:t>i</w:t>
          </w:r>
          <w:r w:rsidR="00F202F7" w:rsidRPr="00A16A65">
            <w:rPr>
              <w:rFonts w:ascii="Times New Roman" w:hAnsi="Times New Roman"/>
              <w:b w:val="0"/>
              <w:noProof/>
              <w:spacing w:val="2"/>
              <w:w w:val="110"/>
              <w:rPrChange w:id="51" w:author="ditaoktaria" w:date="2015-04-01T10:40:00Z">
                <w:rPr>
                  <w:noProof/>
                  <w:spacing w:val="2"/>
                  <w:w w:val="110"/>
                </w:rPr>
              </w:rPrChange>
            </w:rPr>
            <w:t>p</w:t>
          </w:r>
          <w:r w:rsidR="00F202F7" w:rsidRPr="00A16A65">
            <w:rPr>
              <w:rFonts w:ascii="Times New Roman" w:hAnsi="Times New Roman"/>
              <w:b w:val="0"/>
              <w:noProof/>
              <w:spacing w:val="1"/>
              <w:w w:val="106"/>
              <w:rPrChange w:id="52" w:author="ditaoktaria" w:date="2015-04-01T10:40:00Z">
                <w:rPr>
                  <w:noProof/>
                  <w:spacing w:val="1"/>
                  <w:w w:val="106"/>
                </w:rPr>
              </w:rPrChange>
            </w:rPr>
            <w:t>s</w:t>
          </w:r>
          <w:r w:rsidR="00F202F7" w:rsidRPr="00A16A65">
            <w:rPr>
              <w:rFonts w:ascii="Times New Roman" w:hAnsi="Times New Roman"/>
              <w:b w:val="0"/>
              <w:noProof/>
              <w:w w:val="115"/>
              <w:rPrChange w:id="53" w:author="ditaoktaria" w:date="2015-04-01T10:40:00Z">
                <w:rPr>
                  <w:noProof/>
                  <w:w w:val="115"/>
                </w:rPr>
              </w:rPrChange>
            </w:rPr>
            <w:t>i</w:t>
          </w:r>
          <w:r w:rsidR="00F202F7" w:rsidRPr="00A16A65">
            <w:rPr>
              <w:rFonts w:ascii="Times New Roman" w:hAnsi="Times New Roman"/>
              <w:b w:val="0"/>
              <w:noProof/>
              <w:rPrChange w:id="54" w:author="ditaoktaria" w:date="2015-04-01T10:40:00Z">
                <w:rPr>
                  <w:noProof/>
                </w:rPr>
              </w:rPrChange>
            </w:rPr>
            <w:tab/>
          </w:r>
          <w:r w:rsidR="00F202F7" w:rsidRPr="00A16A65">
            <w:rPr>
              <w:rFonts w:ascii="Times New Roman" w:hAnsi="Times New Roman"/>
              <w:b w:val="0"/>
              <w:noProof/>
              <w:rPrChange w:id="55" w:author="ditaoktaria" w:date="2015-04-01T10:40:00Z">
                <w:rPr>
                  <w:noProof/>
                </w:rPr>
              </w:rPrChange>
            </w:rPr>
            <w:fldChar w:fldCharType="begin"/>
          </w:r>
          <w:r w:rsidR="00F202F7" w:rsidRPr="00A16A65">
            <w:rPr>
              <w:rFonts w:ascii="Times New Roman" w:hAnsi="Times New Roman"/>
              <w:b w:val="0"/>
              <w:noProof/>
              <w:rPrChange w:id="56" w:author="ditaoktaria" w:date="2015-04-01T10:40:00Z">
                <w:rPr>
                  <w:noProof/>
                </w:rPr>
              </w:rPrChange>
            </w:rPr>
            <w:instrText xml:space="preserve"> PAGEREF _Toc283905425 \h </w:instrText>
          </w:r>
          <w:r w:rsidR="00F202F7" w:rsidRPr="00A16A65">
            <w:rPr>
              <w:rFonts w:ascii="Times New Roman" w:hAnsi="Times New Roman"/>
              <w:b w:val="0"/>
              <w:noProof/>
              <w:rPrChange w:id="57" w:author="ditaoktaria" w:date="2015-04-01T10:40:00Z">
                <w:rPr>
                  <w:rFonts w:ascii="Times New Roman" w:hAnsi="Times New Roman"/>
                  <w:b w:val="0"/>
                  <w:noProof/>
                </w:rPr>
              </w:rPrChange>
            </w:rPr>
          </w:r>
          <w:r w:rsidR="00F202F7" w:rsidRPr="00A16A65">
            <w:rPr>
              <w:rFonts w:ascii="Times New Roman" w:hAnsi="Times New Roman"/>
              <w:b w:val="0"/>
              <w:noProof/>
              <w:rPrChange w:id="58" w:author="ditaoktaria" w:date="2015-04-01T10:40:00Z">
                <w:rPr>
                  <w:noProof/>
                </w:rPr>
              </w:rPrChange>
            </w:rPr>
            <w:fldChar w:fldCharType="separate"/>
          </w:r>
          <w:ins w:id="59" w:author="ditaoktaria oktaria" w:date="2015-03-06T16:41:00Z">
            <w:r w:rsidR="00C17CFD" w:rsidRPr="00A16A65">
              <w:rPr>
                <w:rFonts w:ascii="Times New Roman" w:hAnsi="Times New Roman"/>
                <w:b w:val="0"/>
                <w:noProof/>
                <w:rPrChange w:id="60" w:author="ditaoktaria" w:date="2015-04-01T10:40:00Z">
                  <w:rPr>
                    <w:noProof/>
                  </w:rPr>
                </w:rPrChange>
              </w:rPr>
              <w:t>i</w:t>
            </w:r>
          </w:ins>
          <w:r w:rsidR="00F202F7" w:rsidRPr="00A16A65">
            <w:rPr>
              <w:rFonts w:ascii="Times New Roman" w:hAnsi="Times New Roman"/>
              <w:b w:val="0"/>
              <w:noProof/>
              <w:rPrChange w:id="61"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2" w:author="ditaoktaria" w:date="2015-04-01T10:40:00Z">
                <w:rPr>
                  <w:rFonts w:eastAsiaTheme="minorEastAsia" w:cstheme="minorBidi"/>
                  <w:b w:val="0"/>
                  <w:noProof/>
                  <w:lang w:eastAsia="ja-JP"/>
                </w:rPr>
              </w:rPrChange>
            </w:rPr>
          </w:pPr>
          <w:r w:rsidRPr="00A16A65">
            <w:rPr>
              <w:rFonts w:ascii="Times New Roman" w:hAnsi="Times New Roman"/>
              <w:b w:val="0"/>
              <w:noProof/>
              <w:rPrChange w:id="63" w:author="ditaoktaria" w:date="2015-04-01T10:40:00Z">
                <w:rPr>
                  <w:noProof/>
                </w:rPr>
              </w:rPrChange>
            </w:rPr>
            <w:t>KATA PENGANTAR</w:t>
          </w:r>
          <w:r w:rsidRPr="00A16A65">
            <w:rPr>
              <w:rFonts w:ascii="Times New Roman" w:hAnsi="Times New Roman"/>
              <w:b w:val="0"/>
              <w:noProof/>
              <w:rPrChange w:id="64" w:author="ditaoktaria" w:date="2015-04-01T10:40:00Z">
                <w:rPr>
                  <w:noProof/>
                </w:rPr>
              </w:rPrChange>
            </w:rPr>
            <w:tab/>
          </w:r>
          <w:r w:rsidRPr="00A16A65">
            <w:rPr>
              <w:rFonts w:ascii="Times New Roman" w:hAnsi="Times New Roman"/>
              <w:b w:val="0"/>
              <w:noProof/>
              <w:rPrChange w:id="65" w:author="ditaoktaria" w:date="2015-04-01T10:40:00Z">
                <w:rPr>
                  <w:noProof/>
                </w:rPr>
              </w:rPrChange>
            </w:rPr>
            <w:fldChar w:fldCharType="begin"/>
          </w:r>
          <w:r w:rsidRPr="00A16A65">
            <w:rPr>
              <w:rFonts w:ascii="Times New Roman" w:hAnsi="Times New Roman"/>
              <w:b w:val="0"/>
              <w:noProof/>
              <w:rPrChange w:id="66" w:author="ditaoktaria" w:date="2015-04-01T10:40:00Z">
                <w:rPr>
                  <w:noProof/>
                </w:rPr>
              </w:rPrChange>
            </w:rPr>
            <w:instrText xml:space="preserve"> PAGEREF _Toc283905426 \h </w:instrText>
          </w:r>
          <w:r w:rsidRPr="00A16A65">
            <w:rPr>
              <w:rFonts w:ascii="Times New Roman" w:hAnsi="Times New Roman"/>
              <w:b w:val="0"/>
              <w:noProof/>
              <w:rPrChange w:id="67" w:author="ditaoktaria" w:date="2015-04-01T10:40:00Z">
                <w:rPr>
                  <w:rFonts w:ascii="Times New Roman" w:hAnsi="Times New Roman"/>
                  <w:b w:val="0"/>
                  <w:noProof/>
                </w:rPr>
              </w:rPrChange>
            </w:rPr>
          </w:r>
          <w:r w:rsidRPr="00A16A65">
            <w:rPr>
              <w:rFonts w:ascii="Times New Roman" w:hAnsi="Times New Roman"/>
              <w:b w:val="0"/>
              <w:noProof/>
              <w:rPrChange w:id="68" w:author="ditaoktaria" w:date="2015-04-01T10:40:00Z">
                <w:rPr>
                  <w:noProof/>
                </w:rPr>
              </w:rPrChange>
            </w:rPr>
            <w:fldChar w:fldCharType="separate"/>
          </w:r>
          <w:ins w:id="69" w:author="ditaoktaria oktaria" w:date="2015-03-06T16:41:00Z">
            <w:r w:rsidR="00C17CFD" w:rsidRPr="00A16A65">
              <w:rPr>
                <w:rFonts w:ascii="Times New Roman" w:hAnsi="Times New Roman"/>
                <w:b w:val="0"/>
                <w:noProof/>
                <w:rPrChange w:id="70" w:author="ditaoktaria" w:date="2015-04-01T10:40:00Z">
                  <w:rPr>
                    <w:noProof/>
                  </w:rPr>
                </w:rPrChange>
              </w:rPr>
              <w:t>i</w:t>
            </w:r>
          </w:ins>
          <w:r w:rsidRPr="00A16A65">
            <w:rPr>
              <w:rFonts w:ascii="Times New Roman" w:hAnsi="Times New Roman"/>
              <w:b w:val="0"/>
              <w:noProof/>
              <w:rPrChange w:id="71"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72" w:author="ditaoktaria" w:date="2015-04-01T10:40:00Z">
                <w:rPr>
                  <w:rFonts w:eastAsiaTheme="minorEastAsia" w:cstheme="minorBidi"/>
                  <w:b w:val="0"/>
                  <w:noProof/>
                  <w:lang w:eastAsia="ja-JP"/>
                </w:rPr>
              </w:rPrChange>
            </w:rPr>
          </w:pPr>
          <w:r w:rsidRPr="00A16A65">
            <w:rPr>
              <w:rFonts w:ascii="Times New Roman" w:hAnsi="Times New Roman"/>
              <w:b w:val="0"/>
              <w:noProof/>
              <w:rPrChange w:id="73" w:author="ditaoktaria" w:date="2015-04-01T10:40:00Z">
                <w:rPr>
                  <w:noProof/>
                </w:rPr>
              </w:rPrChange>
            </w:rPr>
            <w:t>DAFTAR ISI</w:t>
          </w:r>
          <w:r w:rsidRPr="00A16A65">
            <w:rPr>
              <w:rFonts w:ascii="Times New Roman" w:hAnsi="Times New Roman"/>
              <w:b w:val="0"/>
              <w:noProof/>
              <w:rPrChange w:id="74" w:author="ditaoktaria" w:date="2015-04-01T10:40:00Z">
                <w:rPr>
                  <w:noProof/>
                </w:rPr>
              </w:rPrChange>
            </w:rPr>
            <w:tab/>
          </w:r>
          <w:r w:rsidRPr="00A16A65">
            <w:rPr>
              <w:rFonts w:ascii="Times New Roman" w:hAnsi="Times New Roman"/>
              <w:b w:val="0"/>
              <w:noProof/>
              <w:rPrChange w:id="75" w:author="ditaoktaria" w:date="2015-04-01T10:40:00Z">
                <w:rPr>
                  <w:noProof/>
                </w:rPr>
              </w:rPrChange>
            </w:rPr>
            <w:fldChar w:fldCharType="begin"/>
          </w:r>
          <w:r w:rsidRPr="00A16A65">
            <w:rPr>
              <w:rFonts w:ascii="Times New Roman" w:hAnsi="Times New Roman"/>
              <w:b w:val="0"/>
              <w:noProof/>
              <w:rPrChange w:id="76" w:author="ditaoktaria" w:date="2015-04-01T10:40:00Z">
                <w:rPr>
                  <w:noProof/>
                </w:rPr>
              </w:rPrChange>
            </w:rPr>
            <w:instrText xml:space="preserve"> PAGEREF _Toc283905427 \h </w:instrText>
          </w:r>
          <w:r w:rsidRPr="00A16A65">
            <w:rPr>
              <w:rFonts w:ascii="Times New Roman" w:hAnsi="Times New Roman"/>
              <w:b w:val="0"/>
              <w:noProof/>
              <w:rPrChange w:id="77" w:author="ditaoktaria" w:date="2015-04-01T10:40:00Z">
                <w:rPr>
                  <w:rFonts w:ascii="Times New Roman" w:hAnsi="Times New Roman"/>
                  <w:b w:val="0"/>
                  <w:noProof/>
                </w:rPr>
              </w:rPrChange>
            </w:rPr>
          </w:r>
          <w:r w:rsidRPr="00A16A65">
            <w:rPr>
              <w:rFonts w:ascii="Times New Roman" w:hAnsi="Times New Roman"/>
              <w:b w:val="0"/>
              <w:noProof/>
              <w:rPrChange w:id="78" w:author="ditaoktaria" w:date="2015-04-01T10:40:00Z">
                <w:rPr>
                  <w:noProof/>
                </w:rPr>
              </w:rPrChange>
            </w:rPr>
            <w:fldChar w:fldCharType="separate"/>
          </w:r>
          <w:ins w:id="79" w:author="ditaoktaria oktaria" w:date="2015-03-06T16:41:00Z">
            <w:r w:rsidR="00C17CFD" w:rsidRPr="00A16A65">
              <w:rPr>
                <w:rFonts w:ascii="Times New Roman" w:hAnsi="Times New Roman"/>
                <w:b w:val="0"/>
                <w:noProof/>
                <w:rPrChange w:id="80" w:author="ditaoktaria" w:date="2015-04-01T10:40:00Z">
                  <w:rPr>
                    <w:noProof/>
                  </w:rPr>
                </w:rPrChange>
              </w:rPr>
              <w:t>iii</w:t>
            </w:r>
          </w:ins>
          <w:r w:rsidRPr="00A16A65">
            <w:rPr>
              <w:rFonts w:ascii="Times New Roman" w:hAnsi="Times New Roman"/>
              <w:b w:val="0"/>
              <w:noProof/>
              <w:rPrChange w:id="81"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2" w:author="ditaoktaria" w:date="2015-04-01T10:40:00Z">
                <w:rPr>
                  <w:rFonts w:eastAsiaTheme="minorEastAsia" w:cstheme="minorBidi"/>
                  <w:b w:val="0"/>
                  <w:noProof/>
                  <w:lang w:eastAsia="ja-JP"/>
                </w:rPr>
              </w:rPrChange>
            </w:rPr>
          </w:pPr>
          <w:r w:rsidRPr="00A16A65">
            <w:rPr>
              <w:rFonts w:ascii="Times New Roman" w:hAnsi="Times New Roman"/>
              <w:b w:val="0"/>
              <w:noProof/>
              <w:rPrChange w:id="83" w:author="ditaoktaria" w:date="2015-04-01T10:40:00Z">
                <w:rPr>
                  <w:noProof/>
                </w:rPr>
              </w:rPrChange>
            </w:rPr>
            <w:t>DAFTAR GAMBAR</w:t>
          </w:r>
          <w:r w:rsidRPr="00A16A65">
            <w:rPr>
              <w:rFonts w:ascii="Times New Roman" w:hAnsi="Times New Roman"/>
              <w:b w:val="0"/>
              <w:noProof/>
              <w:rPrChange w:id="84" w:author="ditaoktaria" w:date="2015-04-01T10:40:00Z">
                <w:rPr>
                  <w:noProof/>
                </w:rPr>
              </w:rPrChange>
            </w:rPr>
            <w:tab/>
          </w:r>
          <w:r w:rsidRPr="00A16A65">
            <w:rPr>
              <w:rFonts w:ascii="Times New Roman" w:hAnsi="Times New Roman"/>
              <w:b w:val="0"/>
              <w:noProof/>
              <w:rPrChange w:id="85" w:author="ditaoktaria" w:date="2015-04-01T10:40:00Z">
                <w:rPr>
                  <w:noProof/>
                </w:rPr>
              </w:rPrChange>
            </w:rPr>
            <w:fldChar w:fldCharType="begin"/>
          </w:r>
          <w:r w:rsidRPr="00A16A65">
            <w:rPr>
              <w:rFonts w:ascii="Times New Roman" w:hAnsi="Times New Roman"/>
              <w:b w:val="0"/>
              <w:noProof/>
              <w:rPrChange w:id="86" w:author="ditaoktaria" w:date="2015-04-01T10:40:00Z">
                <w:rPr>
                  <w:noProof/>
                </w:rPr>
              </w:rPrChange>
            </w:rPr>
            <w:instrText xml:space="preserve"> PAGEREF _Toc283905428 \h </w:instrText>
          </w:r>
          <w:r w:rsidRPr="00A16A65">
            <w:rPr>
              <w:rFonts w:ascii="Times New Roman" w:hAnsi="Times New Roman"/>
              <w:b w:val="0"/>
              <w:noProof/>
              <w:rPrChange w:id="87" w:author="ditaoktaria" w:date="2015-04-01T10:40:00Z">
                <w:rPr>
                  <w:rFonts w:ascii="Times New Roman" w:hAnsi="Times New Roman"/>
                  <w:b w:val="0"/>
                  <w:noProof/>
                </w:rPr>
              </w:rPrChange>
            </w:rPr>
          </w:r>
          <w:r w:rsidRPr="00A16A65">
            <w:rPr>
              <w:rFonts w:ascii="Times New Roman" w:hAnsi="Times New Roman"/>
              <w:b w:val="0"/>
              <w:noProof/>
              <w:rPrChange w:id="88" w:author="ditaoktaria" w:date="2015-04-01T10:40:00Z">
                <w:rPr>
                  <w:noProof/>
                </w:rPr>
              </w:rPrChange>
            </w:rPr>
            <w:fldChar w:fldCharType="separate"/>
          </w:r>
          <w:ins w:id="89" w:author="ditaoktaria oktaria" w:date="2015-03-06T16:41:00Z">
            <w:r w:rsidR="00C17CFD" w:rsidRPr="00A16A65">
              <w:rPr>
                <w:rFonts w:ascii="Times New Roman" w:hAnsi="Times New Roman"/>
                <w:b w:val="0"/>
                <w:noProof/>
                <w:rPrChange w:id="90" w:author="ditaoktaria" w:date="2015-04-01T10:40:00Z">
                  <w:rPr>
                    <w:noProof/>
                  </w:rPr>
                </w:rPrChange>
              </w:rPr>
              <w:t>iv</w:t>
            </w:r>
          </w:ins>
          <w:r w:rsidRPr="00A16A65">
            <w:rPr>
              <w:rFonts w:ascii="Times New Roman" w:hAnsi="Times New Roman"/>
              <w:b w:val="0"/>
              <w:noProof/>
              <w:rPrChange w:id="91"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92" w:author="ditaoktaria" w:date="2015-04-01T10:40:00Z">
                <w:rPr>
                  <w:rFonts w:eastAsiaTheme="minorEastAsia" w:cstheme="minorBidi"/>
                  <w:b w:val="0"/>
                  <w:noProof/>
                  <w:lang w:eastAsia="ja-JP"/>
                </w:rPr>
              </w:rPrChange>
            </w:rPr>
          </w:pPr>
          <w:r w:rsidRPr="00A16A65">
            <w:rPr>
              <w:rFonts w:ascii="Times New Roman" w:hAnsi="Times New Roman"/>
              <w:b w:val="0"/>
              <w:noProof/>
              <w:rPrChange w:id="93" w:author="ditaoktaria" w:date="2015-04-01T10:40:00Z">
                <w:rPr>
                  <w:noProof/>
                </w:rPr>
              </w:rPrChange>
            </w:rPr>
            <w:t>BAB I</w:t>
          </w:r>
          <w:r w:rsidRPr="00A16A65">
            <w:rPr>
              <w:rFonts w:ascii="Times New Roman" w:hAnsi="Times New Roman"/>
              <w:b w:val="0"/>
              <w:noProof/>
              <w:rPrChange w:id="94" w:author="ditaoktaria" w:date="2015-04-01T10:40:00Z">
                <w:rPr>
                  <w:noProof/>
                </w:rPr>
              </w:rPrChange>
            </w:rPr>
            <w:tab/>
          </w:r>
          <w:r w:rsidRPr="00A16A65">
            <w:rPr>
              <w:rFonts w:ascii="Times New Roman" w:hAnsi="Times New Roman"/>
              <w:b w:val="0"/>
              <w:noProof/>
              <w:rPrChange w:id="95" w:author="ditaoktaria" w:date="2015-04-01T10:40:00Z">
                <w:rPr>
                  <w:noProof/>
                </w:rPr>
              </w:rPrChange>
            </w:rPr>
            <w:fldChar w:fldCharType="begin"/>
          </w:r>
          <w:r w:rsidRPr="00A16A65">
            <w:rPr>
              <w:rFonts w:ascii="Times New Roman" w:hAnsi="Times New Roman"/>
              <w:b w:val="0"/>
              <w:noProof/>
              <w:rPrChange w:id="96" w:author="ditaoktaria" w:date="2015-04-01T10:40:00Z">
                <w:rPr>
                  <w:noProof/>
                </w:rPr>
              </w:rPrChange>
            </w:rPr>
            <w:instrText xml:space="preserve"> PAGEREF _Toc283905429 \h </w:instrText>
          </w:r>
          <w:r w:rsidRPr="00A16A65">
            <w:rPr>
              <w:rFonts w:ascii="Times New Roman" w:hAnsi="Times New Roman"/>
              <w:b w:val="0"/>
              <w:noProof/>
              <w:rPrChange w:id="97" w:author="ditaoktaria" w:date="2015-04-01T10:40:00Z">
                <w:rPr>
                  <w:rFonts w:ascii="Times New Roman" w:hAnsi="Times New Roman"/>
                  <w:b w:val="0"/>
                  <w:noProof/>
                </w:rPr>
              </w:rPrChange>
            </w:rPr>
          </w:r>
          <w:r w:rsidRPr="00A16A65">
            <w:rPr>
              <w:rFonts w:ascii="Times New Roman" w:hAnsi="Times New Roman"/>
              <w:b w:val="0"/>
              <w:noProof/>
              <w:rPrChange w:id="98" w:author="ditaoktaria" w:date="2015-04-01T10:40:00Z">
                <w:rPr>
                  <w:noProof/>
                </w:rPr>
              </w:rPrChange>
            </w:rPr>
            <w:fldChar w:fldCharType="separate"/>
          </w:r>
          <w:ins w:id="99" w:author="ditaoktaria oktaria" w:date="2015-03-06T16:41:00Z">
            <w:r w:rsidR="00C17CFD" w:rsidRPr="00A16A65">
              <w:rPr>
                <w:rFonts w:ascii="Times New Roman" w:hAnsi="Times New Roman"/>
                <w:b w:val="0"/>
                <w:noProof/>
                <w:rPrChange w:id="100" w:author="ditaoktaria" w:date="2015-04-01T10:40:00Z">
                  <w:rPr>
                    <w:noProof/>
                  </w:rPr>
                </w:rPrChange>
              </w:rPr>
              <w:t>1</w:t>
            </w:r>
          </w:ins>
          <w:r w:rsidRPr="00A16A65">
            <w:rPr>
              <w:rFonts w:ascii="Times New Roman" w:hAnsi="Times New Roman"/>
              <w:b w:val="0"/>
              <w:noProof/>
              <w:rPrChange w:id="101"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2" w:author="ditaoktaria" w:date="2015-04-01T10:40:00Z">
                <w:rPr>
                  <w:rFonts w:eastAsiaTheme="minorEastAsia" w:cstheme="minorBidi"/>
                  <w:b w:val="0"/>
                  <w:noProof/>
                  <w:lang w:eastAsia="ja-JP"/>
                </w:rPr>
              </w:rPrChange>
            </w:rPr>
          </w:pPr>
          <w:r w:rsidRPr="00A16A65">
            <w:rPr>
              <w:rFonts w:ascii="Times New Roman" w:hAnsi="Times New Roman"/>
              <w:b w:val="0"/>
              <w:noProof/>
              <w:rPrChange w:id="103" w:author="ditaoktaria" w:date="2015-04-01T10:40:00Z">
                <w:rPr>
                  <w:noProof/>
                </w:rPr>
              </w:rPrChange>
            </w:rPr>
            <w:t>PENDAHULUAN</w:t>
          </w:r>
          <w:r w:rsidRPr="00A16A65">
            <w:rPr>
              <w:rFonts w:ascii="Times New Roman" w:hAnsi="Times New Roman"/>
              <w:b w:val="0"/>
              <w:noProof/>
              <w:rPrChange w:id="104" w:author="ditaoktaria" w:date="2015-04-01T10:40:00Z">
                <w:rPr>
                  <w:noProof/>
                </w:rPr>
              </w:rPrChange>
            </w:rPr>
            <w:tab/>
          </w:r>
          <w:r w:rsidRPr="00A16A65">
            <w:rPr>
              <w:rFonts w:ascii="Times New Roman" w:hAnsi="Times New Roman"/>
              <w:b w:val="0"/>
              <w:noProof/>
              <w:rPrChange w:id="105" w:author="ditaoktaria" w:date="2015-04-01T10:40:00Z">
                <w:rPr>
                  <w:noProof/>
                </w:rPr>
              </w:rPrChange>
            </w:rPr>
            <w:fldChar w:fldCharType="begin"/>
          </w:r>
          <w:r w:rsidRPr="00A16A65">
            <w:rPr>
              <w:rFonts w:ascii="Times New Roman" w:hAnsi="Times New Roman"/>
              <w:b w:val="0"/>
              <w:noProof/>
              <w:rPrChange w:id="106" w:author="ditaoktaria" w:date="2015-04-01T10:40:00Z">
                <w:rPr>
                  <w:noProof/>
                </w:rPr>
              </w:rPrChange>
            </w:rPr>
            <w:instrText xml:space="preserve"> PAGEREF _Toc283905430 \h </w:instrText>
          </w:r>
          <w:r w:rsidRPr="00A16A65">
            <w:rPr>
              <w:rFonts w:ascii="Times New Roman" w:hAnsi="Times New Roman"/>
              <w:b w:val="0"/>
              <w:noProof/>
              <w:rPrChange w:id="107" w:author="ditaoktaria" w:date="2015-04-01T10:40:00Z">
                <w:rPr>
                  <w:rFonts w:ascii="Times New Roman" w:hAnsi="Times New Roman"/>
                  <w:b w:val="0"/>
                  <w:noProof/>
                </w:rPr>
              </w:rPrChange>
            </w:rPr>
          </w:r>
          <w:r w:rsidRPr="00A16A65">
            <w:rPr>
              <w:rFonts w:ascii="Times New Roman" w:hAnsi="Times New Roman"/>
              <w:b w:val="0"/>
              <w:noProof/>
              <w:rPrChange w:id="108" w:author="ditaoktaria" w:date="2015-04-01T10:40:00Z">
                <w:rPr>
                  <w:noProof/>
                </w:rPr>
              </w:rPrChange>
            </w:rPr>
            <w:fldChar w:fldCharType="separate"/>
          </w:r>
          <w:ins w:id="109" w:author="ditaoktaria oktaria" w:date="2015-03-06T16:41:00Z">
            <w:r w:rsidR="00C17CFD" w:rsidRPr="00A16A65">
              <w:rPr>
                <w:rFonts w:ascii="Times New Roman" w:hAnsi="Times New Roman"/>
                <w:b w:val="0"/>
                <w:noProof/>
                <w:rPrChange w:id="110" w:author="ditaoktaria" w:date="2015-04-01T10:40:00Z">
                  <w:rPr>
                    <w:noProof/>
                  </w:rPr>
                </w:rPrChange>
              </w:rPr>
              <w:t>1</w:t>
            </w:r>
          </w:ins>
          <w:r w:rsidRPr="00A16A65">
            <w:rPr>
              <w:rFonts w:ascii="Times New Roman" w:hAnsi="Times New Roman"/>
              <w:b w:val="0"/>
              <w:noProof/>
              <w:rPrChange w:id="111"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1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13" w:author="ditaoktaria" w:date="2015-04-01T10:40:00Z">
                <w:rPr>
                  <w:noProof/>
                </w:rPr>
              </w:rPrChange>
            </w:rPr>
            <w:t>1.1</w:t>
          </w:r>
          <w:r w:rsidRPr="00A16A65">
            <w:rPr>
              <w:rFonts w:ascii="Times New Roman" w:eastAsiaTheme="minorEastAsia" w:hAnsi="Times New Roman"/>
              <w:b w:val="0"/>
              <w:noProof/>
              <w:sz w:val="24"/>
              <w:szCs w:val="24"/>
              <w:lang w:eastAsia="ja-JP"/>
              <w:rPrChange w:id="11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15" w:author="ditaoktaria" w:date="2015-04-01T10:40:00Z">
                <w:rPr>
                  <w:noProof/>
                </w:rPr>
              </w:rPrChange>
            </w:rPr>
            <w:t>Latar Belakang</w:t>
          </w:r>
          <w:r w:rsidRPr="00A16A65">
            <w:rPr>
              <w:rFonts w:ascii="Times New Roman" w:hAnsi="Times New Roman"/>
              <w:b w:val="0"/>
              <w:noProof/>
              <w:sz w:val="24"/>
              <w:szCs w:val="24"/>
              <w:rPrChange w:id="116" w:author="ditaoktaria" w:date="2015-04-01T10:40:00Z">
                <w:rPr>
                  <w:noProof/>
                </w:rPr>
              </w:rPrChange>
            </w:rPr>
            <w:tab/>
          </w:r>
          <w:r w:rsidRPr="00A16A65">
            <w:rPr>
              <w:rFonts w:ascii="Times New Roman" w:hAnsi="Times New Roman"/>
              <w:b w:val="0"/>
              <w:noProof/>
              <w:sz w:val="24"/>
              <w:szCs w:val="24"/>
              <w:rPrChange w:id="117" w:author="ditaoktaria" w:date="2015-04-01T10:40:00Z">
                <w:rPr>
                  <w:noProof/>
                </w:rPr>
              </w:rPrChange>
            </w:rPr>
            <w:fldChar w:fldCharType="begin"/>
          </w:r>
          <w:r w:rsidRPr="00A16A65">
            <w:rPr>
              <w:rFonts w:ascii="Times New Roman" w:hAnsi="Times New Roman"/>
              <w:b w:val="0"/>
              <w:noProof/>
              <w:sz w:val="24"/>
              <w:szCs w:val="24"/>
              <w:rPrChange w:id="118" w:author="ditaoktaria" w:date="2015-04-01T10:40:00Z">
                <w:rPr>
                  <w:noProof/>
                </w:rPr>
              </w:rPrChange>
            </w:rPr>
            <w:instrText xml:space="preserve"> PAGEREF _Toc283905431 \h </w:instrText>
          </w:r>
          <w:r w:rsidRPr="00A16A65">
            <w:rPr>
              <w:rFonts w:ascii="Times New Roman" w:hAnsi="Times New Roman"/>
              <w:b w:val="0"/>
              <w:noProof/>
              <w:sz w:val="24"/>
              <w:szCs w:val="24"/>
              <w:rPrChange w:id="11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20" w:author="ditaoktaria" w:date="2015-04-01T10:40:00Z">
                <w:rPr>
                  <w:noProof/>
                </w:rPr>
              </w:rPrChange>
            </w:rPr>
            <w:fldChar w:fldCharType="separate"/>
          </w:r>
          <w:ins w:id="121" w:author="ditaoktaria oktaria" w:date="2015-03-06T16:41:00Z">
            <w:r w:rsidR="00C17CFD" w:rsidRPr="00A16A65">
              <w:rPr>
                <w:rFonts w:ascii="Times New Roman" w:hAnsi="Times New Roman"/>
                <w:b w:val="0"/>
                <w:noProof/>
                <w:sz w:val="24"/>
                <w:szCs w:val="24"/>
                <w:rPrChange w:id="122" w:author="ditaoktaria" w:date="2015-04-01T10:40:00Z">
                  <w:rPr>
                    <w:noProof/>
                  </w:rPr>
                </w:rPrChange>
              </w:rPr>
              <w:t>1</w:t>
            </w:r>
          </w:ins>
          <w:r w:rsidRPr="00A16A65">
            <w:rPr>
              <w:rFonts w:ascii="Times New Roman" w:hAnsi="Times New Roman"/>
              <w:b w:val="0"/>
              <w:noProof/>
              <w:sz w:val="24"/>
              <w:szCs w:val="24"/>
              <w:rPrChange w:id="123"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5" w:author="ditaoktaria" w:date="2015-04-01T10:40:00Z">
                <w:rPr>
                  <w:noProof/>
                </w:rPr>
              </w:rPrChange>
            </w:rPr>
            <w:t>1.2</w:t>
          </w:r>
          <w:r w:rsidRPr="00A16A65">
            <w:rPr>
              <w:rFonts w:ascii="Times New Roman" w:eastAsiaTheme="minorEastAsia" w:hAnsi="Times New Roman"/>
              <w:b w:val="0"/>
              <w:noProof/>
              <w:sz w:val="24"/>
              <w:szCs w:val="24"/>
              <w:lang w:eastAsia="ja-JP"/>
              <w:rPrChange w:id="12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27" w:author="ditaoktaria" w:date="2015-04-01T10:40:00Z">
                <w:rPr>
                  <w:noProof/>
                </w:rPr>
              </w:rPrChange>
            </w:rPr>
            <w:t>Rumusan Masalah</w:t>
          </w:r>
          <w:r w:rsidRPr="00A16A65">
            <w:rPr>
              <w:rFonts w:ascii="Times New Roman" w:hAnsi="Times New Roman"/>
              <w:b w:val="0"/>
              <w:noProof/>
              <w:sz w:val="24"/>
              <w:szCs w:val="24"/>
              <w:rPrChange w:id="128" w:author="ditaoktaria" w:date="2015-04-01T10:40:00Z">
                <w:rPr>
                  <w:noProof/>
                </w:rPr>
              </w:rPrChange>
            </w:rPr>
            <w:tab/>
          </w:r>
          <w:r w:rsidRPr="00A16A65">
            <w:rPr>
              <w:rFonts w:ascii="Times New Roman" w:hAnsi="Times New Roman"/>
              <w:b w:val="0"/>
              <w:noProof/>
              <w:sz w:val="24"/>
              <w:szCs w:val="24"/>
              <w:rPrChange w:id="129" w:author="ditaoktaria" w:date="2015-04-01T10:40:00Z">
                <w:rPr>
                  <w:noProof/>
                </w:rPr>
              </w:rPrChange>
            </w:rPr>
            <w:fldChar w:fldCharType="begin"/>
          </w:r>
          <w:r w:rsidRPr="00A16A65">
            <w:rPr>
              <w:rFonts w:ascii="Times New Roman" w:hAnsi="Times New Roman"/>
              <w:b w:val="0"/>
              <w:noProof/>
              <w:sz w:val="24"/>
              <w:szCs w:val="24"/>
              <w:rPrChange w:id="130" w:author="ditaoktaria" w:date="2015-04-01T10:40:00Z">
                <w:rPr>
                  <w:noProof/>
                </w:rPr>
              </w:rPrChange>
            </w:rPr>
            <w:instrText xml:space="preserve"> PAGEREF _Toc283905432 \h </w:instrText>
          </w:r>
          <w:r w:rsidRPr="00A16A65">
            <w:rPr>
              <w:rFonts w:ascii="Times New Roman" w:hAnsi="Times New Roman"/>
              <w:b w:val="0"/>
              <w:noProof/>
              <w:sz w:val="24"/>
              <w:szCs w:val="24"/>
              <w:rPrChange w:id="13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2" w:author="ditaoktaria" w:date="2015-04-01T10:40:00Z">
                <w:rPr>
                  <w:noProof/>
                </w:rPr>
              </w:rPrChange>
            </w:rPr>
            <w:fldChar w:fldCharType="separate"/>
          </w:r>
          <w:ins w:id="133" w:author="ditaoktaria oktaria" w:date="2015-03-06T16:41:00Z">
            <w:r w:rsidR="00C17CFD" w:rsidRPr="00A16A65">
              <w:rPr>
                <w:rFonts w:ascii="Times New Roman" w:hAnsi="Times New Roman"/>
                <w:b w:val="0"/>
                <w:noProof/>
                <w:sz w:val="24"/>
                <w:szCs w:val="24"/>
                <w:rPrChange w:id="134" w:author="ditaoktaria" w:date="2015-04-01T10:40:00Z">
                  <w:rPr>
                    <w:noProof/>
                  </w:rPr>
                </w:rPrChange>
              </w:rPr>
              <w:t>2</w:t>
            </w:r>
          </w:ins>
          <w:r w:rsidRPr="00A16A65">
            <w:rPr>
              <w:rFonts w:ascii="Times New Roman" w:hAnsi="Times New Roman"/>
              <w:b w:val="0"/>
              <w:noProof/>
              <w:sz w:val="24"/>
              <w:szCs w:val="24"/>
              <w:rPrChange w:id="135"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3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37" w:author="ditaoktaria" w:date="2015-04-01T10:40:00Z">
                <w:rPr>
                  <w:noProof/>
                </w:rPr>
              </w:rPrChange>
            </w:rPr>
            <w:t>1.3</w:t>
          </w:r>
          <w:r w:rsidRPr="00A16A65">
            <w:rPr>
              <w:rFonts w:ascii="Times New Roman" w:eastAsiaTheme="minorEastAsia" w:hAnsi="Times New Roman"/>
              <w:b w:val="0"/>
              <w:noProof/>
              <w:sz w:val="24"/>
              <w:szCs w:val="24"/>
              <w:lang w:eastAsia="ja-JP"/>
              <w:rPrChange w:id="13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39" w:author="ditaoktaria" w:date="2015-04-01T10:40:00Z">
                <w:rPr>
                  <w:noProof/>
                </w:rPr>
              </w:rPrChange>
            </w:rPr>
            <w:t>Batasan Masalah</w:t>
          </w:r>
          <w:r w:rsidRPr="00A16A65">
            <w:rPr>
              <w:rFonts w:ascii="Times New Roman" w:hAnsi="Times New Roman"/>
              <w:b w:val="0"/>
              <w:noProof/>
              <w:sz w:val="24"/>
              <w:szCs w:val="24"/>
              <w:rPrChange w:id="140" w:author="ditaoktaria" w:date="2015-04-01T10:40:00Z">
                <w:rPr>
                  <w:noProof/>
                </w:rPr>
              </w:rPrChange>
            </w:rPr>
            <w:tab/>
          </w:r>
          <w:r w:rsidRPr="00A16A65">
            <w:rPr>
              <w:rFonts w:ascii="Times New Roman" w:hAnsi="Times New Roman"/>
              <w:b w:val="0"/>
              <w:noProof/>
              <w:sz w:val="24"/>
              <w:szCs w:val="24"/>
              <w:rPrChange w:id="141" w:author="ditaoktaria" w:date="2015-04-01T10:40:00Z">
                <w:rPr>
                  <w:noProof/>
                </w:rPr>
              </w:rPrChange>
            </w:rPr>
            <w:fldChar w:fldCharType="begin"/>
          </w:r>
          <w:r w:rsidRPr="00A16A65">
            <w:rPr>
              <w:rFonts w:ascii="Times New Roman" w:hAnsi="Times New Roman"/>
              <w:b w:val="0"/>
              <w:noProof/>
              <w:sz w:val="24"/>
              <w:szCs w:val="24"/>
              <w:rPrChange w:id="142" w:author="ditaoktaria" w:date="2015-04-01T10:40:00Z">
                <w:rPr>
                  <w:noProof/>
                </w:rPr>
              </w:rPrChange>
            </w:rPr>
            <w:instrText xml:space="preserve"> PAGEREF _Toc283905433 \h </w:instrText>
          </w:r>
          <w:r w:rsidRPr="00A16A65">
            <w:rPr>
              <w:rFonts w:ascii="Times New Roman" w:hAnsi="Times New Roman"/>
              <w:b w:val="0"/>
              <w:noProof/>
              <w:sz w:val="24"/>
              <w:szCs w:val="24"/>
              <w:rPrChange w:id="14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44" w:author="ditaoktaria" w:date="2015-04-01T10:40:00Z">
                <w:rPr>
                  <w:noProof/>
                </w:rPr>
              </w:rPrChange>
            </w:rPr>
            <w:fldChar w:fldCharType="separate"/>
          </w:r>
          <w:ins w:id="145" w:author="ditaoktaria oktaria" w:date="2015-03-06T16:41:00Z">
            <w:r w:rsidR="00C17CFD" w:rsidRPr="00A16A65">
              <w:rPr>
                <w:rFonts w:ascii="Times New Roman" w:hAnsi="Times New Roman"/>
                <w:b w:val="0"/>
                <w:noProof/>
                <w:sz w:val="24"/>
                <w:szCs w:val="24"/>
                <w:rPrChange w:id="146" w:author="ditaoktaria" w:date="2015-04-01T10:40:00Z">
                  <w:rPr>
                    <w:noProof/>
                  </w:rPr>
                </w:rPrChange>
              </w:rPr>
              <w:t>3</w:t>
            </w:r>
          </w:ins>
          <w:r w:rsidRPr="00A16A65">
            <w:rPr>
              <w:rFonts w:ascii="Times New Roman" w:hAnsi="Times New Roman"/>
              <w:b w:val="0"/>
              <w:noProof/>
              <w:sz w:val="24"/>
              <w:szCs w:val="24"/>
              <w:rPrChange w:id="147"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49" w:author="ditaoktaria" w:date="2015-04-01T10:40:00Z">
                <w:rPr>
                  <w:noProof/>
                </w:rPr>
              </w:rPrChange>
            </w:rPr>
            <w:t>1.4</w:t>
          </w:r>
          <w:r w:rsidRPr="00A16A65">
            <w:rPr>
              <w:rFonts w:ascii="Times New Roman" w:eastAsiaTheme="minorEastAsia" w:hAnsi="Times New Roman"/>
              <w:b w:val="0"/>
              <w:noProof/>
              <w:sz w:val="24"/>
              <w:szCs w:val="24"/>
              <w:lang w:eastAsia="ja-JP"/>
              <w:rPrChange w:id="1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1" w:author="ditaoktaria" w:date="2015-04-01T10:40:00Z">
                <w:rPr>
                  <w:noProof/>
                </w:rPr>
              </w:rPrChange>
            </w:rPr>
            <w:t>Tujuan</w:t>
          </w:r>
          <w:r w:rsidRPr="00A16A65">
            <w:rPr>
              <w:rFonts w:ascii="Times New Roman" w:hAnsi="Times New Roman"/>
              <w:b w:val="0"/>
              <w:noProof/>
              <w:sz w:val="24"/>
              <w:szCs w:val="24"/>
              <w:rPrChange w:id="152" w:author="ditaoktaria" w:date="2015-04-01T10:40:00Z">
                <w:rPr>
                  <w:noProof/>
                </w:rPr>
              </w:rPrChange>
            </w:rPr>
            <w:tab/>
          </w:r>
          <w:r w:rsidRPr="00A16A65">
            <w:rPr>
              <w:rFonts w:ascii="Times New Roman" w:hAnsi="Times New Roman"/>
              <w:b w:val="0"/>
              <w:noProof/>
              <w:sz w:val="24"/>
              <w:szCs w:val="24"/>
              <w:rPrChange w:id="153" w:author="ditaoktaria" w:date="2015-04-01T10:40:00Z">
                <w:rPr>
                  <w:noProof/>
                </w:rPr>
              </w:rPrChange>
            </w:rPr>
            <w:fldChar w:fldCharType="begin"/>
          </w:r>
          <w:r w:rsidRPr="00A16A65">
            <w:rPr>
              <w:rFonts w:ascii="Times New Roman" w:hAnsi="Times New Roman"/>
              <w:b w:val="0"/>
              <w:noProof/>
              <w:sz w:val="24"/>
              <w:szCs w:val="24"/>
              <w:rPrChange w:id="154" w:author="ditaoktaria" w:date="2015-04-01T10:40:00Z">
                <w:rPr>
                  <w:noProof/>
                </w:rPr>
              </w:rPrChange>
            </w:rPr>
            <w:instrText xml:space="preserve"> PAGEREF _Toc283905434 \h </w:instrText>
          </w:r>
          <w:r w:rsidRPr="00A16A65">
            <w:rPr>
              <w:rFonts w:ascii="Times New Roman" w:hAnsi="Times New Roman"/>
              <w:b w:val="0"/>
              <w:noProof/>
              <w:sz w:val="24"/>
              <w:szCs w:val="24"/>
              <w:rPrChange w:id="1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56" w:author="ditaoktaria" w:date="2015-04-01T10:40:00Z">
                <w:rPr>
                  <w:noProof/>
                </w:rPr>
              </w:rPrChange>
            </w:rPr>
            <w:fldChar w:fldCharType="separate"/>
          </w:r>
          <w:ins w:id="157" w:author="ditaoktaria oktaria" w:date="2015-03-06T16:41:00Z">
            <w:r w:rsidR="00C17CFD" w:rsidRPr="00A16A65">
              <w:rPr>
                <w:rFonts w:ascii="Times New Roman" w:hAnsi="Times New Roman"/>
                <w:b w:val="0"/>
                <w:noProof/>
                <w:sz w:val="24"/>
                <w:szCs w:val="24"/>
                <w:rPrChange w:id="158" w:author="ditaoktaria" w:date="2015-04-01T10:40:00Z">
                  <w:rPr>
                    <w:noProof/>
                  </w:rPr>
                </w:rPrChange>
              </w:rPr>
              <w:t>3</w:t>
            </w:r>
          </w:ins>
          <w:r w:rsidRPr="00A16A65">
            <w:rPr>
              <w:rFonts w:ascii="Times New Roman" w:hAnsi="Times New Roman"/>
              <w:b w:val="0"/>
              <w:noProof/>
              <w:sz w:val="24"/>
              <w:szCs w:val="24"/>
              <w:rPrChange w:id="159"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61" w:author="ditaoktaria" w:date="2015-04-01T10:40:00Z">
                <w:rPr>
                  <w:noProof/>
                </w:rPr>
              </w:rPrChange>
            </w:rPr>
            <w:t>1.5</w:t>
          </w:r>
          <w:r w:rsidRPr="00A16A65">
            <w:rPr>
              <w:rFonts w:ascii="Times New Roman" w:eastAsiaTheme="minorEastAsia" w:hAnsi="Times New Roman"/>
              <w:b w:val="0"/>
              <w:noProof/>
              <w:sz w:val="24"/>
              <w:szCs w:val="24"/>
              <w:lang w:eastAsia="ja-JP"/>
              <w:rPrChange w:id="1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63" w:author="ditaoktaria" w:date="2015-04-01T10:40:00Z">
                <w:rPr>
                  <w:noProof/>
                </w:rPr>
              </w:rPrChange>
            </w:rPr>
            <w:t>Manfaat</w:t>
          </w:r>
          <w:r w:rsidRPr="00A16A65">
            <w:rPr>
              <w:rFonts w:ascii="Times New Roman" w:hAnsi="Times New Roman"/>
              <w:b w:val="0"/>
              <w:noProof/>
              <w:sz w:val="24"/>
              <w:szCs w:val="24"/>
              <w:rPrChange w:id="164" w:author="ditaoktaria" w:date="2015-04-01T10:40:00Z">
                <w:rPr>
                  <w:noProof/>
                </w:rPr>
              </w:rPrChange>
            </w:rPr>
            <w:tab/>
          </w:r>
          <w:r w:rsidRPr="00A16A65">
            <w:rPr>
              <w:rFonts w:ascii="Times New Roman" w:hAnsi="Times New Roman"/>
              <w:b w:val="0"/>
              <w:noProof/>
              <w:sz w:val="24"/>
              <w:szCs w:val="24"/>
              <w:rPrChange w:id="165" w:author="ditaoktaria" w:date="2015-04-01T10:40:00Z">
                <w:rPr>
                  <w:noProof/>
                </w:rPr>
              </w:rPrChange>
            </w:rPr>
            <w:fldChar w:fldCharType="begin"/>
          </w:r>
          <w:r w:rsidRPr="00A16A65">
            <w:rPr>
              <w:rFonts w:ascii="Times New Roman" w:hAnsi="Times New Roman"/>
              <w:b w:val="0"/>
              <w:noProof/>
              <w:sz w:val="24"/>
              <w:szCs w:val="24"/>
              <w:rPrChange w:id="166" w:author="ditaoktaria" w:date="2015-04-01T10:40:00Z">
                <w:rPr>
                  <w:noProof/>
                </w:rPr>
              </w:rPrChange>
            </w:rPr>
            <w:instrText xml:space="preserve"> PAGEREF _Toc283905435 \h </w:instrText>
          </w:r>
          <w:r w:rsidRPr="00A16A65">
            <w:rPr>
              <w:rFonts w:ascii="Times New Roman" w:hAnsi="Times New Roman"/>
              <w:b w:val="0"/>
              <w:noProof/>
              <w:sz w:val="24"/>
              <w:szCs w:val="24"/>
              <w:rPrChange w:id="1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8" w:author="ditaoktaria" w:date="2015-04-01T10:40:00Z">
                <w:rPr>
                  <w:noProof/>
                </w:rPr>
              </w:rPrChange>
            </w:rPr>
            <w:fldChar w:fldCharType="separate"/>
          </w:r>
          <w:ins w:id="169" w:author="ditaoktaria oktaria" w:date="2015-03-06T16:41:00Z">
            <w:r w:rsidR="00C17CFD" w:rsidRPr="00A16A65">
              <w:rPr>
                <w:rFonts w:ascii="Times New Roman" w:hAnsi="Times New Roman"/>
                <w:b w:val="0"/>
                <w:noProof/>
                <w:sz w:val="24"/>
                <w:szCs w:val="24"/>
                <w:rPrChange w:id="170" w:author="ditaoktaria" w:date="2015-04-01T10:40:00Z">
                  <w:rPr>
                    <w:noProof/>
                  </w:rPr>
                </w:rPrChange>
              </w:rPr>
              <w:t>3</w:t>
            </w:r>
          </w:ins>
          <w:r w:rsidRPr="00A16A65">
            <w:rPr>
              <w:rFonts w:ascii="Times New Roman" w:hAnsi="Times New Roman"/>
              <w:b w:val="0"/>
              <w:noProof/>
              <w:sz w:val="24"/>
              <w:szCs w:val="24"/>
              <w:rPrChange w:id="171"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73" w:author="ditaoktaria" w:date="2015-04-01T10:40:00Z">
                <w:rPr>
                  <w:noProof/>
                </w:rPr>
              </w:rPrChange>
            </w:rPr>
            <w:t>1.6</w:t>
          </w:r>
          <w:r w:rsidRPr="00A16A65">
            <w:rPr>
              <w:rFonts w:ascii="Times New Roman" w:eastAsiaTheme="minorEastAsia" w:hAnsi="Times New Roman"/>
              <w:b w:val="0"/>
              <w:noProof/>
              <w:sz w:val="24"/>
              <w:szCs w:val="24"/>
              <w:lang w:eastAsia="ja-JP"/>
              <w:rPrChange w:id="1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5" w:author="ditaoktaria" w:date="2015-04-01T10:40:00Z">
                <w:rPr>
                  <w:noProof/>
                </w:rPr>
              </w:rPrChange>
            </w:rPr>
            <w:t>Sistematika Penulisan</w:t>
          </w:r>
          <w:r w:rsidRPr="00A16A65">
            <w:rPr>
              <w:rFonts w:ascii="Times New Roman" w:hAnsi="Times New Roman"/>
              <w:b w:val="0"/>
              <w:noProof/>
              <w:sz w:val="24"/>
              <w:szCs w:val="24"/>
              <w:rPrChange w:id="176" w:author="ditaoktaria" w:date="2015-04-01T10:40:00Z">
                <w:rPr>
                  <w:noProof/>
                </w:rPr>
              </w:rPrChange>
            </w:rPr>
            <w:tab/>
          </w:r>
          <w:r w:rsidRPr="00A16A65">
            <w:rPr>
              <w:rFonts w:ascii="Times New Roman" w:hAnsi="Times New Roman"/>
              <w:b w:val="0"/>
              <w:noProof/>
              <w:sz w:val="24"/>
              <w:szCs w:val="24"/>
              <w:rPrChange w:id="177" w:author="ditaoktaria" w:date="2015-04-01T10:40:00Z">
                <w:rPr>
                  <w:noProof/>
                </w:rPr>
              </w:rPrChange>
            </w:rPr>
            <w:fldChar w:fldCharType="begin"/>
          </w:r>
          <w:r w:rsidRPr="00A16A65">
            <w:rPr>
              <w:rFonts w:ascii="Times New Roman" w:hAnsi="Times New Roman"/>
              <w:b w:val="0"/>
              <w:noProof/>
              <w:sz w:val="24"/>
              <w:szCs w:val="24"/>
              <w:rPrChange w:id="178" w:author="ditaoktaria" w:date="2015-04-01T10:40:00Z">
                <w:rPr>
                  <w:noProof/>
                </w:rPr>
              </w:rPrChange>
            </w:rPr>
            <w:instrText xml:space="preserve"> PAGEREF _Toc283905436 \h </w:instrText>
          </w:r>
          <w:r w:rsidRPr="00A16A65">
            <w:rPr>
              <w:rFonts w:ascii="Times New Roman" w:hAnsi="Times New Roman"/>
              <w:b w:val="0"/>
              <w:noProof/>
              <w:sz w:val="24"/>
              <w:szCs w:val="24"/>
              <w:rPrChange w:id="1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80" w:author="ditaoktaria" w:date="2015-04-01T10:40:00Z">
                <w:rPr>
                  <w:noProof/>
                </w:rPr>
              </w:rPrChange>
            </w:rPr>
            <w:fldChar w:fldCharType="separate"/>
          </w:r>
          <w:ins w:id="181" w:author="ditaoktaria oktaria" w:date="2015-03-06T16:41:00Z">
            <w:r w:rsidR="00C17CFD" w:rsidRPr="00A16A65">
              <w:rPr>
                <w:rFonts w:ascii="Times New Roman" w:hAnsi="Times New Roman"/>
                <w:b w:val="0"/>
                <w:noProof/>
                <w:sz w:val="24"/>
                <w:szCs w:val="24"/>
                <w:rPrChange w:id="182" w:author="ditaoktaria" w:date="2015-04-01T10:40:00Z">
                  <w:rPr>
                    <w:noProof/>
                  </w:rPr>
                </w:rPrChange>
              </w:rPr>
              <w:t>3</w:t>
            </w:r>
          </w:ins>
          <w:r w:rsidRPr="00A16A65">
            <w:rPr>
              <w:rFonts w:ascii="Times New Roman" w:hAnsi="Times New Roman"/>
              <w:b w:val="0"/>
              <w:noProof/>
              <w:sz w:val="24"/>
              <w:szCs w:val="24"/>
              <w:rPrChange w:id="183"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84" w:author="ditaoktaria" w:date="2015-04-01T10:40:00Z">
                <w:rPr>
                  <w:rFonts w:eastAsiaTheme="minorEastAsia" w:cstheme="minorBidi"/>
                  <w:b w:val="0"/>
                  <w:noProof/>
                  <w:lang w:eastAsia="ja-JP"/>
                </w:rPr>
              </w:rPrChange>
            </w:rPr>
          </w:pPr>
          <w:r w:rsidRPr="00A16A65">
            <w:rPr>
              <w:rFonts w:ascii="Times New Roman" w:hAnsi="Times New Roman"/>
              <w:b w:val="0"/>
              <w:noProof/>
              <w:rPrChange w:id="185" w:author="ditaoktaria" w:date="2015-04-01T10:40:00Z">
                <w:rPr>
                  <w:noProof/>
                </w:rPr>
              </w:rPrChange>
            </w:rPr>
            <w:t>BAB II</w:t>
          </w:r>
          <w:r w:rsidRPr="00A16A65">
            <w:rPr>
              <w:rFonts w:ascii="Times New Roman" w:hAnsi="Times New Roman"/>
              <w:b w:val="0"/>
              <w:noProof/>
              <w:rPrChange w:id="186" w:author="ditaoktaria" w:date="2015-04-01T10:40:00Z">
                <w:rPr>
                  <w:noProof/>
                </w:rPr>
              </w:rPrChange>
            </w:rPr>
            <w:tab/>
          </w:r>
          <w:r w:rsidRPr="00A16A65">
            <w:rPr>
              <w:rFonts w:ascii="Times New Roman" w:hAnsi="Times New Roman"/>
              <w:b w:val="0"/>
              <w:noProof/>
              <w:rPrChange w:id="187" w:author="ditaoktaria" w:date="2015-04-01T10:40:00Z">
                <w:rPr>
                  <w:noProof/>
                </w:rPr>
              </w:rPrChange>
            </w:rPr>
            <w:fldChar w:fldCharType="begin"/>
          </w:r>
          <w:r w:rsidRPr="00A16A65">
            <w:rPr>
              <w:rFonts w:ascii="Times New Roman" w:hAnsi="Times New Roman"/>
              <w:b w:val="0"/>
              <w:noProof/>
              <w:rPrChange w:id="188" w:author="ditaoktaria" w:date="2015-04-01T10:40:00Z">
                <w:rPr>
                  <w:noProof/>
                </w:rPr>
              </w:rPrChange>
            </w:rPr>
            <w:instrText xml:space="preserve"> PAGEREF _Toc283905437 \h </w:instrText>
          </w:r>
          <w:r w:rsidRPr="00A16A65">
            <w:rPr>
              <w:rFonts w:ascii="Times New Roman" w:hAnsi="Times New Roman"/>
              <w:b w:val="0"/>
              <w:noProof/>
              <w:rPrChange w:id="189" w:author="ditaoktaria" w:date="2015-04-01T10:40:00Z">
                <w:rPr>
                  <w:rFonts w:ascii="Times New Roman" w:hAnsi="Times New Roman"/>
                  <w:b w:val="0"/>
                  <w:noProof/>
                </w:rPr>
              </w:rPrChange>
            </w:rPr>
          </w:r>
          <w:r w:rsidRPr="00A16A65">
            <w:rPr>
              <w:rFonts w:ascii="Times New Roman" w:hAnsi="Times New Roman"/>
              <w:b w:val="0"/>
              <w:noProof/>
              <w:rPrChange w:id="190" w:author="ditaoktaria" w:date="2015-04-01T10:40:00Z">
                <w:rPr>
                  <w:noProof/>
                </w:rPr>
              </w:rPrChange>
            </w:rPr>
            <w:fldChar w:fldCharType="separate"/>
          </w:r>
          <w:ins w:id="191" w:author="ditaoktaria oktaria" w:date="2015-03-06T16:41:00Z">
            <w:r w:rsidR="00C17CFD" w:rsidRPr="00A16A65">
              <w:rPr>
                <w:rFonts w:ascii="Times New Roman" w:hAnsi="Times New Roman"/>
                <w:b w:val="0"/>
                <w:noProof/>
                <w:rPrChange w:id="192" w:author="ditaoktaria" w:date="2015-04-01T10:40:00Z">
                  <w:rPr>
                    <w:noProof/>
                  </w:rPr>
                </w:rPrChange>
              </w:rPr>
              <w:t>5</w:t>
            </w:r>
          </w:ins>
          <w:r w:rsidRPr="00A16A65">
            <w:rPr>
              <w:rFonts w:ascii="Times New Roman" w:hAnsi="Times New Roman"/>
              <w:b w:val="0"/>
              <w:noProof/>
              <w:rPrChange w:id="193"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94" w:author="ditaoktaria" w:date="2015-04-01T10:40:00Z">
                <w:rPr>
                  <w:rFonts w:eastAsiaTheme="minorEastAsia" w:cstheme="minorBidi"/>
                  <w:b w:val="0"/>
                  <w:noProof/>
                  <w:lang w:eastAsia="ja-JP"/>
                </w:rPr>
              </w:rPrChange>
            </w:rPr>
          </w:pPr>
          <w:r w:rsidRPr="00A16A65">
            <w:rPr>
              <w:rFonts w:ascii="Times New Roman" w:hAnsi="Times New Roman"/>
              <w:b w:val="0"/>
              <w:noProof/>
              <w:rPrChange w:id="195" w:author="ditaoktaria" w:date="2015-04-01T10:40:00Z">
                <w:rPr>
                  <w:noProof/>
                </w:rPr>
              </w:rPrChange>
            </w:rPr>
            <w:t>KAJIAN PUSTAKA DAN DASAR TEORI</w:t>
          </w:r>
          <w:r w:rsidRPr="00A16A65">
            <w:rPr>
              <w:rFonts w:ascii="Times New Roman" w:hAnsi="Times New Roman"/>
              <w:b w:val="0"/>
              <w:noProof/>
              <w:rPrChange w:id="196" w:author="ditaoktaria" w:date="2015-04-01T10:40:00Z">
                <w:rPr>
                  <w:noProof/>
                </w:rPr>
              </w:rPrChange>
            </w:rPr>
            <w:tab/>
          </w:r>
          <w:r w:rsidRPr="00A16A65">
            <w:rPr>
              <w:rFonts w:ascii="Times New Roman" w:hAnsi="Times New Roman"/>
              <w:b w:val="0"/>
              <w:noProof/>
              <w:rPrChange w:id="197" w:author="ditaoktaria" w:date="2015-04-01T10:40:00Z">
                <w:rPr>
                  <w:noProof/>
                </w:rPr>
              </w:rPrChange>
            </w:rPr>
            <w:fldChar w:fldCharType="begin"/>
          </w:r>
          <w:r w:rsidRPr="00A16A65">
            <w:rPr>
              <w:rFonts w:ascii="Times New Roman" w:hAnsi="Times New Roman"/>
              <w:b w:val="0"/>
              <w:noProof/>
              <w:rPrChange w:id="198" w:author="ditaoktaria" w:date="2015-04-01T10:40:00Z">
                <w:rPr>
                  <w:noProof/>
                </w:rPr>
              </w:rPrChange>
            </w:rPr>
            <w:instrText xml:space="preserve"> PAGEREF _Toc283905438 \h </w:instrText>
          </w:r>
          <w:r w:rsidRPr="00A16A65">
            <w:rPr>
              <w:rFonts w:ascii="Times New Roman" w:hAnsi="Times New Roman"/>
              <w:b w:val="0"/>
              <w:noProof/>
              <w:rPrChange w:id="199" w:author="ditaoktaria" w:date="2015-04-01T10:40:00Z">
                <w:rPr>
                  <w:rFonts w:ascii="Times New Roman" w:hAnsi="Times New Roman"/>
                  <w:b w:val="0"/>
                  <w:noProof/>
                </w:rPr>
              </w:rPrChange>
            </w:rPr>
          </w:r>
          <w:r w:rsidRPr="00A16A65">
            <w:rPr>
              <w:rFonts w:ascii="Times New Roman" w:hAnsi="Times New Roman"/>
              <w:b w:val="0"/>
              <w:noProof/>
              <w:rPrChange w:id="200" w:author="ditaoktaria" w:date="2015-04-01T10:40:00Z">
                <w:rPr>
                  <w:noProof/>
                </w:rPr>
              </w:rPrChange>
            </w:rPr>
            <w:fldChar w:fldCharType="separate"/>
          </w:r>
          <w:ins w:id="201" w:author="ditaoktaria oktaria" w:date="2015-03-06T16:41:00Z">
            <w:r w:rsidR="00C17CFD" w:rsidRPr="00A16A65">
              <w:rPr>
                <w:rFonts w:ascii="Times New Roman" w:hAnsi="Times New Roman"/>
                <w:b w:val="0"/>
                <w:noProof/>
                <w:rPrChange w:id="202" w:author="ditaoktaria" w:date="2015-04-01T10:40:00Z">
                  <w:rPr>
                    <w:noProof/>
                  </w:rPr>
                </w:rPrChange>
              </w:rPr>
              <w:t>5</w:t>
            </w:r>
          </w:ins>
          <w:r w:rsidRPr="00A16A65">
            <w:rPr>
              <w:rFonts w:ascii="Times New Roman" w:hAnsi="Times New Roman"/>
              <w:b w:val="0"/>
              <w:noProof/>
              <w:rPrChange w:id="203"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0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05"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0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7" w:author="ditaoktaria" w:date="2015-04-01T10:40:00Z">
                <w:rPr>
                  <w:noProof/>
                </w:rPr>
              </w:rPrChange>
            </w:rPr>
            <w:t>Android Set-top-box</w:t>
          </w:r>
          <w:r w:rsidRPr="00A16A65">
            <w:rPr>
              <w:rFonts w:ascii="Times New Roman" w:hAnsi="Times New Roman"/>
              <w:b w:val="0"/>
              <w:noProof/>
              <w:sz w:val="24"/>
              <w:szCs w:val="24"/>
              <w:rPrChange w:id="208" w:author="ditaoktaria" w:date="2015-04-01T10:40:00Z">
                <w:rPr>
                  <w:noProof/>
                </w:rPr>
              </w:rPrChange>
            </w:rPr>
            <w:tab/>
          </w:r>
          <w:r w:rsidRPr="00A16A65">
            <w:rPr>
              <w:rFonts w:ascii="Times New Roman" w:hAnsi="Times New Roman"/>
              <w:b w:val="0"/>
              <w:noProof/>
              <w:sz w:val="24"/>
              <w:szCs w:val="24"/>
              <w:rPrChange w:id="209" w:author="ditaoktaria" w:date="2015-04-01T10:40:00Z">
                <w:rPr>
                  <w:noProof/>
                </w:rPr>
              </w:rPrChange>
            </w:rPr>
            <w:fldChar w:fldCharType="begin"/>
          </w:r>
          <w:r w:rsidRPr="00A16A65">
            <w:rPr>
              <w:rFonts w:ascii="Times New Roman" w:hAnsi="Times New Roman"/>
              <w:b w:val="0"/>
              <w:noProof/>
              <w:sz w:val="24"/>
              <w:szCs w:val="24"/>
              <w:rPrChange w:id="210" w:author="ditaoktaria" w:date="2015-04-01T10:40:00Z">
                <w:rPr>
                  <w:noProof/>
                </w:rPr>
              </w:rPrChange>
            </w:rPr>
            <w:instrText xml:space="preserve"> PAGEREF _Toc283905439 \h </w:instrText>
          </w:r>
          <w:r w:rsidRPr="00A16A65">
            <w:rPr>
              <w:rFonts w:ascii="Times New Roman" w:hAnsi="Times New Roman"/>
              <w:b w:val="0"/>
              <w:noProof/>
              <w:sz w:val="24"/>
              <w:szCs w:val="24"/>
              <w:rPrChange w:id="21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12" w:author="ditaoktaria" w:date="2015-04-01T10:40:00Z">
                <w:rPr>
                  <w:noProof/>
                </w:rPr>
              </w:rPrChange>
            </w:rPr>
            <w:fldChar w:fldCharType="separate"/>
          </w:r>
          <w:ins w:id="213" w:author="ditaoktaria oktaria" w:date="2015-03-06T16:41:00Z">
            <w:r w:rsidR="00C17CFD" w:rsidRPr="00A16A65">
              <w:rPr>
                <w:rFonts w:ascii="Times New Roman" w:hAnsi="Times New Roman"/>
                <w:b w:val="0"/>
                <w:noProof/>
                <w:sz w:val="24"/>
                <w:szCs w:val="24"/>
                <w:rPrChange w:id="214" w:author="ditaoktaria" w:date="2015-04-01T10:40:00Z">
                  <w:rPr>
                    <w:noProof/>
                  </w:rPr>
                </w:rPrChange>
              </w:rPr>
              <w:t>5</w:t>
            </w:r>
          </w:ins>
          <w:r w:rsidRPr="00A16A65">
            <w:rPr>
              <w:rFonts w:ascii="Times New Roman" w:hAnsi="Times New Roman"/>
              <w:b w:val="0"/>
              <w:noProof/>
              <w:sz w:val="24"/>
              <w:szCs w:val="24"/>
              <w:rPrChange w:id="215"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1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17"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1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19" w:author="ditaoktaria" w:date="2015-04-01T10:40:00Z">
                <w:rPr>
                  <w:noProof/>
                </w:rPr>
              </w:rPrChange>
            </w:rPr>
            <w:t>XML</w:t>
          </w:r>
          <w:r w:rsidRPr="00A16A65">
            <w:rPr>
              <w:rFonts w:ascii="Times New Roman" w:hAnsi="Times New Roman"/>
              <w:b w:val="0"/>
              <w:noProof/>
              <w:sz w:val="24"/>
              <w:szCs w:val="24"/>
              <w:rPrChange w:id="220" w:author="ditaoktaria" w:date="2015-04-01T10:40:00Z">
                <w:rPr>
                  <w:noProof/>
                </w:rPr>
              </w:rPrChange>
            </w:rPr>
            <w:tab/>
          </w:r>
          <w:r w:rsidRPr="00A16A65">
            <w:rPr>
              <w:rFonts w:ascii="Times New Roman" w:hAnsi="Times New Roman"/>
              <w:b w:val="0"/>
              <w:noProof/>
              <w:sz w:val="24"/>
              <w:szCs w:val="24"/>
              <w:rPrChange w:id="221" w:author="ditaoktaria" w:date="2015-04-01T10:40:00Z">
                <w:rPr>
                  <w:noProof/>
                </w:rPr>
              </w:rPrChange>
            </w:rPr>
            <w:fldChar w:fldCharType="begin"/>
          </w:r>
          <w:r w:rsidRPr="00A16A65">
            <w:rPr>
              <w:rFonts w:ascii="Times New Roman" w:hAnsi="Times New Roman"/>
              <w:b w:val="0"/>
              <w:noProof/>
              <w:sz w:val="24"/>
              <w:szCs w:val="24"/>
              <w:rPrChange w:id="222" w:author="ditaoktaria" w:date="2015-04-01T10:40:00Z">
                <w:rPr>
                  <w:noProof/>
                </w:rPr>
              </w:rPrChange>
            </w:rPr>
            <w:instrText xml:space="preserve"> PAGEREF _Toc283905440 \h </w:instrText>
          </w:r>
          <w:r w:rsidRPr="00A16A65">
            <w:rPr>
              <w:rFonts w:ascii="Times New Roman" w:hAnsi="Times New Roman"/>
              <w:b w:val="0"/>
              <w:noProof/>
              <w:sz w:val="24"/>
              <w:szCs w:val="24"/>
              <w:rPrChange w:id="22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24" w:author="ditaoktaria" w:date="2015-04-01T10:40:00Z">
                <w:rPr>
                  <w:noProof/>
                </w:rPr>
              </w:rPrChange>
            </w:rPr>
            <w:fldChar w:fldCharType="separate"/>
          </w:r>
          <w:ins w:id="225" w:author="ditaoktaria oktaria" w:date="2015-03-06T16:41:00Z">
            <w:r w:rsidR="00C17CFD" w:rsidRPr="00A16A65">
              <w:rPr>
                <w:rFonts w:ascii="Times New Roman" w:hAnsi="Times New Roman"/>
                <w:b w:val="0"/>
                <w:noProof/>
                <w:sz w:val="24"/>
                <w:szCs w:val="24"/>
                <w:rPrChange w:id="226" w:author="ditaoktaria" w:date="2015-04-01T10:40:00Z">
                  <w:rPr>
                    <w:noProof/>
                  </w:rPr>
                </w:rPrChange>
              </w:rPr>
              <w:t>6</w:t>
            </w:r>
          </w:ins>
          <w:r w:rsidRPr="00A16A65">
            <w:rPr>
              <w:rFonts w:ascii="Times New Roman" w:hAnsi="Times New Roman"/>
              <w:b w:val="0"/>
              <w:noProof/>
              <w:sz w:val="24"/>
              <w:szCs w:val="24"/>
              <w:rPrChange w:id="227"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8" w:author="ditaoktaria" w:date="2015-04-01T10:40:00Z">
                <w:rPr>
                  <w:rFonts w:eastAsiaTheme="minorEastAsia" w:cstheme="minorBidi"/>
                  <w:b w:val="0"/>
                  <w:noProof/>
                  <w:lang w:eastAsia="ja-JP"/>
                </w:rPr>
              </w:rPrChange>
            </w:rPr>
          </w:pPr>
          <w:r w:rsidRPr="00A16A65">
            <w:rPr>
              <w:rFonts w:ascii="Times New Roman" w:hAnsi="Times New Roman"/>
              <w:b w:val="0"/>
              <w:noProof/>
              <w:rPrChange w:id="229" w:author="ditaoktaria" w:date="2015-04-01T10:40:00Z">
                <w:rPr>
                  <w:noProof/>
                </w:rPr>
              </w:rPrChange>
            </w:rPr>
            <w:t>BAB III</w:t>
          </w:r>
          <w:r w:rsidRPr="00A16A65">
            <w:rPr>
              <w:rFonts w:ascii="Times New Roman" w:hAnsi="Times New Roman"/>
              <w:b w:val="0"/>
              <w:noProof/>
              <w:rPrChange w:id="230" w:author="ditaoktaria" w:date="2015-04-01T10:40:00Z">
                <w:rPr>
                  <w:noProof/>
                </w:rPr>
              </w:rPrChange>
            </w:rPr>
            <w:tab/>
          </w:r>
          <w:r w:rsidRPr="00A16A65">
            <w:rPr>
              <w:rFonts w:ascii="Times New Roman" w:hAnsi="Times New Roman"/>
              <w:b w:val="0"/>
              <w:noProof/>
              <w:rPrChange w:id="231" w:author="ditaoktaria" w:date="2015-04-01T10:40:00Z">
                <w:rPr>
                  <w:noProof/>
                </w:rPr>
              </w:rPrChange>
            </w:rPr>
            <w:fldChar w:fldCharType="begin"/>
          </w:r>
          <w:r w:rsidRPr="00A16A65">
            <w:rPr>
              <w:rFonts w:ascii="Times New Roman" w:hAnsi="Times New Roman"/>
              <w:b w:val="0"/>
              <w:noProof/>
              <w:rPrChange w:id="232" w:author="ditaoktaria" w:date="2015-04-01T10:40:00Z">
                <w:rPr>
                  <w:noProof/>
                </w:rPr>
              </w:rPrChange>
            </w:rPr>
            <w:instrText xml:space="preserve"> PAGEREF _Toc283905441 \h </w:instrText>
          </w:r>
          <w:r w:rsidRPr="00A16A65">
            <w:rPr>
              <w:rFonts w:ascii="Times New Roman" w:hAnsi="Times New Roman"/>
              <w:b w:val="0"/>
              <w:noProof/>
              <w:rPrChange w:id="233" w:author="ditaoktaria" w:date="2015-04-01T10:40:00Z">
                <w:rPr>
                  <w:rFonts w:ascii="Times New Roman" w:hAnsi="Times New Roman"/>
                  <w:b w:val="0"/>
                  <w:noProof/>
                </w:rPr>
              </w:rPrChange>
            </w:rPr>
          </w:r>
          <w:r w:rsidRPr="00A16A65">
            <w:rPr>
              <w:rFonts w:ascii="Times New Roman" w:hAnsi="Times New Roman"/>
              <w:b w:val="0"/>
              <w:noProof/>
              <w:rPrChange w:id="234" w:author="ditaoktaria" w:date="2015-04-01T10:40:00Z">
                <w:rPr>
                  <w:noProof/>
                </w:rPr>
              </w:rPrChange>
            </w:rPr>
            <w:fldChar w:fldCharType="separate"/>
          </w:r>
          <w:ins w:id="235" w:author="ditaoktaria oktaria" w:date="2015-03-06T16:41:00Z">
            <w:r w:rsidR="00C17CFD" w:rsidRPr="00A16A65">
              <w:rPr>
                <w:rFonts w:ascii="Times New Roman" w:hAnsi="Times New Roman"/>
                <w:b w:val="0"/>
                <w:noProof/>
                <w:rPrChange w:id="236" w:author="ditaoktaria" w:date="2015-04-01T10:40:00Z">
                  <w:rPr>
                    <w:noProof/>
                  </w:rPr>
                </w:rPrChange>
              </w:rPr>
              <w:t>7</w:t>
            </w:r>
          </w:ins>
          <w:r w:rsidRPr="00A16A65">
            <w:rPr>
              <w:rFonts w:ascii="Times New Roman" w:hAnsi="Times New Roman"/>
              <w:b w:val="0"/>
              <w:noProof/>
              <w:rPrChange w:id="237"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38" w:author="ditaoktaria" w:date="2015-04-01T10:40:00Z">
                <w:rPr>
                  <w:rFonts w:eastAsiaTheme="minorEastAsia" w:cstheme="minorBidi"/>
                  <w:b w:val="0"/>
                  <w:noProof/>
                  <w:lang w:eastAsia="ja-JP"/>
                </w:rPr>
              </w:rPrChange>
            </w:rPr>
          </w:pPr>
          <w:r w:rsidRPr="00A16A65">
            <w:rPr>
              <w:rFonts w:ascii="Times New Roman" w:hAnsi="Times New Roman"/>
              <w:b w:val="0"/>
              <w:noProof/>
              <w:rPrChange w:id="239" w:author="ditaoktaria" w:date="2015-04-01T10:40:00Z">
                <w:rPr>
                  <w:noProof/>
                </w:rPr>
              </w:rPrChange>
            </w:rPr>
            <w:t>METODOLOGI PENELITIAN</w:t>
          </w:r>
          <w:r w:rsidRPr="00A16A65">
            <w:rPr>
              <w:rFonts w:ascii="Times New Roman" w:hAnsi="Times New Roman"/>
              <w:b w:val="0"/>
              <w:noProof/>
              <w:rPrChange w:id="240" w:author="ditaoktaria" w:date="2015-04-01T10:40:00Z">
                <w:rPr>
                  <w:noProof/>
                </w:rPr>
              </w:rPrChange>
            </w:rPr>
            <w:tab/>
          </w:r>
          <w:r w:rsidRPr="00A16A65">
            <w:rPr>
              <w:rFonts w:ascii="Times New Roman" w:hAnsi="Times New Roman"/>
              <w:b w:val="0"/>
              <w:noProof/>
              <w:rPrChange w:id="241" w:author="ditaoktaria" w:date="2015-04-01T10:40:00Z">
                <w:rPr>
                  <w:noProof/>
                </w:rPr>
              </w:rPrChange>
            </w:rPr>
            <w:fldChar w:fldCharType="begin"/>
          </w:r>
          <w:r w:rsidRPr="00A16A65">
            <w:rPr>
              <w:rFonts w:ascii="Times New Roman" w:hAnsi="Times New Roman"/>
              <w:b w:val="0"/>
              <w:noProof/>
              <w:rPrChange w:id="242" w:author="ditaoktaria" w:date="2015-04-01T10:40:00Z">
                <w:rPr>
                  <w:noProof/>
                </w:rPr>
              </w:rPrChange>
            </w:rPr>
            <w:instrText xml:space="preserve"> PAGEREF _Toc283905442 \h </w:instrText>
          </w:r>
          <w:r w:rsidRPr="00A16A65">
            <w:rPr>
              <w:rFonts w:ascii="Times New Roman" w:hAnsi="Times New Roman"/>
              <w:b w:val="0"/>
              <w:noProof/>
              <w:rPrChange w:id="243" w:author="ditaoktaria" w:date="2015-04-01T10:40:00Z">
                <w:rPr>
                  <w:rFonts w:ascii="Times New Roman" w:hAnsi="Times New Roman"/>
                  <w:b w:val="0"/>
                  <w:noProof/>
                </w:rPr>
              </w:rPrChange>
            </w:rPr>
          </w:r>
          <w:r w:rsidRPr="00A16A65">
            <w:rPr>
              <w:rFonts w:ascii="Times New Roman" w:hAnsi="Times New Roman"/>
              <w:b w:val="0"/>
              <w:noProof/>
              <w:rPrChange w:id="244" w:author="ditaoktaria" w:date="2015-04-01T10:40:00Z">
                <w:rPr>
                  <w:noProof/>
                </w:rPr>
              </w:rPrChange>
            </w:rPr>
            <w:fldChar w:fldCharType="separate"/>
          </w:r>
          <w:ins w:id="245" w:author="ditaoktaria oktaria" w:date="2015-03-06T16:41:00Z">
            <w:r w:rsidR="00C17CFD" w:rsidRPr="00A16A65">
              <w:rPr>
                <w:rFonts w:ascii="Times New Roman" w:hAnsi="Times New Roman"/>
                <w:b w:val="0"/>
                <w:noProof/>
                <w:rPrChange w:id="246" w:author="ditaoktaria" w:date="2015-04-01T10:40:00Z">
                  <w:rPr>
                    <w:noProof/>
                  </w:rPr>
                </w:rPrChange>
              </w:rPr>
              <w:t>7</w:t>
            </w:r>
          </w:ins>
          <w:r w:rsidRPr="00A16A65">
            <w:rPr>
              <w:rFonts w:ascii="Times New Roman" w:hAnsi="Times New Roman"/>
              <w:b w:val="0"/>
              <w:noProof/>
              <w:rPrChange w:id="247"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49" w:author="ditaoktaria" w:date="2015-04-01T10:40:00Z">
                <w:rPr>
                  <w:noProof/>
                </w:rPr>
              </w:rPrChange>
            </w:rPr>
            <w:t>3.1</w:t>
          </w:r>
          <w:r w:rsidRPr="00A16A65">
            <w:rPr>
              <w:rFonts w:ascii="Times New Roman" w:eastAsiaTheme="minorEastAsia" w:hAnsi="Times New Roman"/>
              <w:b w:val="0"/>
              <w:noProof/>
              <w:sz w:val="24"/>
              <w:szCs w:val="24"/>
              <w:lang w:eastAsia="ja-JP"/>
              <w:rPrChange w:id="2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51" w:author="ditaoktaria" w:date="2015-04-01T10:40:00Z">
                <w:rPr>
                  <w:noProof/>
                </w:rPr>
              </w:rPrChange>
            </w:rPr>
            <w:t>Studi Literatur</w:t>
          </w:r>
          <w:r w:rsidRPr="00A16A65">
            <w:rPr>
              <w:rFonts w:ascii="Times New Roman" w:hAnsi="Times New Roman"/>
              <w:b w:val="0"/>
              <w:noProof/>
              <w:sz w:val="24"/>
              <w:szCs w:val="24"/>
              <w:rPrChange w:id="252" w:author="ditaoktaria" w:date="2015-04-01T10:40:00Z">
                <w:rPr>
                  <w:noProof/>
                </w:rPr>
              </w:rPrChange>
            </w:rPr>
            <w:tab/>
          </w:r>
          <w:r w:rsidRPr="00A16A65">
            <w:rPr>
              <w:rFonts w:ascii="Times New Roman" w:hAnsi="Times New Roman"/>
              <w:b w:val="0"/>
              <w:noProof/>
              <w:sz w:val="24"/>
              <w:szCs w:val="24"/>
              <w:rPrChange w:id="253" w:author="ditaoktaria" w:date="2015-04-01T10:40:00Z">
                <w:rPr>
                  <w:noProof/>
                </w:rPr>
              </w:rPrChange>
            </w:rPr>
            <w:fldChar w:fldCharType="begin"/>
          </w:r>
          <w:r w:rsidRPr="00A16A65">
            <w:rPr>
              <w:rFonts w:ascii="Times New Roman" w:hAnsi="Times New Roman"/>
              <w:b w:val="0"/>
              <w:noProof/>
              <w:sz w:val="24"/>
              <w:szCs w:val="24"/>
              <w:rPrChange w:id="254" w:author="ditaoktaria" w:date="2015-04-01T10:40:00Z">
                <w:rPr>
                  <w:noProof/>
                </w:rPr>
              </w:rPrChange>
            </w:rPr>
            <w:instrText xml:space="preserve"> PAGEREF _Toc283905443 \h </w:instrText>
          </w:r>
          <w:r w:rsidRPr="00A16A65">
            <w:rPr>
              <w:rFonts w:ascii="Times New Roman" w:hAnsi="Times New Roman"/>
              <w:b w:val="0"/>
              <w:noProof/>
              <w:sz w:val="24"/>
              <w:szCs w:val="24"/>
              <w:rPrChange w:id="2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56" w:author="ditaoktaria" w:date="2015-04-01T10:40:00Z">
                <w:rPr>
                  <w:noProof/>
                </w:rPr>
              </w:rPrChange>
            </w:rPr>
            <w:fldChar w:fldCharType="separate"/>
          </w:r>
          <w:ins w:id="257" w:author="ditaoktaria oktaria" w:date="2015-03-06T16:41:00Z">
            <w:r w:rsidR="00C17CFD" w:rsidRPr="00A16A65">
              <w:rPr>
                <w:rFonts w:ascii="Times New Roman" w:hAnsi="Times New Roman"/>
                <w:b w:val="0"/>
                <w:noProof/>
                <w:sz w:val="24"/>
                <w:szCs w:val="24"/>
                <w:rPrChange w:id="258" w:author="ditaoktaria" w:date="2015-04-01T10:40:00Z">
                  <w:rPr>
                    <w:noProof/>
                  </w:rPr>
                </w:rPrChange>
              </w:rPr>
              <w:t>8</w:t>
            </w:r>
          </w:ins>
          <w:r w:rsidRPr="00A16A65">
            <w:rPr>
              <w:rFonts w:ascii="Times New Roman" w:hAnsi="Times New Roman"/>
              <w:b w:val="0"/>
              <w:noProof/>
              <w:sz w:val="24"/>
              <w:szCs w:val="24"/>
              <w:rPrChange w:id="259"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61" w:author="ditaoktaria" w:date="2015-04-01T10:40:00Z">
                <w:rPr>
                  <w:noProof/>
                </w:rPr>
              </w:rPrChange>
            </w:rPr>
            <w:t>3.2</w:t>
          </w:r>
          <w:r w:rsidRPr="00A16A65">
            <w:rPr>
              <w:rFonts w:ascii="Times New Roman" w:eastAsiaTheme="minorEastAsia" w:hAnsi="Times New Roman"/>
              <w:b w:val="0"/>
              <w:noProof/>
              <w:sz w:val="24"/>
              <w:szCs w:val="24"/>
              <w:lang w:eastAsia="ja-JP"/>
              <w:rPrChange w:id="2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63" w:author="ditaoktaria" w:date="2015-04-01T10:40:00Z">
                <w:rPr>
                  <w:noProof/>
                </w:rPr>
              </w:rPrChange>
            </w:rPr>
            <w:t>Analisis Kebutuhan</w:t>
          </w:r>
          <w:r w:rsidRPr="00A16A65">
            <w:rPr>
              <w:rFonts w:ascii="Times New Roman" w:hAnsi="Times New Roman"/>
              <w:b w:val="0"/>
              <w:noProof/>
              <w:sz w:val="24"/>
              <w:szCs w:val="24"/>
              <w:rPrChange w:id="264" w:author="ditaoktaria" w:date="2015-04-01T10:40:00Z">
                <w:rPr>
                  <w:noProof/>
                </w:rPr>
              </w:rPrChange>
            </w:rPr>
            <w:tab/>
          </w:r>
          <w:r w:rsidRPr="00A16A65">
            <w:rPr>
              <w:rFonts w:ascii="Times New Roman" w:hAnsi="Times New Roman"/>
              <w:b w:val="0"/>
              <w:noProof/>
              <w:sz w:val="24"/>
              <w:szCs w:val="24"/>
              <w:rPrChange w:id="265" w:author="ditaoktaria" w:date="2015-04-01T10:40:00Z">
                <w:rPr>
                  <w:noProof/>
                </w:rPr>
              </w:rPrChange>
            </w:rPr>
            <w:fldChar w:fldCharType="begin"/>
          </w:r>
          <w:r w:rsidRPr="00A16A65">
            <w:rPr>
              <w:rFonts w:ascii="Times New Roman" w:hAnsi="Times New Roman"/>
              <w:b w:val="0"/>
              <w:noProof/>
              <w:sz w:val="24"/>
              <w:szCs w:val="24"/>
              <w:rPrChange w:id="266" w:author="ditaoktaria" w:date="2015-04-01T10:40:00Z">
                <w:rPr>
                  <w:noProof/>
                </w:rPr>
              </w:rPrChange>
            </w:rPr>
            <w:instrText xml:space="preserve"> PAGEREF _Toc283905444 \h </w:instrText>
          </w:r>
          <w:r w:rsidRPr="00A16A65">
            <w:rPr>
              <w:rFonts w:ascii="Times New Roman" w:hAnsi="Times New Roman"/>
              <w:b w:val="0"/>
              <w:noProof/>
              <w:sz w:val="24"/>
              <w:szCs w:val="24"/>
              <w:rPrChange w:id="2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68" w:author="ditaoktaria" w:date="2015-04-01T10:40:00Z">
                <w:rPr>
                  <w:noProof/>
                </w:rPr>
              </w:rPrChange>
            </w:rPr>
            <w:fldChar w:fldCharType="separate"/>
          </w:r>
          <w:ins w:id="269" w:author="ditaoktaria oktaria" w:date="2015-03-06T16:41:00Z">
            <w:r w:rsidR="00C17CFD" w:rsidRPr="00A16A65">
              <w:rPr>
                <w:rFonts w:ascii="Times New Roman" w:hAnsi="Times New Roman"/>
                <w:b w:val="0"/>
                <w:noProof/>
                <w:sz w:val="24"/>
                <w:szCs w:val="24"/>
                <w:rPrChange w:id="270" w:author="ditaoktaria" w:date="2015-04-01T10:40:00Z">
                  <w:rPr>
                    <w:noProof/>
                  </w:rPr>
                </w:rPrChange>
              </w:rPr>
              <w:t>8</w:t>
            </w:r>
          </w:ins>
          <w:r w:rsidRPr="00A16A65">
            <w:rPr>
              <w:rFonts w:ascii="Times New Roman" w:hAnsi="Times New Roman"/>
              <w:b w:val="0"/>
              <w:noProof/>
              <w:sz w:val="24"/>
              <w:szCs w:val="24"/>
              <w:rPrChange w:id="271"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73" w:author="ditaoktaria" w:date="2015-04-01T10:40:00Z">
                <w:rPr>
                  <w:noProof/>
                </w:rPr>
              </w:rPrChange>
            </w:rPr>
            <w:t>3.3</w:t>
          </w:r>
          <w:r w:rsidRPr="00A16A65">
            <w:rPr>
              <w:rFonts w:ascii="Times New Roman" w:eastAsiaTheme="minorEastAsia" w:hAnsi="Times New Roman"/>
              <w:b w:val="0"/>
              <w:noProof/>
              <w:sz w:val="24"/>
              <w:szCs w:val="24"/>
              <w:lang w:eastAsia="ja-JP"/>
              <w:rPrChange w:id="2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75" w:author="ditaoktaria" w:date="2015-04-01T10:40:00Z">
                <w:rPr>
                  <w:noProof/>
                </w:rPr>
              </w:rPrChange>
            </w:rPr>
            <w:t>Perancangan</w:t>
          </w:r>
          <w:r w:rsidRPr="00A16A65">
            <w:rPr>
              <w:rFonts w:ascii="Times New Roman" w:hAnsi="Times New Roman"/>
              <w:b w:val="0"/>
              <w:noProof/>
              <w:sz w:val="24"/>
              <w:szCs w:val="24"/>
              <w:rPrChange w:id="276" w:author="ditaoktaria" w:date="2015-04-01T10:40:00Z">
                <w:rPr>
                  <w:noProof/>
                </w:rPr>
              </w:rPrChange>
            </w:rPr>
            <w:tab/>
          </w:r>
          <w:r w:rsidRPr="00A16A65">
            <w:rPr>
              <w:rFonts w:ascii="Times New Roman" w:hAnsi="Times New Roman"/>
              <w:b w:val="0"/>
              <w:noProof/>
              <w:sz w:val="24"/>
              <w:szCs w:val="24"/>
              <w:rPrChange w:id="277" w:author="ditaoktaria" w:date="2015-04-01T10:40:00Z">
                <w:rPr>
                  <w:noProof/>
                </w:rPr>
              </w:rPrChange>
            </w:rPr>
            <w:fldChar w:fldCharType="begin"/>
          </w:r>
          <w:r w:rsidRPr="00A16A65">
            <w:rPr>
              <w:rFonts w:ascii="Times New Roman" w:hAnsi="Times New Roman"/>
              <w:b w:val="0"/>
              <w:noProof/>
              <w:sz w:val="24"/>
              <w:szCs w:val="24"/>
              <w:rPrChange w:id="278" w:author="ditaoktaria" w:date="2015-04-01T10:40:00Z">
                <w:rPr>
                  <w:noProof/>
                </w:rPr>
              </w:rPrChange>
            </w:rPr>
            <w:instrText xml:space="preserve"> PAGEREF _Toc283905445 \h </w:instrText>
          </w:r>
          <w:r w:rsidRPr="00A16A65">
            <w:rPr>
              <w:rFonts w:ascii="Times New Roman" w:hAnsi="Times New Roman"/>
              <w:b w:val="0"/>
              <w:noProof/>
              <w:sz w:val="24"/>
              <w:szCs w:val="24"/>
              <w:rPrChange w:id="2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80" w:author="ditaoktaria" w:date="2015-04-01T10:40:00Z">
                <w:rPr>
                  <w:noProof/>
                </w:rPr>
              </w:rPrChange>
            </w:rPr>
            <w:fldChar w:fldCharType="separate"/>
          </w:r>
          <w:ins w:id="281" w:author="ditaoktaria oktaria" w:date="2015-03-06T16:41:00Z">
            <w:r w:rsidR="00C17CFD" w:rsidRPr="00A16A65">
              <w:rPr>
                <w:rFonts w:ascii="Times New Roman" w:hAnsi="Times New Roman"/>
                <w:b w:val="0"/>
                <w:noProof/>
                <w:sz w:val="24"/>
                <w:szCs w:val="24"/>
                <w:rPrChange w:id="282" w:author="ditaoktaria" w:date="2015-04-01T10:40:00Z">
                  <w:rPr>
                    <w:noProof/>
                  </w:rPr>
                </w:rPrChange>
              </w:rPr>
              <w:t>8</w:t>
            </w:r>
          </w:ins>
          <w:r w:rsidRPr="00A16A65">
            <w:rPr>
              <w:rFonts w:ascii="Times New Roman" w:hAnsi="Times New Roman"/>
              <w:b w:val="0"/>
              <w:noProof/>
              <w:sz w:val="24"/>
              <w:szCs w:val="24"/>
              <w:rPrChange w:id="283"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5" w:author="ditaoktaria" w:date="2015-04-01T10:40:00Z">
                <w:rPr>
                  <w:noProof/>
                </w:rPr>
              </w:rPrChange>
            </w:rPr>
            <w:t>3.4</w:t>
          </w:r>
          <w:r w:rsidRPr="00A16A65">
            <w:rPr>
              <w:rFonts w:ascii="Times New Roman" w:eastAsiaTheme="minorEastAsia" w:hAnsi="Times New Roman"/>
              <w:b w:val="0"/>
              <w:noProof/>
              <w:sz w:val="24"/>
              <w:szCs w:val="24"/>
              <w:lang w:eastAsia="ja-JP"/>
              <w:rPrChange w:id="28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87" w:author="ditaoktaria" w:date="2015-04-01T10:40:00Z">
                <w:rPr>
                  <w:noProof/>
                </w:rPr>
              </w:rPrChange>
            </w:rPr>
            <w:t>Implementasi</w:t>
          </w:r>
          <w:r w:rsidRPr="00A16A65">
            <w:rPr>
              <w:rFonts w:ascii="Times New Roman" w:hAnsi="Times New Roman"/>
              <w:b w:val="0"/>
              <w:noProof/>
              <w:sz w:val="24"/>
              <w:szCs w:val="24"/>
              <w:rPrChange w:id="288" w:author="ditaoktaria" w:date="2015-04-01T10:40:00Z">
                <w:rPr>
                  <w:noProof/>
                </w:rPr>
              </w:rPrChange>
            </w:rPr>
            <w:tab/>
          </w:r>
          <w:r w:rsidRPr="00A16A65">
            <w:rPr>
              <w:rFonts w:ascii="Times New Roman" w:hAnsi="Times New Roman"/>
              <w:b w:val="0"/>
              <w:noProof/>
              <w:sz w:val="24"/>
              <w:szCs w:val="24"/>
              <w:rPrChange w:id="289" w:author="ditaoktaria" w:date="2015-04-01T10:40:00Z">
                <w:rPr>
                  <w:noProof/>
                </w:rPr>
              </w:rPrChange>
            </w:rPr>
            <w:fldChar w:fldCharType="begin"/>
          </w:r>
          <w:r w:rsidRPr="00A16A65">
            <w:rPr>
              <w:rFonts w:ascii="Times New Roman" w:hAnsi="Times New Roman"/>
              <w:b w:val="0"/>
              <w:noProof/>
              <w:sz w:val="24"/>
              <w:szCs w:val="24"/>
              <w:rPrChange w:id="290" w:author="ditaoktaria" w:date="2015-04-01T10:40:00Z">
                <w:rPr>
                  <w:noProof/>
                </w:rPr>
              </w:rPrChange>
            </w:rPr>
            <w:instrText xml:space="preserve"> PAGEREF _Toc283905446 \h </w:instrText>
          </w:r>
          <w:r w:rsidRPr="00A16A65">
            <w:rPr>
              <w:rFonts w:ascii="Times New Roman" w:hAnsi="Times New Roman"/>
              <w:b w:val="0"/>
              <w:noProof/>
              <w:sz w:val="24"/>
              <w:szCs w:val="24"/>
              <w:rPrChange w:id="29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2" w:author="ditaoktaria" w:date="2015-04-01T10:40:00Z">
                <w:rPr>
                  <w:noProof/>
                </w:rPr>
              </w:rPrChange>
            </w:rPr>
            <w:fldChar w:fldCharType="separate"/>
          </w:r>
          <w:ins w:id="293" w:author="ditaoktaria oktaria" w:date="2015-03-06T16:41:00Z">
            <w:r w:rsidR="00C17CFD" w:rsidRPr="00A16A65">
              <w:rPr>
                <w:rFonts w:ascii="Times New Roman" w:hAnsi="Times New Roman"/>
                <w:b w:val="0"/>
                <w:noProof/>
                <w:sz w:val="24"/>
                <w:szCs w:val="24"/>
                <w:rPrChange w:id="294" w:author="ditaoktaria" w:date="2015-04-01T10:40:00Z">
                  <w:rPr>
                    <w:noProof/>
                  </w:rPr>
                </w:rPrChange>
              </w:rPr>
              <w:t>9</w:t>
            </w:r>
          </w:ins>
          <w:r w:rsidRPr="00A16A65">
            <w:rPr>
              <w:rFonts w:ascii="Times New Roman" w:hAnsi="Times New Roman"/>
              <w:b w:val="0"/>
              <w:noProof/>
              <w:sz w:val="24"/>
              <w:szCs w:val="24"/>
              <w:rPrChange w:id="295"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9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97" w:author="ditaoktaria" w:date="2015-04-01T10:40:00Z">
                <w:rPr>
                  <w:noProof/>
                </w:rPr>
              </w:rPrChange>
            </w:rPr>
            <w:t>3.5</w:t>
          </w:r>
          <w:r w:rsidRPr="00A16A65">
            <w:rPr>
              <w:rFonts w:ascii="Times New Roman" w:eastAsiaTheme="minorEastAsia" w:hAnsi="Times New Roman"/>
              <w:b w:val="0"/>
              <w:noProof/>
              <w:sz w:val="24"/>
              <w:szCs w:val="24"/>
              <w:lang w:eastAsia="ja-JP"/>
              <w:rPrChange w:id="29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99" w:author="ditaoktaria" w:date="2015-04-01T10:40:00Z">
                <w:rPr>
                  <w:noProof/>
                </w:rPr>
              </w:rPrChange>
            </w:rPr>
            <w:t>Pengujian dan Analisis</w:t>
          </w:r>
          <w:r w:rsidRPr="00A16A65">
            <w:rPr>
              <w:rFonts w:ascii="Times New Roman" w:hAnsi="Times New Roman"/>
              <w:b w:val="0"/>
              <w:noProof/>
              <w:sz w:val="24"/>
              <w:szCs w:val="24"/>
              <w:rPrChange w:id="300" w:author="ditaoktaria" w:date="2015-04-01T10:40:00Z">
                <w:rPr>
                  <w:noProof/>
                </w:rPr>
              </w:rPrChange>
            </w:rPr>
            <w:tab/>
          </w:r>
          <w:r w:rsidRPr="00A16A65">
            <w:rPr>
              <w:rFonts w:ascii="Times New Roman" w:hAnsi="Times New Roman"/>
              <w:b w:val="0"/>
              <w:noProof/>
              <w:sz w:val="24"/>
              <w:szCs w:val="24"/>
              <w:rPrChange w:id="301" w:author="ditaoktaria" w:date="2015-04-01T10:40:00Z">
                <w:rPr>
                  <w:noProof/>
                </w:rPr>
              </w:rPrChange>
            </w:rPr>
            <w:fldChar w:fldCharType="begin"/>
          </w:r>
          <w:r w:rsidRPr="00A16A65">
            <w:rPr>
              <w:rFonts w:ascii="Times New Roman" w:hAnsi="Times New Roman"/>
              <w:b w:val="0"/>
              <w:noProof/>
              <w:sz w:val="24"/>
              <w:szCs w:val="24"/>
              <w:rPrChange w:id="302" w:author="ditaoktaria" w:date="2015-04-01T10:40:00Z">
                <w:rPr>
                  <w:noProof/>
                </w:rPr>
              </w:rPrChange>
            </w:rPr>
            <w:instrText xml:space="preserve"> PAGEREF _Toc283905447 \h </w:instrText>
          </w:r>
          <w:r w:rsidRPr="00A16A65">
            <w:rPr>
              <w:rFonts w:ascii="Times New Roman" w:hAnsi="Times New Roman"/>
              <w:b w:val="0"/>
              <w:noProof/>
              <w:sz w:val="24"/>
              <w:szCs w:val="24"/>
              <w:rPrChange w:id="30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04" w:author="ditaoktaria" w:date="2015-04-01T10:40:00Z">
                <w:rPr>
                  <w:noProof/>
                </w:rPr>
              </w:rPrChange>
            </w:rPr>
            <w:fldChar w:fldCharType="separate"/>
          </w:r>
          <w:ins w:id="305" w:author="ditaoktaria oktaria" w:date="2015-03-06T16:41:00Z">
            <w:r w:rsidR="00C17CFD" w:rsidRPr="00A16A65">
              <w:rPr>
                <w:rFonts w:ascii="Times New Roman" w:hAnsi="Times New Roman"/>
                <w:b w:val="0"/>
                <w:noProof/>
                <w:sz w:val="24"/>
                <w:szCs w:val="24"/>
                <w:rPrChange w:id="306" w:author="ditaoktaria" w:date="2015-04-01T10:40:00Z">
                  <w:rPr>
                    <w:noProof/>
                  </w:rPr>
                </w:rPrChange>
              </w:rPr>
              <w:t>9</w:t>
            </w:r>
          </w:ins>
          <w:r w:rsidRPr="00A16A65">
            <w:rPr>
              <w:rFonts w:ascii="Times New Roman" w:hAnsi="Times New Roman"/>
              <w:b w:val="0"/>
              <w:noProof/>
              <w:sz w:val="24"/>
              <w:szCs w:val="24"/>
              <w:rPrChange w:id="307"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0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09" w:author="ditaoktaria" w:date="2015-04-01T10:40:00Z">
                <w:rPr>
                  <w:noProof/>
                </w:rPr>
              </w:rPrChange>
            </w:rPr>
            <w:t>3.6</w:t>
          </w:r>
          <w:r w:rsidRPr="00A16A65">
            <w:rPr>
              <w:rFonts w:ascii="Times New Roman" w:eastAsiaTheme="minorEastAsia" w:hAnsi="Times New Roman"/>
              <w:b w:val="0"/>
              <w:noProof/>
              <w:sz w:val="24"/>
              <w:szCs w:val="24"/>
              <w:lang w:eastAsia="ja-JP"/>
              <w:rPrChange w:id="31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1" w:author="ditaoktaria" w:date="2015-04-01T10:40:00Z">
                <w:rPr>
                  <w:noProof/>
                </w:rPr>
              </w:rPrChange>
            </w:rPr>
            <w:t>Pengambilan Kesimpulan dan Saran</w:t>
          </w:r>
          <w:r w:rsidRPr="00A16A65">
            <w:rPr>
              <w:rFonts w:ascii="Times New Roman" w:hAnsi="Times New Roman"/>
              <w:b w:val="0"/>
              <w:noProof/>
              <w:sz w:val="24"/>
              <w:szCs w:val="24"/>
              <w:rPrChange w:id="312" w:author="ditaoktaria" w:date="2015-04-01T10:40:00Z">
                <w:rPr>
                  <w:noProof/>
                </w:rPr>
              </w:rPrChange>
            </w:rPr>
            <w:tab/>
          </w:r>
          <w:r w:rsidRPr="00A16A65">
            <w:rPr>
              <w:rFonts w:ascii="Times New Roman" w:hAnsi="Times New Roman"/>
              <w:b w:val="0"/>
              <w:noProof/>
              <w:sz w:val="24"/>
              <w:szCs w:val="24"/>
              <w:rPrChange w:id="313" w:author="ditaoktaria" w:date="2015-04-01T10:40:00Z">
                <w:rPr>
                  <w:noProof/>
                </w:rPr>
              </w:rPrChange>
            </w:rPr>
            <w:fldChar w:fldCharType="begin"/>
          </w:r>
          <w:r w:rsidRPr="00A16A65">
            <w:rPr>
              <w:rFonts w:ascii="Times New Roman" w:hAnsi="Times New Roman"/>
              <w:b w:val="0"/>
              <w:noProof/>
              <w:sz w:val="24"/>
              <w:szCs w:val="24"/>
              <w:rPrChange w:id="314" w:author="ditaoktaria" w:date="2015-04-01T10:40:00Z">
                <w:rPr>
                  <w:noProof/>
                </w:rPr>
              </w:rPrChange>
            </w:rPr>
            <w:instrText xml:space="preserve"> PAGEREF _Toc283905448 \h </w:instrText>
          </w:r>
          <w:r w:rsidRPr="00A16A65">
            <w:rPr>
              <w:rFonts w:ascii="Times New Roman" w:hAnsi="Times New Roman"/>
              <w:b w:val="0"/>
              <w:noProof/>
              <w:sz w:val="24"/>
              <w:szCs w:val="24"/>
              <w:rPrChange w:id="31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6" w:author="ditaoktaria" w:date="2015-04-01T10:40:00Z">
                <w:rPr>
                  <w:noProof/>
                </w:rPr>
              </w:rPrChange>
            </w:rPr>
            <w:fldChar w:fldCharType="separate"/>
          </w:r>
          <w:ins w:id="317" w:author="ditaoktaria oktaria" w:date="2015-03-06T16:41:00Z">
            <w:r w:rsidR="00C17CFD" w:rsidRPr="00A16A65">
              <w:rPr>
                <w:rFonts w:ascii="Times New Roman" w:hAnsi="Times New Roman"/>
                <w:b w:val="0"/>
                <w:noProof/>
                <w:sz w:val="24"/>
                <w:szCs w:val="24"/>
                <w:rPrChange w:id="318" w:author="ditaoktaria" w:date="2015-04-01T10:40:00Z">
                  <w:rPr>
                    <w:noProof/>
                  </w:rPr>
                </w:rPrChange>
              </w:rPr>
              <w:t>10</w:t>
            </w:r>
          </w:ins>
          <w:r w:rsidRPr="00A16A65">
            <w:rPr>
              <w:rFonts w:ascii="Times New Roman" w:hAnsi="Times New Roman"/>
              <w:b w:val="0"/>
              <w:noProof/>
              <w:sz w:val="24"/>
              <w:szCs w:val="24"/>
              <w:rPrChange w:id="319"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20" w:author="ditaoktaria" w:date="2015-04-01T10:40:00Z">
                <w:rPr>
                  <w:rFonts w:eastAsiaTheme="minorEastAsia" w:cstheme="minorBidi"/>
                  <w:b w:val="0"/>
                  <w:noProof/>
                  <w:lang w:eastAsia="ja-JP"/>
                </w:rPr>
              </w:rPrChange>
            </w:rPr>
          </w:pPr>
          <w:r w:rsidRPr="00A16A65">
            <w:rPr>
              <w:rFonts w:ascii="Times New Roman" w:hAnsi="Times New Roman"/>
              <w:b w:val="0"/>
              <w:noProof/>
              <w:rPrChange w:id="321" w:author="ditaoktaria" w:date="2015-04-01T10:40:00Z">
                <w:rPr>
                  <w:noProof/>
                </w:rPr>
              </w:rPrChange>
            </w:rPr>
            <w:t>DAFTAR PUSTAKA</w:t>
          </w:r>
          <w:r w:rsidRPr="00A16A65">
            <w:rPr>
              <w:rFonts w:ascii="Times New Roman" w:hAnsi="Times New Roman"/>
              <w:b w:val="0"/>
              <w:noProof/>
              <w:rPrChange w:id="322" w:author="ditaoktaria" w:date="2015-04-01T10:40:00Z">
                <w:rPr>
                  <w:noProof/>
                </w:rPr>
              </w:rPrChange>
            </w:rPr>
            <w:tab/>
          </w:r>
          <w:r w:rsidRPr="00A16A65">
            <w:rPr>
              <w:rFonts w:ascii="Times New Roman" w:hAnsi="Times New Roman"/>
              <w:b w:val="0"/>
              <w:noProof/>
              <w:rPrChange w:id="323" w:author="ditaoktaria" w:date="2015-04-01T10:40:00Z">
                <w:rPr>
                  <w:noProof/>
                </w:rPr>
              </w:rPrChange>
            </w:rPr>
            <w:fldChar w:fldCharType="begin"/>
          </w:r>
          <w:r w:rsidRPr="00A16A65">
            <w:rPr>
              <w:rFonts w:ascii="Times New Roman" w:hAnsi="Times New Roman"/>
              <w:b w:val="0"/>
              <w:noProof/>
              <w:rPrChange w:id="324" w:author="ditaoktaria" w:date="2015-04-01T10:40:00Z">
                <w:rPr>
                  <w:noProof/>
                </w:rPr>
              </w:rPrChange>
            </w:rPr>
            <w:instrText xml:space="preserve"> PAGEREF _Toc283905449 \h </w:instrText>
          </w:r>
          <w:r w:rsidRPr="00A16A65">
            <w:rPr>
              <w:rFonts w:ascii="Times New Roman" w:hAnsi="Times New Roman"/>
              <w:b w:val="0"/>
              <w:noProof/>
              <w:rPrChange w:id="325" w:author="ditaoktaria" w:date="2015-04-01T10:40:00Z">
                <w:rPr>
                  <w:rFonts w:ascii="Times New Roman" w:hAnsi="Times New Roman"/>
                  <w:b w:val="0"/>
                  <w:noProof/>
                </w:rPr>
              </w:rPrChange>
            </w:rPr>
          </w:r>
          <w:r w:rsidRPr="00A16A65">
            <w:rPr>
              <w:rFonts w:ascii="Times New Roman" w:hAnsi="Times New Roman"/>
              <w:b w:val="0"/>
              <w:noProof/>
              <w:rPrChange w:id="326" w:author="ditaoktaria" w:date="2015-04-01T10:40:00Z">
                <w:rPr>
                  <w:noProof/>
                </w:rPr>
              </w:rPrChange>
            </w:rPr>
            <w:fldChar w:fldCharType="separate"/>
          </w:r>
          <w:ins w:id="327" w:author="ditaoktaria oktaria" w:date="2015-03-06T16:41:00Z">
            <w:r w:rsidR="00C17CFD" w:rsidRPr="00A16A65">
              <w:rPr>
                <w:rFonts w:ascii="Times New Roman" w:hAnsi="Times New Roman"/>
                <w:b w:val="0"/>
                <w:noProof/>
                <w:rPrChange w:id="328" w:author="ditaoktaria" w:date="2015-04-01T10:40:00Z">
                  <w:rPr>
                    <w:noProof/>
                  </w:rPr>
                </w:rPrChange>
              </w:rPr>
              <w:t>28</w:t>
            </w:r>
          </w:ins>
          <w:r w:rsidRPr="00A16A65">
            <w:rPr>
              <w:rFonts w:ascii="Times New Roman" w:hAnsi="Times New Roman"/>
              <w:b w:val="0"/>
              <w:noProof/>
              <w:rPrChange w:id="329"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B375CE">
            <w:rPr>
              <w:bCs/>
              <w:noProof/>
              <w:szCs w:val="24"/>
            </w:rPr>
            <w:fldChar w:fldCharType="end"/>
          </w:r>
        </w:p>
      </w:sdtContent>
    </w:sdt>
    <w:p w14:paraId="66937D0C" w14:textId="30F004A2" w:rsidR="00034AB5" w:rsidRPr="00034AB5" w:rsidRDefault="009140F2" w:rsidP="009611A2">
      <w:pPr>
        <w:pStyle w:val="Heading1"/>
        <w:rPr>
          <w:ins w:id="330" w:author="ditaoktaria" w:date="2015-04-01T10:48:00Z"/>
        </w:rPr>
      </w:pPr>
      <w:bookmarkStart w:id="331" w:name="_Toc283905428"/>
      <w:r>
        <w:lastRenderedPageBreak/>
        <w:t>DAFTAR GAMBAR</w:t>
      </w:r>
      <w:bookmarkEnd w:id="331"/>
    </w:p>
    <w:p w14:paraId="51940FCD" w14:textId="77777777" w:rsidR="001978D1" w:rsidRPr="001978D1" w:rsidRDefault="001978D1" w:rsidP="001978D1">
      <w:pPr>
        <w:ind w:firstLine="0"/>
      </w:pPr>
    </w:p>
    <w:p w14:paraId="3B167D63" w14:textId="77777777" w:rsidR="001978D1" w:rsidRDefault="009611A2">
      <w:pPr>
        <w:pStyle w:val="TableofFigures"/>
        <w:tabs>
          <w:tab w:val="right" w:leader="dot" w:pos="7932"/>
        </w:tabs>
        <w:spacing w:line="360" w:lineRule="auto"/>
        <w:rPr>
          <w:ins w:id="332" w:author="ditaoktaria" w:date="2015-07-01T14:45:00Z"/>
          <w:rFonts w:asciiTheme="minorHAnsi" w:eastAsiaTheme="minorEastAsia" w:hAnsiTheme="minorHAnsi" w:cstheme="minorBidi"/>
          <w:noProof/>
          <w:color w:val="auto"/>
          <w:lang w:val="en-US" w:eastAsia="ja-JP"/>
        </w:rPr>
        <w:pPrChange w:id="333" w:author="ditaoktaria" w:date="2015-07-01T14:46:00Z">
          <w:pPr>
            <w:pStyle w:val="TableofFigures"/>
            <w:tabs>
              <w:tab w:val="right" w:leader="dot" w:pos="7932"/>
            </w:tabs>
          </w:pPr>
        </w:pPrChange>
      </w:pPr>
      <w:r>
        <w:fldChar w:fldCharType="begin"/>
      </w:r>
      <w:r>
        <w:instrText xml:space="preserve"> TOC \c "Gambar 2." </w:instrText>
      </w:r>
      <w:r>
        <w:fldChar w:fldCharType="separate"/>
      </w:r>
      <w:ins w:id="334" w:author="ditaoktaria" w:date="2015-07-01T14:45:00Z">
        <w:r w:rsidR="001978D1">
          <w:rPr>
            <w:noProof/>
          </w:rPr>
          <w:t xml:space="preserve">Gambar 2. 2 </w:t>
        </w:r>
        <w:r w:rsidR="001978D1" w:rsidRPr="00AD0B7F">
          <w:rPr>
            <w:noProof/>
          </w:rPr>
          <w:t>Contoh Tampilan VideoView</w:t>
        </w:r>
        <w:r w:rsidR="001978D1">
          <w:rPr>
            <w:noProof/>
          </w:rPr>
          <w:tab/>
        </w:r>
        <w:r w:rsidR="001978D1">
          <w:rPr>
            <w:noProof/>
          </w:rPr>
          <w:fldChar w:fldCharType="begin"/>
        </w:r>
        <w:r w:rsidR="001978D1">
          <w:rPr>
            <w:noProof/>
          </w:rPr>
          <w:instrText xml:space="preserve"> PAGEREF _Toc297381282 \h </w:instrText>
        </w:r>
      </w:ins>
      <w:r w:rsidR="001978D1">
        <w:rPr>
          <w:noProof/>
        </w:rPr>
      </w:r>
      <w:r w:rsidR="001978D1">
        <w:rPr>
          <w:noProof/>
        </w:rPr>
        <w:fldChar w:fldCharType="separate"/>
      </w:r>
      <w:ins w:id="335" w:author="ditaoktaria" w:date="2015-07-01T14:45:00Z">
        <w:r w:rsidR="001978D1">
          <w:rPr>
            <w:noProof/>
          </w:rPr>
          <w:t>8</w:t>
        </w:r>
        <w:r w:rsidR="001978D1">
          <w:rPr>
            <w:noProof/>
          </w:rPr>
          <w:fldChar w:fldCharType="end"/>
        </w:r>
      </w:ins>
    </w:p>
    <w:p w14:paraId="68D511C2" w14:textId="77777777" w:rsidR="001978D1" w:rsidRDefault="001978D1">
      <w:pPr>
        <w:pStyle w:val="TableofFigures"/>
        <w:tabs>
          <w:tab w:val="right" w:leader="dot" w:pos="7932"/>
        </w:tabs>
        <w:spacing w:line="360" w:lineRule="auto"/>
        <w:rPr>
          <w:ins w:id="336" w:author="ditaoktaria" w:date="2015-07-01T14:45:00Z"/>
          <w:rFonts w:asciiTheme="minorHAnsi" w:eastAsiaTheme="minorEastAsia" w:hAnsiTheme="minorHAnsi" w:cstheme="minorBidi"/>
          <w:noProof/>
          <w:color w:val="auto"/>
          <w:lang w:val="en-US" w:eastAsia="ja-JP"/>
        </w:rPr>
        <w:pPrChange w:id="337" w:author="ditaoktaria" w:date="2015-07-01T14:46:00Z">
          <w:pPr>
            <w:pStyle w:val="TableofFigures"/>
            <w:tabs>
              <w:tab w:val="right" w:leader="dot" w:pos="7932"/>
            </w:tabs>
          </w:pPr>
        </w:pPrChange>
      </w:pPr>
      <w:ins w:id="338" w:author="ditaoktaria" w:date="2015-07-01T14:45:00Z">
        <w:r>
          <w:rPr>
            <w:noProof/>
          </w:rPr>
          <w:t xml:space="preserve">Gambar 2. 3 </w:t>
        </w:r>
        <w:r w:rsidRPr="00AD0B7F">
          <w:rPr>
            <w:noProof/>
          </w:rPr>
          <w:t>Contoh Tampilan PDF.js</w:t>
        </w:r>
        <w:r>
          <w:rPr>
            <w:noProof/>
          </w:rPr>
          <w:tab/>
        </w:r>
        <w:r>
          <w:rPr>
            <w:noProof/>
          </w:rPr>
          <w:fldChar w:fldCharType="begin"/>
        </w:r>
        <w:r>
          <w:rPr>
            <w:noProof/>
          </w:rPr>
          <w:instrText xml:space="preserve"> PAGEREF _Toc297381283 \h </w:instrText>
        </w:r>
      </w:ins>
      <w:r>
        <w:rPr>
          <w:noProof/>
        </w:rPr>
      </w:r>
      <w:r>
        <w:rPr>
          <w:noProof/>
        </w:rPr>
        <w:fldChar w:fldCharType="separate"/>
      </w:r>
      <w:ins w:id="339" w:author="ditaoktaria" w:date="2015-07-01T14:45:00Z">
        <w:r>
          <w:rPr>
            <w:noProof/>
          </w:rPr>
          <w:t>9</w:t>
        </w:r>
        <w:r>
          <w:rPr>
            <w:noProof/>
          </w:rPr>
          <w:fldChar w:fldCharType="end"/>
        </w:r>
      </w:ins>
    </w:p>
    <w:p w14:paraId="511734AA" w14:textId="77777777" w:rsidR="001978D1" w:rsidRDefault="001978D1">
      <w:pPr>
        <w:pStyle w:val="TableofFigures"/>
        <w:tabs>
          <w:tab w:val="right" w:leader="dot" w:pos="7932"/>
        </w:tabs>
        <w:spacing w:line="360" w:lineRule="auto"/>
        <w:rPr>
          <w:ins w:id="340" w:author="ditaoktaria" w:date="2015-07-01T14:45:00Z"/>
          <w:rFonts w:asciiTheme="minorHAnsi" w:eastAsiaTheme="minorEastAsia" w:hAnsiTheme="minorHAnsi" w:cstheme="minorBidi"/>
          <w:noProof/>
          <w:color w:val="auto"/>
          <w:lang w:val="en-US" w:eastAsia="ja-JP"/>
        </w:rPr>
        <w:pPrChange w:id="341" w:author="ditaoktaria" w:date="2015-07-01T14:46:00Z">
          <w:pPr>
            <w:pStyle w:val="TableofFigures"/>
            <w:tabs>
              <w:tab w:val="right" w:leader="dot" w:pos="7932"/>
            </w:tabs>
          </w:pPr>
        </w:pPrChange>
      </w:pPr>
      <w:ins w:id="342" w:author="ditaoktaria" w:date="2015-07-01T14:45:00Z">
        <w:r>
          <w:rPr>
            <w:noProof/>
          </w:rPr>
          <w:t xml:space="preserve">Gambar 2. 4 </w:t>
        </w:r>
        <w:r w:rsidRPr="00AD0B7F">
          <w:rPr>
            <w:noProof/>
          </w:rPr>
          <w:t>Garis Besar Proses pada PDF.js</w:t>
        </w:r>
        <w:r>
          <w:rPr>
            <w:noProof/>
          </w:rPr>
          <w:tab/>
        </w:r>
        <w:r>
          <w:rPr>
            <w:noProof/>
          </w:rPr>
          <w:fldChar w:fldCharType="begin"/>
        </w:r>
        <w:r>
          <w:rPr>
            <w:noProof/>
          </w:rPr>
          <w:instrText xml:space="preserve"> PAGEREF _Toc297381284 \h </w:instrText>
        </w:r>
      </w:ins>
      <w:r>
        <w:rPr>
          <w:noProof/>
        </w:rPr>
      </w:r>
      <w:r>
        <w:rPr>
          <w:noProof/>
        </w:rPr>
        <w:fldChar w:fldCharType="separate"/>
      </w:r>
      <w:ins w:id="343" w:author="ditaoktaria" w:date="2015-07-01T14:45:00Z">
        <w:r>
          <w:rPr>
            <w:noProof/>
          </w:rPr>
          <w:t>11</w:t>
        </w:r>
        <w:r>
          <w:rPr>
            <w:noProof/>
          </w:rPr>
          <w:fldChar w:fldCharType="end"/>
        </w:r>
      </w:ins>
    </w:p>
    <w:p w14:paraId="024C3AE6" w14:textId="77777777" w:rsidR="001978D1" w:rsidRDefault="001978D1">
      <w:pPr>
        <w:pStyle w:val="TableofFigures"/>
        <w:tabs>
          <w:tab w:val="right" w:leader="dot" w:pos="7932"/>
        </w:tabs>
        <w:spacing w:line="360" w:lineRule="auto"/>
        <w:rPr>
          <w:ins w:id="344" w:author="ditaoktaria" w:date="2015-07-01T14:45:00Z"/>
          <w:rFonts w:asciiTheme="minorHAnsi" w:eastAsiaTheme="minorEastAsia" w:hAnsiTheme="minorHAnsi" w:cstheme="minorBidi"/>
          <w:noProof/>
          <w:color w:val="auto"/>
          <w:lang w:val="en-US" w:eastAsia="ja-JP"/>
        </w:rPr>
        <w:pPrChange w:id="345" w:author="ditaoktaria" w:date="2015-07-01T14:46:00Z">
          <w:pPr>
            <w:pStyle w:val="TableofFigures"/>
            <w:tabs>
              <w:tab w:val="right" w:leader="dot" w:pos="7932"/>
            </w:tabs>
          </w:pPr>
        </w:pPrChange>
      </w:pPr>
      <w:ins w:id="346" w:author="ditaoktaria" w:date="2015-07-01T14:45:00Z">
        <w:r>
          <w:rPr>
            <w:noProof/>
          </w:rPr>
          <w:t xml:space="preserve">Gambar 2. 5 </w:t>
        </w:r>
        <w:r w:rsidRPr="00AD0B7F">
          <w:rPr>
            <w:noProof/>
          </w:rPr>
          <w:t>Proses</w:t>
        </w:r>
        <w:r>
          <w:rPr>
            <w:noProof/>
          </w:rPr>
          <w:t xml:space="preserve"> </w:t>
        </w:r>
        <w:r w:rsidRPr="00AD0B7F">
          <w:rPr>
            <w:i/>
            <w:noProof/>
          </w:rPr>
          <w:t>Partial Evaluator</w:t>
        </w:r>
        <w:r>
          <w:rPr>
            <w:noProof/>
          </w:rPr>
          <w:tab/>
        </w:r>
        <w:r>
          <w:rPr>
            <w:noProof/>
          </w:rPr>
          <w:fldChar w:fldCharType="begin"/>
        </w:r>
        <w:r>
          <w:rPr>
            <w:noProof/>
          </w:rPr>
          <w:instrText xml:space="preserve"> PAGEREF _Toc297381285 \h </w:instrText>
        </w:r>
      </w:ins>
      <w:r>
        <w:rPr>
          <w:noProof/>
        </w:rPr>
      </w:r>
      <w:r>
        <w:rPr>
          <w:noProof/>
        </w:rPr>
        <w:fldChar w:fldCharType="separate"/>
      </w:r>
      <w:ins w:id="347" w:author="ditaoktaria" w:date="2015-07-01T14:45:00Z">
        <w:r>
          <w:rPr>
            <w:noProof/>
          </w:rPr>
          <w:t>11</w:t>
        </w:r>
        <w:r>
          <w:rPr>
            <w:noProof/>
          </w:rPr>
          <w:fldChar w:fldCharType="end"/>
        </w:r>
      </w:ins>
    </w:p>
    <w:p w14:paraId="64C5B613" w14:textId="77777777" w:rsidR="001978D1" w:rsidDel="001978D1" w:rsidRDefault="001978D1" w:rsidP="001978D1">
      <w:pPr>
        <w:pStyle w:val="TableofFigures"/>
        <w:tabs>
          <w:tab w:val="right" w:leader="dot" w:pos="7932"/>
        </w:tabs>
        <w:spacing w:line="360" w:lineRule="auto"/>
        <w:rPr>
          <w:del w:id="348" w:author="ditaoktaria" w:date="2015-07-01T14:45:00Z"/>
          <w:rFonts w:asciiTheme="minorHAnsi" w:eastAsiaTheme="minorEastAsia" w:hAnsiTheme="minorHAnsi" w:cstheme="minorBidi"/>
          <w:noProof/>
          <w:color w:val="auto"/>
          <w:lang w:val="en-US" w:eastAsia="ja-JP"/>
        </w:rPr>
      </w:pPr>
      <w:del w:id="349" w:author="ditaoktaria" w:date="2015-07-01T14:45:00Z">
        <w:r w:rsidDel="001978D1">
          <w:rPr>
            <w:noProof/>
          </w:rPr>
          <w:delText xml:space="preserve">Gambar 2. 2 </w:delText>
        </w:r>
        <w:r w:rsidRPr="00E600B6" w:rsidDel="001978D1">
          <w:rPr>
            <w:noProof/>
          </w:rPr>
          <w:delText>Contoh Tampilan VideoView</w:delText>
        </w:r>
        <w:r w:rsidDel="001978D1">
          <w:rPr>
            <w:noProof/>
          </w:rPr>
          <w:tab/>
          <w:delText>8</w:delText>
        </w:r>
      </w:del>
    </w:p>
    <w:p w14:paraId="0FE6F370" w14:textId="77777777" w:rsidR="001978D1" w:rsidDel="001978D1" w:rsidRDefault="001978D1" w:rsidP="001978D1">
      <w:pPr>
        <w:pStyle w:val="TableofFigures"/>
        <w:tabs>
          <w:tab w:val="right" w:leader="dot" w:pos="7932"/>
        </w:tabs>
        <w:spacing w:line="360" w:lineRule="auto"/>
        <w:rPr>
          <w:del w:id="350" w:author="ditaoktaria" w:date="2015-07-01T14:45:00Z"/>
          <w:rFonts w:asciiTheme="minorHAnsi" w:eastAsiaTheme="minorEastAsia" w:hAnsiTheme="minorHAnsi" w:cstheme="minorBidi"/>
          <w:noProof/>
          <w:color w:val="auto"/>
          <w:lang w:val="en-US" w:eastAsia="ja-JP"/>
        </w:rPr>
      </w:pPr>
      <w:del w:id="351" w:author="ditaoktaria" w:date="2015-07-01T14:45:00Z">
        <w:r w:rsidDel="001978D1">
          <w:rPr>
            <w:noProof/>
          </w:rPr>
          <w:delText xml:space="preserve">Gambar 2. 3 </w:delText>
        </w:r>
        <w:r w:rsidRPr="00E600B6" w:rsidDel="001978D1">
          <w:rPr>
            <w:noProof/>
          </w:rPr>
          <w:delText>Contoh Tampilan PDF.js</w:delText>
        </w:r>
        <w:r w:rsidDel="001978D1">
          <w:rPr>
            <w:noProof/>
          </w:rPr>
          <w:tab/>
          <w:delText>9</w:delText>
        </w:r>
      </w:del>
    </w:p>
    <w:p w14:paraId="2A15BED2" w14:textId="77777777" w:rsidR="001978D1" w:rsidDel="001978D1" w:rsidRDefault="001978D1" w:rsidP="001978D1">
      <w:pPr>
        <w:pStyle w:val="TableofFigures"/>
        <w:tabs>
          <w:tab w:val="right" w:leader="dot" w:pos="7932"/>
        </w:tabs>
        <w:spacing w:line="360" w:lineRule="auto"/>
        <w:rPr>
          <w:del w:id="352" w:author="ditaoktaria" w:date="2015-07-01T14:45:00Z"/>
          <w:rFonts w:asciiTheme="minorHAnsi" w:eastAsiaTheme="minorEastAsia" w:hAnsiTheme="minorHAnsi" w:cstheme="minorBidi"/>
          <w:noProof/>
          <w:color w:val="auto"/>
          <w:lang w:val="en-US" w:eastAsia="ja-JP"/>
        </w:rPr>
      </w:pPr>
      <w:del w:id="353" w:author="ditaoktaria" w:date="2015-07-01T14:45:00Z">
        <w:r w:rsidDel="001978D1">
          <w:rPr>
            <w:noProof/>
          </w:rPr>
          <w:delText xml:space="preserve">Gambar 2. 4 </w:delText>
        </w:r>
        <w:r w:rsidRPr="00E600B6" w:rsidDel="001978D1">
          <w:rPr>
            <w:noProof/>
          </w:rPr>
          <w:delText>Garis Besar Proses pada PDF.js</w:delText>
        </w:r>
        <w:r w:rsidDel="001978D1">
          <w:rPr>
            <w:noProof/>
          </w:rPr>
          <w:tab/>
          <w:delText>11</w:delText>
        </w:r>
      </w:del>
    </w:p>
    <w:p w14:paraId="1F463B6F" w14:textId="77777777" w:rsidR="001978D1" w:rsidDel="001978D1" w:rsidRDefault="001978D1" w:rsidP="001978D1">
      <w:pPr>
        <w:pStyle w:val="TableofFigures"/>
        <w:tabs>
          <w:tab w:val="right" w:leader="dot" w:pos="7932"/>
        </w:tabs>
        <w:spacing w:line="360" w:lineRule="auto"/>
        <w:rPr>
          <w:del w:id="354" w:author="ditaoktaria" w:date="2015-07-01T14:45:00Z"/>
          <w:rFonts w:asciiTheme="minorHAnsi" w:eastAsiaTheme="minorEastAsia" w:hAnsiTheme="minorHAnsi" w:cstheme="minorBidi"/>
          <w:noProof/>
          <w:color w:val="auto"/>
          <w:lang w:val="en-US" w:eastAsia="ja-JP"/>
        </w:rPr>
      </w:pPr>
      <w:del w:id="355" w:author="ditaoktaria" w:date="2015-07-01T14:45:00Z">
        <w:r w:rsidDel="001978D1">
          <w:rPr>
            <w:noProof/>
          </w:rPr>
          <w:delText xml:space="preserve">Gambar 2. 5 </w:delText>
        </w:r>
        <w:r w:rsidRPr="00E600B6" w:rsidDel="001978D1">
          <w:rPr>
            <w:noProof/>
          </w:rPr>
          <w:delText>Proses</w:delText>
        </w:r>
        <w:r w:rsidDel="001978D1">
          <w:rPr>
            <w:noProof/>
          </w:rPr>
          <w:delText xml:space="preserve"> </w:delText>
        </w:r>
        <w:r w:rsidRPr="00E600B6" w:rsidDel="001978D1">
          <w:rPr>
            <w:i/>
            <w:noProof/>
          </w:rPr>
          <w:delText>Partial Evaluator</w:delText>
        </w:r>
        <w:r w:rsidDel="001978D1">
          <w:rPr>
            <w:noProof/>
          </w:rPr>
          <w:tab/>
          <w:delText>11</w:delText>
        </w:r>
      </w:del>
    </w:p>
    <w:p w14:paraId="241936BA" w14:textId="77777777" w:rsidR="005E4C7C" w:rsidDel="001978D1" w:rsidRDefault="005E4C7C" w:rsidP="000D01FB">
      <w:pPr>
        <w:pStyle w:val="TableofFigures"/>
        <w:tabs>
          <w:tab w:val="right" w:leader="dot" w:pos="7932"/>
        </w:tabs>
        <w:spacing w:line="360" w:lineRule="auto"/>
        <w:rPr>
          <w:del w:id="356" w:author="ditaoktaria" w:date="2015-07-01T14:45:00Z"/>
          <w:rFonts w:asciiTheme="minorHAnsi" w:eastAsiaTheme="minorEastAsia" w:hAnsiTheme="minorHAnsi" w:cstheme="minorBidi"/>
          <w:noProof/>
          <w:color w:val="auto"/>
          <w:lang w:val="en-US" w:eastAsia="ja-JP"/>
        </w:rPr>
      </w:pPr>
      <w:del w:id="357" w:author="ditaoktaria" w:date="2015-07-01T14:45:00Z">
        <w:r w:rsidDel="001978D1">
          <w:rPr>
            <w:noProof/>
          </w:rPr>
          <w:delText xml:space="preserve">Gambar 2. 1 </w:delText>
        </w:r>
        <w:r w:rsidRPr="00B74514" w:rsidDel="001978D1">
          <w:rPr>
            <w:noProof/>
          </w:rPr>
          <w:delText>Perangkat Set-top-box</w:delText>
        </w:r>
        <w:r w:rsidDel="001978D1">
          <w:rPr>
            <w:noProof/>
          </w:rPr>
          <w:tab/>
          <w:delText>6</w:delText>
        </w:r>
      </w:del>
    </w:p>
    <w:p w14:paraId="76553696" w14:textId="77777777" w:rsidR="005E4C7C" w:rsidDel="001978D1" w:rsidRDefault="005E4C7C">
      <w:pPr>
        <w:pStyle w:val="TableofFigures"/>
        <w:tabs>
          <w:tab w:val="right" w:leader="dot" w:pos="7932"/>
        </w:tabs>
        <w:rPr>
          <w:del w:id="358" w:author="ditaoktaria" w:date="2015-07-01T14:45:00Z"/>
          <w:rFonts w:asciiTheme="minorHAnsi" w:eastAsiaTheme="minorEastAsia" w:hAnsiTheme="minorHAnsi" w:cstheme="minorBidi"/>
          <w:noProof/>
          <w:color w:val="auto"/>
          <w:lang w:val="en-US" w:eastAsia="ja-JP"/>
        </w:rPr>
      </w:pPr>
      <w:del w:id="359" w:author="ditaoktaria" w:date="2015-07-01T14:45:00Z">
        <w:r w:rsidDel="001978D1">
          <w:rPr>
            <w:noProof/>
          </w:rPr>
          <w:delText xml:space="preserve">Gambar 2. 2 </w:delText>
        </w:r>
        <w:r w:rsidRPr="00B74514" w:rsidDel="001978D1">
          <w:rPr>
            <w:noProof/>
          </w:rPr>
          <w:delText>Contoh tampilan ViewerJS</w:delText>
        </w:r>
        <w:r w:rsidDel="001978D1">
          <w:rPr>
            <w:noProof/>
          </w:rPr>
          <w:tab/>
          <w:delText>8</w:delText>
        </w:r>
      </w:del>
    </w:p>
    <w:p w14:paraId="6D87F887" w14:textId="77777777" w:rsidR="008E336F" w:rsidRDefault="009611A2" w:rsidP="001F592B">
      <w:pPr>
        <w:ind w:firstLine="0"/>
        <w:rPr>
          <w:noProof/>
        </w:rPr>
        <w:pPrChange w:id="360" w:author="ditaoktaria" w:date="2015-07-06T17:14:00Z">
          <w:pPr>
            <w:spacing w:line="240" w:lineRule="auto"/>
            <w:ind w:firstLine="0"/>
          </w:pPr>
        </w:pPrChange>
      </w:pPr>
      <w:r>
        <w:fldChar w:fldCharType="end"/>
      </w:r>
      <w:r>
        <w:fldChar w:fldCharType="begin"/>
      </w:r>
      <w:r>
        <w:instrText xml:space="preserve"> TOC \c "Gambar 3." </w:instrText>
      </w:r>
      <w:r>
        <w:fldChar w:fldCharType="separate"/>
      </w:r>
    </w:p>
    <w:p w14:paraId="1456434A" w14:textId="77777777" w:rsidR="008E336F" w:rsidRDefault="008E336F" w:rsidP="001F592B">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61" w:author="ditaoktaria" w:date="2015-07-06T17:14:00Z">
          <w:pPr>
            <w:pStyle w:val="TableofFigures"/>
            <w:tabs>
              <w:tab w:val="right" w:leader="dot" w:pos="7932"/>
            </w:tabs>
          </w:pPr>
        </w:pPrChange>
      </w:pPr>
      <w:r>
        <w:rPr>
          <w:noProof/>
        </w:rPr>
        <w:t xml:space="preserve">Gambar 3. 1 </w:t>
      </w:r>
      <w:r w:rsidRPr="0083404E">
        <w:rPr>
          <w:noProof/>
        </w:rPr>
        <w:t>Diagram alir runtutan pengerjaan skripsi</w:t>
      </w:r>
      <w:r>
        <w:rPr>
          <w:noProof/>
        </w:rPr>
        <w:tab/>
      </w:r>
      <w:r>
        <w:rPr>
          <w:noProof/>
        </w:rPr>
        <w:fldChar w:fldCharType="begin"/>
      </w:r>
      <w:r>
        <w:rPr>
          <w:noProof/>
        </w:rPr>
        <w:instrText xml:space="preserve"> PAGEREF _Toc297818328 \h </w:instrText>
      </w:r>
      <w:r>
        <w:rPr>
          <w:noProof/>
        </w:rPr>
      </w:r>
      <w:r>
        <w:rPr>
          <w:noProof/>
        </w:rPr>
        <w:fldChar w:fldCharType="separate"/>
      </w:r>
      <w:r>
        <w:rPr>
          <w:noProof/>
        </w:rPr>
        <w:t>13</w:t>
      </w:r>
      <w:r>
        <w:rPr>
          <w:noProof/>
        </w:rPr>
        <w:fldChar w:fldCharType="end"/>
      </w:r>
    </w:p>
    <w:p w14:paraId="7EBC8B31" w14:textId="77777777" w:rsidR="001F592B" w:rsidRDefault="009611A2" w:rsidP="001F592B">
      <w:pPr>
        <w:pStyle w:val="TableofFigures"/>
        <w:tabs>
          <w:tab w:val="right" w:leader="dot" w:pos="7932"/>
        </w:tabs>
        <w:spacing w:line="360" w:lineRule="auto"/>
        <w:rPr>
          <w:ins w:id="362" w:author="ditaoktaria" w:date="2015-07-06T17:14:00Z"/>
          <w:rFonts w:asciiTheme="minorHAnsi" w:eastAsiaTheme="minorEastAsia" w:hAnsiTheme="minorHAnsi" w:cstheme="minorBidi"/>
          <w:noProof/>
          <w:color w:val="auto"/>
          <w:lang w:val="en-US" w:eastAsia="ja-JP"/>
        </w:rPr>
        <w:pPrChange w:id="363" w:author="ditaoktaria" w:date="2015-07-06T17:14:00Z">
          <w:pPr>
            <w:pStyle w:val="TableofFigures"/>
            <w:tabs>
              <w:tab w:val="right" w:leader="dot" w:pos="7932"/>
            </w:tabs>
          </w:pPr>
        </w:pPrChange>
      </w:pPr>
      <w:r>
        <w:fldChar w:fldCharType="end"/>
      </w:r>
      <w:r w:rsidRPr="00F53B24">
        <w:t xml:space="preserve"> </w:t>
      </w:r>
      <w:r>
        <w:fldChar w:fldCharType="begin"/>
      </w:r>
      <w:r>
        <w:instrText xml:space="preserve"> TOC \c "Gambar 4." </w:instrText>
      </w:r>
      <w:r>
        <w:fldChar w:fldCharType="separate"/>
      </w:r>
      <w:ins w:id="364" w:author="ditaoktaria" w:date="2015-07-06T17:14:00Z">
        <w:r w:rsidR="001F592B">
          <w:rPr>
            <w:noProof/>
          </w:rPr>
          <w:t xml:space="preserve">Gambar 4. 1 </w:t>
        </w:r>
        <w:r w:rsidR="001F592B" w:rsidRPr="0092431C">
          <w:rPr>
            <w:noProof/>
          </w:rPr>
          <w:t>Diagram Pohon Analisis dan Perancangan</w:t>
        </w:r>
        <w:r w:rsidR="001F592B">
          <w:rPr>
            <w:noProof/>
          </w:rPr>
          <w:tab/>
        </w:r>
        <w:r w:rsidR="001F592B">
          <w:rPr>
            <w:noProof/>
          </w:rPr>
          <w:fldChar w:fldCharType="begin"/>
        </w:r>
        <w:r w:rsidR="001F592B">
          <w:rPr>
            <w:noProof/>
          </w:rPr>
          <w:instrText xml:space="preserve"> PAGEREF _Toc297822202 \h </w:instrText>
        </w:r>
        <w:r w:rsidR="001F592B">
          <w:rPr>
            <w:noProof/>
          </w:rPr>
        </w:r>
      </w:ins>
      <w:r w:rsidR="001F592B">
        <w:rPr>
          <w:noProof/>
        </w:rPr>
        <w:fldChar w:fldCharType="separate"/>
      </w:r>
      <w:ins w:id="365" w:author="ditaoktaria" w:date="2015-07-06T17:14:00Z">
        <w:r w:rsidR="001F592B">
          <w:rPr>
            <w:noProof/>
          </w:rPr>
          <w:t>17</w:t>
        </w:r>
        <w:r w:rsidR="001F592B">
          <w:rPr>
            <w:noProof/>
          </w:rPr>
          <w:fldChar w:fldCharType="end"/>
        </w:r>
      </w:ins>
    </w:p>
    <w:p w14:paraId="2234E22B" w14:textId="77777777" w:rsidR="001F592B" w:rsidRDefault="001F592B" w:rsidP="001F592B">
      <w:pPr>
        <w:pStyle w:val="TableofFigures"/>
        <w:tabs>
          <w:tab w:val="right" w:leader="dot" w:pos="7932"/>
        </w:tabs>
        <w:spacing w:line="360" w:lineRule="auto"/>
        <w:rPr>
          <w:ins w:id="366" w:author="ditaoktaria" w:date="2015-07-06T17:14:00Z"/>
          <w:rFonts w:asciiTheme="minorHAnsi" w:eastAsiaTheme="minorEastAsia" w:hAnsiTheme="minorHAnsi" w:cstheme="minorBidi"/>
          <w:noProof/>
          <w:color w:val="auto"/>
          <w:lang w:val="en-US" w:eastAsia="ja-JP"/>
        </w:rPr>
        <w:pPrChange w:id="367" w:author="ditaoktaria" w:date="2015-07-06T17:14:00Z">
          <w:pPr>
            <w:pStyle w:val="TableofFigures"/>
            <w:tabs>
              <w:tab w:val="right" w:leader="dot" w:pos="7932"/>
            </w:tabs>
          </w:pPr>
        </w:pPrChange>
      </w:pPr>
      <w:ins w:id="368" w:author="ditaoktaria" w:date="2015-07-06T17:14:00Z">
        <w:r>
          <w:rPr>
            <w:noProof/>
          </w:rPr>
          <w:t xml:space="preserve">Gambar 4. </w:t>
        </w:r>
        <w:r w:rsidRPr="0092431C">
          <w:rPr>
            <w:noProof/>
          </w:rPr>
          <w:t>2</w:t>
        </w:r>
        <w:r>
          <w:rPr>
            <w:noProof/>
          </w:rPr>
          <w:t xml:space="preserve"> </w:t>
        </w:r>
        <w:r w:rsidRPr="0092431C">
          <w:rPr>
            <w:noProof/>
          </w:rPr>
          <w:t xml:space="preserve">Diagram </w:t>
        </w:r>
        <w:r w:rsidRPr="0092431C">
          <w:rPr>
            <w:i/>
            <w:noProof/>
          </w:rPr>
          <w:t>Use Case</w:t>
        </w:r>
        <w:r>
          <w:rPr>
            <w:noProof/>
          </w:rPr>
          <w:tab/>
        </w:r>
        <w:r>
          <w:rPr>
            <w:noProof/>
          </w:rPr>
          <w:fldChar w:fldCharType="begin"/>
        </w:r>
        <w:r>
          <w:rPr>
            <w:noProof/>
          </w:rPr>
          <w:instrText xml:space="preserve"> PAGEREF _Toc297822203 \h </w:instrText>
        </w:r>
        <w:r>
          <w:rPr>
            <w:noProof/>
          </w:rPr>
        </w:r>
      </w:ins>
      <w:r>
        <w:rPr>
          <w:noProof/>
        </w:rPr>
        <w:fldChar w:fldCharType="separate"/>
      </w:r>
      <w:ins w:id="369" w:author="ditaoktaria" w:date="2015-07-06T17:14:00Z">
        <w:r>
          <w:rPr>
            <w:noProof/>
          </w:rPr>
          <w:t>21</w:t>
        </w:r>
        <w:r>
          <w:rPr>
            <w:noProof/>
          </w:rPr>
          <w:fldChar w:fldCharType="end"/>
        </w:r>
      </w:ins>
    </w:p>
    <w:p w14:paraId="61D55FC4" w14:textId="77777777" w:rsidR="001F592B" w:rsidRDefault="001F592B" w:rsidP="001F592B">
      <w:pPr>
        <w:pStyle w:val="TableofFigures"/>
        <w:tabs>
          <w:tab w:val="right" w:leader="dot" w:pos="7932"/>
        </w:tabs>
        <w:spacing w:line="360" w:lineRule="auto"/>
        <w:rPr>
          <w:ins w:id="370" w:author="ditaoktaria" w:date="2015-07-06T17:14:00Z"/>
          <w:rFonts w:asciiTheme="minorHAnsi" w:eastAsiaTheme="minorEastAsia" w:hAnsiTheme="minorHAnsi" w:cstheme="minorBidi"/>
          <w:noProof/>
          <w:color w:val="auto"/>
          <w:lang w:val="en-US" w:eastAsia="ja-JP"/>
        </w:rPr>
        <w:pPrChange w:id="371" w:author="ditaoktaria" w:date="2015-07-06T17:14:00Z">
          <w:pPr>
            <w:pStyle w:val="TableofFigures"/>
            <w:tabs>
              <w:tab w:val="right" w:leader="dot" w:pos="7932"/>
            </w:tabs>
          </w:pPr>
        </w:pPrChange>
      </w:pPr>
      <w:ins w:id="372" w:author="ditaoktaria" w:date="2015-07-06T17:14:00Z">
        <w:r>
          <w:rPr>
            <w:noProof/>
          </w:rPr>
          <w:t xml:space="preserve">Gambar 4. 3 </w:t>
        </w:r>
        <w:r w:rsidRPr="0092431C">
          <w:rPr>
            <w:noProof/>
          </w:rPr>
          <w:t>Perancangan Umum Sistem</w:t>
        </w:r>
        <w:r>
          <w:rPr>
            <w:noProof/>
          </w:rPr>
          <w:tab/>
        </w:r>
        <w:r>
          <w:rPr>
            <w:noProof/>
          </w:rPr>
          <w:fldChar w:fldCharType="begin"/>
        </w:r>
        <w:r>
          <w:rPr>
            <w:noProof/>
          </w:rPr>
          <w:instrText xml:space="preserve"> PAGEREF _Toc297822204 \h </w:instrText>
        </w:r>
        <w:r>
          <w:rPr>
            <w:noProof/>
          </w:rPr>
        </w:r>
      </w:ins>
      <w:r>
        <w:rPr>
          <w:noProof/>
        </w:rPr>
        <w:fldChar w:fldCharType="separate"/>
      </w:r>
      <w:ins w:id="373" w:author="ditaoktaria" w:date="2015-07-06T17:14:00Z">
        <w:r>
          <w:rPr>
            <w:noProof/>
          </w:rPr>
          <w:t>28</w:t>
        </w:r>
        <w:r>
          <w:rPr>
            <w:noProof/>
          </w:rPr>
          <w:fldChar w:fldCharType="end"/>
        </w:r>
      </w:ins>
    </w:p>
    <w:p w14:paraId="51C7BB5E" w14:textId="77777777" w:rsidR="001F592B" w:rsidRDefault="001F592B" w:rsidP="001F592B">
      <w:pPr>
        <w:pStyle w:val="TableofFigures"/>
        <w:tabs>
          <w:tab w:val="right" w:leader="dot" w:pos="7932"/>
        </w:tabs>
        <w:spacing w:line="360" w:lineRule="auto"/>
        <w:rPr>
          <w:ins w:id="374" w:author="ditaoktaria" w:date="2015-07-06T17:14:00Z"/>
          <w:rFonts w:asciiTheme="minorHAnsi" w:eastAsiaTheme="minorEastAsia" w:hAnsiTheme="minorHAnsi" w:cstheme="minorBidi"/>
          <w:noProof/>
          <w:color w:val="auto"/>
          <w:lang w:val="en-US" w:eastAsia="ja-JP"/>
        </w:rPr>
        <w:pPrChange w:id="375" w:author="ditaoktaria" w:date="2015-07-06T17:14:00Z">
          <w:pPr>
            <w:pStyle w:val="TableofFigures"/>
            <w:tabs>
              <w:tab w:val="right" w:leader="dot" w:pos="7932"/>
            </w:tabs>
          </w:pPr>
        </w:pPrChange>
      </w:pPr>
      <w:ins w:id="376" w:author="ditaoktaria" w:date="2015-07-06T17:14:00Z">
        <w:r>
          <w:rPr>
            <w:noProof/>
          </w:rPr>
          <w:t xml:space="preserve">Gambar 4. 4 </w:t>
        </w:r>
        <w:r w:rsidRPr="0092431C">
          <w:rPr>
            <w:noProof/>
          </w:rPr>
          <w:t>Perancangan Arsitektur Sistem</w:t>
        </w:r>
        <w:r>
          <w:rPr>
            <w:noProof/>
          </w:rPr>
          <w:tab/>
        </w:r>
        <w:r>
          <w:rPr>
            <w:noProof/>
          </w:rPr>
          <w:fldChar w:fldCharType="begin"/>
        </w:r>
        <w:r>
          <w:rPr>
            <w:noProof/>
          </w:rPr>
          <w:instrText xml:space="preserve"> PAGEREF _Toc297822205 \h </w:instrText>
        </w:r>
        <w:r>
          <w:rPr>
            <w:noProof/>
          </w:rPr>
        </w:r>
      </w:ins>
      <w:r>
        <w:rPr>
          <w:noProof/>
        </w:rPr>
        <w:fldChar w:fldCharType="separate"/>
      </w:r>
      <w:ins w:id="377" w:author="ditaoktaria" w:date="2015-07-06T17:14:00Z">
        <w:r>
          <w:rPr>
            <w:noProof/>
          </w:rPr>
          <w:t>29</w:t>
        </w:r>
        <w:r>
          <w:rPr>
            <w:noProof/>
          </w:rPr>
          <w:fldChar w:fldCharType="end"/>
        </w:r>
      </w:ins>
    </w:p>
    <w:p w14:paraId="766BE4D4" w14:textId="77777777" w:rsidR="001F592B" w:rsidRDefault="001F592B" w:rsidP="001F592B">
      <w:pPr>
        <w:pStyle w:val="TableofFigures"/>
        <w:tabs>
          <w:tab w:val="right" w:leader="dot" w:pos="7932"/>
        </w:tabs>
        <w:spacing w:line="360" w:lineRule="auto"/>
        <w:rPr>
          <w:ins w:id="378" w:author="ditaoktaria" w:date="2015-07-06T17:14:00Z"/>
          <w:rFonts w:asciiTheme="minorHAnsi" w:eastAsiaTheme="minorEastAsia" w:hAnsiTheme="minorHAnsi" w:cstheme="minorBidi"/>
          <w:noProof/>
          <w:color w:val="auto"/>
          <w:lang w:val="en-US" w:eastAsia="ja-JP"/>
        </w:rPr>
        <w:pPrChange w:id="379" w:author="ditaoktaria" w:date="2015-07-06T17:14:00Z">
          <w:pPr>
            <w:pStyle w:val="TableofFigures"/>
            <w:tabs>
              <w:tab w:val="right" w:leader="dot" w:pos="7932"/>
            </w:tabs>
          </w:pPr>
        </w:pPrChange>
      </w:pPr>
      <w:ins w:id="380" w:author="ditaoktaria" w:date="2015-07-06T17:14:00Z">
        <w:r>
          <w:rPr>
            <w:noProof/>
          </w:rPr>
          <w:t xml:space="preserve">Gambar 4. 5 </w:t>
        </w:r>
        <w:r w:rsidRPr="0092431C">
          <w:rPr>
            <w:noProof/>
          </w:rPr>
          <w:t xml:space="preserve">Perancangan Komunikasi Data dengan </w:t>
        </w:r>
        <w:r w:rsidRPr="0092431C">
          <w:rPr>
            <w:i/>
            <w:noProof/>
          </w:rPr>
          <w:t>Web Service</w:t>
        </w:r>
        <w:r>
          <w:rPr>
            <w:noProof/>
          </w:rPr>
          <w:tab/>
        </w:r>
        <w:r>
          <w:rPr>
            <w:noProof/>
          </w:rPr>
          <w:fldChar w:fldCharType="begin"/>
        </w:r>
        <w:r>
          <w:rPr>
            <w:noProof/>
          </w:rPr>
          <w:instrText xml:space="preserve"> PAGEREF _Toc297822206 \h </w:instrText>
        </w:r>
        <w:r>
          <w:rPr>
            <w:noProof/>
          </w:rPr>
        </w:r>
      </w:ins>
      <w:r>
        <w:rPr>
          <w:noProof/>
        </w:rPr>
        <w:fldChar w:fldCharType="separate"/>
      </w:r>
      <w:ins w:id="381" w:author="ditaoktaria" w:date="2015-07-06T17:14:00Z">
        <w:r>
          <w:rPr>
            <w:noProof/>
          </w:rPr>
          <w:t>31</w:t>
        </w:r>
        <w:r>
          <w:rPr>
            <w:noProof/>
          </w:rPr>
          <w:fldChar w:fldCharType="end"/>
        </w:r>
      </w:ins>
    </w:p>
    <w:p w14:paraId="2436977F" w14:textId="77777777" w:rsidR="001F592B" w:rsidRDefault="001F592B" w:rsidP="001F592B">
      <w:pPr>
        <w:pStyle w:val="TableofFigures"/>
        <w:tabs>
          <w:tab w:val="right" w:leader="dot" w:pos="7932"/>
        </w:tabs>
        <w:spacing w:line="360" w:lineRule="auto"/>
        <w:rPr>
          <w:ins w:id="382" w:author="ditaoktaria" w:date="2015-07-06T17:14:00Z"/>
          <w:rFonts w:asciiTheme="minorHAnsi" w:eastAsiaTheme="minorEastAsia" w:hAnsiTheme="minorHAnsi" w:cstheme="minorBidi"/>
          <w:noProof/>
          <w:color w:val="auto"/>
          <w:lang w:val="en-US" w:eastAsia="ja-JP"/>
        </w:rPr>
        <w:pPrChange w:id="383" w:author="ditaoktaria" w:date="2015-07-06T17:14:00Z">
          <w:pPr>
            <w:pStyle w:val="TableofFigures"/>
            <w:tabs>
              <w:tab w:val="right" w:leader="dot" w:pos="7932"/>
            </w:tabs>
          </w:pPr>
        </w:pPrChange>
      </w:pPr>
      <w:ins w:id="384" w:author="ditaoktaria" w:date="2015-07-06T17:14:00Z">
        <w:r>
          <w:rPr>
            <w:noProof/>
          </w:rPr>
          <w:t xml:space="preserve">Gambar 4. 6 </w:t>
        </w:r>
        <w:r w:rsidRPr="0092431C">
          <w:rPr>
            <w:noProof/>
          </w:rPr>
          <w:t>Perancangan Pemutar Materi Kuliah</w:t>
        </w:r>
        <w:r>
          <w:rPr>
            <w:noProof/>
          </w:rPr>
          <w:tab/>
        </w:r>
        <w:r>
          <w:rPr>
            <w:noProof/>
          </w:rPr>
          <w:fldChar w:fldCharType="begin"/>
        </w:r>
        <w:r>
          <w:rPr>
            <w:noProof/>
          </w:rPr>
          <w:instrText xml:space="preserve"> PAGEREF _Toc297822207 \h </w:instrText>
        </w:r>
        <w:r>
          <w:rPr>
            <w:noProof/>
          </w:rPr>
        </w:r>
      </w:ins>
      <w:r>
        <w:rPr>
          <w:noProof/>
        </w:rPr>
        <w:fldChar w:fldCharType="separate"/>
      </w:r>
      <w:ins w:id="385" w:author="ditaoktaria" w:date="2015-07-06T17:14:00Z">
        <w:r>
          <w:rPr>
            <w:noProof/>
          </w:rPr>
          <w:t>32</w:t>
        </w:r>
        <w:r>
          <w:rPr>
            <w:noProof/>
          </w:rPr>
          <w:fldChar w:fldCharType="end"/>
        </w:r>
      </w:ins>
    </w:p>
    <w:p w14:paraId="5D5EADFD" w14:textId="77777777" w:rsidR="001F592B" w:rsidRDefault="001F592B" w:rsidP="001F592B">
      <w:pPr>
        <w:pStyle w:val="TableofFigures"/>
        <w:tabs>
          <w:tab w:val="right" w:leader="dot" w:pos="7932"/>
        </w:tabs>
        <w:spacing w:line="360" w:lineRule="auto"/>
        <w:rPr>
          <w:ins w:id="386" w:author="ditaoktaria" w:date="2015-07-06T17:14:00Z"/>
          <w:rFonts w:asciiTheme="minorHAnsi" w:eastAsiaTheme="minorEastAsia" w:hAnsiTheme="minorHAnsi" w:cstheme="minorBidi"/>
          <w:noProof/>
          <w:color w:val="auto"/>
          <w:lang w:val="en-US" w:eastAsia="ja-JP"/>
        </w:rPr>
        <w:pPrChange w:id="387" w:author="ditaoktaria" w:date="2015-07-06T17:14:00Z">
          <w:pPr>
            <w:pStyle w:val="TableofFigures"/>
            <w:tabs>
              <w:tab w:val="right" w:leader="dot" w:pos="7932"/>
            </w:tabs>
          </w:pPr>
        </w:pPrChange>
      </w:pPr>
      <w:ins w:id="388" w:author="ditaoktaria" w:date="2015-07-06T17:14:00Z">
        <w:r>
          <w:rPr>
            <w:noProof/>
          </w:rPr>
          <w:t>Gambar 4. 7</w:t>
        </w:r>
        <w:r w:rsidRPr="0092431C">
          <w:rPr>
            <w:noProof/>
          </w:rPr>
          <w:t xml:space="preserve"> </w:t>
        </w:r>
        <w:r w:rsidRPr="0092431C">
          <w:rPr>
            <w:i/>
            <w:noProof/>
          </w:rPr>
          <w:t>Entity Relational Diagram</w:t>
        </w:r>
        <w:r>
          <w:rPr>
            <w:noProof/>
          </w:rPr>
          <w:tab/>
        </w:r>
        <w:r>
          <w:rPr>
            <w:noProof/>
          </w:rPr>
          <w:fldChar w:fldCharType="begin"/>
        </w:r>
        <w:r>
          <w:rPr>
            <w:noProof/>
          </w:rPr>
          <w:instrText xml:space="preserve"> PAGEREF _Toc297822208 \h </w:instrText>
        </w:r>
        <w:r>
          <w:rPr>
            <w:noProof/>
          </w:rPr>
        </w:r>
      </w:ins>
      <w:r>
        <w:rPr>
          <w:noProof/>
        </w:rPr>
        <w:fldChar w:fldCharType="separate"/>
      </w:r>
      <w:ins w:id="389" w:author="ditaoktaria" w:date="2015-07-06T17:14:00Z">
        <w:r>
          <w:rPr>
            <w:noProof/>
          </w:rPr>
          <w:t>33</w:t>
        </w:r>
        <w:r>
          <w:rPr>
            <w:noProof/>
          </w:rPr>
          <w:fldChar w:fldCharType="end"/>
        </w:r>
      </w:ins>
    </w:p>
    <w:p w14:paraId="1445AE5C" w14:textId="77777777" w:rsidR="001F592B" w:rsidRDefault="001F592B" w:rsidP="001F592B">
      <w:pPr>
        <w:pStyle w:val="TableofFigures"/>
        <w:tabs>
          <w:tab w:val="right" w:leader="dot" w:pos="7932"/>
        </w:tabs>
        <w:spacing w:line="360" w:lineRule="auto"/>
        <w:rPr>
          <w:ins w:id="390" w:author="ditaoktaria" w:date="2015-07-06T17:14:00Z"/>
          <w:rFonts w:asciiTheme="minorHAnsi" w:eastAsiaTheme="minorEastAsia" w:hAnsiTheme="minorHAnsi" w:cstheme="minorBidi"/>
          <w:noProof/>
          <w:color w:val="auto"/>
          <w:lang w:val="en-US" w:eastAsia="ja-JP"/>
        </w:rPr>
        <w:pPrChange w:id="391" w:author="ditaoktaria" w:date="2015-07-06T17:14:00Z">
          <w:pPr>
            <w:pStyle w:val="TableofFigures"/>
            <w:tabs>
              <w:tab w:val="right" w:leader="dot" w:pos="7932"/>
            </w:tabs>
          </w:pPr>
        </w:pPrChange>
      </w:pPr>
      <w:ins w:id="392" w:author="ditaoktaria" w:date="2015-07-06T17:14:00Z">
        <w:r>
          <w:rPr>
            <w:noProof/>
          </w:rPr>
          <w:t xml:space="preserve">Gambar 4. 8 </w:t>
        </w:r>
        <w:r w:rsidRPr="0092431C">
          <w:rPr>
            <w:i/>
            <w:noProof/>
          </w:rPr>
          <w:t xml:space="preserve">Activity Diagram </w:t>
        </w:r>
        <w:r w:rsidRPr="0092431C">
          <w:rPr>
            <w:noProof/>
          </w:rPr>
          <w:t>Kelola Akun</w:t>
        </w:r>
        <w:r>
          <w:rPr>
            <w:noProof/>
          </w:rPr>
          <w:tab/>
        </w:r>
        <w:r>
          <w:rPr>
            <w:noProof/>
          </w:rPr>
          <w:fldChar w:fldCharType="begin"/>
        </w:r>
        <w:r>
          <w:rPr>
            <w:noProof/>
          </w:rPr>
          <w:instrText xml:space="preserve"> PAGEREF _Toc297822209 \h </w:instrText>
        </w:r>
        <w:r>
          <w:rPr>
            <w:noProof/>
          </w:rPr>
        </w:r>
      </w:ins>
      <w:r>
        <w:rPr>
          <w:noProof/>
        </w:rPr>
        <w:fldChar w:fldCharType="separate"/>
      </w:r>
      <w:ins w:id="393" w:author="ditaoktaria" w:date="2015-07-06T17:14:00Z">
        <w:r>
          <w:rPr>
            <w:noProof/>
          </w:rPr>
          <w:t>36</w:t>
        </w:r>
        <w:r>
          <w:rPr>
            <w:noProof/>
          </w:rPr>
          <w:fldChar w:fldCharType="end"/>
        </w:r>
      </w:ins>
    </w:p>
    <w:p w14:paraId="503EC508" w14:textId="77777777" w:rsidR="001F592B" w:rsidRDefault="001F592B" w:rsidP="001F592B">
      <w:pPr>
        <w:pStyle w:val="TableofFigures"/>
        <w:tabs>
          <w:tab w:val="right" w:leader="dot" w:pos="7932"/>
        </w:tabs>
        <w:spacing w:line="360" w:lineRule="auto"/>
        <w:rPr>
          <w:ins w:id="394" w:author="ditaoktaria" w:date="2015-07-06T17:14:00Z"/>
          <w:rFonts w:asciiTheme="minorHAnsi" w:eastAsiaTheme="minorEastAsia" w:hAnsiTheme="minorHAnsi" w:cstheme="minorBidi"/>
          <w:noProof/>
          <w:color w:val="auto"/>
          <w:lang w:val="en-US" w:eastAsia="ja-JP"/>
        </w:rPr>
        <w:pPrChange w:id="395" w:author="ditaoktaria" w:date="2015-07-06T17:14:00Z">
          <w:pPr>
            <w:pStyle w:val="TableofFigures"/>
            <w:tabs>
              <w:tab w:val="right" w:leader="dot" w:pos="7932"/>
            </w:tabs>
          </w:pPr>
        </w:pPrChange>
      </w:pPr>
      <w:ins w:id="396" w:author="ditaoktaria" w:date="2015-07-06T17:14:00Z">
        <w:r>
          <w:rPr>
            <w:noProof/>
          </w:rPr>
          <w:t xml:space="preserve">Gambar 4. 9 </w:t>
        </w:r>
        <w:r w:rsidRPr="0092431C">
          <w:rPr>
            <w:i/>
            <w:noProof/>
          </w:rPr>
          <w:t xml:space="preserve">Activity Diagram </w:t>
        </w:r>
        <w:r w:rsidRPr="0092431C">
          <w:rPr>
            <w:noProof/>
          </w:rPr>
          <w:t>Kelola Materi</w:t>
        </w:r>
        <w:r>
          <w:rPr>
            <w:noProof/>
          </w:rPr>
          <w:tab/>
        </w:r>
        <w:r>
          <w:rPr>
            <w:noProof/>
          </w:rPr>
          <w:fldChar w:fldCharType="begin"/>
        </w:r>
        <w:r>
          <w:rPr>
            <w:noProof/>
          </w:rPr>
          <w:instrText xml:space="preserve"> PAGEREF _Toc297822210 \h </w:instrText>
        </w:r>
        <w:r>
          <w:rPr>
            <w:noProof/>
          </w:rPr>
        </w:r>
      </w:ins>
      <w:r>
        <w:rPr>
          <w:noProof/>
        </w:rPr>
        <w:fldChar w:fldCharType="separate"/>
      </w:r>
      <w:ins w:id="397" w:author="ditaoktaria" w:date="2015-07-06T17:14:00Z">
        <w:r>
          <w:rPr>
            <w:noProof/>
          </w:rPr>
          <w:t>37</w:t>
        </w:r>
        <w:r>
          <w:rPr>
            <w:noProof/>
          </w:rPr>
          <w:fldChar w:fldCharType="end"/>
        </w:r>
      </w:ins>
    </w:p>
    <w:p w14:paraId="131993EF" w14:textId="77777777" w:rsidR="001F592B" w:rsidRDefault="001F592B" w:rsidP="001F592B">
      <w:pPr>
        <w:pStyle w:val="TableofFigures"/>
        <w:tabs>
          <w:tab w:val="right" w:leader="dot" w:pos="7932"/>
        </w:tabs>
        <w:spacing w:line="360" w:lineRule="auto"/>
        <w:rPr>
          <w:ins w:id="398" w:author="ditaoktaria" w:date="2015-07-06T17:14:00Z"/>
          <w:rFonts w:asciiTheme="minorHAnsi" w:eastAsiaTheme="minorEastAsia" w:hAnsiTheme="minorHAnsi" w:cstheme="minorBidi"/>
          <w:noProof/>
          <w:color w:val="auto"/>
          <w:lang w:val="en-US" w:eastAsia="ja-JP"/>
        </w:rPr>
        <w:pPrChange w:id="399" w:author="ditaoktaria" w:date="2015-07-06T17:14:00Z">
          <w:pPr>
            <w:pStyle w:val="TableofFigures"/>
            <w:tabs>
              <w:tab w:val="right" w:leader="dot" w:pos="7932"/>
            </w:tabs>
          </w:pPr>
        </w:pPrChange>
      </w:pPr>
      <w:ins w:id="400" w:author="ditaoktaria" w:date="2015-07-06T17:14:00Z">
        <w:r>
          <w:rPr>
            <w:noProof/>
          </w:rPr>
          <w:t xml:space="preserve">Gambar 4. 11 </w:t>
        </w:r>
        <w:r w:rsidRPr="0092431C">
          <w:rPr>
            <w:i/>
            <w:noProof/>
          </w:rPr>
          <w:t xml:space="preserve">Site Map </w:t>
        </w:r>
        <w:r w:rsidRPr="0092431C">
          <w:rPr>
            <w:noProof/>
          </w:rPr>
          <w:t>Aplikasi</w:t>
        </w:r>
        <w:r>
          <w:rPr>
            <w:noProof/>
          </w:rPr>
          <w:tab/>
        </w:r>
        <w:r>
          <w:rPr>
            <w:noProof/>
          </w:rPr>
          <w:fldChar w:fldCharType="begin"/>
        </w:r>
        <w:r>
          <w:rPr>
            <w:noProof/>
          </w:rPr>
          <w:instrText xml:space="preserve"> PAGEREF _Toc297822211 \h </w:instrText>
        </w:r>
        <w:r>
          <w:rPr>
            <w:noProof/>
          </w:rPr>
        </w:r>
      </w:ins>
      <w:r>
        <w:rPr>
          <w:noProof/>
        </w:rPr>
        <w:fldChar w:fldCharType="separate"/>
      </w:r>
      <w:ins w:id="401" w:author="ditaoktaria" w:date="2015-07-06T17:14:00Z">
        <w:r>
          <w:rPr>
            <w:noProof/>
          </w:rPr>
          <w:t>39</w:t>
        </w:r>
        <w:r>
          <w:rPr>
            <w:noProof/>
          </w:rPr>
          <w:fldChar w:fldCharType="end"/>
        </w:r>
      </w:ins>
    </w:p>
    <w:p w14:paraId="574CEB00" w14:textId="77777777" w:rsidR="001F592B" w:rsidRDefault="001F592B" w:rsidP="001F592B">
      <w:pPr>
        <w:pStyle w:val="TableofFigures"/>
        <w:tabs>
          <w:tab w:val="right" w:leader="dot" w:pos="7932"/>
        </w:tabs>
        <w:spacing w:line="360" w:lineRule="auto"/>
        <w:rPr>
          <w:ins w:id="402" w:author="ditaoktaria" w:date="2015-07-06T17:14:00Z"/>
          <w:rFonts w:asciiTheme="minorHAnsi" w:eastAsiaTheme="minorEastAsia" w:hAnsiTheme="minorHAnsi" w:cstheme="minorBidi"/>
          <w:noProof/>
          <w:color w:val="auto"/>
          <w:lang w:val="en-US" w:eastAsia="ja-JP"/>
        </w:rPr>
        <w:pPrChange w:id="403" w:author="ditaoktaria" w:date="2015-07-06T17:14:00Z">
          <w:pPr>
            <w:pStyle w:val="TableofFigures"/>
            <w:tabs>
              <w:tab w:val="right" w:leader="dot" w:pos="7932"/>
            </w:tabs>
          </w:pPr>
        </w:pPrChange>
      </w:pPr>
      <w:ins w:id="404" w:author="ditaoktaria" w:date="2015-07-06T17:14:00Z">
        <w:r w:rsidRPr="001F592B">
          <w:rPr>
            <w:noProof/>
            <w:rPrChange w:id="405" w:author="ditaoktaria" w:date="2015-07-06T17:14:00Z">
              <w:rPr>
                <w:b/>
                <w:noProof/>
              </w:rPr>
            </w:rPrChange>
          </w:rPr>
          <w:t>Gambar 4. 13</w:t>
        </w:r>
        <w:r>
          <w:rPr>
            <w:noProof/>
          </w:rPr>
          <w:t xml:space="preserve"> Antarmuka Halaman Material</w:t>
        </w:r>
        <w:r>
          <w:rPr>
            <w:noProof/>
          </w:rPr>
          <w:tab/>
        </w:r>
        <w:r>
          <w:rPr>
            <w:noProof/>
          </w:rPr>
          <w:fldChar w:fldCharType="begin"/>
        </w:r>
        <w:r>
          <w:rPr>
            <w:noProof/>
          </w:rPr>
          <w:instrText xml:space="preserve"> PAGEREF _Toc297822212 \h </w:instrText>
        </w:r>
        <w:r>
          <w:rPr>
            <w:noProof/>
          </w:rPr>
        </w:r>
      </w:ins>
      <w:r>
        <w:rPr>
          <w:noProof/>
        </w:rPr>
        <w:fldChar w:fldCharType="separate"/>
      </w:r>
      <w:ins w:id="406" w:author="ditaoktaria" w:date="2015-07-06T17:14:00Z">
        <w:r>
          <w:rPr>
            <w:noProof/>
          </w:rPr>
          <w:t>40</w:t>
        </w:r>
        <w:r>
          <w:rPr>
            <w:noProof/>
          </w:rPr>
          <w:fldChar w:fldCharType="end"/>
        </w:r>
      </w:ins>
    </w:p>
    <w:p w14:paraId="3CE03B2A" w14:textId="77777777" w:rsidR="001F592B" w:rsidRDefault="001F592B" w:rsidP="001F592B">
      <w:pPr>
        <w:pStyle w:val="TableofFigures"/>
        <w:tabs>
          <w:tab w:val="right" w:leader="dot" w:pos="7932"/>
        </w:tabs>
        <w:spacing w:line="360" w:lineRule="auto"/>
        <w:rPr>
          <w:ins w:id="407" w:author="ditaoktaria" w:date="2015-07-06T17:14:00Z"/>
          <w:rFonts w:asciiTheme="minorHAnsi" w:eastAsiaTheme="minorEastAsia" w:hAnsiTheme="minorHAnsi" w:cstheme="minorBidi"/>
          <w:noProof/>
          <w:color w:val="auto"/>
          <w:lang w:val="en-US" w:eastAsia="ja-JP"/>
        </w:rPr>
        <w:pPrChange w:id="408" w:author="ditaoktaria" w:date="2015-07-06T17:14:00Z">
          <w:pPr>
            <w:pStyle w:val="TableofFigures"/>
            <w:tabs>
              <w:tab w:val="right" w:leader="dot" w:pos="7932"/>
            </w:tabs>
          </w:pPr>
        </w:pPrChange>
      </w:pPr>
      <w:ins w:id="409" w:author="ditaoktaria" w:date="2015-07-06T17:14:00Z">
        <w:r>
          <w:rPr>
            <w:noProof/>
          </w:rPr>
          <w:t xml:space="preserve">Gambar 4. 14 </w:t>
        </w:r>
        <w:r w:rsidRPr="0092431C">
          <w:rPr>
            <w:noProof/>
          </w:rPr>
          <w:t>Antarmuka Halaman Kelola Materi</w:t>
        </w:r>
        <w:r>
          <w:rPr>
            <w:noProof/>
          </w:rPr>
          <w:tab/>
        </w:r>
        <w:r>
          <w:rPr>
            <w:noProof/>
          </w:rPr>
          <w:fldChar w:fldCharType="begin"/>
        </w:r>
        <w:r>
          <w:rPr>
            <w:noProof/>
          </w:rPr>
          <w:instrText xml:space="preserve"> PAGEREF _Toc297822213 \h </w:instrText>
        </w:r>
        <w:r>
          <w:rPr>
            <w:noProof/>
          </w:rPr>
        </w:r>
      </w:ins>
      <w:r>
        <w:rPr>
          <w:noProof/>
        </w:rPr>
        <w:fldChar w:fldCharType="separate"/>
      </w:r>
      <w:ins w:id="410" w:author="ditaoktaria" w:date="2015-07-06T17:14:00Z">
        <w:r>
          <w:rPr>
            <w:noProof/>
          </w:rPr>
          <w:t>40</w:t>
        </w:r>
        <w:r>
          <w:rPr>
            <w:noProof/>
          </w:rPr>
          <w:fldChar w:fldCharType="end"/>
        </w:r>
      </w:ins>
    </w:p>
    <w:p w14:paraId="014A7DC6" w14:textId="77777777" w:rsidR="001F592B" w:rsidRDefault="001F592B" w:rsidP="001F592B">
      <w:pPr>
        <w:pStyle w:val="TableofFigures"/>
        <w:tabs>
          <w:tab w:val="right" w:leader="dot" w:pos="7932"/>
        </w:tabs>
        <w:spacing w:line="360" w:lineRule="auto"/>
        <w:rPr>
          <w:ins w:id="411" w:author="ditaoktaria" w:date="2015-07-06T17:14:00Z"/>
          <w:rFonts w:asciiTheme="minorHAnsi" w:eastAsiaTheme="minorEastAsia" w:hAnsiTheme="minorHAnsi" w:cstheme="minorBidi"/>
          <w:noProof/>
          <w:color w:val="auto"/>
          <w:lang w:val="en-US" w:eastAsia="ja-JP"/>
        </w:rPr>
        <w:pPrChange w:id="412" w:author="ditaoktaria" w:date="2015-07-06T17:14:00Z">
          <w:pPr>
            <w:pStyle w:val="TableofFigures"/>
            <w:tabs>
              <w:tab w:val="right" w:leader="dot" w:pos="7932"/>
            </w:tabs>
          </w:pPr>
        </w:pPrChange>
      </w:pPr>
      <w:ins w:id="413" w:author="ditaoktaria" w:date="2015-07-06T17:14:00Z">
        <w:r>
          <w:rPr>
            <w:noProof/>
          </w:rPr>
          <w:t xml:space="preserve">Gambar 4. 15 </w:t>
        </w:r>
        <w:r w:rsidRPr="0092431C">
          <w:rPr>
            <w:noProof/>
          </w:rPr>
          <w:t>Antarmuka Halaman Kelola Akun</w:t>
        </w:r>
        <w:r>
          <w:rPr>
            <w:noProof/>
          </w:rPr>
          <w:tab/>
        </w:r>
        <w:r>
          <w:rPr>
            <w:noProof/>
          </w:rPr>
          <w:fldChar w:fldCharType="begin"/>
        </w:r>
        <w:r>
          <w:rPr>
            <w:noProof/>
          </w:rPr>
          <w:instrText xml:space="preserve"> PAGEREF _Toc297822214 \h </w:instrText>
        </w:r>
        <w:r>
          <w:rPr>
            <w:noProof/>
          </w:rPr>
        </w:r>
      </w:ins>
      <w:r>
        <w:rPr>
          <w:noProof/>
        </w:rPr>
        <w:fldChar w:fldCharType="separate"/>
      </w:r>
      <w:ins w:id="414" w:author="ditaoktaria" w:date="2015-07-06T17:14:00Z">
        <w:r>
          <w:rPr>
            <w:noProof/>
          </w:rPr>
          <w:t>41</w:t>
        </w:r>
        <w:r>
          <w:rPr>
            <w:noProof/>
          </w:rPr>
          <w:fldChar w:fldCharType="end"/>
        </w:r>
      </w:ins>
    </w:p>
    <w:p w14:paraId="65801BEF" w14:textId="77777777" w:rsidR="001F592B" w:rsidDel="001F592B" w:rsidRDefault="001F592B" w:rsidP="001F592B">
      <w:pPr>
        <w:ind w:firstLine="0"/>
        <w:rPr>
          <w:del w:id="415" w:author="ditaoktaria" w:date="2015-07-06T17:14:00Z"/>
          <w:noProof/>
        </w:rPr>
        <w:pPrChange w:id="416" w:author="ditaoktaria" w:date="2015-07-06T17:14:00Z">
          <w:pPr>
            <w:spacing w:line="240" w:lineRule="auto"/>
            <w:ind w:firstLine="0"/>
          </w:pPr>
        </w:pPrChange>
      </w:pPr>
    </w:p>
    <w:p w14:paraId="7211C3D6" w14:textId="77777777" w:rsidR="00D40BC0" w:rsidDel="001F592B" w:rsidRDefault="00D40BC0" w:rsidP="001F592B">
      <w:pPr>
        <w:ind w:firstLine="0"/>
        <w:rPr>
          <w:del w:id="417" w:author="ditaoktaria" w:date="2015-07-06T17:14:00Z"/>
          <w:noProof/>
        </w:rPr>
        <w:pPrChange w:id="418" w:author="ditaoktaria" w:date="2015-07-06T17:14:00Z">
          <w:pPr>
            <w:spacing w:line="240" w:lineRule="auto"/>
            <w:ind w:firstLine="0"/>
          </w:pPr>
        </w:pPrChange>
      </w:pPr>
    </w:p>
    <w:p w14:paraId="2E92CD86" w14:textId="77777777" w:rsidR="00D40BC0" w:rsidDel="001F592B" w:rsidRDefault="00D40BC0" w:rsidP="001F592B">
      <w:pPr>
        <w:pStyle w:val="TableofFigures"/>
        <w:tabs>
          <w:tab w:val="right" w:leader="dot" w:pos="7932"/>
        </w:tabs>
        <w:spacing w:line="360" w:lineRule="auto"/>
        <w:rPr>
          <w:del w:id="419" w:author="ditaoktaria" w:date="2015-07-06T17:14:00Z"/>
          <w:rFonts w:asciiTheme="minorHAnsi" w:eastAsiaTheme="minorEastAsia" w:hAnsiTheme="minorHAnsi" w:cstheme="minorBidi"/>
          <w:noProof/>
          <w:color w:val="auto"/>
          <w:lang w:val="en-US" w:eastAsia="ja-JP"/>
        </w:rPr>
        <w:pPrChange w:id="420" w:author="ditaoktaria" w:date="2015-07-06T17:14:00Z">
          <w:pPr>
            <w:pStyle w:val="TableofFigures"/>
            <w:tabs>
              <w:tab w:val="right" w:leader="dot" w:pos="7932"/>
            </w:tabs>
            <w:spacing w:line="360" w:lineRule="auto"/>
          </w:pPr>
        </w:pPrChange>
      </w:pPr>
      <w:del w:id="421" w:author="ditaoktaria" w:date="2015-07-06T17:14:00Z">
        <w:r w:rsidDel="001F592B">
          <w:rPr>
            <w:noProof/>
          </w:rPr>
          <w:delText xml:space="preserve">Gambar 4. 1 </w:delText>
        </w:r>
        <w:r w:rsidRPr="00290D27" w:rsidDel="001F592B">
          <w:rPr>
            <w:noProof/>
          </w:rPr>
          <w:delText>Diagram Pohon Analisis dan Perancangan</w:delText>
        </w:r>
        <w:r w:rsidDel="001F592B">
          <w:rPr>
            <w:noProof/>
          </w:rPr>
          <w:tab/>
          <w:delText>17</w:delText>
        </w:r>
      </w:del>
    </w:p>
    <w:p w14:paraId="50E34CFE" w14:textId="77777777" w:rsidR="00D40BC0" w:rsidDel="001F592B" w:rsidRDefault="00D40BC0" w:rsidP="001F592B">
      <w:pPr>
        <w:pStyle w:val="TableofFigures"/>
        <w:tabs>
          <w:tab w:val="right" w:leader="dot" w:pos="7932"/>
        </w:tabs>
        <w:spacing w:line="360" w:lineRule="auto"/>
        <w:rPr>
          <w:del w:id="422" w:author="ditaoktaria" w:date="2015-07-06T17:14:00Z"/>
          <w:rFonts w:asciiTheme="minorHAnsi" w:eastAsiaTheme="minorEastAsia" w:hAnsiTheme="minorHAnsi" w:cstheme="minorBidi"/>
          <w:noProof/>
          <w:color w:val="auto"/>
          <w:lang w:val="en-US" w:eastAsia="ja-JP"/>
        </w:rPr>
        <w:pPrChange w:id="423" w:author="ditaoktaria" w:date="2015-07-06T17:14:00Z">
          <w:pPr>
            <w:pStyle w:val="TableofFigures"/>
            <w:tabs>
              <w:tab w:val="right" w:leader="dot" w:pos="7932"/>
            </w:tabs>
            <w:spacing w:line="360" w:lineRule="auto"/>
          </w:pPr>
        </w:pPrChange>
      </w:pPr>
      <w:del w:id="424" w:author="ditaoktaria" w:date="2015-07-06T17:14:00Z">
        <w:r w:rsidDel="001F592B">
          <w:rPr>
            <w:noProof/>
          </w:rPr>
          <w:delText xml:space="preserve">Gambar 4. </w:delText>
        </w:r>
        <w:r w:rsidRPr="00290D27" w:rsidDel="001F592B">
          <w:rPr>
            <w:noProof/>
          </w:rPr>
          <w:delText>2</w:delText>
        </w:r>
        <w:r w:rsidDel="001F592B">
          <w:rPr>
            <w:noProof/>
          </w:rPr>
          <w:delText xml:space="preserve"> </w:delText>
        </w:r>
        <w:r w:rsidRPr="00290D27" w:rsidDel="001F592B">
          <w:rPr>
            <w:noProof/>
          </w:rPr>
          <w:delText xml:space="preserve">Diagram </w:delText>
        </w:r>
        <w:r w:rsidRPr="00290D27" w:rsidDel="001F592B">
          <w:rPr>
            <w:i/>
            <w:noProof/>
          </w:rPr>
          <w:delText>Use Case</w:delText>
        </w:r>
        <w:r w:rsidDel="001F592B">
          <w:rPr>
            <w:noProof/>
          </w:rPr>
          <w:tab/>
          <w:delText>21</w:delText>
        </w:r>
      </w:del>
    </w:p>
    <w:p w14:paraId="3B0D98C5" w14:textId="77777777" w:rsidR="00D40BC0" w:rsidDel="001F592B" w:rsidRDefault="00D40BC0" w:rsidP="001F592B">
      <w:pPr>
        <w:pStyle w:val="TableofFigures"/>
        <w:tabs>
          <w:tab w:val="right" w:leader="dot" w:pos="7932"/>
        </w:tabs>
        <w:spacing w:line="360" w:lineRule="auto"/>
        <w:rPr>
          <w:del w:id="425" w:author="ditaoktaria" w:date="2015-07-06T17:14:00Z"/>
          <w:rFonts w:asciiTheme="minorHAnsi" w:eastAsiaTheme="minorEastAsia" w:hAnsiTheme="minorHAnsi" w:cstheme="minorBidi"/>
          <w:noProof/>
          <w:color w:val="auto"/>
          <w:lang w:val="en-US" w:eastAsia="ja-JP"/>
        </w:rPr>
        <w:pPrChange w:id="426" w:author="ditaoktaria" w:date="2015-07-06T17:14:00Z">
          <w:pPr>
            <w:pStyle w:val="TableofFigures"/>
            <w:tabs>
              <w:tab w:val="right" w:leader="dot" w:pos="7932"/>
            </w:tabs>
            <w:spacing w:line="360" w:lineRule="auto"/>
          </w:pPr>
        </w:pPrChange>
      </w:pPr>
      <w:del w:id="427" w:author="ditaoktaria" w:date="2015-07-06T17:14:00Z">
        <w:r w:rsidDel="001F592B">
          <w:rPr>
            <w:noProof/>
          </w:rPr>
          <w:delText xml:space="preserve">Gambar 4. 3 </w:delText>
        </w:r>
        <w:r w:rsidRPr="00290D27" w:rsidDel="001F592B">
          <w:rPr>
            <w:noProof/>
          </w:rPr>
          <w:delText>Perancangan Umum Sistem</w:delText>
        </w:r>
        <w:r w:rsidDel="001F592B">
          <w:rPr>
            <w:noProof/>
          </w:rPr>
          <w:tab/>
          <w:delText>28</w:delText>
        </w:r>
      </w:del>
    </w:p>
    <w:p w14:paraId="13AA9802" w14:textId="77777777" w:rsidR="00D40BC0" w:rsidDel="001F592B" w:rsidRDefault="00D40BC0" w:rsidP="001F592B">
      <w:pPr>
        <w:pStyle w:val="TableofFigures"/>
        <w:tabs>
          <w:tab w:val="right" w:leader="dot" w:pos="7932"/>
        </w:tabs>
        <w:spacing w:line="360" w:lineRule="auto"/>
        <w:rPr>
          <w:del w:id="428" w:author="ditaoktaria" w:date="2015-07-06T17:14:00Z"/>
          <w:rFonts w:asciiTheme="minorHAnsi" w:eastAsiaTheme="minorEastAsia" w:hAnsiTheme="minorHAnsi" w:cstheme="minorBidi"/>
          <w:noProof/>
          <w:color w:val="auto"/>
          <w:lang w:val="en-US" w:eastAsia="ja-JP"/>
        </w:rPr>
        <w:pPrChange w:id="429" w:author="ditaoktaria" w:date="2015-07-06T17:14:00Z">
          <w:pPr>
            <w:pStyle w:val="TableofFigures"/>
            <w:tabs>
              <w:tab w:val="right" w:leader="dot" w:pos="7932"/>
            </w:tabs>
            <w:spacing w:line="360" w:lineRule="auto"/>
          </w:pPr>
        </w:pPrChange>
      </w:pPr>
      <w:del w:id="430" w:author="ditaoktaria" w:date="2015-07-06T17:14:00Z">
        <w:r w:rsidDel="001F592B">
          <w:rPr>
            <w:noProof/>
          </w:rPr>
          <w:delText xml:space="preserve">Gambar 4. 4 </w:delText>
        </w:r>
        <w:r w:rsidRPr="00290D27" w:rsidDel="001F592B">
          <w:rPr>
            <w:noProof/>
          </w:rPr>
          <w:delText>Perancangan Arsitektur Sistem</w:delText>
        </w:r>
        <w:r w:rsidDel="001F592B">
          <w:rPr>
            <w:noProof/>
          </w:rPr>
          <w:tab/>
          <w:delText>29</w:delText>
        </w:r>
      </w:del>
    </w:p>
    <w:p w14:paraId="1296416C" w14:textId="77777777" w:rsidR="00D40BC0" w:rsidDel="001F592B" w:rsidRDefault="00D40BC0" w:rsidP="001F592B">
      <w:pPr>
        <w:pStyle w:val="TableofFigures"/>
        <w:tabs>
          <w:tab w:val="right" w:leader="dot" w:pos="7932"/>
        </w:tabs>
        <w:spacing w:line="360" w:lineRule="auto"/>
        <w:rPr>
          <w:del w:id="431" w:author="ditaoktaria" w:date="2015-07-06T17:14:00Z"/>
          <w:rFonts w:asciiTheme="minorHAnsi" w:eastAsiaTheme="minorEastAsia" w:hAnsiTheme="minorHAnsi" w:cstheme="minorBidi"/>
          <w:noProof/>
          <w:color w:val="auto"/>
          <w:lang w:val="en-US" w:eastAsia="ja-JP"/>
        </w:rPr>
        <w:pPrChange w:id="432" w:author="ditaoktaria" w:date="2015-07-06T17:14:00Z">
          <w:pPr>
            <w:pStyle w:val="TableofFigures"/>
            <w:tabs>
              <w:tab w:val="right" w:leader="dot" w:pos="7932"/>
            </w:tabs>
            <w:spacing w:line="360" w:lineRule="auto"/>
          </w:pPr>
        </w:pPrChange>
      </w:pPr>
      <w:del w:id="433" w:author="ditaoktaria" w:date="2015-07-06T17:14:00Z">
        <w:r w:rsidDel="001F592B">
          <w:rPr>
            <w:noProof/>
          </w:rPr>
          <w:delText xml:space="preserve">Gambar 4. 5 </w:delText>
        </w:r>
        <w:r w:rsidRPr="00290D27" w:rsidDel="001F592B">
          <w:rPr>
            <w:noProof/>
          </w:rPr>
          <w:delText xml:space="preserve">Perancangan Komunikasi Data dengan </w:delText>
        </w:r>
        <w:r w:rsidRPr="00290D27" w:rsidDel="001F592B">
          <w:rPr>
            <w:i/>
            <w:noProof/>
          </w:rPr>
          <w:delText>Web Service</w:delText>
        </w:r>
        <w:r w:rsidDel="001F592B">
          <w:rPr>
            <w:noProof/>
          </w:rPr>
          <w:tab/>
          <w:delText>31</w:delText>
        </w:r>
      </w:del>
    </w:p>
    <w:p w14:paraId="295884A8" w14:textId="77777777" w:rsidR="00D40BC0" w:rsidDel="001F592B" w:rsidRDefault="00D40BC0" w:rsidP="001F592B">
      <w:pPr>
        <w:pStyle w:val="TableofFigures"/>
        <w:tabs>
          <w:tab w:val="right" w:leader="dot" w:pos="7932"/>
        </w:tabs>
        <w:spacing w:line="360" w:lineRule="auto"/>
        <w:rPr>
          <w:del w:id="434" w:author="ditaoktaria" w:date="2015-07-06T17:14:00Z"/>
          <w:rFonts w:asciiTheme="minorHAnsi" w:eastAsiaTheme="minorEastAsia" w:hAnsiTheme="minorHAnsi" w:cstheme="minorBidi"/>
          <w:noProof/>
          <w:color w:val="auto"/>
          <w:lang w:val="en-US" w:eastAsia="ja-JP"/>
        </w:rPr>
        <w:pPrChange w:id="435" w:author="ditaoktaria" w:date="2015-07-06T17:14:00Z">
          <w:pPr>
            <w:pStyle w:val="TableofFigures"/>
            <w:tabs>
              <w:tab w:val="right" w:leader="dot" w:pos="7932"/>
            </w:tabs>
            <w:spacing w:line="360" w:lineRule="auto"/>
          </w:pPr>
        </w:pPrChange>
      </w:pPr>
      <w:del w:id="436" w:author="ditaoktaria" w:date="2015-07-06T17:14:00Z">
        <w:r w:rsidDel="001F592B">
          <w:rPr>
            <w:noProof/>
          </w:rPr>
          <w:delText xml:space="preserve">Gambar 4. 6 </w:delText>
        </w:r>
        <w:r w:rsidRPr="00290D27" w:rsidDel="001F592B">
          <w:rPr>
            <w:noProof/>
          </w:rPr>
          <w:delText>Perancangan Pemutar Materi Kuliah</w:delText>
        </w:r>
        <w:r w:rsidDel="001F592B">
          <w:rPr>
            <w:noProof/>
          </w:rPr>
          <w:tab/>
          <w:delText>32</w:delText>
        </w:r>
      </w:del>
    </w:p>
    <w:p w14:paraId="43E5F241" w14:textId="77777777" w:rsidR="00D40BC0" w:rsidDel="001F592B" w:rsidRDefault="00D40BC0" w:rsidP="001F592B">
      <w:pPr>
        <w:pStyle w:val="TableofFigures"/>
        <w:tabs>
          <w:tab w:val="right" w:leader="dot" w:pos="7932"/>
        </w:tabs>
        <w:spacing w:line="360" w:lineRule="auto"/>
        <w:rPr>
          <w:del w:id="437" w:author="ditaoktaria" w:date="2015-07-06T17:14:00Z"/>
          <w:rFonts w:asciiTheme="minorHAnsi" w:eastAsiaTheme="minorEastAsia" w:hAnsiTheme="minorHAnsi" w:cstheme="minorBidi"/>
          <w:noProof/>
          <w:color w:val="auto"/>
          <w:lang w:val="en-US" w:eastAsia="ja-JP"/>
        </w:rPr>
        <w:pPrChange w:id="438" w:author="ditaoktaria" w:date="2015-07-06T17:14:00Z">
          <w:pPr>
            <w:pStyle w:val="TableofFigures"/>
            <w:tabs>
              <w:tab w:val="right" w:leader="dot" w:pos="7932"/>
            </w:tabs>
            <w:spacing w:line="360" w:lineRule="auto"/>
          </w:pPr>
        </w:pPrChange>
      </w:pPr>
      <w:del w:id="439" w:author="ditaoktaria" w:date="2015-07-06T17:14:00Z">
        <w:r w:rsidDel="001F592B">
          <w:rPr>
            <w:noProof/>
          </w:rPr>
          <w:delText>Gambar 4. 7</w:delText>
        </w:r>
        <w:r w:rsidRPr="00290D27" w:rsidDel="001F592B">
          <w:rPr>
            <w:noProof/>
          </w:rPr>
          <w:delText xml:space="preserve"> </w:delText>
        </w:r>
        <w:r w:rsidRPr="00290D27" w:rsidDel="001F592B">
          <w:rPr>
            <w:i/>
            <w:noProof/>
          </w:rPr>
          <w:delText>Entity Relational Diagram</w:delText>
        </w:r>
        <w:r w:rsidDel="001F592B">
          <w:rPr>
            <w:noProof/>
          </w:rPr>
          <w:tab/>
          <w:delText>33</w:delText>
        </w:r>
      </w:del>
    </w:p>
    <w:p w14:paraId="678B7D8E" w14:textId="77777777" w:rsidR="00D40BC0" w:rsidDel="001F592B" w:rsidRDefault="00D40BC0" w:rsidP="001F592B">
      <w:pPr>
        <w:pStyle w:val="TableofFigures"/>
        <w:tabs>
          <w:tab w:val="right" w:leader="dot" w:pos="7932"/>
        </w:tabs>
        <w:spacing w:line="360" w:lineRule="auto"/>
        <w:rPr>
          <w:del w:id="440" w:author="ditaoktaria" w:date="2015-07-06T17:14:00Z"/>
          <w:rFonts w:asciiTheme="minorHAnsi" w:eastAsiaTheme="minorEastAsia" w:hAnsiTheme="minorHAnsi" w:cstheme="minorBidi"/>
          <w:noProof/>
          <w:color w:val="auto"/>
          <w:lang w:val="en-US" w:eastAsia="ja-JP"/>
        </w:rPr>
        <w:pPrChange w:id="441" w:author="ditaoktaria" w:date="2015-07-06T17:14:00Z">
          <w:pPr>
            <w:pStyle w:val="TableofFigures"/>
            <w:tabs>
              <w:tab w:val="right" w:leader="dot" w:pos="7932"/>
            </w:tabs>
            <w:spacing w:line="360" w:lineRule="auto"/>
          </w:pPr>
        </w:pPrChange>
      </w:pPr>
      <w:del w:id="442" w:author="ditaoktaria" w:date="2015-07-06T17:14:00Z">
        <w:r w:rsidDel="001F592B">
          <w:rPr>
            <w:noProof/>
          </w:rPr>
          <w:delText xml:space="preserve">Gambar 4. 8 </w:delText>
        </w:r>
        <w:r w:rsidRPr="00290D27" w:rsidDel="001F592B">
          <w:rPr>
            <w:i/>
            <w:noProof/>
          </w:rPr>
          <w:delText xml:space="preserve">Activity Diagram </w:delText>
        </w:r>
        <w:r w:rsidRPr="00290D27" w:rsidDel="001F592B">
          <w:rPr>
            <w:noProof/>
          </w:rPr>
          <w:delText>Kelola Akun</w:delText>
        </w:r>
        <w:r w:rsidDel="001F592B">
          <w:rPr>
            <w:noProof/>
          </w:rPr>
          <w:tab/>
          <w:delText>36</w:delText>
        </w:r>
      </w:del>
    </w:p>
    <w:p w14:paraId="6D5C9789" w14:textId="77777777" w:rsidR="00D40BC0" w:rsidDel="001F592B" w:rsidRDefault="00D40BC0" w:rsidP="001F592B">
      <w:pPr>
        <w:pStyle w:val="TableofFigures"/>
        <w:tabs>
          <w:tab w:val="right" w:leader="dot" w:pos="7932"/>
        </w:tabs>
        <w:spacing w:line="360" w:lineRule="auto"/>
        <w:rPr>
          <w:del w:id="443" w:author="ditaoktaria" w:date="2015-07-06T17:14:00Z"/>
          <w:rFonts w:asciiTheme="minorHAnsi" w:eastAsiaTheme="minorEastAsia" w:hAnsiTheme="minorHAnsi" w:cstheme="minorBidi"/>
          <w:noProof/>
          <w:color w:val="auto"/>
          <w:lang w:val="en-US" w:eastAsia="ja-JP"/>
        </w:rPr>
        <w:pPrChange w:id="444" w:author="ditaoktaria" w:date="2015-07-06T17:14:00Z">
          <w:pPr>
            <w:pStyle w:val="TableofFigures"/>
            <w:tabs>
              <w:tab w:val="right" w:leader="dot" w:pos="7932"/>
            </w:tabs>
            <w:spacing w:line="360" w:lineRule="auto"/>
          </w:pPr>
        </w:pPrChange>
      </w:pPr>
      <w:del w:id="445" w:author="ditaoktaria" w:date="2015-07-06T17:14:00Z">
        <w:r w:rsidDel="001F592B">
          <w:rPr>
            <w:noProof/>
          </w:rPr>
          <w:delText xml:space="preserve">Gambar 4. 9 </w:delText>
        </w:r>
        <w:r w:rsidRPr="00290D27" w:rsidDel="001F592B">
          <w:rPr>
            <w:i/>
            <w:noProof/>
          </w:rPr>
          <w:delText xml:space="preserve">Activity Diagram </w:delText>
        </w:r>
        <w:r w:rsidRPr="00290D27" w:rsidDel="001F592B">
          <w:rPr>
            <w:noProof/>
          </w:rPr>
          <w:delText>Kelola Materi</w:delText>
        </w:r>
        <w:r w:rsidDel="001F592B">
          <w:rPr>
            <w:noProof/>
          </w:rPr>
          <w:tab/>
          <w:delText>39</w:delText>
        </w:r>
      </w:del>
    </w:p>
    <w:p w14:paraId="142E52A4" w14:textId="77777777" w:rsidR="00D40BC0" w:rsidDel="001F592B" w:rsidRDefault="00D40BC0" w:rsidP="001F592B">
      <w:pPr>
        <w:pStyle w:val="TableofFigures"/>
        <w:tabs>
          <w:tab w:val="right" w:leader="dot" w:pos="7932"/>
        </w:tabs>
        <w:spacing w:line="360" w:lineRule="auto"/>
        <w:rPr>
          <w:del w:id="446" w:author="ditaoktaria" w:date="2015-07-06T17:14:00Z"/>
          <w:rFonts w:asciiTheme="minorHAnsi" w:eastAsiaTheme="minorEastAsia" w:hAnsiTheme="minorHAnsi" w:cstheme="minorBidi"/>
          <w:noProof/>
          <w:color w:val="auto"/>
          <w:lang w:val="en-US" w:eastAsia="ja-JP"/>
        </w:rPr>
        <w:pPrChange w:id="447" w:author="ditaoktaria" w:date="2015-07-06T17:14:00Z">
          <w:pPr>
            <w:pStyle w:val="TableofFigures"/>
            <w:tabs>
              <w:tab w:val="right" w:leader="dot" w:pos="7932"/>
            </w:tabs>
            <w:spacing w:line="360" w:lineRule="auto"/>
          </w:pPr>
        </w:pPrChange>
      </w:pPr>
      <w:del w:id="448" w:author="ditaoktaria" w:date="2015-07-06T17:14:00Z">
        <w:r w:rsidDel="001F592B">
          <w:rPr>
            <w:noProof/>
          </w:rPr>
          <w:delText xml:space="preserve">Gambar 4. 10 </w:delText>
        </w:r>
        <w:r w:rsidRPr="00290D27" w:rsidDel="001F592B">
          <w:rPr>
            <w:i/>
            <w:noProof/>
          </w:rPr>
          <w:delText xml:space="preserve">Activity Diagram </w:delText>
        </w:r>
        <w:r w:rsidRPr="00290D27" w:rsidDel="001F592B">
          <w:rPr>
            <w:noProof/>
          </w:rPr>
          <w:delText>Presentasi Materi</w:delText>
        </w:r>
        <w:r w:rsidDel="001F592B">
          <w:rPr>
            <w:noProof/>
          </w:rPr>
          <w:tab/>
          <w:delText>39</w:delText>
        </w:r>
      </w:del>
    </w:p>
    <w:p w14:paraId="50251865" w14:textId="77777777" w:rsidR="00D40BC0" w:rsidDel="001F592B" w:rsidRDefault="00D40BC0" w:rsidP="001F592B">
      <w:pPr>
        <w:pStyle w:val="TableofFigures"/>
        <w:tabs>
          <w:tab w:val="right" w:leader="dot" w:pos="7932"/>
        </w:tabs>
        <w:spacing w:line="360" w:lineRule="auto"/>
        <w:rPr>
          <w:del w:id="449" w:author="ditaoktaria" w:date="2015-07-06T17:14:00Z"/>
          <w:rFonts w:asciiTheme="minorHAnsi" w:eastAsiaTheme="minorEastAsia" w:hAnsiTheme="minorHAnsi" w:cstheme="minorBidi"/>
          <w:noProof/>
          <w:color w:val="auto"/>
          <w:lang w:val="en-US" w:eastAsia="ja-JP"/>
        </w:rPr>
        <w:pPrChange w:id="450" w:author="ditaoktaria" w:date="2015-07-06T17:14:00Z">
          <w:pPr>
            <w:pStyle w:val="TableofFigures"/>
            <w:tabs>
              <w:tab w:val="right" w:leader="dot" w:pos="7932"/>
            </w:tabs>
            <w:spacing w:line="360" w:lineRule="auto"/>
          </w:pPr>
        </w:pPrChange>
      </w:pPr>
      <w:del w:id="451" w:author="ditaoktaria" w:date="2015-07-06T17:14:00Z">
        <w:r w:rsidDel="001F592B">
          <w:rPr>
            <w:noProof/>
          </w:rPr>
          <w:delText xml:space="preserve">Gambar 4. 12 </w:delText>
        </w:r>
        <w:r w:rsidRPr="00290D27" w:rsidDel="001F592B">
          <w:rPr>
            <w:noProof/>
          </w:rPr>
          <w:delText>Antarmuka Halaman Utama</w:delText>
        </w:r>
        <w:r w:rsidDel="001F592B">
          <w:rPr>
            <w:noProof/>
          </w:rPr>
          <w:tab/>
          <w:delText>41</w:delText>
        </w:r>
      </w:del>
    </w:p>
    <w:p w14:paraId="3A25CB16" w14:textId="77777777" w:rsidR="00D40BC0" w:rsidDel="001F592B" w:rsidRDefault="00D40BC0" w:rsidP="001F592B">
      <w:pPr>
        <w:pStyle w:val="TableofFigures"/>
        <w:tabs>
          <w:tab w:val="right" w:leader="dot" w:pos="7932"/>
        </w:tabs>
        <w:spacing w:line="360" w:lineRule="auto"/>
        <w:rPr>
          <w:del w:id="452" w:author="ditaoktaria" w:date="2015-07-06T17:14:00Z"/>
          <w:rFonts w:asciiTheme="minorHAnsi" w:eastAsiaTheme="minorEastAsia" w:hAnsiTheme="minorHAnsi" w:cstheme="minorBidi"/>
          <w:noProof/>
          <w:color w:val="auto"/>
          <w:lang w:val="en-US" w:eastAsia="ja-JP"/>
        </w:rPr>
        <w:pPrChange w:id="453" w:author="ditaoktaria" w:date="2015-07-06T17:14:00Z">
          <w:pPr>
            <w:pStyle w:val="TableofFigures"/>
            <w:tabs>
              <w:tab w:val="right" w:leader="dot" w:pos="7932"/>
            </w:tabs>
            <w:spacing w:line="360" w:lineRule="auto"/>
          </w:pPr>
        </w:pPrChange>
      </w:pPr>
      <w:del w:id="454" w:author="ditaoktaria" w:date="2015-07-06T17:14:00Z">
        <w:r w:rsidDel="001F592B">
          <w:rPr>
            <w:noProof/>
          </w:rPr>
          <w:delText xml:space="preserve">Gambar 4. 14 </w:delText>
        </w:r>
        <w:r w:rsidRPr="00290D27" w:rsidDel="001F592B">
          <w:rPr>
            <w:noProof/>
          </w:rPr>
          <w:delText>Antarmuka Halaman Kelola Materi</w:delText>
        </w:r>
        <w:r w:rsidDel="001F592B">
          <w:rPr>
            <w:noProof/>
          </w:rPr>
          <w:tab/>
          <w:delText>42</w:delText>
        </w:r>
      </w:del>
    </w:p>
    <w:p w14:paraId="56ECD026" w14:textId="77777777" w:rsidR="00D40BC0" w:rsidDel="001F592B" w:rsidRDefault="00D40BC0" w:rsidP="001F592B">
      <w:pPr>
        <w:pStyle w:val="TableofFigures"/>
        <w:tabs>
          <w:tab w:val="right" w:leader="dot" w:pos="7932"/>
        </w:tabs>
        <w:spacing w:line="360" w:lineRule="auto"/>
        <w:rPr>
          <w:del w:id="455" w:author="ditaoktaria" w:date="2015-07-06T17:14:00Z"/>
          <w:rFonts w:asciiTheme="minorHAnsi" w:eastAsiaTheme="minorEastAsia" w:hAnsiTheme="minorHAnsi" w:cstheme="minorBidi"/>
          <w:noProof/>
          <w:color w:val="auto"/>
          <w:lang w:val="en-US" w:eastAsia="ja-JP"/>
        </w:rPr>
        <w:pPrChange w:id="456" w:author="ditaoktaria" w:date="2015-07-06T17:14:00Z">
          <w:pPr>
            <w:pStyle w:val="TableofFigures"/>
            <w:tabs>
              <w:tab w:val="right" w:leader="dot" w:pos="7932"/>
            </w:tabs>
            <w:spacing w:line="360" w:lineRule="auto"/>
          </w:pPr>
        </w:pPrChange>
      </w:pPr>
      <w:del w:id="457" w:author="ditaoktaria" w:date="2015-07-06T17:14:00Z">
        <w:r w:rsidDel="001F592B">
          <w:rPr>
            <w:noProof/>
          </w:rPr>
          <w:delText xml:space="preserve">Gambar 4. 15 </w:delText>
        </w:r>
        <w:r w:rsidRPr="00290D27" w:rsidDel="001F592B">
          <w:rPr>
            <w:noProof/>
          </w:rPr>
          <w:delText>Antarmuka Halaman Kelola Akun</w:delText>
        </w:r>
        <w:r w:rsidDel="001F592B">
          <w:rPr>
            <w:noProof/>
          </w:rPr>
          <w:tab/>
          <w:delText>42</w:delText>
        </w:r>
      </w:del>
    </w:p>
    <w:p w14:paraId="576E627F" w14:textId="77777777" w:rsidR="00DE1EF1" w:rsidRDefault="009611A2" w:rsidP="001F592B">
      <w:pPr>
        <w:ind w:firstLine="0"/>
        <w:sectPr w:rsidR="00DE1EF1" w:rsidSect="00780DB3">
          <w:pgSz w:w="11909" w:h="16834" w:code="9"/>
          <w:pgMar w:top="1985" w:right="1699" w:bottom="1699" w:left="2268" w:header="720" w:footer="720" w:gutter="0"/>
          <w:pgNumType w:fmt="lowerRoman"/>
          <w:cols w:space="720"/>
          <w:titlePg/>
          <w:docGrid w:linePitch="360"/>
        </w:sectPr>
        <w:pPrChange w:id="458" w:author="ditaoktaria" w:date="2015-07-06T17:14:00Z">
          <w:pPr>
            <w:spacing w:line="240" w:lineRule="auto"/>
            <w:ind w:firstLine="0"/>
          </w:pPr>
        </w:pPrChange>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D85D7FE" w14:textId="77777777" w:rsidR="001978D1" w:rsidRDefault="00DE1EF1">
      <w:pPr>
        <w:pStyle w:val="TableofFigures"/>
        <w:tabs>
          <w:tab w:val="right" w:leader="dot" w:pos="7932"/>
        </w:tabs>
        <w:spacing w:line="360" w:lineRule="auto"/>
        <w:rPr>
          <w:ins w:id="459" w:author="ditaoktaria" w:date="2015-07-01T14:44:00Z"/>
          <w:rFonts w:asciiTheme="minorHAnsi" w:eastAsiaTheme="minorEastAsia" w:hAnsiTheme="minorHAnsi" w:cstheme="minorBidi"/>
          <w:noProof/>
          <w:color w:val="auto"/>
          <w:lang w:val="en-US" w:eastAsia="ja-JP"/>
        </w:rPr>
        <w:pPrChange w:id="460" w:author="ditaoktaria" w:date="2015-07-01T14:44:00Z">
          <w:pPr>
            <w:pStyle w:val="TableofFigures"/>
            <w:tabs>
              <w:tab w:val="right" w:leader="dot" w:pos="7932"/>
            </w:tabs>
          </w:pPr>
        </w:pPrChange>
      </w:pPr>
      <w:r>
        <w:fldChar w:fldCharType="begin"/>
      </w:r>
      <w:r>
        <w:instrText xml:space="preserve"> TOC \c "Tabel 2." </w:instrText>
      </w:r>
      <w:r>
        <w:fldChar w:fldCharType="separate"/>
      </w:r>
      <w:ins w:id="461" w:author="ditaoktaria" w:date="2015-07-01T14:44:00Z">
        <w:r w:rsidR="001978D1">
          <w:rPr>
            <w:noProof/>
          </w:rPr>
          <w:t xml:space="preserve">Tabel 2. 1 </w:t>
        </w:r>
        <w:r w:rsidR="001978D1" w:rsidRPr="0030074F">
          <w:rPr>
            <w:noProof/>
          </w:rPr>
          <w:t>Pemetaan Entitas JSON dan Java</w:t>
        </w:r>
        <w:r w:rsidR="001978D1">
          <w:rPr>
            <w:noProof/>
          </w:rPr>
          <w:tab/>
        </w:r>
        <w:r w:rsidR="001978D1">
          <w:rPr>
            <w:noProof/>
          </w:rPr>
          <w:fldChar w:fldCharType="begin"/>
        </w:r>
        <w:r w:rsidR="001978D1">
          <w:rPr>
            <w:noProof/>
          </w:rPr>
          <w:instrText xml:space="preserve"> PAGEREF _Toc297381203 \h </w:instrText>
        </w:r>
      </w:ins>
      <w:r w:rsidR="001978D1">
        <w:rPr>
          <w:noProof/>
        </w:rPr>
      </w:r>
      <w:r w:rsidR="001978D1">
        <w:rPr>
          <w:noProof/>
        </w:rPr>
        <w:fldChar w:fldCharType="separate"/>
      </w:r>
      <w:ins w:id="462" w:author="ditaoktaria" w:date="2015-07-01T14:44:00Z">
        <w:r w:rsidR="001978D1">
          <w:rPr>
            <w:noProof/>
          </w:rPr>
          <w:t>7</w:t>
        </w:r>
        <w:r w:rsidR="001978D1">
          <w:rPr>
            <w:noProof/>
          </w:rPr>
          <w:fldChar w:fldCharType="end"/>
        </w:r>
      </w:ins>
    </w:p>
    <w:p w14:paraId="02BBEB44" w14:textId="77777777" w:rsidR="001978D1" w:rsidRDefault="001978D1">
      <w:pPr>
        <w:pStyle w:val="TableofFigures"/>
        <w:tabs>
          <w:tab w:val="right" w:leader="dot" w:pos="7932"/>
        </w:tabs>
        <w:rPr>
          <w:ins w:id="463" w:author="ditaoktaria" w:date="2015-07-01T14:44:00Z"/>
          <w:rFonts w:asciiTheme="minorHAnsi" w:eastAsiaTheme="minorEastAsia" w:hAnsiTheme="minorHAnsi" w:cstheme="minorBidi"/>
          <w:noProof/>
          <w:color w:val="auto"/>
          <w:lang w:val="en-US" w:eastAsia="ja-JP"/>
        </w:rPr>
      </w:pPr>
      <w:ins w:id="464" w:author="ditaoktaria" w:date="2015-07-01T14:44:00Z">
        <w:r>
          <w:rPr>
            <w:noProof/>
          </w:rPr>
          <w:t xml:space="preserve">Tabel 2. 2 </w:t>
        </w:r>
        <w:r w:rsidRPr="0030074F">
          <w:rPr>
            <w:noProof/>
          </w:rPr>
          <w:t xml:space="preserve">Isi dari PDF </w:t>
        </w:r>
        <w:r w:rsidRPr="0030074F">
          <w:rPr>
            <w:i/>
            <w:noProof/>
          </w:rPr>
          <w:t>Page Stream</w:t>
        </w:r>
        <w:r>
          <w:rPr>
            <w:noProof/>
          </w:rPr>
          <w:tab/>
        </w:r>
        <w:r>
          <w:rPr>
            <w:noProof/>
          </w:rPr>
          <w:fldChar w:fldCharType="begin"/>
        </w:r>
        <w:r>
          <w:rPr>
            <w:noProof/>
          </w:rPr>
          <w:instrText xml:space="preserve"> PAGEREF _Toc297381204 \h </w:instrText>
        </w:r>
      </w:ins>
      <w:r>
        <w:rPr>
          <w:noProof/>
        </w:rPr>
      </w:r>
      <w:r>
        <w:rPr>
          <w:noProof/>
        </w:rPr>
        <w:fldChar w:fldCharType="separate"/>
      </w:r>
      <w:ins w:id="465" w:author="ditaoktaria" w:date="2015-07-01T14:44:00Z">
        <w:r>
          <w:rPr>
            <w:noProof/>
          </w:rPr>
          <w:t>9</w:t>
        </w:r>
        <w:r>
          <w:rPr>
            <w:noProof/>
          </w:rPr>
          <w:fldChar w:fldCharType="end"/>
        </w:r>
      </w:ins>
    </w:p>
    <w:p w14:paraId="33B7048F" w14:textId="77777777" w:rsidR="00586687" w:rsidDel="001978D1" w:rsidRDefault="00586687">
      <w:pPr>
        <w:pStyle w:val="TableofFigures"/>
        <w:tabs>
          <w:tab w:val="right" w:leader="dot" w:pos="7932"/>
        </w:tabs>
        <w:rPr>
          <w:del w:id="466" w:author="ditaoktaria" w:date="2015-07-01T14:44:00Z"/>
          <w:rFonts w:asciiTheme="minorHAnsi" w:eastAsiaTheme="minorEastAsia" w:hAnsiTheme="minorHAnsi" w:cstheme="minorBidi"/>
          <w:noProof/>
          <w:color w:val="auto"/>
          <w:lang w:val="en-US" w:eastAsia="ja-JP"/>
        </w:rPr>
      </w:pPr>
      <w:del w:id="467" w:author="ditaoktaria" w:date="2015-07-01T14:44:00Z">
        <w:r w:rsidDel="001978D1">
          <w:rPr>
            <w:noProof/>
          </w:rPr>
          <w:delText xml:space="preserve">Tabel 2. 1 </w:delText>
        </w:r>
        <w:r w:rsidRPr="009949DC" w:rsidDel="001978D1">
          <w:rPr>
            <w:noProof/>
          </w:rPr>
          <w:delText>Pemetaan Entitas JSON dan Java</w:delText>
        </w:r>
        <w:r w:rsidDel="001978D1">
          <w:rPr>
            <w:noProof/>
          </w:rPr>
          <w:tab/>
          <w:delText>7</w:delText>
        </w:r>
      </w:del>
    </w:p>
    <w:p w14:paraId="2308FD46" w14:textId="77777777" w:rsidR="00DE1EF1" w:rsidDel="00586687" w:rsidRDefault="00DE1EF1">
      <w:pPr>
        <w:pStyle w:val="TableofFigures"/>
        <w:tabs>
          <w:tab w:val="right" w:leader="dot" w:pos="7932"/>
        </w:tabs>
        <w:rPr>
          <w:del w:id="468" w:author="ditaoktaria" w:date="2015-07-01T13:47:00Z"/>
          <w:rFonts w:asciiTheme="minorHAnsi" w:eastAsiaTheme="minorEastAsia" w:hAnsiTheme="minorHAnsi" w:cstheme="minorBidi"/>
          <w:noProof/>
          <w:color w:val="auto"/>
          <w:lang w:val="en-US" w:eastAsia="ja-JP"/>
        </w:rPr>
      </w:pPr>
      <w:del w:id="469" w:author="ditaoktaria" w:date="2015-07-01T13:47:00Z">
        <w:r w:rsidDel="00586687">
          <w:rPr>
            <w:noProof/>
          </w:rPr>
          <w:delText xml:space="preserve">Tabel 2. 1 </w:delText>
        </w:r>
        <w:r w:rsidRPr="00214A4F" w:rsidDel="00586687">
          <w:rPr>
            <w:noProof/>
          </w:rPr>
          <w:delText>Pemetaan Entitas JSON dan JAVA</w:delText>
        </w:r>
        <w:r w:rsidDel="00586687">
          <w:rPr>
            <w:noProof/>
          </w:rPr>
          <w:tab/>
          <w:delText>7</w:delText>
        </w:r>
      </w:del>
    </w:p>
    <w:p w14:paraId="00987DD9" w14:textId="77777777" w:rsidR="00D41C97" w:rsidRDefault="00DE1EF1" w:rsidP="00D41C97">
      <w:pPr>
        <w:ind w:firstLine="0"/>
        <w:rPr>
          <w:noProof/>
        </w:rPr>
      </w:pPr>
      <w:r>
        <w:fldChar w:fldCharType="end"/>
      </w:r>
      <w:r>
        <w:fldChar w:fldCharType="begin"/>
      </w:r>
      <w:r>
        <w:instrText xml:space="preserve"> TOC \c "Tabel 4." </w:instrText>
      </w:r>
      <w:r>
        <w:fldChar w:fldCharType="separate"/>
      </w:r>
    </w:p>
    <w:p w14:paraId="7520AD85"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B4ED9">
        <w:rPr>
          <w:noProof/>
        </w:rPr>
        <w:t>Identifikasi Aktor</w:t>
      </w:r>
      <w:r>
        <w:rPr>
          <w:noProof/>
        </w:rPr>
        <w:tab/>
      </w:r>
      <w:r>
        <w:rPr>
          <w:noProof/>
        </w:rPr>
        <w:fldChar w:fldCharType="begin"/>
      </w:r>
      <w:r>
        <w:rPr>
          <w:noProof/>
        </w:rPr>
        <w:instrText xml:space="preserve"> PAGEREF _Toc297818530 \h </w:instrText>
      </w:r>
      <w:r>
        <w:rPr>
          <w:noProof/>
        </w:rPr>
      </w:r>
      <w:r>
        <w:rPr>
          <w:noProof/>
        </w:rPr>
        <w:fldChar w:fldCharType="separate"/>
      </w:r>
      <w:r>
        <w:rPr>
          <w:noProof/>
        </w:rPr>
        <w:t>19</w:t>
      </w:r>
      <w:r>
        <w:rPr>
          <w:noProof/>
        </w:rPr>
        <w:fldChar w:fldCharType="end"/>
      </w:r>
    </w:p>
    <w:p w14:paraId="01ADB04C"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B4ED9">
        <w:rPr>
          <w:noProof/>
        </w:rPr>
        <w:t>Spesifikasi Kebutuhan Fungsional</w:t>
      </w:r>
      <w:r>
        <w:rPr>
          <w:noProof/>
        </w:rPr>
        <w:tab/>
      </w:r>
      <w:r>
        <w:rPr>
          <w:noProof/>
        </w:rPr>
        <w:fldChar w:fldCharType="begin"/>
      </w:r>
      <w:r>
        <w:rPr>
          <w:noProof/>
        </w:rPr>
        <w:instrText xml:space="preserve"> PAGEREF _Toc297818531 \h </w:instrText>
      </w:r>
      <w:r>
        <w:rPr>
          <w:noProof/>
        </w:rPr>
      </w:r>
      <w:r>
        <w:rPr>
          <w:noProof/>
        </w:rPr>
        <w:fldChar w:fldCharType="separate"/>
      </w:r>
      <w:r>
        <w:rPr>
          <w:noProof/>
        </w:rPr>
        <w:t>19</w:t>
      </w:r>
      <w:r>
        <w:rPr>
          <w:noProof/>
        </w:rPr>
        <w:fldChar w:fldCharType="end"/>
      </w:r>
    </w:p>
    <w:p w14:paraId="7F50FEB1"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7 </w:t>
      </w:r>
      <w:r w:rsidRPr="00AB4ED9">
        <w:rPr>
          <w:noProof/>
        </w:rPr>
        <w:t xml:space="preserve">Struktur Tabel </w:t>
      </w:r>
      <w:r w:rsidRPr="00AB4ED9">
        <w:rPr>
          <w:i/>
          <w:noProof/>
        </w:rPr>
        <w:t>Lecturer</w:t>
      </w:r>
      <w:r>
        <w:rPr>
          <w:noProof/>
        </w:rPr>
        <w:tab/>
      </w:r>
      <w:r>
        <w:rPr>
          <w:noProof/>
        </w:rPr>
        <w:fldChar w:fldCharType="begin"/>
      </w:r>
      <w:r>
        <w:rPr>
          <w:noProof/>
        </w:rPr>
        <w:instrText xml:space="preserve"> PAGEREF _Toc297818532 \h </w:instrText>
      </w:r>
      <w:r>
        <w:rPr>
          <w:noProof/>
        </w:rPr>
      </w:r>
      <w:r>
        <w:rPr>
          <w:noProof/>
        </w:rPr>
        <w:fldChar w:fldCharType="separate"/>
      </w:r>
      <w:r>
        <w:rPr>
          <w:noProof/>
        </w:rPr>
        <w:t>34</w:t>
      </w:r>
      <w:r>
        <w:rPr>
          <w:noProof/>
        </w:rPr>
        <w:fldChar w:fldCharType="end"/>
      </w:r>
    </w:p>
    <w:p w14:paraId="6147B726"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8 </w:t>
      </w:r>
      <w:r w:rsidRPr="00AB4ED9">
        <w:rPr>
          <w:noProof/>
        </w:rPr>
        <w:t xml:space="preserve">Struktur Tabel </w:t>
      </w:r>
      <w:r w:rsidRPr="00AB4ED9">
        <w:rPr>
          <w:i/>
          <w:noProof/>
        </w:rPr>
        <w:t>Material</w:t>
      </w:r>
      <w:r>
        <w:rPr>
          <w:noProof/>
        </w:rPr>
        <w:tab/>
      </w:r>
      <w:r>
        <w:rPr>
          <w:noProof/>
        </w:rPr>
        <w:fldChar w:fldCharType="begin"/>
      </w:r>
      <w:r>
        <w:rPr>
          <w:noProof/>
        </w:rPr>
        <w:instrText xml:space="preserve"> PAGEREF _Toc297818533 \h </w:instrText>
      </w:r>
      <w:r>
        <w:rPr>
          <w:noProof/>
        </w:rPr>
      </w:r>
      <w:r>
        <w:rPr>
          <w:noProof/>
        </w:rPr>
        <w:fldChar w:fldCharType="separate"/>
      </w:r>
      <w:r>
        <w:rPr>
          <w:noProof/>
        </w:rPr>
        <w:t>34</w:t>
      </w:r>
      <w:r>
        <w:rPr>
          <w:noProof/>
        </w:rPr>
        <w:fldChar w:fldCharType="end"/>
      </w:r>
    </w:p>
    <w:p w14:paraId="174A1E79"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9 </w:t>
      </w:r>
      <w:r w:rsidRPr="00AB4ED9">
        <w:rPr>
          <w:noProof/>
        </w:rPr>
        <w:t xml:space="preserve">Struktur Tabel </w:t>
      </w:r>
      <w:r w:rsidRPr="00AB4ED9">
        <w:rPr>
          <w:i/>
          <w:noProof/>
        </w:rPr>
        <w:t>Folder</w:t>
      </w:r>
      <w:r>
        <w:rPr>
          <w:noProof/>
        </w:rPr>
        <w:tab/>
      </w:r>
      <w:r>
        <w:rPr>
          <w:noProof/>
        </w:rPr>
        <w:fldChar w:fldCharType="begin"/>
      </w:r>
      <w:r>
        <w:rPr>
          <w:noProof/>
        </w:rPr>
        <w:instrText xml:space="preserve"> PAGEREF _Toc297818534 \h </w:instrText>
      </w:r>
      <w:r>
        <w:rPr>
          <w:noProof/>
        </w:rPr>
      </w:r>
      <w:r>
        <w:rPr>
          <w:noProof/>
        </w:rPr>
        <w:fldChar w:fldCharType="separate"/>
      </w:r>
      <w:r>
        <w:rPr>
          <w:noProof/>
        </w:rPr>
        <w:t>35</w:t>
      </w:r>
      <w:r>
        <w:rPr>
          <w:noProof/>
        </w:rPr>
        <w:fldChar w:fldCharType="end"/>
      </w:r>
    </w:p>
    <w:p w14:paraId="4DF9DF44" w14:textId="77777777" w:rsidR="009009D5" w:rsidRDefault="00DE1EF1" w:rsidP="00D41C97">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6FCAA804" w14:textId="77777777" w:rsidR="002D4C5C" w:rsidRDefault="003E2D5C">
      <w:pPr>
        <w:pStyle w:val="TableofFigures"/>
        <w:tabs>
          <w:tab w:val="right" w:leader="dot" w:pos="7932"/>
        </w:tabs>
        <w:spacing w:line="360" w:lineRule="auto"/>
        <w:rPr>
          <w:ins w:id="470" w:author="ditaoktaria" w:date="2015-07-01T14:50:00Z"/>
          <w:rFonts w:asciiTheme="minorHAnsi" w:eastAsiaTheme="minorEastAsia" w:hAnsiTheme="minorHAnsi" w:cstheme="minorBidi"/>
          <w:noProof/>
          <w:color w:val="auto"/>
          <w:lang w:val="en-US" w:eastAsia="ja-JP"/>
        </w:rPr>
        <w:pPrChange w:id="471" w:author="ditaoktaria" w:date="2015-07-01T14:50:00Z">
          <w:pPr>
            <w:pStyle w:val="TableofFigures"/>
            <w:tabs>
              <w:tab w:val="right" w:leader="dot" w:pos="7932"/>
            </w:tabs>
          </w:pPr>
        </w:pPrChange>
      </w:pPr>
      <w:r>
        <w:fldChar w:fldCharType="begin"/>
      </w:r>
      <w:r>
        <w:instrText xml:space="preserve"> TOC \c "Kode 2." </w:instrText>
      </w:r>
      <w:r>
        <w:fldChar w:fldCharType="separate"/>
      </w:r>
      <w:ins w:id="472" w:author="ditaoktaria" w:date="2015-07-01T14:50:00Z">
        <w:r w:rsidR="002D4C5C">
          <w:rPr>
            <w:noProof/>
          </w:rPr>
          <w:t xml:space="preserve">Kode 2. 2 </w:t>
        </w:r>
        <w:r w:rsidR="002D4C5C" w:rsidRPr="005D2DFC">
          <w:rPr>
            <w:noProof/>
          </w:rPr>
          <w:t xml:space="preserve">Contoh Penggunaan </w:t>
        </w:r>
        <w:r w:rsidR="002D4C5C" w:rsidRPr="005D2DFC">
          <w:rPr>
            <w:i/>
            <w:noProof/>
          </w:rPr>
          <w:t>Query</w:t>
        </w:r>
        <w:r w:rsidR="002D4C5C">
          <w:rPr>
            <w:noProof/>
          </w:rPr>
          <w:tab/>
        </w:r>
        <w:r w:rsidR="002D4C5C">
          <w:rPr>
            <w:noProof/>
          </w:rPr>
          <w:fldChar w:fldCharType="begin"/>
        </w:r>
        <w:r w:rsidR="002D4C5C">
          <w:rPr>
            <w:noProof/>
          </w:rPr>
          <w:instrText xml:space="preserve"> PAGEREF _Toc297381545 \h </w:instrText>
        </w:r>
      </w:ins>
      <w:r w:rsidR="002D4C5C">
        <w:rPr>
          <w:noProof/>
        </w:rPr>
      </w:r>
      <w:r w:rsidR="002D4C5C">
        <w:rPr>
          <w:noProof/>
        </w:rPr>
        <w:fldChar w:fldCharType="separate"/>
      </w:r>
      <w:ins w:id="473" w:author="ditaoktaria" w:date="2015-07-01T14:50:00Z">
        <w:r w:rsidR="002D4C5C">
          <w:rPr>
            <w:noProof/>
          </w:rPr>
          <w:t>7</w:t>
        </w:r>
        <w:r w:rsidR="002D4C5C">
          <w:rPr>
            <w:noProof/>
          </w:rPr>
          <w:fldChar w:fldCharType="end"/>
        </w:r>
      </w:ins>
    </w:p>
    <w:p w14:paraId="4C9C9BBC" w14:textId="77777777" w:rsidR="002D4C5C" w:rsidRDefault="002D4C5C">
      <w:pPr>
        <w:pStyle w:val="TableofFigures"/>
        <w:tabs>
          <w:tab w:val="right" w:leader="dot" w:pos="7932"/>
        </w:tabs>
        <w:spacing w:line="360" w:lineRule="auto"/>
        <w:rPr>
          <w:ins w:id="474" w:author="ditaoktaria" w:date="2015-07-01T14:50:00Z"/>
          <w:rFonts w:asciiTheme="minorHAnsi" w:eastAsiaTheme="minorEastAsia" w:hAnsiTheme="minorHAnsi" w:cstheme="minorBidi"/>
          <w:noProof/>
          <w:color w:val="auto"/>
          <w:lang w:val="en-US" w:eastAsia="ja-JP"/>
        </w:rPr>
        <w:pPrChange w:id="475" w:author="ditaoktaria" w:date="2015-07-01T14:50:00Z">
          <w:pPr>
            <w:pStyle w:val="TableofFigures"/>
            <w:tabs>
              <w:tab w:val="right" w:leader="dot" w:pos="7932"/>
            </w:tabs>
          </w:pPr>
        </w:pPrChange>
      </w:pPr>
      <w:ins w:id="476" w:author="ditaoktaria" w:date="2015-07-01T14:50:00Z">
        <w:r>
          <w:rPr>
            <w:noProof/>
          </w:rPr>
          <w:t xml:space="preserve">Kode 2. 3 </w:t>
        </w:r>
        <w:r w:rsidRPr="005D2DFC">
          <w:rPr>
            <w:noProof/>
          </w:rPr>
          <w:t>Contoh Penggunaan Kelas Video View</w:t>
        </w:r>
        <w:r>
          <w:rPr>
            <w:noProof/>
          </w:rPr>
          <w:tab/>
        </w:r>
        <w:r>
          <w:rPr>
            <w:noProof/>
          </w:rPr>
          <w:fldChar w:fldCharType="begin"/>
        </w:r>
        <w:r>
          <w:rPr>
            <w:noProof/>
          </w:rPr>
          <w:instrText xml:space="preserve"> PAGEREF _Toc297381546 \h </w:instrText>
        </w:r>
      </w:ins>
      <w:r>
        <w:rPr>
          <w:noProof/>
        </w:rPr>
      </w:r>
      <w:r>
        <w:rPr>
          <w:noProof/>
        </w:rPr>
        <w:fldChar w:fldCharType="separate"/>
      </w:r>
      <w:ins w:id="477" w:author="ditaoktaria" w:date="2015-07-01T14:50:00Z">
        <w:r>
          <w:rPr>
            <w:noProof/>
          </w:rPr>
          <w:t>8</w:t>
        </w:r>
        <w:r>
          <w:rPr>
            <w:noProof/>
          </w:rPr>
          <w:fldChar w:fldCharType="end"/>
        </w:r>
      </w:ins>
    </w:p>
    <w:p w14:paraId="2F0F65EC" w14:textId="77777777" w:rsidR="002D4C5C" w:rsidRDefault="002D4C5C">
      <w:pPr>
        <w:pStyle w:val="TableofFigures"/>
        <w:tabs>
          <w:tab w:val="right" w:leader="dot" w:pos="7932"/>
        </w:tabs>
        <w:spacing w:line="360" w:lineRule="auto"/>
        <w:rPr>
          <w:ins w:id="478" w:author="ditaoktaria" w:date="2015-07-01T14:50:00Z"/>
          <w:rFonts w:asciiTheme="minorHAnsi" w:eastAsiaTheme="minorEastAsia" w:hAnsiTheme="minorHAnsi" w:cstheme="minorBidi"/>
          <w:noProof/>
          <w:color w:val="auto"/>
          <w:lang w:val="en-US" w:eastAsia="ja-JP"/>
        </w:rPr>
        <w:pPrChange w:id="479" w:author="ditaoktaria" w:date="2015-07-01T14:50:00Z">
          <w:pPr>
            <w:pStyle w:val="TableofFigures"/>
            <w:tabs>
              <w:tab w:val="right" w:leader="dot" w:pos="7932"/>
            </w:tabs>
          </w:pPr>
        </w:pPrChange>
      </w:pPr>
      <w:ins w:id="480" w:author="ditaoktaria" w:date="2015-07-01T14:50:00Z">
        <w:r>
          <w:rPr>
            <w:noProof/>
          </w:rPr>
          <w:t xml:space="preserve">Kode 2. 4 </w:t>
        </w:r>
        <w:r w:rsidRPr="005D2DFC">
          <w:rPr>
            <w:noProof/>
          </w:rPr>
          <w:t>Penggunaan XHR2 pada PDF.js</w:t>
        </w:r>
        <w:r>
          <w:rPr>
            <w:noProof/>
          </w:rPr>
          <w:tab/>
        </w:r>
        <w:r>
          <w:rPr>
            <w:noProof/>
          </w:rPr>
          <w:fldChar w:fldCharType="begin"/>
        </w:r>
        <w:r>
          <w:rPr>
            <w:noProof/>
          </w:rPr>
          <w:instrText xml:space="preserve"> PAGEREF _Toc297381547 \h </w:instrText>
        </w:r>
      </w:ins>
      <w:r>
        <w:rPr>
          <w:noProof/>
        </w:rPr>
      </w:r>
      <w:r>
        <w:rPr>
          <w:noProof/>
        </w:rPr>
        <w:fldChar w:fldCharType="separate"/>
      </w:r>
      <w:ins w:id="481" w:author="ditaoktaria" w:date="2015-07-01T14:50:00Z">
        <w:r>
          <w:rPr>
            <w:noProof/>
          </w:rPr>
          <w:t>10</w:t>
        </w:r>
        <w:r>
          <w:rPr>
            <w:noProof/>
          </w:rPr>
          <w:fldChar w:fldCharType="end"/>
        </w:r>
      </w:ins>
    </w:p>
    <w:p w14:paraId="7CC5D46A" w14:textId="77777777" w:rsidR="002D4C5C" w:rsidRDefault="002D4C5C">
      <w:pPr>
        <w:pStyle w:val="TableofFigures"/>
        <w:tabs>
          <w:tab w:val="right" w:leader="dot" w:pos="7932"/>
        </w:tabs>
        <w:spacing w:line="360" w:lineRule="auto"/>
        <w:rPr>
          <w:ins w:id="482" w:author="ditaoktaria" w:date="2015-07-01T14:50:00Z"/>
          <w:rFonts w:asciiTheme="minorHAnsi" w:eastAsiaTheme="minorEastAsia" w:hAnsiTheme="minorHAnsi" w:cstheme="minorBidi"/>
          <w:noProof/>
          <w:color w:val="auto"/>
          <w:lang w:val="en-US" w:eastAsia="ja-JP"/>
        </w:rPr>
        <w:pPrChange w:id="483" w:author="ditaoktaria" w:date="2015-07-01T14:50:00Z">
          <w:pPr>
            <w:pStyle w:val="TableofFigures"/>
            <w:tabs>
              <w:tab w:val="right" w:leader="dot" w:pos="7932"/>
            </w:tabs>
          </w:pPr>
        </w:pPrChange>
      </w:pPr>
      <w:ins w:id="484" w:author="ditaoktaria" w:date="2015-07-01T14:50:00Z">
        <w:r>
          <w:rPr>
            <w:noProof/>
          </w:rPr>
          <w:t xml:space="preserve">Kode 2. 5 </w:t>
        </w:r>
        <w:r w:rsidRPr="005D2DFC">
          <w:rPr>
            <w:noProof/>
          </w:rPr>
          <w:t>Penentuan Halaman</w:t>
        </w:r>
        <w:r>
          <w:rPr>
            <w:noProof/>
          </w:rPr>
          <w:tab/>
        </w:r>
        <w:r>
          <w:rPr>
            <w:noProof/>
          </w:rPr>
          <w:fldChar w:fldCharType="begin"/>
        </w:r>
        <w:r>
          <w:rPr>
            <w:noProof/>
          </w:rPr>
          <w:instrText xml:space="preserve"> PAGEREF _Toc297381548 \h </w:instrText>
        </w:r>
      </w:ins>
      <w:r>
        <w:rPr>
          <w:noProof/>
        </w:rPr>
      </w:r>
      <w:r>
        <w:rPr>
          <w:noProof/>
        </w:rPr>
        <w:fldChar w:fldCharType="separate"/>
      </w:r>
      <w:ins w:id="485" w:author="ditaoktaria" w:date="2015-07-01T14:50:00Z">
        <w:r>
          <w:rPr>
            <w:noProof/>
          </w:rPr>
          <w:t>10</w:t>
        </w:r>
        <w:r>
          <w:rPr>
            <w:noProof/>
          </w:rPr>
          <w:fldChar w:fldCharType="end"/>
        </w:r>
      </w:ins>
    </w:p>
    <w:p w14:paraId="4C72E3DD" w14:textId="77777777" w:rsidR="002D4C5C" w:rsidRDefault="002D4C5C">
      <w:pPr>
        <w:pStyle w:val="TableofFigures"/>
        <w:tabs>
          <w:tab w:val="right" w:leader="dot" w:pos="7932"/>
        </w:tabs>
        <w:spacing w:line="360" w:lineRule="auto"/>
        <w:rPr>
          <w:ins w:id="486" w:author="ditaoktaria" w:date="2015-07-01T14:50:00Z"/>
          <w:rFonts w:asciiTheme="minorHAnsi" w:eastAsiaTheme="minorEastAsia" w:hAnsiTheme="minorHAnsi" w:cstheme="minorBidi"/>
          <w:noProof/>
          <w:color w:val="auto"/>
          <w:lang w:val="en-US" w:eastAsia="ja-JP"/>
        </w:rPr>
        <w:pPrChange w:id="487" w:author="ditaoktaria" w:date="2015-07-01T14:50:00Z">
          <w:pPr>
            <w:pStyle w:val="TableofFigures"/>
            <w:tabs>
              <w:tab w:val="right" w:leader="dot" w:pos="7932"/>
            </w:tabs>
          </w:pPr>
        </w:pPrChange>
      </w:pPr>
      <w:ins w:id="488" w:author="ditaoktaria" w:date="2015-07-01T14:50:00Z">
        <w:r>
          <w:rPr>
            <w:noProof/>
          </w:rPr>
          <w:t xml:space="preserve">Kode 2. 6 </w:t>
        </w:r>
        <w:r w:rsidRPr="005D2DFC">
          <w:rPr>
            <w:noProof/>
          </w:rPr>
          <w:t>Contoh Penggunaan Fungsi Canvas</w:t>
        </w:r>
        <w:r>
          <w:rPr>
            <w:noProof/>
          </w:rPr>
          <w:tab/>
        </w:r>
        <w:r>
          <w:rPr>
            <w:noProof/>
          </w:rPr>
          <w:fldChar w:fldCharType="begin"/>
        </w:r>
        <w:r>
          <w:rPr>
            <w:noProof/>
          </w:rPr>
          <w:instrText xml:space="preserve"> PAGEREF _Toc297381549 \h </w:instrText>
        </w:r>
      </w:ins>
      <w:r>
        <w:rPr>
          <w:noProof/>
        </w:rPr>
      </w:r>
      <w:r>
        <w:rPr>
          <w:noProof/>
        </w:rPr>
        <w:fldChar w:fldCharType="separate"/>
      </w:r>
      <w:ins w:id="489" w:author="ditaoktaria" w:date="2015-07-01T14:50:00Z">
        <w:r>
          <w:rPr>
            <w:noProof/>
          </w:rPr>
          <w:t>12</w:t>
        </w:r>
        <w:r>
          <w:rPr>
            <w:noProof/>
          </w:rPr>
          <w:fldChar w:fldCharType="end"/>
        </w:r>
      </w:ins>
    </w:p>
    <w:p w14:paraId="67702FF2" w14:textId="77777777" w:rsidR="003E2D5C" w:rsidRPr="003E2D5C" w:rsidRDefault="003E2D5C" w:rsidP="002D4C5C">
      <w:pPr>
        <w:ind w:firstLine="0"/>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490" w:name="_Toc283905429"/>
      <w:bookmarkEnd w:id="25"/>
      <w:bookmarkEnd w:id="26"/>
      <w:bookmarkEnd w:id="27"/>
      <w:bookmarkEnd w:id="28"/>
      <w:r w:rsidRPr="00BD2FA2">
        <w:lastRenderedPageBreak/>
        <w:t>BAB I</w:t>
      </w:r>
      <w:bookmarkEnd w:id="4"/>
      <w:bookmarkEnd w:id="490"/>
    </w:p>
    <w:p w14:paraId="7519186D" w14:textId="228CE912" w:rsidR="00B00C3C" w:rsidRPr="00BD2FA2" w:rsidRDefault="00B00C3C" w:rsidP="00ED6A38">
      <w:pPr>
        <w:pStyle w:val="Heading1"/>
      </w:pPr>
      <w:bookmarkStart w:id="491" w:name="_Toc378650887"/>
      <w:bookmarkStart w:id="492" w:name="_Toc283905430"/>
      <w:r w:rsidRPr="00BD2FA2">
        <w:t>PENDAHULUAN</w:t>
      </w:r>
      <w:bookmarkEnd w:id="491"/>
      <w:bookmarkEnd w:id="492"/>
    </w:p>
    <w:p w14:paraId="1845DFF3" w14:textId="77777777" w:rsidR="005E3598" w:rsidRDefault="005E3598">
      <w:pPr>
        <w:pStyle w:val="Heading2"/>
        <w:numPr>
          <w:ilvl w:val="0"/>
          <w:numId w:val="65"/>
        </w:numPr>
        <w:ind w:hanging="630"/>
        <w:pPrChange w:id="493" w:author="ditaoktaria oktaria" w:date="2015-03-18T08:49:00Z">
          <w:pPr>
            <w:pStyle w:val="Heading2"/>
            <w:numPr>
              <w:ilvl w:val="1"/>
              <w:numId w:val="7"/>
            </w:numPr>
            <w:tabs>
              <w:tab w:val="left" w:pos="709"/>
            </w:tabs>
            <w:spacing w:after="60"/>
            <w:ind w:hanging="719"/>
          </w:pPr>
        </w:pPrChange>
      </w:pPr>
      <w:bookmarkStart w:id="494" w:name="_Toc403732920"/>
      <w:bookmarkStart w:id="495" w:name="_Toc283905431"/>
      <w:bookmarkStart w:id="496" w:name="_Toc378650888"/>
      <w:r>
        <w:t>Latar Belakang</w:t>
      </w:r>
      <w:bookmarkEnd w:id="494"/>
      <w:bookmarkEnd w:id="495"/>
      <w:r>
        <w:t xml:space="preserve"> </w:t>
      </w:r>
    </w:p>
    <w:p w14:paraId="787FF5A9" w14:textId="34DBCB7A" w:rsidR="004D7C5A" w:rsidRDefault="004D7C5A">
      <w:pPr>
        <w:ind w:firstLine="709"/>
        <w:pPrChange w:id="497" w:author="ditaoktaria" w:date="2015-01-21T19:26:00Z">
          <w:pPr>
            <w:pStyle w:val="ListParagraph"/>
            <w:numPr>
              <w:numId w:val="7"/>
            </w:numPr>
            <w:ind w:left="360" w:firstLine="0"/>
          </w:pPr>
        </w:pPrChange>
      </w:pPr>
      <w:proofErr w:type="gramStart"/>
      <w:r w:rsidRPr="00DE2147">
        <w:t>Perkembangan teknologi diikuti dengan perkembangan metode yang digunakan dalam menyampaikan materi dalam dunia pendidikan.</w:t>
      </w:r>
      <w:proofErr w:type="gramEnd"/>
      <w:r w:rsidRPr="00DE2147">
        <w:t xml:space="preserve"> </w:t>
      </w:r>
      <w:proofErr w:type="gramStart"/>
      <w:r w:rsidRPr="00DE2147">
        <w:t>Mulai dari penyampaian dengan menuliskan materi di papan tulis hingga dengan menggunakan file presentasi</w:t>
      </w:r>
      <w:r>
        <w:t xml:space="preserve"> grafis</w:t>
      </w:r>
      <w:r w:rsidRPr="00DE2147">
        <w:t xml:space="preserve"> pada PC yang ditayangkan melalui proyektor.</w:t>
      </w:r>
      <w:proofErr w:type="gramEnd"/>
      <w:r w:rsidRPr="00DE2147">
        <w:t xml:space="preserve"> </w:t>
      </w:r>
      <w:proofErr w:type="gramStart"/>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w:t>
      </w:r>
      <w:proofErr w:type="gramEnd"/>
      <w:r w:rsidRPr="00DE2147">
        <w:t xml:space="preserve"> </w:t>
      </w:r>
      <w:proofErr w:type="gramStart"/>
      <w:r w:rsidRPr="00DE2147">
        <w:t>Sebanyak 73% dari 485 siswa yang diteliti menunjukkan bahwa presentasi grafis dapat membantu meningkatkan ketertarikan mereka dalam pelajaran.</w:t>
      </w:r>
      <w:proofErr w:type="gramEnd"/>
      <w:r w:rsidRPr="00DE2147">
        <w:t xml:space="preserve"> </w:t>
      </w:r>
      <w:proofErr w:type="gramStart"/>
      <w:r w:rsidRPr="00DE2147">
        <w:t>Namun dibutuhkan PC dan perangkat proyeksi mahal untuk mendukung presentasi grafis tersebut [AS-98].</w:t>
      </w:r>
      <w:proofErr w:type="gramEnd"/>
    </w:p>
    <w:p w14:paraId="3671A1D6" w14:textId="77777777" w:rsidR="004D7C5A" w:rsidRDefault="004D7C5A" w:rsidP="005E3598">
      <w:pPr>
        <w:pStyle w:val="Normal1"/>
        <w:spacing w:line="360" w:lineRule="auto"/>
        <w:ind w:firstLine="720"/>
        <w:jc w:val="both"/>
      </w:pPr>
      <w:r>
        <w:t xml:space="preserve">Dalam menyampaikan materi, umumnya para pengajar bekerja </w:t>
      </w:r>
      <w:proofErr w:type="gramStart"/>
      <w:r>
        <w:t>sama</w:t>
      </w:r>
      <w:proofErr w:type="gramEnd"/>
      <w:r>
        <w:t xml:space="preserve">, baik dalam menyusun materi, membuat presentasi dan tugas latihan, </w:t>
      </w:r>
      <w:r w:rsidRPr="00A11E69">
        <w:t>namun tetap mengajar se</w:t>
      </w:r>
      <w:r>
        <w:t xml:space="preserve">cara mandiri pada kelas masing-masing. </w:t>
      </w:r>
      <w:proofErr w:type="gramStart"/>
      <w:r>
        <w:t xml:space="preserve">Bentuk metode pengajaran ini disebut dengan </w:t>
      </w:r>
      <w:r>
        <w:rPr>
          <w:i/>
        </w:rPr>
        <w:t xml:space="preserve">team teaching </w:t>
      </w:r>
      <w:r>
        <w:t>[KG-00].</w:t>
      </w:r>
      <w:proofErr w:type="gramEnd"/>
      <w:r>
        <w:t xml:space="preserve"> </w:t>
      </w:r>
      <w:proofErr w:type="gramStart"/>
      <w:r>
        <w:t>Penggunaan metode tersebut dikarenakan setiap mata pelajaran umunya diampu oleh beberapa pengajar.</w:t>
      </w:r>
      <w:proofErr w:type="gramEnd"/>
      <w:r>
        <w:t xml:space="preserve"> </w:t>
      </w:r>
      <w:proofErr w:type="gramStart"/>
      <w:r>
        <w:t>Para pengajar dalam menyampaikan materinya, sering kali menggunakan laptop pribadi.</w:t>
      </w:r>
      <w:proofErr w:type="gramEnd"/>
      <w:r>
        <w:t xml:space="preserve"> </w:t>
      </w:r>
      <w:r w:rsidRPr="001B23DC">
        <w:t xml:space="preserve">Hal ini tidak efektif, karena </w:t>
      </w:r>
      <w:r>
        <w:t>pengajar</w:t>
      </w:r>
      <w:r w:rsidRPr="001B23DC">
        <w:t xml:space="preserve"> harus selalu membawa laptop yang relatif berat untuk dapat melakukan presentasi melalui proyektor, meskipun materi yang dipresentasikan adala</w:t>
      </w:r>
      <w:bookmarkStart w:id="498" w:name="_GoBack"/>
      <w:bookmarkEnd w:id="498"/>
      <w:r w:rsidRPr="001B23DC">
        <w:t xml:space="preserve">h materi </w:t>
      </w:r>
      <w:proofErr w:type="gramStart"/>
      <w:r w:rsidRPr="001B23DC">
        <w:t>sama</w:t>
      </w:r>
      <w:proofErr w:type="gramEnd"/>
      <w:r w:rsidRPr="001B23DC">
        <w:t xml:space="preserve"> yang digunakan berulang-ulang.</w:t>
      </w:r>
      <w:r>
        <w:t xml:space="preserve"> </w:t>
      </w:r>
      <w:proofErr w:type="gramStart"/>
      <w:r>
        <w:t>Permasalahan dalam penyampaian materi tersebut dapat diatasi dengan memanfaatkan teknologi set-top-box.</w:t>
      </w:r>
      <w:proofErr w:type="gramEnd"/>
    </w:p>
    <w:p w14:paraId="1636DEBE" w14:textId="197C587A" w:rsidR="005E3598" w:rsidRDefault="004D7C5A" w:rsidP="008D038A">
      <w:pPr>
        <w:ind w:firstLine="709"/>
      </w:pPr>
      <w:r>
        <w:t>Set-top-box</w:t>
      </w:r>
      <w:r w:rsidRPr="00885F50">
        <w:t xml:space="preserve"> adalah sebuah perangkat yang memungkinkan sebuah pesawat televisi memiliki layanan </w:t>
      </w:r>
      <w:proofErr w:type="gramStart"/>
      <w:r w:rsidRPr="00885F50">
        <w:t>internet</w:t>
      </w:r>
      <w:proofErr w:type="gramEnd"/>
      <w:r w:rsidRPr="00885F50">
        <w:t xml:space="preserve"> dan juga memungkinkan sebuah pesawat televisi untuk menerima dan membaca siaran televisi digital. </w:t>
      </w:r>
      <w:proofErr w:type="gramStart"/>
      <w:r w:rsidRPr="00885F50">
        <w:t>Perkembangan teknologi memungkinkan kita untuk dapat mengirimkan konten-konten multimedia melalui Internet.</w:t>
      </w:r>
      <w:proofErr w:type="gramEnd"/>
      <w:r w:rsidRPr="00885F50">
        <w:t xml:space="preserve"> Pengiriman konten dapat terjadi selama perangkat pengirim dan penerima memiliki kemampuan mengenkripsi dan </w:t>
      </w:r>
      <w:proofErr w:type="gramStart"/>
      <w:r w:rsidRPr="00885F50">
        <w:t xml:space="preserve">mendekripsi  </w:t>
      </w:r>
      <w:r w:rsidRPr="00885F50">
        <w:lastRenderedPageBreak/>
        <w:t>aliran</w:t>
      </w:r>
      <w:proofErr w:type="gramEnd"/>
      <w:r w:rsidRPr="00885F50">
        <w:t xml:space="preserve"> multimedia. Hal inilah yang ikut memicu perubahan pasar set-top-box dari </w:t>
      </w:r>
      <w:proofErr w:type="gramStart"/>
      <w:r w:rsidRPr="00885F50">
        <w:t>tv</w:t>
      </w:r>
      <w:proofErr w:type="gramEnd"/>
      <w:r w:rsidRPr="00885F50">
        <w:t xml:space="preserve"> tunner menjadi mini </w:t>
      </w:r>
      <w:r w:rsidR="005175BC">
        <w:t>PC</w:t>
      </w:r>
      <w:r w:rsidR="005175BC" w:rsidRPr="00885F50">
        <w:t xml:space="preserve"> </w:t>
      </w:r>
      <w:r w:rsidRPr="00885F50">
        <w:t xml:space="preserve">yang mudah dikembangkan sesuai dengan kebutuhan tertentu [LK-12]. </w:t>
      </w:r>
      <w:proofErr w:type="gramStart"/>
      <w:r w:rsidRPr="00885F50">
        <w:t>Set-top-box</w:t>
      </w:r>
      <w:r w:rsidR="007A79C0">
        <w:t xml:space="preserve"> yang</w:t>
      </w:r>
      <w:r w:rsidRPr="00885F50">
        <w:t xml:space="preserve"> relatif lebih murah dibandingkan PC </w:t>
      </w:r>
      <w:r>
        <w:t>seperti laptop</w:t>
      </w:r>
      <w:r w:rsidR="007A79C0">
        <w:t>,</w:t>
      </w:r>
      <w:r w:rsidR="00081E11">
        <w:t xml:space="preserve"> umumnya digunakan untuk keperluan hiburan</w:t>
      </w:r>
      <w:r w:rsidR="001364CA">
        <w:t>.</w:t>
      </w:r>
      <w:proofErr w:type="gramEnd"/>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xml:space="preserve">. </w:t>
      </w:r>
      <w:proofErr w:type="gramStart"/>
      <w:r w:rsidR="00796D7B">
        <w:t>P</w:t>
      </w:r>
      <w:r>
        <w:t>engajar dapat menjalankan satu file presentasi untuk kelas yang berbeda tanpa membawa laptop</w:t>
      </w:r>
      <w:ins w:id="499" w:author="ditaoktaria" w:date="2015-03-23T18:29:00Z">
        <w:r w:rsidR="00796D7B">
          <w:t>.</w:t>
        </w:r>
        <w:proofErr w:type="gramEnd"/>
        <w:r w:rsidR="00796D7B">
          <w:t xml:space="preserve"> </w:t>
        </w:r>
      </w:ins>
      <w:proofErr w:type="gramStart"/>
      <w:r>
        <w:t xml:space="preserve">Selain itu sistem yang dibangun nantinya juga diharapkan dapat mendukung metode pembelajaran </w:t>
      </w:r>
      <w:r>
        <w:rPr>
          <w:i/>
        </w:rPr>
        <w:t>team teaching</w:t>
      </w:r>
      <w:r>
        <w:t xml:space="preserve"> dengan berbagi konten materi.</w:t>
      </w:r>
      <w:proofErr w:type="gramEnd"/>
      <w:r>
        <w:t xml:space="preserve"> Hal ini berarti jika salah satu anggota pengajar team teaching telah mengunggah file presentasi di sistem, maka anggota yang lain dapat langsung menayangkannya di kelas tanpa harus mengunggah kembali ke sistem. Pada penelitian ini, sistem dibuat dengan menggunakan model pengembangan </w:t>
      </w:r>
      <w:r w:rsidRPr="00AF4B18">
        <w:rPr>
          <w:i/>
          <w:color w:val="000000" w:themeColor="text1"/>
          <w:rPrChange w:id="500" w:author="ditaoktaria" w:date="2015-07-06T17:08:00Z">
            <w:rPr>
              <w:i/>
              <w:color w:val="2F5496" w:themeColor="accent5" w:themeShade="BF"/>
            </w:rPr>
          </w:rPrChange>
        </w:rPr>
        <w:t>native Android app</w:t>
      </w:r>
      <w:r w:rsidR="005175BC" w:rsidRPr="00AF4B18">
        <w:rPr>
          <w:i/>
          <w:color w:val="000000" w:themeColor="text1"/>
          <w:rPrChange w:id="501" w:author="ditaoktaria" w:date="2015-07-06T17:08:00Z">
            <w:rPr>
              <w:i/>
              <w:color w:val="2F5496" w:themeColor="accent5" w:themeShade="BF"/>
            </w:rPr>
          </w:rPrChange>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p>
    <w:p w14:paraId="1495D4A7" w14:textId="78496A9A" w:rsidR="002551F4" w:rsidRDefault="002551F4">
      <w:pPr>
        <w:pStyle w:val="Heading2"/>
        <w:numPr>
          <w:ilvl w:val="0"/>
          <w:numId w:val="65"/>
        </w:numPr>
        <w:ind w:hanging="630"/>
        <w:pPrChange w:id="502" w:author="ditaoktaria oktaria" w:date="2015-03-18T08:49:00Z">
          <w:pPr>
            <w:pStyle w:val="ListParagraph"/>
            <w:numPr>
              <w:numId w:val="7"/>
            </w:numPr>
            <w:ind w:left="360" w:firstLine="0"/>
          </w:pPr>
        </w:pPrChange>
      </w:pPr>
      <w:bookmarkStart w:id="503" w:name="_Toc283905432"/>
      <w:bookmarkStart w:id="504" w:name="_Toc403732921"/>
      <w:r>
        <w:t>Rumusan Masalah</w:t>
      </w:r>
      <w:bookmarkEnd w:id="503"/>
    </w:p>
    <w:p w14:paraId="542EE96C" w14:textId="37A8BE73" w:rsidR="002551F4" w:rsidRDefault="002551F4">
      <w:pPr>
        <w:pPrChange w:id="505" w:author="ditaoktaria" w:date="2015-01-26T14:04:00Z">
          <w:pPr>
            <w:pStyle w:val="ListParagraph"/>
            <w:numPr>
              <w:numId w:val="7"/>
            </w:numPr>
            <w:ind w:left="360" w:firstLine="0"/>
          </w:pPr>
        </w:pPrChange>
      </w:pPr>
      <w:r>
        <w:t xml:space="preserve">Berdasarkan pada permasalahan yang telah dijelaskan pada latar belakang, maka rumusan masalah yang dapat disusun adalah sebagai </w:t>
      </w:r>
      <w:proofErr w:type="gramStart"/>
      <w:r>
        <w:t>berikut :</w:t>
      </w:r>
      <w:proofErr w:type="gramEnd"/>
    </w:p>
    <w:p w14:paraId="4C5BE8A7" w14:textId="62957F50" w:rsidR="002551F4" w:rsidRPr="00247B92" w:rsidRDefault="002551F4" w:rsidP="008964BD">
      <w:pPr>
        <w:pStyle w:val="ListParagraph"/>
        <w:numPr>
          <w:ilvl w:val="0"/>
          <w:numId w:val="10"/>
        </w:numPr>
        <w:ind w:left="720" w:hanging="426"/>
        <w:rPr>
          <w:color w:val="000000" w:themeColor="text1"/>
        </w:rPr>
      </w:pPr>
      <w:r w:rsidRPr="00247B92">
        <w:rPr>
          <w:color w:val="000000" w:themeColor="text1"/>
        </w:rPr>
        <w:t xml:space="preserve">Bagaimana merancang dan mengimplementasikan 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1C421B2C" w:rsidR="002551F4" w:rsidRPr="002551F4" w:rsidRDefault="002551F4">
      <w:pPr>
        <w:pStyle w:val="Normal1"/>
        <w:numPr>
          <w:ilvl w:val="0"/>
          <w:numId w:val="10"/>
        </w:numPr>
        <w:spacing w:line="360" w:lineRule="auto"/>
        <w:ind w:left="720" w:hanging="426"/>
        <w:contextualSpacing/>
        <w:jc w:val="both"/>
        <w:pPrChange w:id="506" w:author="ditaoktaria" w:date="2015-01-26T14:06:00Z">
          <w:pPr>
            <w:pStyle w:val="ListParagraph"/>
            <w:numPr>
              <w:numId w:val="7"/>
            </w:numPr>
            <w:ind w:left="360" w:firstLine="0"/>
          </w:pPr>
        </w:pPrChange>
      </w:pPr>
      <w:r>
        <w:rPr>
          <w:color w:val="000000" w:themeColor="text1"/>
        </w:rPr>
        <w:t xml:space="preserve">Bagaimana merancang dan mengimplementasikan sistem presentasi online yang dapat menayangkan presentasi </w:t>
      </w:r>
      <w:r w:rsidR="00860519">
        <w:rPr>
          <w:color w:val="000000" w:themeColor="text1"/>
        </w:rPr>
        <w:t xml:space="preserve">berbagai format media </w:t>
      </w:r>
      <w:r>
        <w:rPr>
          <w:color w:val="000000" w:themeColor="text1"/>
        </w:rPr>
        <w:t>secara online melalui Android set-top-box.</w:t>
      </w:r>
    </w:p>
    <w:p w14:paraId="39E3DBA9" w14:textId="77777777" w:rsidR="002551F4" w:rsidRDefault="002551F4">
      <w:pPr>
        <w:pStyle w:val="Heading2"/>
        <w:numPr>
          <w:ilvl w:val="0"/>
          <w:numId w:val="65"/>
        </w:numPr>
        <w:ind w:hanging="630"/>
        <w:pPrChange w:id="507" w:author="ditaoktaria oktaria" w:date="2015-03-18T08:49:00Z">
          <w:pPr>
            <w:pStyle w:val="ListParagraph"/>
            <w:numPr>
              <w:numId w:val="7"/>
            </w:numPr>
            <w:ind w:left="360" w:firstLine="0"/>
          </w:pPr>
        </w:pPrChange>
      </w:pPr>
      <w:bookmarkStart w:id="508" w:name="_Toc283905433"/>
      <w:r>
        <w:t>Batasan Masalah</w:t>
      </w:r>
      <w:bookmarkEnd w:id="508"/>
    </w:p>
    <w:p w14:paraId="00C35BD4" w14:textId="77777777" w:rsidR="002551F4" w:rsidRDefault="002551F4" w:rsidP="002551F4">
      <w:pPr>
        <w:ind w:firstLine="709"/>
      </w:pPr>
      <w:r>
        <w:t xml:space="preserve">Untuk menghindari kemungkinan semakin berkembangnya masalah, maka batasan masalah dalam skripsi ini antara lain </w:t>
      </w:r>
      <w:proofErr w:type="gramStart"/>
      <w:r>
        <w:t>adalah :</w:t>
      </w:r>
      <w:proofErr w:type="gramEnd"/>
    </w:p>
    <w:p w14:paraId="61A68F82" w14:textId="6D76FB17" w:rsidR="002551F4" w:rsidRDefault="002551F4" w:rsidP="006E14E1">
      <w:pPr>
        <w:pStyle w:val="Normal1"/>
        <w:numPr>
          <w:ilvl w:val="0"/>
          <w:numId w:val="9"/>
        </w:numPr>
        <w:spacing w:line="360" w:lineRule="auto"/>
        <w:ind w:left="720" w:hanging="426"/>
        <w:contextualSpacing/>
        <w:jc w:val="both"/>
      </w:pPr>
      <w:commentRangeStart w:id="509"/>
      <w:r>
        <w:lastRenderedPageBreak/>
        <w:t xml:space="preserve">Sistem dalam penelitian ini dibuat untuk pengajaran </w:t>
      </w:r>
      <w:ins w:id="510" w:author="ditaoktaria" w:date="2015-05-21T11:23:00Z">
        <w:r w:rsidR="00A14A19">
          <w:t>mata kuliah Metode P</w:t>
        </w:r>
        <w:r w:rsidR="00023364">
          <w:t>enelitian</w:t>
        </w:r>
      </w:ins>
      <w:ins w:id="511" w:author="ditaoktaria" w:date="2015-05-21T14:16:00Z">
        <w:r w:rsidR="00A14A19">
          <w:t xml:space="preserve">, </w:t>
        </w:r>
      </w:ins>
      <w:ins w:id="512" w:author="ditaoktaria" w:date="2015-06-06T18:57:00Z">
        <w:r w:rsidR="00390B7E">
          <w:t>Perancangan Aplikasi Perangkat Bergerak</w:t>
        </w:r>
      </w:ins>
      <w:ins w:id="513" w:author="ditaoktaria" w:date="2015-05-21T14:16:00Z">
        <w:r w:rsidR="00A14A19">
          <w:t xml:space="preserve"> dan Jaringan Multimedia </w:t>
        </w:r>
      </w:ins>
      <w:ins w:id="514" w:author="ditaoktaria oktaria" w:date="2015-03-18T11:44:00Z">
        <w:del w:id="515" w:author="ditaoktaria" w:date="2015-05-21T11:23:00Z">
          <w:r w:rsidR="007B1298" w:rsidDel="00BD552A">
            <w:delText xml:space="preserve">semua mata kuliah </w:delText>
          </w:r>
        </w:del>
      </w:ins>
      <w:r>
        <w:t xml:space="preserve">dalam lingkup </w:t>
      </w:r>
      <w:commentRangeStart w:id="516"/>
      <w:r>
        <w:t>PTIIK</w:t>
      </w:r>
      <w:commentRangeEnd w:id="516"/>
      <w:r w:rsidR="00390B7E">
        <w:rPr>
          <w:rStyle w:val="CommentReference"/>
          <w:rFonts w:eastAsia="Calibri"/>
          <w:color w:val="auto"/>
        </w:rPr>
        <w:commentReference w:id="516"/>
      </w:r>
      <w:r>
        <w:t>.</w:t>
      </w:r>
      <w:commentRangeEnd w:id="509"/>
      <w:r w:rsidR="00E76245">
        <w:rPr>
          <w:rStyle w:val="CommentReference"/>
          <w:rFonts w:eastAsia="Calibri"/>
          <w:color w:val="auto"/>
        </w:rPr>
        <w:commentReference w:id="509"/>
      </w:r>
    </w:p>
    <w:p w14:paraId="15081D4E" w14:textId="622C4A4B" w:rsidR="002551F4" w:rsidRDefault="002551F4" w:rsidP="00390B7E">
      <w:pPr>
        <w:pStyle w:val="Normal1"/>
        <w:numPr>
          <w:ilvl w:val="0"/>
          <w:numId w:val="9"/>
        </w:numPr>
        <w:spacing w:line="360" w:lineRule="auto"/>
        <w:ind w:left="720" w:hanging="426"/>
        <w:contextualSpacing/>
        <w:jc w:val="both"/>
      </w:pPr>
      <w:r>
        <w:t xml:space="preserve">Sistem dalam penelitian ini menggunakan jaringan lokal </w:t>
      </w:r>
      <w:r w:rsidR="00E54E13">
        <w:t xml:space="preserve">di </w:t>
      </w:r>
      <w:r w:rsidR="00E76245">
        <w:t xml:space="preserve">Universitas </w:t>
      </w:r>
      <w:r>
        <w:t>Brawijaya.</w:t>
      </w:r>
    </w:p>
    <w:p w14:paraId="03C03BD0" w14:textId="666E90CD" w:rsidR="002551F4" w:rsidRPr="002551F4" w:rsidRDefault="002551F4" w:rsidP="00390B7E">
      <w:pPr>
        <w:pStyle w:val="Normal1"/>
        <w:numPr>
          <w:ilvl w:val="0"/>
          <w:numId w:val="9"/>
        </w:numPr>
        <w:spacing w:line="360" w:lineRule="auto"/>
        <w:ind w:left="720" w:hanging="426"/>
        <w:contextualSpacing/>
        <w:jc w:val="both"/>
      </w:pPr>
      <w:r>
        <w:t xml:space="preserve">File presentasi yang digunakan adalah file yang berformat </w:t>
      </w:r>
      <w:r w:rsidR="00C42FAA">
        <w:t xml:space="preserve">PPT dan </w:t>
      </w:r>
      <w:r>
        <w:t>PDF.</w:t>
      </w:r>
    </w:p>
    <w:p w14:paraId="323E323B" w14:textId="77777777" w:rsidR="002551F4" w:rsidRDefault="002551F4" w:rsidP="00390B7E">
      <w:pPr>
        <w:pStyle w:val="Heading2"/>
        <w:numPr>
          <w:ilvl w:val="0"/>
          <w:numId w:val="65"/>
        </w:numPr>
        <w:ind w:hanging="630"/>
      </w:pPr>
      <w:bookmarkStart w:id="517" w:name="_Toc283905434"/>
      <w:r>
        <w:t>Tujuan</w:t>
      </w:r>
      <w:bookmarkEnd w:id="517"/>
    </w:p>
    <w:p w14:paraId="2429CFCE" w14:textId="7315DABD" w:rsidR="002551F4" w:rsidRPr="002551F4" w:rsidRDefault="002551F4" w:rsidP="00390B7E">
      <w:proofErr w:type="gramStart"/>
      <w:r>
        <w:t xml:space="preserve">Tujuan dari penelitian skripsi ini adalah </w:t>
      </w:r>
      <w:r w:rsidRPr="00247B92">
        <w:rPr>
          <w:color w:val="000000" w:themeColor="text1"/>
        </w:rPr>
        <w:t xml:space="preserve">merancang dan mengimplementasikan sistem presentasi online yang dapat mengelola file-file presentasi </w:t>
      </w:r>
      <w:r>
        <w:rPr>
          <w:color w:val="000000" w:themeColor="text1"/>
        </w:rPr>
        <w:t xml:space="preserve">yang terpusat dalam satu server dan menayangkan presentasi secara </w:t>
      </w:r>
      <w:r w:rsidRPr="001C6CDB">
        <w:rPr>
          <w:i/>
          <w:color w:val="000000" w:themeColor="text1"/>
        </w:rPr>
        <w:t>online</w:t>
      </w:r>
      <w:r>
        <w:rPr>
          <w:color w:val="000000" w:themeColor="text1"/>
        </w:rPr>
        <w:t xml:space="preserve"> melalui Android set-top-box</w:t>
      </w:r>
      <w:r>
        <w:t>.</w:t>
      </w:r>
      <w:proofErr w:type="gramEnd"/>
    </w:p>
    <w:p w14:paraId="556864D3" w14:textId="77777777" w:rsidR="002551F4" w:rsidRDefault="002551F4" w:rsidP="00390B7E">
      <w:pPr>
        <w:pStyle w:val="Heading2"/>
        <w:numPr>
          <w:ilvl w:val="0"/>
          <w:numId w:val="65"/>
        </w:numPr>
        <w:ind w:hanging="630"/>
      </w:pPr>
      <w:bookmarkStart w:id="518" w:name="_Toc283905435"/>
      <w:r>
        <w:t>Manfaat</w:t>
      </w:r>
      <w:bookmarkEnd w:id="518"/>
    </w:p>
    <w:p w14:paraId="56D7E330" w14:textId="77777777" w:rsidR="002551F4" w:rsidRPr="00135D12" w:rsidRDefault="002551F4" w:rsidP="002551F4">
      <w:r>
        <w:t xml:space="preserve">Manfaat yang dapat diperoleh dari penelitian skripsi ini antara </w:t>
      </w:r>
      <w:proofErr w:type="gramStart"/>
      <w:r>
        <w:t>lain :</w:t>
      </w:r>
      <w:proofErr w:type="gramEnd"/>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rsidP="00390B7E">
      <w:pPr>
        <w:pStyle w:val="Normal1"/>
        <w:numPr>
          <w:ilvl w:val="0"/>
          <w:numId w:val="6"/>
        </w:numPr>
        <w:spacing w:line="360" w:lineRule="auto"/>
        <w:ind w:left="720" w:hanging="426"/>
        <w:contextualSpacing/>
      </w:pPr>
      <w:r>
        <w:t>Membantu pengajar menayangkan presentasi tanpa perlu membawa laptop pribadi.</w:t>
      </w:r>
    </w:p>
    <w:p w14:paraId="1FD4735E" w14:textId="77777777" w:rsidR="002551F4" w:rsidRDefault="002551F4" w:rsidP="00390B7E">
      <w:pPr>
        <w:pStyle w:val="Heading2"/>
        <w:numPr>
          <w:ilvl w:val="0"/>
          <w:numId w:val="65"/>
        </w:numPr>
        <w:ind w:hanging="630"/>
      </w:pPr>
      <w:bookmarkStart w:id="519" w:name="_Toc283905436"/>
      <w:r>
        <w:t>Sistematika Penulisan</w:t>
      </w:r>
      <w:bookmarkEnd w:id="519"/>
    </w:p>
    <w:bookmarkEnd w:id="504"/>
    <w:p w14:paraId="2FD31340" w14:textId="19D386C1" w:rsidR="00ED3710" w:rsidRDefault="005E3598" w:rsidP="005E3598">
      <w:pPr>
        <w:pStyle w:val="Normal1"/>
        <w:spacing w:line="360" w:lineRule="auto"/>
        <w:ind w:firstLine="720"/>
        <w:jc w:val="both"/>
        <w:rPr>
          <w:ins w:id="520" w:author="ditaoktaria" w:date="2015-01-26T14:08:00Z"/>
        </w:rPr>
      </w:pPr>
      <w:r>
        <w:t xml:space="preserve">Sistematika penulisan ditujukan untuk memberikan gambaran dan uraian dari penulisan skripsi ini secara garis besar meliputi beberapa </w:t>
      </w:r>
      <w:proofErr w:type="gramStart"/>
      <w:r>
        <w:t>bab</w:t>
      </w:r>
      <w:proofErr w:type="gramEnd"/>
      <w:r>
        <w:t>,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521" w:author="ditaoktaria" w:date="2015-01-26T14:09:00Z"/>
        </w:rPr>
      </w:pPr>
      <w:r>
        <w:t>Pada bagian ini dipaparkan mengenai hal-hal yang melatar belakangi penelitian, rumusan, dan batasan permasalahan dalam penelitian, serta tujuan dan relevansi 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522" w:author="ditaoktaria" w:date="2015-01-26T14:08:00Z"/>
        </w:rPr>
      </w:pPr>
      <w:proofErr w:type="gramStart"/>
      <w:r>
        <w:lastRenderedPageBreak/>
        <w:t>Pada bagian ini diuraikan teori-teori penunjang dalam penulisan laporan tugas akhir ini.</w:t>
      </w:r>
      <w:proofErr w:type="gramEnd"/>
      <w:r>
        <w:t xml:space="preserve"> Pustaka yang digunakan baik dari buku, diktat, maupun materi dari </w:t>
      </w:r>
      <w:proofErr w:type="gramStart"/>
      <w:r>
        <w:t>internet</w:t>
      </w:r>
      <w:proofErr w:type="gramEnd"/>
      <w:r>
        <w: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proofErr w:type="gramStart"/>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roofErr w:type="gramEnd"/>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proofErr w:type="gramStart"/>
      <w:r>
        <w:t>Pada bagian ini membahas analisis dan perancangan aplikasi sesuai dengan dasar teori dan literatur yang ada.</w:t>
      </w:r>
      <w:proofErr w:type="gramEnd"/>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 xml:space="preserve">Pada bagian ini </w:t>
      </w:r>
      <w:proofErr w:type="gramStart"/>
      <w:r>
        <w:t>akan</w:t>
      </w:r>
      <w:proofErr w:type="gramEnd"/>
      <w:r>
        <w:t xml:space="preserve">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proofErr w:type="gramStart"/>
      <w:r>
        <w:t>Pada bagian ini berisi kesimpulan yang diperoleh dari pelaksaan pengerjaan tugas akhir.</w:t>
      </w:r>
      <w:proofErr w:type="gramEnd"/>
      <w:r>
        <w:t xml:space="preserve"> </w:t>
      </w:r>
      <w:proofErr w:type="gramStart"/>
      <w:r>
        <w:t>Dan juga saran untuk mengembangkan hasil analisis penelitian tugas akhir ini agar dapat dikembangkan ke penelitian berikutnya.</w:t>
      </w:r>
      <w:proofErr w:type="gramEnd"/>
    </w:p>
    <w:bookmarkEnd w:id="496"/>
    <w:p w14:paraId="3AA17FA9" w14:textId="4ADFDCB2" w:rsidR="00D66B28" w:rsidRPr="00BD2FA2" w:rsidRDefault="00D66B28" w:rsidP="00582CC3">
      <w:pPr>
        <w:rPr>
          <w:szCs w:val="24"/>
          <w:lang w:val="es-ES_tradnl"/>
        </w:rPr>
        <w:sectPr w:rsidR="00D66B28" w:rsidRPr="00BD2FA2" w:rsidSect="00BE6433">
          <w:headerReference w:type="first" r:id="rId18"/>
          <w:footerReference w:type="first" r:id="rId19"/>
          <w:pgSz w:w="11909" w:h="16834" w:code="9"/>
          <w:pgMar w:top="1985" w:right="1699" w:bottom="1699" w:left="2268" w:header="720" w:footer="720" w:gutter="0"/>
          <w:pgNumType w:start="1"/>
          <w:cols w:space="720"/>
          <w:titlePg/>
          <w:docGrid w:linePitch="360"/>
        </w:sectPr>
      </w:pPr>
    </w:p>
    <w:p w14:paraId="60AB431F" w14:textId="77777777" w:rsidR="00D66B28" w:rsidRPr="00BD2FA2" w:rsidRDefault="00D66B28" w:rsidP="00BD2FA2">
      <w:pPr>
        <w:pStyle w:val="Heading1"/>
      </w:pPr>
      <w:bookmarkStart w:id="523" w:name="_Ref365817995"/>
      <w:bookmarkStart w:id="524" w:name="_Toc378650894"/>
      <w:bookmarkStart w:id="525" w:name="_Toc283905437"/>
      <w:r w:rsidRPr="00BD2FA2">
        <w:lastRenderedPageBreak/>
        <w:t>BAB II</w:t>
      </w:r>
      <w:bookmarkEnd w:id="523"/>
      <w:bookmarkEnd w:id="524"/>
      <w:bookmarkEnd w:id="525"/>
    </w:p>
    <w:p w14:paraId="253AD61A" w14:textId="77777777" w:rsidR="00D66B28" w:rsidRPr="00BD2FA2" w:rsidRDefault="00D66B28" w:rsidP="00BD2FA2">
      <w:pPr>
        <w:pStyle w:val="Heading1"/>
      </w:pPr>
      <w:bookmarkStart w:id="526" w:name="_Toc378650895"/>
      <w:bookmarkStart w:id="527" w:name="_Toc283905438"/>
      <w:commentRangeStart w:id="528"/>
      <w:r w:rsidRPr="00BD2FA2">
        <w:t>KAJIAN PUSTAKA DAN DASAR TEORI</w:t>
      </w:r>
      <w:bookmarkEnd w:id="526"/>
      <w:bookmarkEnd w:id="527"/>
      <w:commentRangeEnd w:id="528"/>
      <w:r w:rsidR="00756212">
        <w:rPr>
          <w:rStyle w:val="CommentReference"/>
          <w:rFonts w:eastAsia="Calibri"/>
          <w:b w:val="0"/>
        </w:rPr>
        <w:commentReference w:id="528"/>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w:t>
      </w:r>
      <w:proofErr w:type="gramStart"/>
      <w:r>
        <w:t>bab</w:t>
      </w:r>
      <w:proofErr w:type="gramEnd"/>
      <w:r>
        <w:t xml:space="preserve">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529" w:author="ditaoktaria" w:date="2015-02-27T18:07:00Z">
        <w:r w:rsidR="00E57D62">
          <w:t>.</w:t>
        </w:r>
      </w:ins>
    </w:p>
    <w:p w14:paraId="7346B769" w14:textId="377F064D" w:rsidR="005E3598" w:rsidRDefault="005E3598" w:rsidP="00390B7E">
      <w:pPr>
        <w:pStyle w:val="Heading2"/>
        <w:numPr>
          <w:ilvl w:val="0"/>
          <w:numId w:val="63"/>
        </w:numPr>
        <w:ind w:hanging="720"/>
      </w:pPr>
      <w:bookmarkStart w:id="530" w:name="_Toc403732928"/>
      <w:bookmarkStart w:id="531" w:name="_Toc283905439"/>
      <w:commentRangeStart w:id="532"/>
      <w:r>
        <w:t>Android Set-top-box</w:t>
      </w:r>
      <w:bookmarkEnd w:id="530"/>
      <w:bookmarkEnd w:id="531"/>
      <w:commentRangeEnd w:id="532"/>
      <w:r w:rsidR="00580F8A">
        <w:rPr>
          <w:rStyle w:val="CommentReference"/>
          <w:rFonts w:eastAsia="Calibri"/>
          <w:b w:val="0"/>
        </w:rPr>
        <w:commentReference w:id="532"/>
      </w:r>
    </w:p>
    <w:p w14:paraId="7AF71EFE" w14:textId="7DCCC27D" w:rsidR="005E3598" w:rsidRDefault="005E3598" w:rsidP="00390B7E">
      <w:pPr>
        <w:pStyle w:val="Normal1"/>
        <w:widowControl w:val="0"/>
        <w:tabs>
          <w:tab w:val="left" w:pos="2552"/>
          <w:tab w:val="left" w:pos="2835"/>
        </w:tabs>
        <w:spacing w:line="360" w:lineRule="auto"/>
        <w:ind w:firstLine="720"/>
        <w:jc w:val="both"/>
      </w:pPr>
      <w:r>
        <w:t xml:space="preserve">Set Top Box adalah sebuah perangkat yang memungkinkan sebuah pesawat televisi menjadi pengguna </w:t>
      </w:r>
      <w:proofErr w:type="gramStart"/>
      <w:r>
        <w:t>internet</w:t>
      </w:r>
      <w:proofErr w:type="gramEnd"/>
      <w:r>
        <w:t xml:space="preserve"> dan juga memungkinkan sebuah pesawat televisi untuk menerima dan membaca siaran televisi digital. </w:t>
      </w:r>
      <w:proofErr w:type="gramStart"/>
      <w:r>
        <w:t>Perkembangan teknologi memungkinkan kita untuk dapat mengirimkan konten-konten multimedia melalui Internet.</w:t>
      </w:r>
      <w:proofErr w:type="gramEnd"/>
      <w:r>
        <w:t xml:space="preserve"> Pengiriman konten dapat terjadi selama perangkat pengirim dan penerima memiliki kemampuan mengenkripsi dan </w:t>
      </w:r>
      <w:proofErr w:type="gramStart"/>
      <w:r>
        <w:t>mendekripsi  aliran</w:t>
      </w:r>
      <w:proofErr w:type="gramEnd"/>
      <w:r>
        <w:t xml:space="preserve"> multimedia. </w:t>
      </w:r>
      <w:proofErr w:type="gramStart"/>
      <w:r>
        <w:t xml:space="preserve">Hal inilah yang ikut memicu perubahan pasar set-top-box dari </w:t>
      </w:r>
      <w:ins w:id="533" w:author="ditaoktaria" w:date="2015-05-26T08:20:00Z">
        <w:r w:rsidR="008D038A">
          <w:t>TV</w:t>
        </w:r>
      </w:ins>
      <w:commentRangeStart w:id="534"/>
      <w:del w:id="535" w:author="ditaoktaria" w:date="2015-05-26T08:20:00Z">
        <w:r w:rsidDel="008D038A">
          <w:delText>tv</w:delText>
        </w:r>
      </w:del>
      <w:r>
        <w:t xml:space="preserve"> </w:t>
      </w:r>
      <w:commentRangeEnd w:id="534"/>
      <w:r w:rsidR="00E216BC">
        <w:rPr>
          <w:rStyle w:val="CommentReference"/>
          <w:rFonts w:eastAsia="Calibri"/>
          <w:color w:val="auto"/>
        </w:rPr>
        <w:commentReference w:id="534"/>
      </w:r>
      <w:r>
        <w:t xml:space="preserve">tunner menjadi mini </w:t>
      </w:r>
      <w:commentRangeStart w:id="536"/>
      <w:del w:id="537" w:author="ditaoktaria oktaria" w:date="2015-02-24T10:00:00Z">
        <w:r w:rsidDel="005175BC">
          <w:delText xml:space="preserve">pc </w:delText>
        </w:r>
      </w:del>
      <w:commentRangeEnd w:id="536"/>
      <w:ins w:id="538" w:author="ditaoktaria oktaria" w:date="2015-02-24T10:00:00Z">
        <w:r w:rsidR="005175BC">
          <w:t xml:space="preserve">PC </w:t>
        </w:r>
      </w:ins>
      <w:r w:rsidR="00E216BC">
        <w:rPr>
          <w:rStyle w:val="CommentReference"/>
          <w:rFonts w:eastAsia="Calibri"/>
          <w:color w:val="auto"/>
        </w:rPr>
        <w:commentReference w:id="536"/>
      </w:r>
      <w:r>
        <w:t>yang mudah dikembangkan untuk kebutuhan tertentu [LK-12].</w:t>
      </w:r>
      <w:proofErr w:type="gramEnd"/>
      <w:r>
        <w:t xml:space="preserve"> </w:t>
      </w:r>
      <w:proofErr w:type="gramStart"/>
      <w:r>
        <w:t>Set-top-box relative lebih murah dibandingkan PC maupun miniPC lainnya.</w:t>
      </w:r>
      <w:proofErr w:type="gramEnd"/>
      <w:r>
        <w:t xml:space="preserve"> </w:t>
      </w:r>
      <w:proofErr w:type="gramStart"/>
      <w:r>
        <w:t>Kini, set-top-box generasi baru memungkinkan penggunanya untuk membuat aplikasi sendiri dan menjalankannya pada sistem operasi set-top-box yang berbasis linux.</w:t>
      </w:r>
      <w:proofErr w:type="gramEnd"/>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w:t>
      </w:r>
      <w:proofErr w:type="gramStart"/>
      <w:r>
        <w:t>internet</w:t>
      </w:r>
      <w:proofErr w:type="gramEnd"/>
      <w:r>
        <w:t xml:space="preserve"> maupun melakukan pengiriman konten dengan perangkat lainnya melalui internet. Selain itu, setiap </w:t>
      </w:r>
      <w:ins w:id="539" w:author="ditaoktaria" w:date="2014-12-27T18:06:00Z">
        <w:r w:rsidR="00857F7D">
          <w:t>A</w:t>
        </w:r>
      </w:ins>
      <w:r>
        <w:t>ndroid set-top-box memiliki port seperti hdmi atau AV yg berguna untuk menampilkan gambar atau video ke layar monitor.</w:t>
      </w:r>
    </w:p>
    <w:p w14:paraId="38355251" w14:textId="77777777" w:rsidR="001978D1" w:rsidRDefault="005E3598" w:rsidP="001978D1">
      <w:pPr>
        <w:pStyle w:val="Normal1"/>
        <w:keepNext/>
        <w:spacing w:line="360" w:lineRule="auto"/>
        <w:jc w:val="center"/>
        <w:rPr>
          <w:ins w:id="540" w:author="ditaoktaria" w:date="2015-07-01T14:45:00Z"/>
        </w:rPr>
      </w:pPr>
      <w:del w:id="541" w:author="ditaoktaria" w:date="2015-07-01T13:36:00Z">
        <w:r w:rsidDel="00AA2DF8">
          <w:rPr>
            <w:noProof/>
          </w:rPr>
          <w:lastRenderedPageBreak/>
          <w:drawing>
            <wp:inline distT="0" distB="0" distL="0" distR="0" wp14:anchorId="404BCDD9" wp14:editId="5BD224CF">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del>
      <w:ins w:id="542" w:author="ditaoktaria" w:date="2015-07-01T13:36:00Z">
        <w:r w:rsidR="00AA2DF8">
          <w:rPr>
            <w:noProof/>
          </w:rPr>
          <w:drawing>
            <wp:inline distT="0" distB="0" distL="0" distR="0" wp14:anchorId="42074772" wp14:editId="2C17E69C">
              <wp:extent cx="2077178" cy="2077178"/>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top box.png"/>
                      <pic:cNvPicPr/>
                    </pic:nvPicPr>
                    <pic:blipFill>
                      <a:blip r:embed="rId21">
                        <a:extLst>
                          <a:ext uri="{28A0092B-C50C-407E-A947-70E740481C1C}">
                            <a14:useLocalDpi xmlns:a14="http://schemas.microsoft.com/office/drawing/2010/main" val="0"/>
                          </a:ext>
                        </a:extLst>
                      </a:blip>
                      <a:stretch>
                        <a:fillRect/>
                      </a:stretch>
                    </pic:blipFill>
                    <pic:spPr>
                      <a:xfrm>
                        <a:off x="0" y="0"/>
                        <a:ext cx="2077738" cy="2077738"/>
                      </a:xfrm>
                      <a:prstGeom prst="rect">
                        <a:avLst/>
                      </a:prstGeom>
                    </pic:spPr>
                  </pic:pic>
                </a:graphicData>
              </a:graphic>
            </wp:inline>
          </w:drawing>
        </w:r>
      </w:ins>
    </w:p>
    <w:p w14:paraId="7DC0EC3D" w14:textId="30238FCC" w:rsidR="00586687" w:rsidRPr="00B375CE" w:rsidRDefault="001978D1">
      <w:pPr>
        <w:pStyle w:val="Caption"/>
        <w:rPr>
          <w:ins w:id="543" w:author="ditaoktaria" w:date="2015-07-01T13:45:00Z"/>
        </w:rPr>
        <w:pPrChange w:id="544" w:author="ditaoktaria" w:date="2015-07-01T14:45:00Z">
          <w:pPr>
            <w:pStyle w:val="Normal1"/>
            <w:keepNext/>
            <w:spacing w:line="360" w:lineRule="auto"/>
            <w:jc w:val="center"/>
          </w:pPr>
        </w:pPrChange>
      </w:pPr>
      <w:ins w:id="545" w:author="ditaoktaria" w:date="2015-07-01T14:45:00Z">
        <w:r>
          <w:t xml:space="preserve">Gambar 2. </w:t>
        </w:r>
        <w:r>
          <w:fldChar w:fldCharType="begin"/>
        </w:r>
        <w:r>
          <w:instrText xml:space="preserve"> SEQ Gambar_2. \* ARABIC </w:instrText>
        </w:r>
      </w:ins>
      <w:r>
        <w:fldChar w:fldCharType="separate"/>
      </w:r>
      <w:ins w:id="546" w:author="ditaoktaria" w:date="2015-07-06T10:32:00Z">
        <w:r w:rsidR="00494234">
          <w:rPr>
            <w:noProof/>
          </w:rPr>
          <w:t>1</w:t>
        </w:r>
      </w:ins>
      <w:ins w:id="547" w:author="ditaoktaria" w:date="2015-07-01T14:45:00Z">
        <w:r>
          <w:fldChar w:fldCharType="end"/>
        </w:r>
        <w:r>
          <w:t xml:space="preserve"> </w:t>
        </w:r>
        <w:r>
          <w:rPr>
            <w:b w:val="0"/>
          </w:rPr>
          <w:t>Perangkat Set-top-box</w:t>
        </w:r>
      </w:ins>
    </w:p>
    <w:p w14:paraId="36CA6816" w14:textId="0E07F075" w:rsidR="00586687" w:rsidRPr="00586687" w:rsidRDefault="00586687">
      <w:pPr>
        <w:ind w:firstLine="0"/>
        <w:jc w:val="center"/>
        <w:pPrChange w:id="548" w:author="ditaoktaria" w:date="2015-07-01T13:46:00Z">
          <w:pPr>
            <w:pStyle w:val="Normal1"/>
            <w:keepNext/>
            <w:spacing w:line="360" w:lineRule="auto"/>
            <w:jc w:val="center"/>
          </w:pPr>
        </w:pPrChange>
      </w:pPr>
      <w:proofErr w:type="gramStart"/>
      <w:ins w:id="549" w:author="ditaoktaria" w:date="2015-07-01T13:46:00Z">
        <w:r>
          <w:t>Sumber :</w:t>
        </w:r>
        <w:proofErr w:type="gramEnd"/>
        <w:r>
          <w:t xml:space="preserve"> [AND-14]</w:t>
        </w:r>
      </w:ins>
    </w:p>
    <w:p w14:paraId="5747BA2A" w14:textId="371D0691" w:rsidR="005E3598" w:rsidDel="00586687" w:rsidRDefault="00E2094F" w:rsidP="005E3598">
      <w:pPr>
        <w:pStyle w:val="Caption"/>
        <w:rPr>
          <w:del w:id="550" w:author="ditaoktaria" w:date="2015-07-01T13:46:00Z"/>
          <w:b w:val="0"/>
          <w:i/>
          <w:color w:val="000000" w:themeColor="text1"/>
          <w:szCs w:val="24"/>
        </w:rPr>
      </w:pPr>
      <w:del w:id="551" w:author="ditaoktaria" w:date="2015-07-01T13:46:00Z">
        <w:r w:rsidDel="00586687">
          <w:delText>Gambar 2.</w:delText>
        </w:r>
        <w:r w:rsidR="00916763" w:rsidDel="00586687">
          <w:rPr>
            <w:b w:val="0"/>
            <w:iCs w:val="0"/>
          </w:rPr>
          <w:fldChar w:fldCharType="begin"/>
        </w:r>
        <w:r w:rsidR="00916763" w:rsidDel="00586687">
          <w:delInstrText xml:space="preserve"> SEQ Gambar_2. \* ARABIC </w:delInstrText>
        </w:r>
        <w:r w:rsidR="00916763" w:rsidDel="00586687">
          <w:rPr>
            <w:b w:val="0"/>
            <w:iCs w:val="0"/>
          </w:rPr>
          <w:fldChar w:fldCharType="separate"/>
        </w:r>
      </w:del>
      <w:ins w:id="552" w:author="ditaoktaria oktaria" w:date="2015-04-20T11:34:00Z">
        <w:del w:id="553" w:author="ditaoktaria" w:date="2015-07-01T13:45:00Z">
          <w:r w:rsidR="00F81216" w:rsidDel="00586687">
            <w:rPr>
              <w:noProof/>
            </w:rPr>
            <w:delText>1</w:delText>
          </w:r>
        </w:del>
      </w:ins>
      <w:del w:id="554" w:author="ditaoktaria" w:date="2015-07-01T13:46:00Z">
        <w:r w:rsidR="00916763" w:rsidDel="00586687">
          <w:rPr>
            <w:b w:val="0"/>
            <w:iCs w:val="0"/>
            <w:noProof/>
          </w:rPr>
          <w:fldChar w:fldCharType="end"/>
        </w:r>
        <w:r w:rsidDel="00586687">
          <w:delText xml:space="preserve"> </w:delText>
        </w:r>
        <w:r w:rsidRPr="006C67A3" w:rsidDel="00586687">
          <w:rPr>
            <w:b w:val="0"/>
          </w:rPr>
          <w:delText>Perangkat Set-top-box</w:delText>
        </w:r>
      </w:del>
    </w:p>
    <w:p w14:paraId="75BDCCAC" w14:textId="40DA2F18" w:rsidR="005E3598" w:rsidRPr="00087855" w:rsidDel="00586687" w:rsidRDefault="005E3598" w:rsidP="005E3598">
      <w:pPr>
        <w:pStyle w:val="Caption"/>
        <w:rPr>
          <w:del w:id="555" w:author="ditaoktaria" w:date="2015-07-01T13:46:00Z"/>
          <w:b w:val="0"/>
          <w:i/>
          <w:color w:val="000000" w:themeColor="text1"/>
          <w:szCs w:val="24"/>
        </w:rPr>
      </w:pPr>
      <w:del w:id="556" w:author="ditaoktaria" w:date="2015-07-01T13:46:00Z">
        <w:r w:rsidDel="00586687">
          <w:rPr>
            <w:color w:val="000000" w:themeColor="text1"/>
            <w:szCs w:val="24"/>
          </w:rPr>
          <w:delText xml:space="preserve">Sumber : </w:delText>
        </w:r>
        <w:r w:rsidRPr="00D91087" w:rsidDel="00586687">
          <w:rPr>
            <w:b w:val="0"/>
            <w:color w:val="000000" w:themeColor="text1"/>
            <w:szCs w:val="24"/>
          </w:rPr>
          <w:delText>[AND-14]</w:delText>
        </w:r>
        <w:bookmarkStart w:id="557" w:name="_Toc403732929"/>
      </w:del>
    </w:p>
    <w:bookmarkEnd w:id="557"/>
    <w:p w14:paraId="79228F62" w14:textId="4154237D" w:rsidR="00A67266" w:rsidRDefault="00E35DCC" w:rsidP="00A67266">
      <w:pPr>
        <w:pStyle w:val="Heading2"/>
        <w:numPr>
          <w:ilvl w:val="0"/>
          <w:numId w:val="63"/>
        </w:numPr>
        <w:ind w:hanging="720"/>
      </w:pPr>
      <w:r>
        <w:t>PHP</w:t>
      </w:r>
    </w:p>
    <w:p w14:paraId="69335700" w14:textId="22784FBE" w:rsidR="00E35DCC" w:rsidRDefault="00E35DCC" w:rsidP="00390B7E">
      <w:pPr>
        <w:pStyle w:val="Normal1"/>
        <w:spacing w:line="360" w:lineRule="auto"/>
        <w:ind w:firstLine="720"/>
        <w:jc w:val="both"/>
      </w:pPr>
      <w:proofErr w:type="gramStart"/>
      <w:r>
        <w:t>PHP (</w:t>
      </w:r>
      <w:r>
        <w:rPr>
          <w:i/>
        </w:rPr>
        <w:t>Hypertext Preprocessor</w:t>
      </w:r>
      <w:r>
        <w:t>) adalah bahasa skrip yang berjalan pada sisi s</w:t>
      </w:r>
      <w:r w:rsidR="008F18FB">
        <w:t>erver.</w:t>
      </w:r>
      <w:proofErr w:type="gramEnd"/>
      <w:r w:rsidR="008F18FB">
        <w:t xml:space="preserve"> </w:t>
      </w:r>
      <w:proofErr w:type="gramStart"/>
      <w:r w:rsidR="008F18FB">
        <w:t>PHP bersifat open source dan</w:t>
      </w:r>
      <w:r>
        <w:t xml:space="preserve"> dapat dijalank</w:t>
      </w:r>
      <w:bookmarkStart w:id="558" w:name="OLE_LINK30"/>
      <w:bookmarkStart w:id="559" w:name="OLE_LINK31"/>
      <w:r w:rsidR="007C07D0">
        <w:t>an di semua tipe sistem operasi</w:t>
      </w:r>
      <w:bookmarkEnd w:id="558"/>
      <w:bookmarkEnd w:id="559"/>
      <w:r w:rsidR="00B43916">
        <w:t>.</w:t>
      </w:r>
      <w:proofErr w:type="gramEnd"/>
      <w:r w:rsidR="00E63B3E">
        <w:t xml:space="preserve"> </w:t>
      </w:r>
      <w:proofErr w:type="gramStart"/>
      <w:r w:rsidR="00E63B3E">
        <w:t xml:space="preserve">Bahasa pemrograman Java tidak dapat memanggil </w:t>
      </w:r>
      <w:r w:rsidR="00E63B3E">
        <w:rPr>
          <w:i/>
        </w:rPr>
        <w:t xml:space="preserve">database </w:t>
      </w:r>
      <w:r w:rsidR="00E63B3E">
        <w:t>MySQL untuk mendapatkan data.</w:t>
      </w:r>
      <w:proofErr w:type="gramEnd"/>
      <w:r w:rsidR="00E63B3E">
        <w:t xml:space="preserve"> </w:t>
      </w:r>
      <w:proofErr w:type="gramStart"/>
      <w:r w:rsidR="00E63B3E">
        <w:t>Sedangkan PHP memiliki dukungan untuk instansiasi objek java</w:t>
      </w:r>
      <w:r w:rsidR="00ED581E">
        <w:t xml:space="preserve"> dan menggunakannya sebagai objek PHP</w:t>
      </w:r>
      <w:r w:rsidR="008E5F35">
        <w:t xml:space="preserve"> [PHP-15</w:t>
      </w:r>
      <w:r w:rsidR="00ED581E">
        <w:t>].</w:t>
      </w:r>
      <w:proofErr w:type="gramEnd"/>
      <w:r w:rsidR="00ED581E">
        <w:t xml:space="preserve"> </w:t>
      </w:r>
      <w:r w:rsidR="00E63B3E">
        <w:t>Sehingga dibutuhkan</w:t>
      </w:r>
      <w:r w:rsidR="00ED581E">
        <w:t xml:space="preserve"> skrip</w:t>
      </w:r>
      <w:r w:rsidR="00E63B3E">
        <w:t xml:space="preserve"> PHP yang </w:t>
      </w:r>
      <w:proofErr w:type="gramStart"/>
      <w:r w:rsidR="00E63B3E">
        <w:t>akan</w:t>
      </w:r>
      <w:proofErr w:type="gramEnd"/>
      <w:r w:rsidR="00E63B3E">
        <w:t xml:space="preserve"> memanggil MySQL kemudian mengubah data dari MyS</w:t>
      </w:r>
      <w:r w:rsidR="00ED581E">
        <w:t xml:space="preserve">QL menjadi ke dalam bentuk JSON. Kemudian PHP </w:t>
      </w:r>
      <w:proofErr w:type="gramStart"/>
      <w:r w:rsidR="00ED581E">
        <w:t>akan</w:t>
      </w:r>
      <w:proofErr w:type="gramEnd"/>
      <w:r w:rsidR="00ED581E">
        <w:t xml:space="preserve"> </w:t>
      </w:r>
      <w:r w:rsidR="00E63B3E">
        <w:t>memberikan data</w:t>
      </w:r>
      <w:r w:rsidR="00ED581E">
        <w:t xml:space="preserve"> dalam bentuk JSON</w:t>
      </w:r>
      <w:r w:rsidR="00E63B3E">
        <w:t xml:space="preserve"> tersebut kepada Java. </w:t>
      </w:r>
      <w:r>
        <w:t>Penggunaan skrip php dimulai oleh tag &lt;</w:t>
      </w:r>
      <w:proofErr w:type="gramStart"/>
      <w:r>
        <w:t>?php</w:t>
      </w:r>
      <w:proofErr w:type="gramEnd"/>
      <w:r>
        <w:t xml:space="preserve"> dan diakhiri oleh tag ?&gt;. Berikut adalah contoh penggunaan </w:t>
      </w:r>
      <w:r w:rsidR="00385FB0">
        <w:rPr>
          <w:i/>
        </w:rPr>
        <w:t>script</w:t>
      </w:r>
      <w:r>
        <w:t xml:space="preserve"> php yang digunakan dalam penelitian ini untuk melakukan koneksi ke database </w:t>
      </w:r>
      <w:proofErr w:type="gramStart"/>
      <w:r>
        <w:t>mysql :</w:t>
      </w:r>
      <w:proofErr w:type="gramEnd"/>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w:t>
            </w:r>
            <w:proofErr w:type="gramStart"/>
            <w:r w:rsidRPr="00A010A6">
              <w:rPr>
                <w:rFonts w:ascii="Courier New" w:hAnsi="Courier New" w:cs="Courier New"/>
                <w:sz w:val="20"/>
              </w:rPr>
              <w:t>?php</w:t>
            </w:r>
            <w:proofErr w:type="gramEnd"/>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roofErr w:type="gramStart"/>
            <w:r w:rsidRPr="00A010A6">
              <w:rPr>
                <w:rFonts w:ascii="Courier New" w:hAnsi="Courier New" w:cs="Courier New"/>
                <w:sz w:val="20"/>
              </w:rPr>
              <w:t>con</w:t>
            </w:r>
            <w:proofErr w:type="gramEnd"/>
            <w:r w:rsidRPr="00A010A6">
              <w:rPr>
                <w:rFonts w:ascii="Courier New" w:hAnsi="Courier New" w:cs="Courier New"/>
                <w:sz w:val="20"/>
              </w:rPr>
              <w:t xml:space="preserve">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roofErr w:type="gramStart"/>
            <w:r w:rsidRPr="00A010A6">
              <w:rPr>
                <w:rFonts w:ascii="Courier New" w:hAnsi="Courier New" w:cs="Courier New"/>
                <w:sz w:val="20"/>
              </w:rPr>
              <w:t>sql</w:t>
            </w:r>
            <w:proofErr w:type="gramEnd"/>
            <w:r w:rsidRPr="00A010A6">
              <w:rPr>
                <w:rFonts w:ascii="Courier New" w:hAnsi="Courier New" w:cs="Courier New"/>
                <w:sz w:val="20"/>
              </w:rPr>
              <w:t>=”CREATE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proofErr w:type="gramStart"/>
            <w:r w:rsidRPr="00A010A6">
              <w:rPr>
                <w:rFonts w:ascii="Courier New" w:hAnsi="Courier New" w:cs="Courier New"/>
                <w:sz w:val="20"/>
              </w:rPr>
              <w:t>if</w:t>
            </w:r>
            <w:proofErr w:type="gramEnd"/>
            <w:r w:rsidRPr="00A010A6">
              <w:rPr>
                <w:rFonts w:ascii="Courier New" w:hAnsi="Courier New" w:cs="Courier New"/>
                <w:sz w:val="20"/>
              </w:rPr>
              <w:t xml:space="preserve">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r>
            <w:proofErr w:type="gramStart"/>
            <w:r>
              <w:rPr>
                <w:rFonts w:ascii="Courier New" w:hAnsi="Courier New" w:cs="Courier New"/>
                <w:sz w:val="20"/>
              </w:rPr>
              <w:t>echo</w:t>
            </w:r>
            <w:proofErr w:type="gramEnd"/>
            <w:r>
              <w:rPr>
                <w:rFonts w:ascii="Courier New" w:hAnsi="Courier New" w:cs="Courier New"/>
                <w:sz w:val="20"/>
              </w:rPr>
              <w:t xml:space="preserve">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r>
            <w:proofErr w:type="gramStart"/>
            <w:r>
              <w:rPr>
                <w:rFonts w:ascii="Courier New" w:hAnsi="Courier New" w:cs="Courier New"/>
                <w:sz w:val="20"/>
              </w:rPr>
              <w:t>?&gt;</w:t>
            </w:r>
            <w:proofErr w:type="gramEnd"/>
          </w:p>
        </w:tc>
      </w:tr>
    </w:tbl>
    <w:p w14:paraId="05DEFA17" w14:textId="6CE49511" w:rsidR="003E2D5C" w:rsidRPr="003E2D5C" w:rsidRDefault="003E2D5C">
      <w:pPr>
        <w:pStyle w:val="Caption"/>
      </w:pPr>
      <w:r>
        <w:t xml:space="preserve">Kode 2. </w:t>
      </w:r>
      <w:r w:rsidR="001F592B">
        <w:fldChar w:fldCharType="begin"/>
      </w:r>
      <w:r w:rsidR="001F592B">
        <w:instrText xml:space="preserve"> SEQ Kode_2. \* ARABIC </w:instrText>
      </w:r>
      <w:r w:rsidR="001F592B">
        <w:fldChar w:fldCharType="separate"/>
      </w:r>
      <w:r w:rsidR="00494234">
        <w:rPr>
          <w:noProof/>
        </w:rPr>
        <w:t>1</w:t>
      </w:r>
      <w:r w:rsidR="001F592B">
        <w:rPr>
          <w:noProof/>
        </w:rPr>
        <w:fldChar w:fldCharType="end"/>
      </w:r>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lastRenderedPageBreak/>
        <w:t>MySQL</w:t>
      </w:r>
    </w:p>
    <w:p w14:paraId="786C96C0" w14:textId="6C757377" w:rsidR="008964BD" w:rsidRDefault="008964BD" w:rsidP="008964BD">
      <w:pPr>
        <w:pStyle w:val="Normal1"/>
        <w:spacing w:line="360" w:lineRule="auto"/>
        <w:ind w:firstLine="720"/>
        <w:jc w:val="both"/>
      </w:pPr>
      <w:proofErr w:type="gramStart"/>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w:t>
      </w:r>
      <w:proofErr w:type="gramEnd"/>
      <w:r>
        <w:rPr>
          <w:color w:val="1C1C1C"/>
        </w:rPr>
        <w:t xml:space="preserve"> </w:t>
      </w:r>
      <w:proofErr w:type="gramStart"/>
      <w:r w:rsidR="008E5F35">
        <w:rPr>
          <w:color w:val="1C1C1C"/>
        </w:rPr>
        <w:t>MySQL bersifat cepat, dapat diandalkan, dan mudah digunakan [MSQ-15]</w:t>
      </w:r>
      <w:r w:rsidR="00996861">
        <w:rPr>
          <w:color w:val="1C1C1C"/>
        </w:rPr>
        <w:t>.</w:t>
      </w:r>
      <w:proofErr w:type="gramEnd"/>
      <w:r w:rsidR="008E5F35">
        <w:rPr>
          <w:color w:val="1C1C1C"/>
        </w:rPr>
        <w:t xml:space="preserve"> </w:t>
      </w:r>
      <w:proofErr w:type="gramStart"/>
      <w:r w:rsidR="008E5F35">
        <w:rPr>
          <w:color w:val="1C1C1C"/>
        </w:rPr>
        <w:t>MySQL pada penelitian ini berjalan pada sisi server dan digunakan bersama skrip PHP.</w:t>
      </w:r>
      <w:proofErr w:type="gramEnd"/>
    </w:p>
    <w:p w14:paraId="14FEA2E4" w14:textId="77777777" w:rsidR="008964BD" w:rsidRDefault="008964BD" w:rsidP="008964BD">
      <w:pPr>
        <w:pStyle w:val="Normal1"/>
        <w:spacing w:line="360" w:lineRule="auto"/>
        <w:ind w:left="720"/>
        <w:jc w:val="both"/>
        <w:rPr>
          <w:color w:val="1C1C1C"/>
        </w:rPr>
      </w:pPr>
      <w:r>
        <w:rPr>
          <w:color w:val="1C1C1C"/>
        </w:rPr>
        <w:t xml:space="preserve">Berikut contoh query sederhana yang digunakan dalam penelitian </w:t>
      </w:r>
      <w:proofErr w:type="gramStart"/>
      <w:r>
        <w:rPr>
          <w:color w:val="1C1C1C"/>
        </w:rPr>
        <w:t>ini :</w:t>
      </w:r>
      <w:proofErr w:type="gramEnd"/>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proofErr w:type="gramStart"/>
            <w:r w:rsidRPr="006D7F1E">
              <w:rPr>
                <w:rFonts w:ascii="Courier New" w:hAnsi="Courier New"/>
                <w:sz w:val="20"/>
                <w:szCs w:val="20"/>
              </w:rPr>
              <w:t>select</w:t>
            </w:r>
            <w:proofErr w:type="gramEnd"/>
            <w:r w:rsidRPr="006D7F1E">
              <w:rPr>
                <w:rFonts w:ascii="Courier New" w:hAnsi="Courier New"/>
                <w:sz w:val="20"/>
                <w:szCs w:val="20"/>
              </w:rPr>
              <w:t xml:space="preserve">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560" w:name="_Toc297381545"/>
      <w:r>
        <w:t xml:space="preserve">Kode 2. </w:t>
      </w:r>
      <w:r w:rsidR="001F592B">
        <w:fldChar w:fldCharType="begin"/>
      </w:r>
      <w:r w:rsidR="001F592B">
        <w:instrText xml:space="preserve"> SEQ Kode_2. \* ARABIC </w:instrText>
      </w:r>
      <w:r w:rsidR="001F592B">
        <w:fldChar w:fldCharType="separate"/>
      </w:r>
      <w:r w:rsidR="00494234">
        <w:rPr>
          <w:noProof/>
        </w:rPr>
        <w:t>2</w:t>
      </w:r>
      <w:r w:rsidR="001F592B">
        <w:rPr>
          <w:noProof/>
        </w:rPr>
        <w:fldChar w:fldCharType="end"/>
      </w:r>
      <w:r>
        <w:t xml:space="preserve"> </w:t>
      </w:r>
      <w:r>
        <w:rPr>
          <w:b w:val="0"/>
        </w:rPr>
        <w:t xml:space="preserve">Contoh Penggunaan </w:t>
      </w:r>
      <w:r>
        <w:rPr>
          <w:b w:val="0"/>
          <w:i/>
        </w:rPr>
        <w:t>Query</w:t>
      </w:r>
      <w:bookmarkEnd w:id="560"/>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561" w:author="ditaoktaria oktaria" w:date="2015-03-19T11:26:00Z">
          <w:pPr>
            <w:pStyle w:val="Caption"/>
          </w:pPr>
        </w:pPrChange>
      </w:pPr>
      <w:proofErr w:type="gramStart"/>
      <w:r>
        <w:t>Data dari MySQL tidak bisa langsung dibaca oleh bahasa Java.</w:t>
      </w:r>
      <w:proofErr w:type="gramEnd"/>
      <w:r>
        <w:t xml:space="preserve"> Data dari MySQL </w:t>
      </w:r>
      <w:proofErr w:type="gramStart"/>
      <w:r>
        <w:t>akan</w:t>
      </w:r>
      <w:proofErr w:type="gramEnd"/>
      <w:r>
        <w:t xml:space="preserve">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562" w:author="ditaoktaria" w:date="2015-04-01T10:48:00Z">
        <w:r w:rsidR="000E7C05">
          <w:t>1</w:t>
        </w:r>
      </w:ins>
      <w:r w:rsidR="002A5281">
        <w:t xml:space="preserve"> Menunjukkan pemetaan antara entitas JSON dan J</w:t>
      </w:r>
      <w:r w:rsidR="008E5F35">
        <w:t>ava [TP-15</w:t>
      </w:r>
      <w:proofErr w:type="gramStart"/>
      <w:r w:rsidR="002A5281">
        <w:t>] :</w:t>
      </w:r>
      <w:proofErr w:type="gramEnd"/>
    </w:p>
    <w:p w14:paraId="5E5F89B6" w14:textId="7E4AC9A6" w:rsidR="000E7C05" w:rsidRPr="00D615DA" w:rsidRDefault="000E7C05">
      <w:pPr>
        <w:pStyle w:val="Caption"/>
        <w:keepNext/>
        <w:rPr>
          <w:ins w:id="563" w:author="ditaoktaria" w:date="2015-04-01T10:47:00Z"/>
        </w:rPr>
        <w:pPrChange w:id="564" w:author="ditaoktaria" w:date="2015-04-01T10:47:00Z">
          <w:pPr>
            <w:jc w:val="center"/>
          </w:pPr>
        </w:pPrChange>
      </w:pPr>
      <w:bookmarkStart w:id="565" w:name="_Toc297381203"/>
      <w:ins w:id="566" w:author="ditaoktaria" w:date="2015-04-01T10:47:00Z">
        <w:r>
          <w:t xml:space="preserve">Tabel 2. </w:t>
        </w:r>
        <w:r>
          <w:fldChar w:fldCharType="begin"/>
        </w:r>
        <w:r>
          <w:instrText xml:space="preserve"> SEQ Tabel_2. \* ARABIC </w:instrText>
        </w:r>
      </w:ins>
      <w:r>
        <w:fldChar w:fldCharType="separate"/>
      </w:r>
      <w:ins w:id="567" w:author="ditaoktaria" w:date="2015-07-06T10:32:00Z">
        <w:r w:rsidR="00494234">
          <w:rPr>
            <w:noProof/>
          </w:rPr>
          <w:t>1</w:t>
        </w:r>
      </w:ins>
      <w:ins w:id="568" w:author="ditaoktaria" w:date="2015-04-01T10:47:00Z">
        <w:r>
          <w:fldChar w:fldCharType="end"/>
        </w:r>
      </w:ins>
      <w:ins w:id="569" w:author="ditaoktaria" w:date="2015-04-01T10:48:00Z">
        <w:r w:rsidR="0019098F">
          <w:t xml:space="preserve"> </w:t>
        </w:r>
        <w:r w:rsidR="0019098F">
          <w:rPr>
            <w:b w:val="0"/>
          </w:rPr>
          <w:t xml:space="preserve">Pemetaan Entitas JSON dan </w:t>
        </w:r>
      </w:ins>
      <w:ins w:id="570" w:author="Aryo Pinandito" w:date="2015-05-01T09:50:00Z">
        <w:r w:rsidR="003B25BA">
          <w:rPr>
            <w:b w:val="0"/>
          </w:rPr>
          <w:t>Java</w:t>
        </w:r>
      </w:ins>
      <w:bookmarkEnd w:id="565"/>
    </w:p>
    <w:tbl>
      <w:tblPr>
        <w:tblStyle w:val="TableGrid"/>
        <w:tblW w:w="0" w:type="auto"/>
        <w:jc w:val="center"/>
        <w:tblLook w:val="04A0" w:firstRow="1" w:lastRow="0" w:firstColumn="1" w:lastColumn="0" w:noHBand="0" w:noVBand="1"/>
        <w:tblPrChange w:id="571" w:author="ditaoktaria oktaria" w:date="2015-03-19T15:36:00Z">
          <w:tblPr>
            <w:tblStyle w:val="TableGrid"/>
            <w:tblW w:w="0" w:type="auto"/>
            <w:tblLook w:val="04A0" w:firstRow="1" w:lastRow="0" w:firstColumn="1" w:lastColumn="0" w:noHBand="0" w:noVBand="1"/>
          </w:tblPr>
        </w:tblPrChange>
      </w:tblPr>
      <w:tblGrid>
        <w:gridCol w:w="3418"/>
        <w:gridCol w:w="3980"/>
        <w:tblGridChange w:id="572">
          <w:tblGrid>
            <w:gridCol w:w="3258"/>
            <w:gridCol w:w="270"/>
            <w:gridCol w:w="3870"/>
            <w:gridCol w:w="760"/>
          </w:tblGrid>
        </w:tblGridChange>
      </w:tblGrid>
      <w:tr w:rsidR="00DD465F" w14:paraId="0A310F1F" w14:textId="77777777" w:rsidTr="00C3622D">
        <w:trPr>
          <w:jc w:val="center"/>
        </w:trPr>
        <w:tc>
          <w:tcPr>
            <w:tcW w:w="3418" w:type="dxa"/>
            <w:tcPrChange w:id="573" w:author="ditaoktaria oktaria" w:date="2015-03-19T15:36:00Z">
              <w:tcPr>
                <w:tcW w:w="3258" w:type="dxa"/>
              </w:tcPr>
            </w:tcPrChange>
          </w:tcPr>
          <w:p w14:paraId="125DE6C3" w14:textId="110B028B" w:rsidR="00DD465F" w:rsidRDefault="00DD465F">
            <w:pPr>
              <w:ind w:firstLine="0"/>
              <w:jc w:val="center"/>
              <w:rPr>
                <w:rFonts w:eastAsia="Times New Roman" w:cstheme="majorBidi"/>
                <w:b/>
                <w:i/>
                <w:iCs/>
                <w:color w:val="404040" w:themeColor="text1" w:themeTint="BF"/>
              </w:rPr>
              <w:pPrChange w:id="574" w:author="ditaoktaria oktaria" w:date="2015-03-19T11:34:00Z">
                <w:pPr>
                  <w:keepNext/>
                  <w:keepLines/>
                  <w:spacing w:before="200"/>
                  <w:ind w:firstLine="0"/>
                  <w:outlineLvl w:val="4"/>
                </w:pPr>
              </w:pPrChange>
            </w:pPr>
            <w:r>
              <w:t>JSON</w:t>
            </w:r>
          </w:p>
        </w:tc>
        <w:tc>
          <w:tcPr>
            <w:tcW w:w="3980" w:type="dxa"/>
            <w:tcPrChange w:id="575" w:author="ditaoktaria oktaria" w:date="2015-03-19T15:36:00Z">
              <w:tcPr>
                <w:tcW w:w="4900" w:type="dxa"/>
                <w:gridSpan w:val="3"/>
              </w:tcPr>
            </w:tcPrChange>
          </w:tcPr>
          <w:p w14:paraId="376A75AC" w14:textId="6E6D5A3F" w:rsidR="00DD465F" w:rsidRDefault="00DD465F">
            <w:pPr>
              <w:ind w:firstLine="0"/>
              <w:jc w:val="center"/>
              <w:rPr>
                <w:rFonts w:eastAsia="Times New Roman" w:cstheme="majorBidi"/>
                <w:b/>
                <w:i/>
                <w:iCs/>
                <w:color w:val="404040" w:themeColor="text1" w:themeTint="BF"/>
              </w:rPr>
              <w:pPrChange w:id="576" w:author="ditaoktaria oktaria" w:date="2015-03-19T11:34:00Z">
                <w:pPr>
                  <w:keepNext/>
                  <w:keepLines/>
                  <w:spacing w:before="200"/>
                  <w:ind w:firstLine="0"/>
                  <w:outlineLvl w:val="4"/>
                </w:pPr>
              </w:pPrChange>
            </w:pPr>
            <w:r>
              <w:t>Java</w:t>
            </w:r>
          </w:p>
        </w:tc>
      </w:tr>
      <w:tr w:rsidR="00DD465F" w14:paraId="252498F3" w14:textId="77777777" w:rsidTr="00C3622D">
        <w:trPr>
          <w:jc w:val="center"/>
        </w:trPr>
        <w:tc>
          <w:tcPr>
            <w:tcW w:w="3418" w:type="dxa"/>
            <w:tcPrChange w:id="577" w:author="ditaoktaria oktaria" w:date="2015-03-19T15:36:00Z">
              <w:tcPr>
                <w:tcW w:w="3258" w:type="dxa"/>
              </w:tcPr>
            </w:tcPrChange>
          </w:tcPr>
          <w:p w14:paraId="171DBE41" w14:textId="742C1539" w:rsidR="00DD465F" w:rsidRDefault="00DD465F" w:rsidP="00057316">
            <w:pPr>
              <w:ind w:firstLine="0"/>
            </w:pPr>
            <w:proofErr w:type="gramStart"/>
            <w:r>
              <w:t>string</w:t>
            </w:r>
            <w:proofErr w:type="gramEnd"/>
          </w:p>
        </w:tc>
        <w:tc>
          <w:tcPr>
            <w:tcW w:w="3980" w:type="dxa"/>
            <w:tcPrChange w:id="578" w:author="ditaoktaria oktaria" w:date="2015-03-19T15:36:00Z">
              <w:tcPr>
                <w:tcW w:w="4900" w:type="dxa"/>
                <w:gridSpan w:val="3"/>
              </w:tcPr>
            </w:tcPrChange>
          </w:tcPr>
          <w:p w14:paraId="6B187A9C" w14:textId="20B0D37A" w:rsidR="00DD465F" w:rsidRDefault="00DD465F" w:rsidP="00057316">
            <w:pPr>
              <w:ind w:firstLine="0"/>
            </w:pPr>
            <w:proofErr w:type="gramStart"/>
            <w:r>
              <w:t>java.lang.String</w:t>
            </w:r>
            <w:proofErr w:type="gramEnd"/>
          </w:p>
        </w:tc>
      </w:tr>
      <w:tr w:rsidR="00DD465F" w14:paraId="2365BDB6" w14:textId="77777777" w:rsidTr="00C3622D">
        <w:trPr>
          <w:jc w:val="center"/>
        </w:trPr>
        <w:tc>
          <w:tcPr>
            <w:tcW w:w="3418" w:type="dxa"/>
            <w:tcPrChange w:id="579" w:author="ditaoktaria oktaria" w:date="2015-03-19T15:36:00Z">
              <w:tcPr>
                <w:tcW w:w="3258" w:type="dxa"/>
              </w:tcPr>
            </w:tcPrChange>
          </w:tcPr>
          <w:p w14:paraId="080C79DF" w14:textId="3AADB0E2" w:rsidR="00DD465F" w:rsidRDefault="00DD465F" w:rsidP="00057316">
            <w:pPr>
              <w:ind w:firstLine="0"/>
            </w:pPr>
            <w:proofErr w:type="gramStart"/>
            <w:r>
              <w:t>number</w:t>
            </w:r>
            <w:proofErr w:type="gramEnd"/>
          </w:p>
        </w:tc>
        <w:tc>
          <w:tcPr>
            <w:tcW w:w="3980" w:type="dxa"/>
            <w:tcPrChange w:id="580" w:author="ditaoktaria oktaria" w:date="2015-03-19T15:36:00Z">
              <w:tcPr>
                <w:tcW w:w="4900" w:type="dxa"/>
                <w:gridSpan w:val="3"/>
              </w:tcPr>
            </w:tcPrChange>
          </w:tcPr>
          <w:p w14:paraId="61AC2073" w14:textId="46BE32AA" w:rsidR="00DD465F" w:rsidRDefault="00DD465F" w:rsidP="00057316">
            <w:pPr>
              <w:ind w:firstLine="0"/>
            </w:pPr>
            <w:proofErr w:type="gramStart"/>
            <w:r>
              <w:t>java.lang.Number</w:t>
            </w:r>
            <w:proofErr w:type="gramEnd"/>
          </w:p>
        </w:tc>
      </w:tr>
      <w:tr w:rsidR="00DD465F" w14:paraId="7A790D95" w14:textId="77777777" w:rsidTr="00C3622D">
        <w:trPr>
          <w:jc w:val="center"/>
        </w:trPr>
        <w:tc>
          <w:tcPr>
            <w:tcW w:w="3418" w:type="dxa"/>
            <w:tcPrChange w:id="581" w:author="ditaoktaria oktaria" w:date="2015-03-19T15:36:00Z">
              <w:tcPr>
                <w:tcW w:w="3258" w:type="dxa"/>
              </w:tcPr>
            </w:tcPrChange>
          </w:tcPr>
          <w:p w14:paraId="112BB21B" w14:textId="09AA89F7" w:rsidR="00DD465F" w:rsidRDefault="00DD465F" w:rsidP="00057316">
            <w:pPr>
              <w:ind w:firstLine="0"/>
            </w:pPr>
            <w:proofErr w:type="gramStart"/>
            <w:r>
              <w:t>truefalse</w:t>
            </w:r>
            <w:proofErr w:type="gramEnd"/>
          </w:p>
        </w:tc>
        <w:tc>
          <w:tcPr>
            <w:tcW w:w="3980" w:type="dxa"/>
            <w:tcPrChange w:id="582" w:author="ditaoktaria oktaria" w:date="2015-03-19T15:36:00Z">
              <w:tcPr>
                <w:tcW w:w="4900" w:type="dxa"/>
                <w:gridSpan w:val="3"/>
              </w:tcPr>
            </w:tcPrChange>
          </w:tcPr>
          <w:p w14:paraId="545C781F" w14:textId="5D17CB48" w:rsidR="00DD465F" w:rsidRDefault="00DD465F" w:rsidP="00057316">
            <w:pPr>
              <w:ind w:firstLine="0"/>
            </w:pPr>
            <w:proofErr w:type="gramStart"/>
            <w:r>
              <w:t>java.lang.Boolean</w:t>
            </w:r>
            <w:proofErr w:type="gramEnd"/>
          </w:p>
        </w:tc>
      </w:tr>
      <w:tr w:rsidR="00DD465F" w14:paraId="28912D7B" w14:textId="77777777" w:rsidTr="00C3622D">
        <w:tblPrEx>
          <w:tblPrExChange w:id="583" w:author="ditaoktaria oktaria" w:date="2015-03-19T15:36:00Z">
            <w:tblPrEx>
              <w:jc w:val="center"/>
            </w:tblPrEx>
          </w:tblPrExChange>
        </w:tblPrEx>
        <w:trPr>
          <w:jc w:val="center"/>
          <w:trPrChange w:id="584" w:author="ditaoktaria oktaria" w:date="2015-03-19T15:36:00Z">
            <w:trPr>
              <w:gridAfter w:val="0"/>
              <w:jc w:val="center"/>
            </w:trPr>
          </w:trPrChange>
        </w:trPr>
        <w:tc>
          <w:tcPr>
            <w:tcW w:w="3418" w:type="dxa"/>
            <w:tcPrChange w:id="585" w:author="ditaoktaria oktaria" w:date="2015-03-19T15:36:00Z">
              <w:tcPr>
                <w:tcW w:w="3528" w:type="dxa"/>
                <w:gridSpan w:val="2"/>
              </w:tcPr>
            </w:tcPrChange>
          </w:tcPr>
          <w:p w14:paraId="37A03C1A" w14:textId="426BF5B3" w:rsidR="00DD465F" w:rsidRDefault="00DD465F" w:rsidP="00057316">
            <w:pPr>
              <w:ind w:firstLine="0"/>
            </w:pPr>
            <w:proofErr w:type="gramStart"/>
            <w:r>
              <w:t>null</w:t>
            </w:r>
            <w:proofErr w:type="gramEnd"/>
          </w:p>
        </w:tc>
        <w:tc>
          <w:tcPr>
            <w:tcW w:w="3980" w:type="dxa"/>
            <w:tcPrChange w:id="586" w:author="ditaoktaria oktaria" w:date="2015-03-19T15:36:00Z">
              <w:tcPr>
                <w:tcW w:w="3870" w:type="dxa"/>
              </w:tcPr>
            </w:tcPrChange>
          </w:tcPr>
          <w:p w14:paraId="192E842B" w14:textId="0C93C5FD" w:rsidR="00DD465F" w:rsidRDefault="00DD465F" w:rsidP="00057316">
            <w:pPr>
              <w:ind w:firstLine="0"/>
            </w:pPr>
            <w:proofErr w:type="gramStart"/>
            <w:r>
              <w:t>null</w:t>
            </w:r>
            <w:proofErr w:type="gramEnd"/>
          </w:p>
        </w:tc>
      </w:tr>
      <w:tr w:rsidR="00DD465F" w14:paraId="4EC3A3B3" w14:textId="77777777" w:rsidTr="00C3622D">
        <w:tblPrEx>
          <w:tblPrExChange w:id="587" w:author="ditaoktaria oktaria" w:date="2015-03-19T15:36:00Z">
            <w:tblPrEx>
              <w:jc w:val="center"/>
            </w:tblPrEx>
          </w:tblPrExChange>
        </w:tblPrEx>
        <w:trPr>
          <w:jc w:val="center"/>
          <w:trPrChange w:id="588" w:author="ditaoktaria oktaria" w:date="2015-03-19T15:36:00Z">
            <w:trPr>
              <w:gridAfter w:val="0"/>
              <w:jc w:val="center"/>
            </w:trPr>
          </w:trPrChange>
        </w:trPr>
        <w:tc>
          <w:tcPr>
            <w:tcW w:w="3418" w:type="dxa"/>
            <w:tcPrChange w:id="589" w:author="ditaoktaria oktaria" w:date="2015-03-19T15:36:00Z">
              <w:tcPr>
                <w:tcW w:w="3528" w:type="dxa"/>
                <w:gridSpan w:val="2"/>
              </w:tcPr>
            </w:tcPrChange>
          </w:tcPr>
          <w:p w14:paraId="594E783D" w14:textId="275FE2C4" w:rsidR="00DD465F" w:rsidRDefault="00DD465F" w:rsidP="00057316">
            <w:pPr>
              <w:ind w:firstLine="0"/>
            </w:pPr>
            <w:proofErr w:type="gramStart"/>
            <w:r>
              <w:t>array</w:t>
            </w:r>
            <w:proofErr w:type="gramEnd"/>
          </w:p>
        </w:tc>
        <w:tc>
          <w:tcPr>
            <w:tcW w:w="3980" w:type="dxa"/>
            <w:tcPrChange w:id="590" w:author="ditaoktaria oktaria" w:date="2015-03-19T15:36:00Z">
              <w:tcPr>
                <w:tcW w:w="3870" w:type="dxa"/>
              </w:tcPr>
            </w:tcPrChange>
          </w:tcPr>
          <w:p w14:paraId="3267AF7A" w14:textId="00905C64" w:rsidR="00DD465F" w:rsidRDefault="00DD465F" w:rsidP="00057316">
            <w:pPr>
              <w:ind w:firstLine="0"/>
            </w:pPr>
            <w:proofErr w:type="gramStart"/>
            <w:r>
              <w:t>java.util.List</w:t>
            </w:r>
            <w:proofErr w:type="gramEnd"/>
          </w:p>
        </w:tc>
      </w:tr>
      <w:tr w:rsidR="00DD465F" w14:paraId="2B1A216E" w14:textId="77777777" w:rsidTr="00C3622D">
        <w:tblPrEx>
          <w:tblPrExChange w:id="591" w:author="ditaoktaria oktaria" w:date="2015-03-19T15:36:00Z">
            <w:tblPrEx>
              <w:jc w:val="center"/>
            </w:tblPrEx>
          </w:tblPrExChange>
        </w:tblPrEx>
        <w:trPr>
          <w:jc w:val="center"/>
          <w:trPrChange w:id="592" w:author="ditaoktaria oktaria" w:date="2015-03-19T15:36:00Z">
            <w:trPr>
              <w:gridAfter w:val="0"/>
              <w:jc w:val="center"/>
            </w:trPr>
          </w:trPrChange>
        </w:trPr>
        <w:tc>
          <w:tcPr>
            <w:tcW w:w="3418" w:type="dxa"/>
            <w:tcPrChange w:id="593" w:author="ditaoktaria oktaria" w:date="2015-03-19T15:36:00Z">
              <w:tcPr>
                <w:tcW w:w="3528" w:type="dxa"/>
                <w:gridSpan w:val="2"/>
              </w:tcPr>
            </w:tcPrChange>
          </w:tcPr>
          <w:p w14:paraId="0FC225F6" w14:textId="24814684" w:rsidR="00DD465F" w:rsidRDefault="00DD465F" w:rsidP="00057316">
            <w:pPr>
              <w:ind w:firstLine="0"/>
            </w:pPr>
            <w:proofErr w:type="gramStart"/>
            <w:r>
              <w:t>object</w:t>
            </w:r>
            <w:proofErr w:type="gramEnd"/>
          </w:p>
        </w:tc>
        <w:tc>
          <w:tcPr>
            <w:tcW w:w="3980" w:type="dxa"/>
            <w:tcPrChange w:id="594" w:author="ditaoktaria oktaria" w:date="2015-03-19T15:36:00Z">
              <w:tcPr>
                <w:tcW w:w="3870" w:type="dxa"/>
              </w:tcPr>
            </w:tcPrChange>
          </w:tcPr>
          <w:p w14:paraId="26371B2C" w14:textId="1F2D7CCF" w:rsidR="00DD465F" w:rsidRDefault="00DD465F" w:rsidP="00057316">
            <w:pPr>
              <w:ind w:firstLine="0"/>
            </w:pPr>
            <w:proofErr w:type="gramStart"/>
            <w:r>
              <w:t>java.util.Map</w:t>
            </w:r>
            <w:proofErr w:type="gramEnd"/>
          </w:p>
        </w:tc>
      </w:tr>
    </w:tbl>
    <w:p w14:paraId="57794B39" w14:textId="496135B0" w:rsidR="008F3E77" w:rsidRDefault="008F3E77" w:rsidP="00F7692D">
      <w:pPr>
        <w:pStyle w:val="Heading2"/>
        <w:numPr>
          <w:ilvl w:val="0"/>
          <w:numId w:val="63"/>
        </w:numPr>
        <w:ind w:hanging="720"/>
        <w:rPr>
          <w:ins w:id="595" w:author="ditaoktaria" w:date="2015-06-15T14:03:00Z"/>
        </w:rPr>
      </w:pPr>
      <w:ins w:id="596" w:author="ditaoktaria" w:date="2015-06-15T14:03:00Z">
        <w:r>
          <w:t>VideoView</w:t>
        </w:r>
      </w:ins>
    </w:p>
    <w:p w14:paraId="67C6F060" w14:textId="4FCD6E10" w:rsidR="00A63473" w:rsidRDefault="00F02C91">
      <w:pPr>
        <w:rPr>
          <w:ins w:id="597" w:author="ditaoktaria" w:date="2015-07-01T13:56:00Z"/>
        </w:rPr>
        <w:pPrChange w:id="598" w:author="ditaoktaria" w:date="2015-07-01T13:57:00Z">
          <w:pPr>
            <w:jc w:val="left"/>
          </w:pPr>
        </w:pPrChange>
      </w:pPr>
      <w:proofErr w:type="gramStart"/>
      <w:ins w:id="599" w:author="ditaoktaria" w:date="2015-07-01T11:09:00Z">
        <w:r>
          <w:t xml:space="preserve">VideoView merupakan sebuah Android API </w:t>
        </w:r>
      </w:ins>
      <w:ins w:id="600" w:author="ditaoktaria" w:date="2015-07-01T11:10:00Z">
        <w:r>
          <w:rPr>
            <w:i/>
          </w:rPr>
          <w:t xml:space="preserve">Class </w:t>
        </w:r>
        <w:r>
          <w:t xml:space="preserve">yang dapat menangani pemutaran </w:t>
        </w:r>
        <w:r>
          <w:rPr>
            <w:i/>
          </w:rPr>
          <w:t xml:space="preserve">file </w:t>
        </w:r>
        <w:r>
          <w:t>video.</w:t>
        </w:r>
      </w:ins>
      <w:proofErr w:type="gramEnd"/>
      <w:ins w:id="601" w:author="ditaoktaria" w:date="2015-07-01T11:11:00Z">
        <w:r>
          <w:t xml:space="preserve"> </w:t>
        </w:r>
      </w:ins>
      <w:proofErr w:type="gramStart"/>
      <w:ins w:id="602" w:author="ditaoktaria" w:date="2015-07-01T11:23:00Z">
        <w:r w:rsidR="001A4897">
          <w:t xml:space="preserve">Beberapa </w:t>
        </w:r>
        <w:r w:rsidR="001A4897">
          <w:rPr>
            <w:i/>
          </w:rPr>
          <w:t xml:space="preserve">format </w:t>
        </w:r>
        <w:r w:rsidR="001A4897">
          <w:t xml:space="preserve">video yang dapat ditangani oleh VideoView adalah </w:t>
        </w:r>
      </w:ins>
      <w:ins w:id="603" w:author="ditaoktaria" w:date="2015-07-01T11:24:00Z">
        <w:r w:rsidR="001A4897">
          <w:t>3GP, MP4, MKV, WEBM [VDA-15].</w:t>
        </w:r>
        <w:proofErr w:type="gramEnd"/>
        <w:r w:rsidR="001A4897">
          <w:t xml:space="preserve"> </w:t>
        </w:r>
      </w:ins>
      <w:ins w:id="604" w:author="ditaoktaria" w:date="2015-07-01T11:12:00Z">
        <w:r>
          <w:t xml:space="preserve">Sebuah Tag VideoView harus dideklarasikan di dalam </w:t>
        </w:r>
      </w:ins>
      <w:ins w:id="605" w:author="ditaoktaria" w:date="2015-07-01T11:13:00Z">
        <w:r>
          <w:rPr>
            <w:i/>
          </w:rPr>
          <w:t xml:space="preserve">layout </w:t>
        </w:r>
        <w:r>
          <w:t xml:space="preserve">sebagai inisialisasi tempat </w:t>
        </w:r>
        <w:proofErr w:type="gramStart"/>
        <w:r>
          <w:t>akan</w:t>
        </w:r>
        <w:proofErr w:type="gramEnd"/>
        <w:r>
          <w:t xml:space="preserve"> diputarnya video pada sebuah </w:t>
        </w:r>
      </w:ins>
      <w:ins w:id="606" w:author="ditaoktaria" w:date="2015-07-01T11:14:00Z">
        <w:r w:rsidRPr="00F02C91">
          <w:rPr>
            <w:i/>
          </w:rPr>
          <w:t>layout</w:t>
        </w:r>
        <w:r>
          <w:t>. Kemudian</w:t>
        </w:r>
      </w:ins>
      <w:ins w:id="607" w:author="ditaoktaria" w:date="2015-07-01T11:19:00Z">
        <w:r w:rsidR="001A4897">
          <w:t xml:space="preserve"> atribut </w:t>
        </w:r>
      </w:ins>
      <w:ins w:id="608" w:author="ditaoktaria" w:date="2015-07-01T11:20:00Z">
        <w:r w:rsidR="001A4897">
          <w:t xml:space="preserve">VideoView </w:t>
        </w:r>
      </w:ins>
      <w:ins w:id="609" w:author="ditaoktaria" w:date="2015-07-01T11:19:00Z">
        <w:r w:rsidR="001A4897">
          <w:t xml:space="preserve">pada </w:t>
        </w:r>
      </w:ins>
      <w:ins w:id="610" w:author="ditaoktaria" w:date="2015-07-01T11:20:00Z">
        <w:r w:rsidR="001A4897">
          <w:rPr>
            <w:i/>
          </w:rPr>
          <w:t xml:space="preserve">layout </w:t>
        </w:r>
        <w:r w:rsidR="001A4897">
          <w:t xml:space="preserve">tersebut </w:t>
        </w:r>
        <w:proofErr w:type="gramStart"/>
        <w:r w:rsidR="001A4897">
          <w:t>akan</w:t>
        </w:r>
        <w:proofErr w:type="gramEnd"/>
        <w:r w:rsidR="001A4897">
          <w:t xml:space="preserve"> dipanggil ke dalam </w:t>
        </w:r>
        <w:r w:rsidR="001A4897">
          <w:rPr>
            <w:i/>
          </w:rPr>
          <w:t xml:space="preserve">file </w:t>
        </w:r>
        <w:r w:rsidR="001A4897" w:rsidRPr="00C607F5">
          <w:rPr>
            <w:i/>
            <w:rPrChange w:id="611" w:author="ditaoktaria" w:date="2015-07-01T13:59:00Z">
              <w:rPr/>
            </w:rPrChange>
          </w:rPr>
          <w:t>activity</w:t>
        </w:r>
        <w:r w:rsidR="00AF4B18">
          <w:t xml:space="preserve"> untuk mem</w:t>
        </w:r>
        <w:r w:rsidR="001A4897">
          <w:t>roses</w:t>
        </w:r>
      </w:ins>
      <w:ins w:id="612" w:author="ditaoktaria" w:date="2015-07-01T11:22:00Z">
        <w:r w:rsidR="001A4897">
          <w:t>an</w:t>
        </w:r>
      </w:ins>
      <w:ins w:id="613" w:author="ditaoktaria" w:date="2015-07-01T11:20:00Z">
        <w:r w:rsidR="001A4897">
          <w:t xml:space="preserve"> pemutaran video</w:t>
        </w:r>
      </w:ins>
      <w:ins w:id="614" w:author="ditaoktaria" w:date="2015-07-01T11:25:00Z">
        <w:r w:rsidR="001A4897">
          <w:t xml:space="preserve"> [VD</w:t>
        </w:r>
      </w:ins>
      <w:ins w:id="615" w:author="ditaoktaria" w:date="2015-07-06T17:08:00Z">
        <w:r w:rsidR="00AF4B18">
          <w:t>A-15]</w:t>
        </w:r>
      </w:ins>
      <w:ins w:id="616" w:author="ditaoktaria" w:date="2015-07-01T11:20:00Z">
        <w:r w:rsidR="001A4897">
          <w:t xml:space="preserve">. </w:t>
        </w:r>
      </w:ins>
      <w:proofErr w:type="gramStart"/>
      <w:ins w:id="617" w:author="ditaoktaria" w:date="2015-07-01T11:22:00Z">
        <w:r w:rsidR="00A63473">
          <w:t xml:space="preserve">Contoh </w:t>
        </w:r>
        <w:r w:rsidR="00A63473">
          <w:lastRenderedPageBreak/>
          <w:t>p</w:t>
        </w:r>
        <w:r w:rsidR="001A4897">
          <w:t xml:space="preserve">enggunaan </w:t>
        </w:r>
      </w:ins>
      <w:ins w:id="618" w:author="ditaoktaria" w:date="2015-07-01T13:56:00Z">
        <w:r w:rsidR="00A63473">
          <w:t>kelas VideoView</w:t>
        </w:r>
      </w:ins>
      <w:ins w:id="619" w:author="ditaoktaria" w:date="2015-07-01T11:22:00Z">
        <w:r w:rsidR="001A4897">
          <w:t xml:space="preserve"> pada </w:t>
        </w:r>
      </w:ins>
      <w:ins w:id="620" w:author="ditaoktaria" w:date="2015-07-01T11:23:00Z">
        <w:r w:rsidR="001A4897">
          <w:rPr>
            <w:i/>
          </w:rPr>
          <w:t xml:space="preserve">file activity </w:t>
        </w:r>
        <w:r w:rsidR="001A4897">
          <w:t>ditunjukkan pada</w:t>
        </w:r>
      </w:ins>
      <w:ins w:id="621" w:author="ditaoktaria" w:date="2015-07-01T11:22:00Z">
        <w:r w:rsidR="001A4897">
          <w:t xml:space="preserve"> </w:t>
        </w:r>
      </w:ins>
      <w:ins w:id="622" w:author="ditaoktaria" w:date="2015-07-01T11:21:00Z">
        <w:r w:rsidR="00A63473">
          <w:t>Kode 2.3</w:t>
        </w:r>
      </w:ins>
      <w:ins w:id="623" w:author="ditaoktaria" w:date="2015-07-01T11:23:00Z">
        <w:r w:rsidR="00A63473">
          <w:t xml:space="preserve"> dan contoh tampilan VideoView pada Android ditunjukkan pada</w:t>
        </w:r>
      </w:ins>
      <w:ins w:id="624" w:author="ditaoktaria" w:date="2015-07-01T13:59:00Z">
        <w:r w:rsidR="00040F6C">
          <w:t xml:space="preserve"> Gambar 2.2.</w:t>
        </w:r>
      </w:ins>
      <w:proofErr w:type="gramEnd"/>
      <w:ins w:id="625" w:author="ditaoktaria" w:date="2015-07-01T11:23:00Z">
        <w:r w:rsidR="001A4897">
          <w:t xml:space="preserve"> </w:t>
        </w:r>
      </w:ins>
    </w:p>
    <w:tbl>
      <w:tblPr>
        <w:tblStyle w:val="TableGrid"/>
        <w:tblW w:w="0" w:type="auto"/>
        <w:tblInd w:w="250" w:type="dxa"/>
        <w:tblLook w:val="04A0" w:firstRow="1" w:lastRow="0" w:firstColumn="1" w:lastColumn="0" w:noHBand="0" w:noVBand="1"/>
        <w:tblPrChange w:id="626" w:author="ditaoktaria" w:date="2015-07-01T13:58:00Z">
          <w:tblPr>
            <w:tblStyle w:val="TableGrid"/>
            <w:tblW w:w="0" w:type="auto"/>
            <w:tblLook w:val="04A0" w:firstRow="1" w:lastRow="0" w:firstColumn="1" w:lastColumn="0" w:noHBand="0" w:noVBand="1"/>
          </w:tblPr>
        </w:tblPrChange>
      </w:tblPr>
      <w:tblGrid>
        <w:gridCol w:w="7338"/>
        <w:tblGridChange w:id="627">
          <w:tblGrid>
            <w:gridCol w:w="8158"/>
          </w:tblGrid>
        </w:tblGridChange>
      </w:tblGrid>
      <w:tr w:rsidR="00A63473" w14:paraId="31F45BA9" w14:textId="77777777" w:rsidTr="00A63473">
        <w:trPr>
          <w:ins w:id="628" w:author="ditaoktaria" w:date="2015-07-01T13:54:00Z"/>
        </w:trPr>
        <w:tc>
          <w:tcPr>
            <w:tcW w:w="7338" w:type="dxa"/>
            <w:tcPrChange w:id="629" w:author="ditaoktaria" w:date="2015-07-01T13:58:00Z">
              <w:tcPr>
                <w:tcW w:w="8158" w:type="dxa"/>
              </w:tcPr>
            </w:tcPrChange>
          </w:tcPr>
          <w:p w14:paraId="6D860FCF" w14:textId="639B1A51" w:rsidR="00A63473" w:rsidRPr="00A63473" w:rsidRDefault="00A63473" w:rsidP="00A63473">
            <w:pPr>
              <w:ind w:firstLine="0"/>
              <w:rPr>
                <w:ins w:id="630" w:author="ditaoktaria" w:date="2015-07-01T13:55:00Z"/>
                <w:rFonts w:ascii="Courier New" w:hAnsi="Courier New" w:cs="Courier New"/>
                <w:sz w:val="20"/>
                <w:szCs w:val="20"/>
                <w:rPrChange w:id="631" w:author="ditaoktaria" w:date="2015-07-01T13:55:00Z">
                  <w:rPr>
                    <w:ins w:id="632" w:author="ditaoktaria" w:date="2015-07-01T13:55:00Z"/>
                  </w:rPr>
                </w:rPrChange>
              </w:rPr>
            </w:pPr>
            <w:ins w:id="633" w:author="ditaoktaria" w:date="2015-07-01T13:55:00Z">
              <w:r w:rsidRPr="00A63473">
                <w:rPr>
                  <w:rFonts w:ascii="Courier New" w:hAnsi="Courier New" w:cs="Courier New"/>
                  <w:sz w:val="20"/>
                  <w:szCs w:val="20"/>
                  <w:rPrChange w:id="634" w:author="ditaoktaria" w:date="2015-07-01T13:55:00Z">
                    <w:rPr/>
                  </w:rPrChange>
                </w:rPr>
                <w:t>VideoView vidView = (</w:t>
              </w:r>
              <w:proofErr w:type="gramStart"/>
              <w:r w:rsidRPr="00A63473">
                <w:rPr>
                  <w:rFonts w:ascii="Courier New" w:hAnsi="Courier New" w:cs="Courier New"/>
                  <w:sz w:val="20"/>
                  <w:szCs w:val="20"/>
                  <w:rPrChange w:id="635" w:author="ditaoktaria" w:date="2015-07-01T13:55:00Z">
                    <w:rPr/>
                  </w:rPrChange>
                </w:rPr>
                <w:t>VideoView)findViewById</w:t>
              </w:r>
              <w:proofErr w:type="gramEnd"/>
              <w:r w:rsidRPr="00A63473">
                <w:rPr>
                  <w:rFonts w:ascii="Courier New" w:hAnsi="Courier New" w:cs="Courier New"/>
                  <w:sz w:val="20"/>
                  <w:szCs w:val="20"/>
                  <w:rPrChange w:id="636" w:author="ditaoktaria" w:date="2015-07-01T13:55:00Z">
                    <w:rPr/>
                  </w:rPrChange>
                </w:rPr>
                <w:t>(R.id.myVideo);</w:t>
              </w:r>
            </w:ins>
          </w:p>
          <w:p w14:paraId="4A2C355A" w14:textId="77777777" w:rsidR="00A63473" w:rsidRDefault="00A63473" w:rsidP="00A63473">
            <w:pPr>
              <w:ind w:firstLine="0"/>
              <w:rPr>
                <w:ins w:id="637" w:author="ditaoktaria" w:date="2015-07-01T13:55:00Z"/>
                <w:rFonts w:ascii="Courier New" w:hAnsi="Courier New" w:cs="Courier New"/>
                <w:sz w:val="20"/>
                <w:szCs w:val="20"/>
              </w:rPr>
            </w:pPr>
            <w:ins w:id="638" w:author="ditaoktaria" w:date="2015-07-01T13:55:00Z">
              <w:r w:rsidRPr="00A63473">
                <w:rPr>
                  <w:rFonts w:ascii="Courier New" w:hAnsi="Courier New" w:cs="Courier New"/>
                  <w:sz w:val="20"/>
                  <w:szCs w:val="20"/>
                  <w:rPrChange w:id="639" w:author="ditaoktaria" w:date="2015-07-01T13:55:00Z">
                    <w:rPr/>
                  </w:rPrChange>
                </w:rPr>
                <w:t>String vidAddress =</w:t>
              </w:r>
            </w:ins>
          </w:p>
          <w:p w14:paraId="6505A8D6" w14:textId="485E4828" w:rsidR="00A63473" w:rsidRPr="00A63473" w:rsidRDefault="00A63473" w:rsidP="00A63473">
            <w:pPr>
              <w:ind w:firstLine="0"/>
              <w:rPr>
                <w:ins w:id="640" w:author="ditaoktaria" w:date="2015-07-01T13:55:00Z"/>
                <w:rFonts w:ascii="Courier New" w:hAnsi="Courier New" w:cs="Courier New"/>
                <w:sz w:val="20"/>
                <w:szCs w:val="20"/>
                <w:rPrChange w:id="641" w:author="ditaoktaria" w:date="2015-07-01T13:55:00Z">
                  <w:rPr>
                    <w:ins w:id="642" w:author="ditaoktaria" w:date="2015-07-01T13:55:00Z"/>
                  </w:rPr>
                </w:rPrChange>
              </w:rPr>
            </w:pPr>
            <w:ins w:id="643" w:author="ditaoktaria" w:date="2015-07-01T13:55:00Z">
              <w:r w:rsidRPr="00A63473">
                <w:rPr>
                  <w:rFonts w:ascii="Courier New" w:hAnsi="Courier New" w:cs="Courier New"/>
                  <w:sz w:val="20"/>
                  <w:szCs w:val="20"/>
                  <w:rPrChange w:id="644" w:author="ditaoktaria" w:date="2015-07-01T13:55:00Z">
                    <w:rPr/>
                  </w:rPrChange>
                </w:rPr>
                <w:t>"http://192.168.56.1/classicdevel/video/jaranan.mp4";</w:t>
              </w:r>
            </w:ins>
          </w:p>
          <w:p w14:paraId="7ED5DAA1" w14:textId="77777777" w:rsidR="00A63473" w:rsidRPr="00A63473" w:rsidRDefault="00A63473" w:rsidP="00A63473">
            <w:pPr>
              <w:ind w:firstLine="0"/>
              <w:rPr>
                <w:ins w:id="645" w:author="ditaoktaria" w:date="2015-07-01T13:55:00Z"/>
                <w:rFonts w:ascii="Courier New" w:hAnsi="Courier New" w:cs="Courier New"/>
                <w:sz w:val="20"/>
                <w:szCs w:val="20"/>
                <w:rPrChange w:id="646" w:author="ditaoktaria" w:date="2015-07-01T13:55:00Z">
                  <w:rPr>
                    <w:ins w:id="647" w:author="ditaoktaria" w:date="2015-07-01T13:55:00Z"/>
                  </w:rPr>
                </w:rPrChange>
              </w:rPr>
            </w:pPr>
            <w:ins w:id="648" w:author="ditaoktaria" w:date="2015-07-01T13:55:00Z">
              <w:r w:rsidRPr="00A63473">
                <w:rPr>
                  <w:rFonts w:ascii="Courier New" w:hAnsi="Courier New" w:cs="Courier New"/>
                  <w:sz w:val="20"/>
                  <w:szCs w:val="20"/>
                  <w:rPrChange w:id="649" w:author="ditaoktaria" w:date="2015-07-01T13:55:00Z">
                    <w:rPr/>
                  </w:rPrChange>
                </w:rPr>
                <w:t xml:space="preserve">Uri vidUri = </w:t>
              </w:r>
              <w:proofErr w:type="gramStart"/>
              <w:r w:rsidRPr="00A63473">
                <w:rPr>
                  <w:rFonts w:ascii="Courier New" w:hAnsi="Courier New" w:cs="Courier New"/>
                  <w:sz w:val="20"/>
                  <w:szCs w:val="20"/>
                  <w:rPrChange w:id="650" w:author="ditaoktaria" w:date="2015-07-01T13:55:00Z">
                    <w:rPr/>
                  </w:rPrChange>
                </w:rPr>
                <w:t>Uri.parse(</w:t>
              </w:r>
              <w:proofErr w:type="gramEnd"/>
              <w:r w:rsidRPr="00A63473">
                <w:rPr>
                  <w:rFonts w:ascii="Courier New" w:hAnsi="Courier New" w:cs="Courier New"/>
                  <w:sz w:val="20"/>
                  <w:szCs w:val="20"/>
                  <w:rPrChange w:id="651" w:author="ditaoktaria" w:date="2015-07-01T13:55:00Z">
                    <w:rPr/>
                  </w:rPrChange>
                </w:rPr>
                <w:t>vidAddress);</w:t>
              </w:r>
            </w:ins>
          </w:p>
          <w:p w14:paraId="3F54C41D" w14:textId="1791A9CF" w:rsidR="00A63473" w:rsidRDefault="00A63473">
            <w:pPr>
              <w:keepNext/>
              <w:ind w:firstLine="0"/>
              <w:rPr>
                <w:ins w:id="652" w:author="ditaoktaria" w:date="2015-07-01T13:54:00Z"/>
              </w:rPr>
              <w:pPrChange w:id="653" w:author="ditaoktaria" w:date="2015-07-01T13:57:00Z">
                <w:pPr>
                  <w:ind w:firstLine="0"/>
                </w:pPr>
              </w:pPrChange>
            </w:pPr>
            <w:proofErr w:type="gramStart"/>
            <w:ins w:id="654" w:author="ditaoktaria" w:date="2015-07-01T13:55:00Z">
              <w:r w:rsidRPr="00A63473">
                <w:rPr>
                  <w:rFonts w:ascii="Courier New" w:hAnsi="Courier New" w:cs="Courier New"/>
                  <w:sz w:val="20"/>
                  <w:szCs w:val="20"/>
                  <w:rPrChange w:id="655" w:author="ditaoktaria" w:date="2015-07-01T13:55:00Z">
                    <w:rPr/>
                  </w:rPrChange>
                </w:rPr>
                <w:t>vidView.setVideoURI</w:t>
              </w:r>
              <w:proofErr w:type="gramEnd"/>
              <w:r w:rsidRPr="00A63473">
                <w:rPr>
                  <w:rFonts w:ascii="Courier New" w:hAnsi="Courier New" w:cs="Courier New"/>
                  <w:sz w:val="20"/>
                  <w:szCs w:val="20"/>
                  <w:rPrChange w:id="656" w:author="ditaoktaria" w:date="2015-07-01T13:55:00Z">
                    <w:rPr/>
                  </w:rPrChange>
                </w:rPr>
                <w:t>(vidUri);</w:t>
              </w:r>
            </w:ins>
          </w:p>
        </w:tc>
      </w:tr>
    </w:tbl>
    <w:p w14:paraId="3C62F960" w14:textId="6BBFB2D5" w:rsidR="00A63473" w:rsidRPr="00A63473" w:rsidRDefault="00A63473">
      <w:pPr>
        <w:pStyle w:val="Caption"/>
        <w:rPr>
          <w:ins w:id="657" w:author="ditaoktaria" w:date="2015-07-01T13:53:00Z"/>
          <w:b w:val="0"/>
          <w:rPrChange w:id="658" w:author="ditaoktaria" w:date="2015-07-01T13:57:00Z">
            <w:rPr>
              <w:ins w:id="659" w:author="ditaoktaria" w:date="2015-07-01T13:53:00Z"/>
            </w:rPr>
          </w:rPrChange>
        </w:rPr>
        <w:pPrChange w:id="660" w:author="ditaoktaria" w:date="2015-07-01T13:57:00Z">
          <w:pPr>
            <w:pStyle w:val="Heading2"/>
            <w:numPr>
              <w:numId w:val="63"/>
            </w:numPr>
            <w:ind w:hanging="360"/>
          </w:pPr>
        </w:pPrChange>
      </w:pPr>
      <w:bookmarkStart w:id="661" w:name="_Toc297381546"/>
      <w:ins w:id="662" w:author="ditaoktaria" w:date="2015-07-01T13:57:00Z">
        <w:r>
          <w:t xml:space="preserve">Kode 2. </w:t>
        </w:r>
        <w:r>
          <w:fldChar w:fldCharType="begin"/>
        </w:r>
        <w:r>
          <w:instrText xml:space="preserve"> SEQ Kode_2. \* ARABIC </w:instrText>
        </w:r>
      </w:ins>
      <w:r>
        <w:fldChar w:fldCharType="separate"/>
      </w:r>
      <w:ins w:id="663" w:author="ditaoktaria" w:date="2015-07-06T10:32:00Z">
        <w:r w:rsidR="00494234">
          <w:rPr>
            <w:noProof/>
          </w:rPr>
          <w:t>3</w:t>
        </w:r>
      </w:ins>
      <w:ins w:id="664" w:author="ditaoktaria" w:date="2015-07-01T13:57:00Z">
        <w:r>
          <w:fldChar w:fldCharType="end"/>
        </w:r>
        <w:r>
          <w:t xml:space="preserve"> </w:t>
        </w:r>
        <w:r>
          <w:rPr>
            <w:b w:val="0"/>
          </w:rPr>
          <w:t>Contoh Penggunaan Kelas Video View</w:t>
        </w:r>
      </w:ins>
      <w:bookmarkEnd w:id="661"/>
    </w:p>
    <w:p w14:paraId="594B64B2" w14:textId="77777777" w:rsidR="00A63473" w:rsidRDefault="00A63473">
      <w:pPr>
        <w:rPr>
          <w:ins w:id="665" w:author="ditaoktaria" w:date="2015-07-01T11:06:00Z"/>
        </w:rPr>
        <w:pPrChange w:id="666" w:author="ditaoktaria" w:date="2015-06-15T14:03:00Z">
          <w:pPr>
            <w:pStyle w:val="Heading2"/>
            <w:numPr>
              <w:numId w:val="63"/>
            </w:numPr>
            <w:ind w:hanging="360"/>
          </w:pPr>
        </w:pPrChange>
      </w:pPr>
    </w:p>
    <w:p w14:paraId="6E420AD2" w14:textId="77777777" w:rsidR="00586687" w:rsidRDefault="00F02C91">
      <w:pPr>
        <w:keepNext/>
        <w:jc w:val="center"/>
        <w:rPr>
          <w:ins w:id="667" w:author="ditaoktaria" w:date="2015-07-01T13:47:00Z"/>
        </w:rPr>
        <w:pPrChange w:id="668" w:author="ditaoktaria" w:date="2015-07-01T13:47:00Z">
          <w:pPr>
            <w:jc w:val="center"/>
          </w:pPr>
        </w:pPrChange>
      </w:pPr>
      <w:ins w:id="669" w:author="ditaoktaria" w:date="2015-07-01T11:07:00Z">
        <w:r>
          <w:rPr>
            <w:noProof/>
          </w:rPr>
          <w:drawing>
            <wp:inline distT="0" distB="0" distL="0" distR="0" wp14:anchorId="7EBF68CF" wp14:editId="5FD0B766">
              <wp:extent cx="1977861" cy="351099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deoViewUI1.jpg"/>
                      <pic:cNvPicPr/>
                    </pic:nvPicPr>
                    <pic:blipFill>
                      <a:blip r:embed="rId22">
                        <a:extLst>
                          <a:ext uri="{28A0092B-C50C-407E-A947-70E740481C1C}">
                            <a14:useLocalDpi xmlns:a14="http://schemas.microsoft.com/office/drawing/2010/main" val="0"/>
                          </a:ext>
                        </a:extLst>
                      </a:blip>
                      <a:stretch>
                        <a:fillRect/>
                      </a:stretch>
                    </pic:blipFill>
                    <pic:spPr>
                      <a:xfrm>
                        <a:off x="0" y="0"/>
                        <a:ext cx="1979169" cy="3513317"/>
                      </a:xfrm>
                      <a:prstGeom prst="rect">
                        <a:avLst/>
                      </a:prstGeom>
                    </pic:spPr>
                  </pic:pic>
                </a:graphicData>
              </a:graphic>
            </wp:inline>
          </w:drawing>
        </w:r>
      </w:ins>
    </w:p>
    <w:p w14:paraId="675BBFDC" w14:textId="4E7F238E" w:rsidR="00F02C91" w:rsidRDefault="00586687">
      <w:pPr>
        <w:pStyle w:val="Caption"/>
        <w:rPr>
          <w:ins w:id="670" w:author="ditaoktaria" w:date="2015-07-01T13:48:00Z"/>
          <w:b w:val="0"/>
        </w:rPr>
        <w:pPrChange w:id="671" w:author="ditaoktaria" w:date="2015-07-01T13:47:00Z">
          <w:pPr>
            <w:pStyle w:val="Heading2"/>
            <w:numPr>
              <w:numId w:val="63"/>
            </w:numPr>
            <w:ind w:hanging="360"/>
          </w:pPr>
        </w:pPrChange>
      </w:pPr>
      <w:bookmarkStart w:id="672" w:name="_Toc297381282"/>
      <w:ins w:id="673" w:author="ditaoktaria" w:date="2015-07-01T13:47:00Z">
        <w:r>
          <w:t xml:space="preserve">Gambar 2. </w:t>
        </w:r>
        <w:r>
          <w:fldChar w:fldCharType="begin"/>
        </w:r>
        <w:r>
          <w:instrText xml:space="preserve"> SEQ Gambar_2. \* ARABIC </w:instrText>
        </w:r>
      </w:ins>
      <w:r>
        <w:fldChar w:fldCharType="separate"/>
      </w:r>
      <w:ins w:id="674" w:author="ditaoktaria" w:date="2015-07-06T10:32:00Z">
        <w:r w:rsidR="00494234">
          <w:rPr>
            <w:noProof/>
          </w:rPr>
          <w:t>2</w:t>
        </w:r>
      </w:ins>
      <w:ins w:id="675" w:author="ditaoktaria" w:date="2015-07-01T13:47:00Z">
        <w:r>
          <w:fldChar w:fldCharType="end"/>
        </w:r>
        <w:r>
          <w:t xml:space="preserve"> </w:t>
        </w:r>
        <w:r>
          <w:rPr>
            <w:b w:val="0"/>
          </w:rPr>
          <w:t>Contoh Tampilan</w:t>
        </w:r>
      </w:ins>
      <w:ins w:id="676" w:author="ditaoktaria" w:date="2015-07-01T13:48:00Z">
        <w:r>
          <w:rPr>
            <w:b w:val="0"/>
          </w:rPr>
          <w:t xml:space="preserve"> VideoView</w:t>
        </w:r>
        <w:bookmarkEnd w:id="672"/>
      </w:ins>
    </w:p>
    <w:p w14:paraId="7E83D92C" w14:textId="79865D05" w:rsidR="00586687" w:rsidRPr="00586687" w:rsidRDefault="00586687">
      <w:pPr>
        <w:ind w:firstLine="0"/>
        <w:jc w:val="center"/>
        <w:rPr>
          <w:ins w:id="677" w:author="ditaoktaria" w:date="2015-06-15T14:02:00Z"/>
        </w:rPr>
        <w:pPrChange w:id="678" w:author="ditaoktaria" w:date="2015-07-01T13:48:00Z">
          <w:pPr>
            <w:pStyle w:val="Heading2"/>
            <w:numPr>
              <w:numId w:val="63"/>
            </w:numPr>
            <w:ind w:hanging="360"/>
          </w:pPr>
        </w:pPrChange>
      </w:pPr>
      <w:proofErr w:type="gramStart"/>
      <w:ins w:id="679" w:author="ditaoktaria" w:date="2015-07-01T13:48:00Z">
        <w:r>
          <w:t>Sumber :</w:t>
        </w:r>
        <w:proofErr w:type="gramEnd"/>
        <w:r>
          <w:t xml:space="preserve"> [</w:t>
        </w:r>
        <w:r w:rsidR="00A63473">
          <w:t>VDE-15</w:t>
        </w:r>
        <w:r>
          <w:t>]</w:t>
        </w:r>
      </w:ins>
    </w:p>
    <w:p w14:paraId="01729B2E" w14:textId="69092EBB" w:rsidR="004F2006" w:rsidRPr="004F2006" w:rsidRDefault="00993A31">
      <w:pPr>
        <w:pStyle w:val="Heading2"/>
        <w:numPr>
          <w:ilvl w:val="0"/>
          <w:numId w:val="63"/>
        </w:numPr>
        <w:ind w:hanging="720"/>
        <w:rPr>
          <w:ins w:id="680" w:author="ditaoktaria" w:date="2015-06-24T09:08:00Z"/>
        </w:rPr>
        <w:pPrChange w:id="681" w:author="ditaoktaria" w:date="2015-06-25T10:57:00Z">
          <w:pPr>
            <w:pStyle w:val="Heading2"/>
            <w:numPr>
              <w:numId w:val="63"/>
            </w:numPr>
            <w:ind w:hanging="360"/>
          </w:pPr>
        </w:pPrChange>
      </w:pPr>
      <w:del w:id="682" w:author="ditaoktaria" w:date="2015-06-24T09:07:00Z">
        <w:r w:rsidDel="00A47232">
          <w:delText>ViewerJS</w:delText>
        </w:r>
      </w:del>
      <w:ins w:id="683" w:author="ditaoktaria" w:date="2015-06-24T09:07:00Z">
        <w:r w:rsidR="00A47232">
          <w:t>PDF.js</w:t>
        </w:r>
      </w:ins>
    </w:p>
    <w:p w14:paraId="76928BF8" w14:textId="4E0B8206" w:rsidR="00A47232" w:rsidRPr="00A47232" w:rsidRDefault="00A47232">
      <w:pPr>
        <w:pPrChange w:id="684" w:author="ditaoktaria" w:date="2015-06-24T09:08:00Z">
          <w:pPr>
            <w:pStyle w:val="Heading2"/>
            <w:numPr>
              <w:numId w:val="63"/>
            </w:numPr>
            <w:ind w:hanging="360"/>
          </w:pPr>
        </w:pPrChange>
      </w:pPr>
      <w:proofErr w:type="gramStart"/>
      <w:ins w:id="685" w:author="ditaoktaria" w:date="2015-06-24T09:08:00Z">
        <w:r>
          <w:t>PDF.JS merupakan sebuah</w:t>
        </w:r>
      </w:ins>
      <w:ins w:id="686" w:author="ditaoktaria" w:date="2015-06-24T09:21:00Z">
        <w:r w:rsidR="002045EB">
          <w:t xml:space="preserve"> aplikasi</w:t>
        </w:r>
      </w:ins>
      <w:ins w:id="687" w:author="ditaoktaria" w:date="2015-06-24T09:08:00Z">
        <w:r>
          <w:t xml:space="preserve"> pemutar PDF </w:t>
        </w:r>
      </w:ins>
      <w:ins w:id="688" w:author="ditaoktaria" w:date="2015-06-24T09:21:00Z">
        <w:r w:rsidR="002045EB">
          <w:t>yang dibangun dengan menggunakan teknologi HTML5.</w:t>
        </w:r>
        <w:proofErr w:type="gramEnd"/>
        <w:r w:rsidR="002045EB">
          <w:t xml:space="preserve"> </w:t>
        </w:r>
        <w:proofErr w:type="gramStart"/>
        <w:r w:rsidR="002045EB">
          <w:t xml:space="preserve">Aplikasi ini </w:t>
        </w:r>
      </w:ins>
      <w:ins w:id="689" w:author="ditaoktaria" w:date="2015-06-24T09:27:00Z">
        <w:r w:rsidR="00B81A8E">
          <w:t>dikembangkan oleh</w:t>
        </w:r>
      </w:ins>
      <w:ins w:id="690" w:author="ditaoktaria" w:date="2015-06-24T09:26:00Z">
        <w:r w:rsidR="00B81A8E">
          <w:t xml:space="preserve"> </w:t>
        </w:r>
      </w:ins>
      <w:ins w:id="691" w:author="ditaoktaria" w:date="2015-06-24T09:24:00Z">
        <w:r w:rsidR="00B81A8E">
          <w:t>Mozilla Foundation</w:t>
        </w:r>
      </w:ins>
      <w:ins w:id="692" w:author="ditaoktaria" w:date="2015-06-24T09:27:00Z">
        <w:r w:rsidR="00B81A8E">
          <w:t>.</w:t>
        </w:r>
      </w:ins>
      <w:proofErr w:type="gramEnd"/>
      <w:ins w:id="693" w:author="ditaoktaria" w:date="2015-06-24T16:10:00Z">
        <w:r w:rsidR="00697053">
          <w:t xml:space="preserve"> </w:t>
        </w:r>
        <w:proofErr w:type="gramStart"/>
        <w:r w:rsidR="00697053">
          <w:t>Gambar 2.3</w:t>
        </w:r>
        <w:r w:rsidR="004F2006">
          <w:t xml:space="preserve"> menunjukkan</w:t>
        </w:r>
      </w:ins>
      <w:ins w:id="694" w:author="ditaoktaria" w:date="2015-07-01T13:32:00Z">
        <w:r w:rsidR="00F851D6">
          <w:t xml:space="preserve"> contoh</w:t>
        </w:r>
      </w:ins>
      <w:ins w:id="695" w:author="ditaoktaria" w:date="2015-06-24T16:10:00Z">
        <w:r w:rsidR="004F2006">
          <w:t xml:space="preserve"> tampilan pemutar PDF.js.</w:t>
        </w:r>
      </w:ins>
      <w:proofErr w:type="gramEnd"/>
    </w:p>
    <w:p w14:paraId="5986ABF2" w14:textId="77777777" w:rsidR="00A63473" w:rsidRDefault="00F851D6">
      <w:pPr>
        <w:keepNext/>
        <w:ind w:firstLine="0"/>
        <w:jc w:val="center"/>
        <w:rPr>
          <w:ins w:id="696" w:author="ditaoktaria" w:date="2015-07-01T13:49:00Z"/>
        </w:rPr>
        <w:pPrChange w:id="697" w:author="ditaoktaria" w:date="2015-07-01T13:49:00Z">
          <w:pPr>
            <w:ind w:firstLine="0"/>
            <w:jc w:val="center"/>
          </w:pPr>
        </w:pPrChange>
      </w:pPr>
      <w:ins w:id="698" w:author="ditaoktaria" w:date="2015-07-01T13:32:00Z">
        <w:r>
          <w:rPr>
            <w:noProof/>
          </w:rPr>
          <w:lastRenderedPageBreak/>
          <w:drawing>
            <wp:inline distT="0" distB="0" distL="0" distR="0" wp14:anchorId="453C31EC" wp14:editId="2569CD5E">
              <wp:extent cx="3664242" cy="248450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1 at 1.31.27 PM.png"/>
                      <pic:cNvPicPr/>
                    </pic:nvPicPr>
                    <pic:blipFill>
                      <a:blip r:embed="rId23">
                        <a:extLst>
                          <a:ext uri="{28A0092B-C50C-407E-A947-70E740481C1C}">
                            <a14:useLocalDpi xmlns:a14="http://schemas.microsoft.com/office/drawing/2010/main" val="0"/>
                          </a:ext>
                        </a:extLst>
                      </a:blip>
                      <a:stretch>
                        <a:fillRect/>
                      </a:stretch>
                    </pic:blipFill>
                    <pic:spPr>
                      <a:xfrm>
                        <a:off x="0" y="0"/>
                        <a:ext cx="3665259" cy="2485194"/>
                      </a:xfrm>
                      <a:prstGeom prst="rect">
                        <a:avLst/>
                      </a:prstGeom>
                    </pic:spPr>
                  </pic:pic>
                </a:graphicData>
              </a:graphic>
            </wp:inline>
          </w:drawing>
        </w:r>
      </w:ins>
    </w:p>
    <w:p w14:paraId="435FE16B" w14:textId="2B9048F3" w:rsidR="004F2006" w:rsidRDefault="00A63473" w:rsidP="00A63473">
      <w:pPr>
        <w:pStyle w:val="Caption"/>
        <w:rPr>
          <w:ins w:id="699" w:author="ditaoktaria" w:date="2015-07-06T17:09:00Z"/>
          <w:b w:val="0"/>
        </w:rPr>
      </w:pPr>
      <w:bookmarkStart w:id="700" w:name="_Toc297381283"/>
      <w:ins w:id="701" w:author="ditaoktaria" w:date="2015-07-01T13:49:00Z">
        <w:r>
          <w:t xml:space="preserve">Gambar 2. </w:t>
        </w:r>
        <w:r>
          <w:fldChar w:fldCharType="begin"/>
        </w:r>
        <w:r>
          <w:instrText xml:space="preserve"> SEQ Gambar_2. \* ARABIC </w:instrText>
        </w:r>
      </w:ins>
      <w:r>
        <w:fldChar w:fldCharType="separate"/>
      </w:r>
      <w:ins w:id="702" w:author="ditaoktaria" w:date="2015-07-06T10:32:00Z">
        <w:r w:rsidR="00494234">
          <w:rPr>
            <w:noProof/>
          </w:rPr>
          <w:t>3</w:t>
        </w:r>
      </w:ins>
      <w:ins w:id="703" w:author="ditaoktaria" w:date="2015-07-01T13:49:00Z">
        <w:r>
          <w:fldChar w:fldCharType="end"/>
        </w:r>
        <w:r>
          <w:t xml:space="preserve"> </w:t>
        </w:r>
        <w:r>
          <w:rPr>
            <w:b w:val="0"/>
          </w:rPr>
          <w:t>Contoh Tampilan PDF.js</w:t>
        </w:r>
      </w:ins>
      <w:bookmarkEnd w:id="700"/>
    </w:p>
    <w:p w14:paraId="17044CF5" w14:textId="45E29BFE" w:rsidR="00AF4B18" w:rsidRPr="00AF4B18" w:rsidRDefault="00AF4B18" w:rsidP="00AF4B18">
      <w:pPr>
        <w:ind w:firstLine="0"/>
        <w:jc w:val="center"/>
        <w:rPr>
          <w:ins w:id="704" w:author="ditaoktaria" w:date="2015-06-24T16:10:00Z"/>
          <w:rPrChange w:id="705" w:author="ditaoktaria" w:date="2015-07-06T17:09:00Z">
            <w:rPr>
              <w:ins w:id="706" w:author="ditaoktaria" w:date="2015-06-24T16:10:00Z"/>
            </w:rPr>
          </w:rPrChange>
        </w:rPr>
        <w:pPrChange w:id="707" w:author="ditaoktaria" w:date="2015-07-06T17:09:00Z">
          <w:pPr>
            <w:pStyle w:val="Caption"/>
          </w:pPr>
        </w:pPrChange>
      </w:pPr>
      <w:proofErr w:type="gramStart"/>
      <w:ins w:id="708" w:author="ditaoktaria" w:date="2015-07-06T17:09:00Z">
        <w:r>
          <w:t>Sumber :</w:t>
        </w:r>
        <w:proofErr w:type="gramEnd"/>
        <w:r>
          <w:t xml:space="preserve"> [JVK-15]</w:t>
        </w:r>
      </w:ins>
    </w:p>
    <w:p w14:paraId="3F345B2D" w14:textId="4CE938DA" w:rsidR="00970543" w:rsidRDefault="00554A91">
      <w:pPr>
        <w:rPr>
          <w:ins w:id="709" w:author="ditaoktaria" w:date="2015-06-23T20:10:00Z"/>
        </w:rPr>
        <w:pPrChange w:id="710" w:author="ditaoktaria oktaria" w:date="2015-04-20T10:44:00Z">
          <w:pPr>
            <w:pStyle w:val="Caption"/>
          </w:pPr>
        </w:pPrChange>
      </w:pPr>
      <w:ins w:id="711" w:author="ditaoktaria" w:date="2015-07-01T14:09:00Z">
        <w:r>
          <w:t>Penjelasan teori</w:t>
        </w:r>
      </w:ins>
      <w:ins w:id="712" w:author="ditaoktaria" w:date="2015-07-01T14:07:00Z">
        <w:r w:rsidR="00DA22B8">
          <w:t xml:space="preserve"> PDF</w:t>
        </w:r>
      </w:ins>
      <w:ins w:id="713" w:author="ditaoktaria" w:date="2015-07-01T14:10:00Z">
        <w:r>
          <w:t>.js</w:t>
        </w:r>
      </w:ins>
      <w:ins w:id="714" w:author="ditaoktaria" w:date="2015-07-01T14:07:00Z">
        <w:r w:rsidR="00DA22B8">
          <w:t xml:space="preserve"> diawali dengan </w:t>
        </w:r>
      </w:ins>
      <w:ins w:id="715" w:author="ditaoktaria" w:date="2015-07-01T14:10:00Z">
        <w:r>
          <w:t>penjabaran</w:t>
        </w:r>
      </w:ins>
      <w:ins w:id="716" w:author="ditaoktaria" w:date="2015-07-01T14:07:00Z">
        <w:r w:rsidR="00DA22B8">
          <w:t xml:space="preserve"> struktur PDF</w:t>
        </w:r>
        <w:r>
          <w:t xml:space="preserve">, </w:t>
        </w:r>
        <w:r w:rsidR="00DA22B8">
          <w:t>isi dari halaman PDF yang di-stream</w:t>
        </w:r>
      </w:ins>
      <w:ins w:id="717" w:author="ditaoktaria" w:date="2015-07-01T14:08:00Z">
        <w:r w:rsidR="00DA22B8">
          <w:t>, kemudian</w:t>
        </w:r>
      </w:ins>
      <w:ins w:id="718" w:author="ditaoktaria" w:date="2015-07-01T14:10:00Z">
        <w:r>
          <w:t xml:space="preserve"> </w:t>
        </w:r>
      </w:ins>
      <w:ins w:id="719" w:author="ditaoktaria" w:date="2015-07-01T14:12:00Z">
        <w:r>
          <w:t xml:space="preserve">dapat disusun </w:t>
        </w:r>
      </w:ins>
      <w:ins w:id="720" w:author="ditaoktaria" w:date="2015-07-01T14:10:00Z">
        <w:r>
          <w:t>langkah-langkah yang dilakukan PDF.js</w:t>
        </w:r>
      </w:ins>
      <w:ins w:id="721" w:author="ditaoktaria" w:date="2015-07-01T14:12:00Z">
        <w:r>
          <w:t xml:space="preserve"> secara garis besar</w:t>
        </w:r>
      </w:ins>
      <w:ins w:id="722" w:author="ditaoktaria" w:date="2015-07-01T14:10:00Z">
        <w:r>
          <w:t xml:space="preserve"> untuk memutar sebuah </w:t>
        </w:r>
      </w:ins>
      <w:ins w:id="723" w:author="ditaoktaria" w:date="2015-07-01T14:11:00Z">
        <w:r>
          <w:rPr>
            <w:i/>
          </w:rPr>
          <w:t xml:space="preserve">file </w:t>
        </w:r>
        <w:r>
          <w:t>PDF.</w:t>
        </w:r>
      </w:ins>
      <w:ins w:id="724" w:author="ditaoktaria" w:date="2015-07-01T14:08:00Z">
        <w:r w:rsidR="00DA22B8">
          <w:t xml:space="preserve"> </w:t>
        </w:r>
      </w:ins>
      <w:ins w:id="725" w:author="ditaoktaria" w:date="2015-07-01T14:14:00Z">
        <w:r>
          <w:t xml:space="preserve">Umumnya sebuah </w:t>
        </w:r>
        <w:r>
          <w:rPr>
            <w:i/>
          </w:rPr>
          <w:t xml:space="preserve">file </w:t>
        </w:r>
        <w:r>
          <w:t>PDF</w:t>
        </w:r>
      </w:ins>
      <w:ins w:id="726" w:author="ditaoktaria" w:date="2015-06-23T21:09:00Z">
        <w:r w:rsidR="008A4A3C">
          <w:t xml:space="preserve"> memiliki </w:t>
        </w:r>
      </w:ins>
      <w:ins w:id="727" w:author="ditaoktaria" w:date="2015-06-23T20:10:00Z">
        <w:r w:rsidR="008A4A3C">
          <w:t>s</w:t>
        </w:r>
        <w:r w:rsidR="00970543">
          <w:t>truktur</w:t>
        </w:r>
      </w:ins>
      <w:ins w:id="728" w:author="ditaoktaria" w:date="2015-06-23T21:09:00Z">
        <w:r w:rsidR="008A4A3C">
          <w:t xml:space="preserve"> seperti berikut</w:t>
        </w:r>
      </w:ins>
      <w:ins w:id="729" w:author="ditaoktaria" w:date="2015-06-25T10:58:00Z">
        <w:r w:rsidR="00E554F6">
          <w:t xml:space="preserve"> dalam bentuk data byte</w:t>
        </w:r>
      </w:ins>
      <w:ins w:id="730" w:author="ditaoktaria" w:date="2015-07-01T11:52:00Z">
        <w:r w:rsidR="00D72959">
          <w:t xml:space="preserve"> [JVK-15</w:t>
        </w:r>
        <w:proofErr w:type="gramStart"/>
        <w:r w:rsidR="00D72959">
          <w:t>]</w:t>
        </w:r>
      </w:ins>
      <w:ins w:id="731" w:author="ditaoktaria" w:date="2015-06-23T20:10:00Z">
        <w:r w:rsidR="00970543">
          <w:t xml:space="preserve"> :</w:t>
        </w:r>
        <w:proofErr w:type="gramEnd"/>
      </w:ins>
    </w:p>
    <w:p w14:paraId="05DBD050" w14:textId="30794F6C" w:rsidR="00970543" w:rsidRDefault="00970543">
      <w:pPr>
        <w:pStyle w:val="ListParagraph"/>
        <w:numPr>
          <w:ilvl w:val="1"/>
          <w:numId w:val="75"/>
        </w:numPr>
        <w:rPr>
          <w:ins w:id="732" w:author="ditaoktaria" w:date="2015-06-23T20:10:00Z"/>
        </w:rPr>
        <w:pPrChange w:id="733" w:author="ditaoktaria" w:date="2015-06-26T14:55:00Z">
          <w:pPr>
            <w:pStyle w:val="Caption"/>
          </w:pPr>
        </w:pPrChange>
      </w:pPr>
      <w:ins w:id="734" w:author="ditaoktaria" w:date="2015-06-23T20:10:00Z">
        <w:r>
          <w:t>Header</w:t>
        </w:r>
      </w:ins>
      <w:ins w:id="735" w:author="ditaoktaria" w:date="2015-06-23T21:09:00Z">
        <w:r w:rsidR="00901649">
          <w:t xml:space="preserve"> (</w:t>
        </w:r>
      </w:ins>
      <w:ins w:id="736" w:author="ditaoktaria" w:date="2015-06-28T15:34:00Z">
        <w:r w:rsidR="002C17B7">
          <w:t>tipe dokumen, tipe versi PDF</w:t>
        </w:r>
      </w:ins>
      <w:ins w:id="737" w:author="ditaoktaria" w:date="2015-06-23T21:09:00Z">
        <w:r w:rsidR="00901649">
          <w:t>)</w:t>
        </w:r>
      </w:ins>
      <w:ins w:id="738" w:author="ditaoktaria" w:date="2015-06-28T15:35:00Z">
        <w:r w:rsidR="002C17B7">
          <w:t>.</w:t>
        </w:r>
      </w:ins>
    </w:p>
    <w:p w14:paraId="2E4EAC18" w14:textId="53AF14A2" w:rsidR="00970543" w:rsidRDefault="00970543">
      <w:pPr>
        <w:pStyle w:val="ListParagraph"/>
        <w:numPr>
          <w:ilvl w:val="1"/>
          <w:numId w:val="75"/>
        </w:numPr>
        <w:rPr>
          <w:ins w:id="739" w:author="ditaoktaria" w:date="2015-06-23T20:11:00Z"/>
        </w:rPr>
        <w:pPrChange w:id="740" w:author="ditaoktaria" w:date="2015-06-26T14:55:00Z">
          <w:pPr>
            <w:pStyle w:val="Caption"/>
          </w:pPr>
        </w:pPrChange>
      </w:pPr>
      <w:ins w:id="741" w:author="ditaoktaria" w:date="2015-06-23T20:10:00Z">
        <w:r>
          <w:t xml:space="preserve">Body (Objek sepeerti </w:t>
        </w:r>
        <w:r w:rsidRPr="002C17B7">
          <w:rPr>
            <w:i/>
            <w:rPrChange w:id="742" w:author="ditaoktaria" w:date="2015-06-28T15:35:00Z">
              <w:rPr>
                <w:b w:val="0"/>
                <w:iCs w:val="0"/>
              </w:rPr>
            </w:rPrChange>
          </w:rPr>
          <w:t>fonts</w:t>
        </w:r>
      </w:ins>
      <w:ins w:id="743" w:author="ditaoktaria" w:date="2015-06-28T15:35:00Z">
        <w:r w:rsidR="002C17B7">
          <w:t>, gambar, dan tulisan</w:t>
        </w:r>
      </w:ins>
      <w:ins w:id="744" w:author="ditaoktaria" w:date="2015-06-23T20:10:00Z">
        <w:r>
          <w:t>)</w:t>
        </w:r>
      </w:ins>
    </w:p>
    <w:p w14:paraId="3027481A" w14:textId="5CC6B695" w:rsidR="004F2006" w:rsidRDefault="00970543">
      <w:pPr>
        <w:pStyle w:val="ListParagraph"/>
        <w:numPr>
          <w:ilvl w:val="1"/>
          <w:numId w:val="75"/>
        </w:numPr>
        <w:rPr>
          <w:ins w:id="745" w:author="ditaoktaria" w:date="2015-06-23T20:13:00Z"/>
        </w:rPr>
        <w:pPrChange w:id="746" w:author="ditaoktaria" w:date="2015-06-26T14:55:00Z">
          <w:pPr>
            <w:pStyle w:val="Caption"/>
          </w:pPr>
        </w:pPrChange>
      </w:pPr>
      <w:proofErr w:type="gramStart"/>
      <w:ins w:id="747" w:author="ditaoktaria" w:date="2015-06-23T20:11:00Z">
        <w:r>
          <w:t>xRef</w:t>
        </w:r>
        <w:proofErr w:type="gramEnd"/>
        <w:r>
          <w:t xml:space="preserve"> Table</w:t>
        </w:r>
      </w:ins>
      <w:ins w:id="748" w:author="ditaoktaria" w:date="2015-06-23T21:10:00Z">
        <w:r w:rsidR="006C155F">
          <w:t xml:space="preserve"> atau cross reference table</w:t>
        </w:r>
      </w:ins>
      <w:ins w:id="749" w:author="ditaoktaria" w:date="2015-06-23T20:11:00Z">
        <w:r>
          <w:t xml:space="preserve"> (mapping </w:t>
        </w:r>
      </w:ins>
      <w:ins w:id="750" w:author="ditaoktaria" w:date="2015-06-23T20:12:00Z">
        <w:r>
          <w:t xml:space="preserve">antara </w:t>
        </w:r>
      </w:ins>
      <w:ins w:id="751" w:author="ditaoktaria" w:date="2015-06-23T20:11:00Z">
        <w:r>
          <w:t>objID</w:t>
        </w:r>
      </w:ins>
      <w:ins w:id="752" w:author="ditaoktaria" w:date="2015-06-23T20:12:00Z">
        <w:r>
          <w:t xml:space="preserve"> dan</w:t>
        </w:r>
      </w:ins>
      <w:ins w:id="753" w:author="ditaoktaria" w:date="2015-06-23T20:11:00Z">
        <w:r>
          <w:t xml:space="preserve"> byte offset)</w:t>
        </w:r>
        <w:r w:rsidR="002C17B7">
          <w:t>, untuk</w:t>
        </w:r>
      </w:ins>
      <w:ins w:id="754" w:author="ditaoktaria" w:date="2015-06-28T15:36:00Z">
        <w:r w:rsidR="002C17B7">
          <w:t xml:space="preserve"> memberikan lokasi setiap objek di dalam Body.</w:t>
        </w:r>
      </w:ins>
    </w:p>
    <w:p w14:paraId="68A474AD" w14:textId="0F180510" w:rsidR="00970543" w:rsidRDefault="00970543">
      <w:pPr>
        <w:pStyle w:val="ListParagraph"/>
        <w:numPr>
          <w:ilvl w:val="1"/>
          <w:numId w:val="75"/>
        </w:numPr>
        <w:rPr>
          <w:ins w:id="755" w:author="ditaoktaria" w:date="2015-06-23T20:18:00Z"/>
        </w:rPr>
        <w:pPrChange w:id="756" w:author="ditaoktaria" w:date="2015-06-26T14:55:00Z">
          <w:pPr>
            <w:pStyle w:val="Caption"/>
          </w:pPr>
        </w:pPrChange>
      </w:pPr>
      <w:ins w:id="757" w:author="ditaoktaria" w:date="2015-06-23T20:13:00Z">
        <w:r>
          <w:t>Trailer</w:t>
        </w:r>
      </w:ins>
      <w:ins w:id="758" w:author="ditaoktaria" w:date="2015-06-28T15:37:00Z">
        <w:r w:rsidR="002C17B7">
          <w:t>, sebuah tree dimana semua halaman disimpan.</w:t>
        </w:r>
      </w:ins>
    </w:p>
    <w:p w14:paraId="3BC1A3D1" w14:textId="6751973E" w:rsidR="00C12651" w:rsidRDefault="000B1B0E" w:rsidP="00C12651">
      <w:pPr>
        <w:rPr>
          <w:ins w:id="759" w:author="ditaoktaria" w:date="2015-06-24T11:37:00Z"/>
        </w:rPr>
      </w:pPr>
      <w:ins w:id="760" w:author="ditaoktaria" w:date="2015-07-01T10:47:00Z">
        <w:r>
          <w:t>Dalam sebuah halaman</w:t>
        </w:r>
      </w:ins>
      <w:ins w:id="761" w:author="ditaoktaria" w:date="2015-07-01T10:49:00Z">
        <w:r>
          <w:t xml:space="preserve"> PDF</w:t>
        </w:r>
      </w:ins>
      <w:ins w:id="762" w:author="ditaoktaria" w:date="2015-07-01T10:47:00Z">
        <w:r>
          <w:t xml:space="preserve"> yang</w:t>
        </w:r>
      </w:ins>
      <w:ins w:id="763" w:author="ditaoktaria" w:date="2015-07-01T10:48:00Z">
        <w:r>
          <w:t xml:space="preserve"> di-</w:t>
        </w:r>
        <w:r>
          <w:rPr>
            <w:i/>
          </w:rPr>
          <w:t xml:space="preserve">streaming </w:t>
        </w:r>
      </w:ins>
      <w:ins w:id="764" w:author="ditaoktaria" w:date="2015-07-01T10:49:00Z">
        <w:r>
          <w:t xml:space="preserve">terdapat </w:t>
        </w:r>
      </w:ins>
      <w:ins w:id="765" w:author="ditaoktaria" w:date="2015-07-01T10:48:00Z">
        <w:r>
          <w:t xml:space="preserve">isi seperti </w:t>
        </w:r>
        <w:proofErr w:type="gramStart"/>
        <w:r>
          <w:t xml:space="preserve">yang </w:t>
        </w:r>
      </w:ins>
      <w:ins w:id="766" w:author="ditaoktaria" w:date="2015-07-01T10:47:00Z">
        <w:r>
          <w:t xml:space="preserve"> di</w:t>
        </w:r>
      </w:ins>
      <w:ins w:id="767" w:author="ditaoktaria" w:date="2015-07-01T10:49:00Z">
        <w:r>
          <w:t>tunjukkan</w:t>
        </w:r>
        <w:proofErr w:type="gramEnd"/>
        <w:r>
          <w:t xml:space="preserve"> oleh </w:t>
        </w:r>
      </w:ins>
      <w:ins w:id="768" w:author="ditaoktaria" w:date="2015-06-28T15:38:00Z">
        <w:r w:rsidR="00DA22B8">
          <w:t>Tabel 2.2</w:t>
        </w:r>
      </w:ins>
      <w:ins w:id="769" w:author="ditaoktaria" w:date="2015-07-01T10:49:00Z">
        <w:r w:rsidR="006D0FDB">
          <w:t>.</w:t>
        </w:r>
      </w:ins>
    </w:p>
    <w:p w14:paraId="25F8A730" w14:textId="56388149" w:rsidR="00D13EA1" w:rsidRPr="00B375CE" w:rsidRDefault="00D13EA1">
      <w:pPr>
        <w:pStyle w:val="Caption"/>
        <w:keepNext/>
        <w:rPr>
          <w:ins w:id="770" w:author="ditaoktaria" w:date="2015-07-01T14:01:00Z"/>
        </w:rPr>
        <w:pPrChange w:id="771" w:author="ditaoktaria" w:date="2015-07-01T14:01:00Z">
          <w:pPr>
            <w:jc w:val="center"/>
          </w:pPr>
        </w:pPrChange>
      </w:pPr>
      <w:bookmarkStart w:id="772" w:name="_Toc297381204"/>
      <w:ins w:id="773" w:author="ditaoktaria" w:date="2015-07-01T14:01:00Z">
        <w:r>
          <w:t xml:space="preserve">Tabel 2. </w:t>
        </w:r>
        <w:r>
          <w:fldChar w:fldCharType="begin"/>
        </w:r>
        <w:r>
          <w:instrText xml:space="preserve"> SEQ Tabel_2. \* ARABIC </w:instrText>
        </w:r>
      </w:ins>
      <w:r>
        <w:fldChar w:fldCharType="separate"/>
      </w:r>
      <w:ins w:id="774" w:author="ditaoktaria" w:date="2015-07-06T10:32:00Z">
        <w:r w:rsidR="00494234">
          <w:rPr>
            <w:noProof/>
          </w:rPr>
          <w:t>2</w:t>
        </w:r>
      </w:ins>
      <w:ins w:id="775" w:author="ditaoktaria" w:date="2015-07-01T14:01:00Z">
        <w:r>
          <w:fldChar w:fldCharType="end"/>
        </w:r>
        <w:r>
          <w:t xml:space="preserve"> </w:t>
        </w:r>
      </w:ins>
      <w:ins w:id="776" w:author="ditaoktaria" w:date="2015-07-01T14:02:00Z">
        <w:r>
          <w:rPr>
            <w:b w:val="0"/>
          </w:rPr>
          <w:t xml:space="preserve">Isi dari PDF </w:t>
        </w:r>
        <w:r>
          <w:rPr>
            <w:b w:val="0"/>
            <w:i/>
          </w:rPr>
          <w:t>Page Stream</w:t>
        </w:r>
        <w:bookmarkEnd w:id="772"/>
        <w:r>
          <w:rPr>
            <w:b w:val="0"/>
            <w:i/>
          </w:rPr>
          <w:t xml:space="preserve"> </w:t>
        </w:r>
      </w:ins>
    </w:p>
    <w:tbl>
      <w:tblPr>
        <w:tblStyle w:val="TableGrid"/>
        <w:tblW w:w="0" w:type="auto"/>
        <w:jc w:val="center"/>
        <w:tblLayout w:type="fixed"/>
        <w:tblLook w:val="04A0" w:firstRow="1" w:lastRow="0" w:firstColumn="1" w:lastColumn="0" w:noHBand="0" w:noVBand="1"/>
        <w:tblPrChange w:id="777" w:author="ditaoktaria" w:date="2015-07-01T13:39:00Z">
          <w:tblPr>
            <w:tblStyle w:val="TableGrid"/>
            <w:tblW w:w="0" w:type="auto"/>
            <w:tblLayout w:type="fixed"/>
            <w:tblLook w:val="04A0" w:firstRow="1" w:lastRow="0" w:firstColumn="1" w:lastColumn="0" w:noHBand="0" w:noVBand="1"/>
          </w:tblPr>
        </w:tblPrChange>
      </w:tblPr>
      <w:tblGrid>
        <w:gridCol w:w="534"/>
        <w:gridCol w:w="2470"/>
        <w:gridCol w:w="4110"/>
        <w:tblGridChange w:id="778">
          <w:tblGrid>
            <w:gridCol w:w="534"/>
            <w:gridCol w:w="2693"/>
            <w:gridCol w:w="4200"/>
          </w:tblGrid>
        </w:tblGridChange>
      </w:tblGrid>
      <w:tr w:rsidR="00C12651" w14:paraId="20A86837" w14:textId="77777777" w:rsidTr="002867B9">
        <w:trPr>
          <w:jc w:val="center"/>
          <w:ins w:id="779" w:author="ditaoktaria" w:date="2015-06-24T11:37:00Z"/>
        </w:trPr>
        <w:tc>
          <w:tcPr>
            <w:tcW w:w="534" w:type="dxa"/>
            <w:tcPrChange w:id="780" w:author="ditaoktaria" w:date="2015-07-01T13:39:00Z">
              <w:tcPr>
                <w:tcW w:w="534" w:type="dxa"/>
              </w:tcPr>
            </w:tcPrChange>
          </w:tcPr>
          <w:p w14:paraId="0EB66252" w14:textId="77777777" w:rsidR="00C12651" w:rsidRDefault="00C12651" w:rsidP="00127A80">
            <w:pPr>
              <w:ind w:firstLine="0"/>
              <w:jc w:val="center"/>
              <w:rPr>
                <w:ins w:id="781" w:author="ditaoktaria" w:date="2015-06-24T11:37:00Z"/>
              </w:rPr>
            </w:pPr>
            <w:ins w:id="782" w:author="ditaoktaria" w:date="2015-06-24T11:37:00Z">
              <w:r>
                <w:t>1</w:t>
              </w:r>
            </w:ins>
          </w:p>
        </w:tc>
        <w:tc>
          <w:tcPr>
            <w:tcW w:w="2470" w:type="dxa"/>
            <w:tcPrChange w:id="783" w:author="ditaoktaria" w:date="2015-07-01T13:39:00Z">
              <w:tcPr>
                <w:tcW w:w="2693" w:type="dxa"/>
              </w:tcPr>
            </w:tcPrChange>
          </w:tcPr>
          <w:p w14:paraId="05E68BA8" w14:textId="2992BE89" w:rsidR="00C12651" w:rsidRDefault="00C12651" w:rsidP="00127A80">
            <w:pPr>
              <w:ind w:firstLine="0"/>
              <w:rPr>
                <w:ins w:id="784" w:author="ditaoktaria" w:date="2015-06-24T11:37:00Z"/>
              </w:rPr>
            </w:pPr>
            <w:ins w:id="785" w:author="ditaoktaria" w:date="2015-06-24T11:37:00Z">
              <w:r>
                <w:t>5 0 obj % page content</w:t>
              </w:r>
            </w:ins>
          </w:p>
        </w:tc>
        <w:tc>
          <w:tcPr>
            <w:tcW w:w="4110" w:type="dxa"/>
            <w:tcPrChange w:id="786" w:author="ditaoktaria" w:date="2015-07-01T13:39:00Z">
              <w:tcPr>
                <w:tcW w:w="4200" w:type="dxa"/>
              </w:tcPr>
            </w:tcPrChange>
          </w:tcPr>
          <w:p w14:paraId="7888516B" w14:textId="65761F62" w:rsidR="00C12651" w:rsidRDefault="005316A7" w:rsidP="00127A80">
            <w:pPr>
              <w:ind w:firstLine="0"/>
              <w:rPr>
                <w:ins w:id="787" w:author="ditaoktaria" w:date="2015-06-24T11:37:00Z"/>
              </w:rPr>
            </w:pPr>
            <w:proofErr w:type="gramStart"/>
            <w:ins w:id="788" w:author="ditaoktaria" w:date="2015-06-28T20:57:00Z">
              <w:r>
                <w:t>menunjukkan</w:t>
              </w:r>
            </w:ins>
            <w:proofErr w:type="gramEnd"/>
            <w:ins w:id="789" w:author="ditaoktaria" w:date="2015-06-28T21:02:00Z">
              <w:r w:rsidR="00883521">
                <w:t xml:space="preserve"> awal dari</w:t>
              </w:r>
            </w:ins>
            <w:ins w:id="790" w:author="ditaoktaria" w:date="2015-06-28T20:57:00Z">
              <w:r>
                <w:t xml:space="preserve"> objek</w:t>
              </w:r>
            </w:ins>
            <w:ins w:id="791" w:author="ditaoktaria" w:date="2015-06-28T21:02:00Z">
              <w:r w:rsidR="00883521">
                <w:t xml:space="preserve"> 5 0</w:t>
              </w:r>
            </w:ins>
          </w:p>
        </w:tc>
      </w:tr>
      <w:tr w:rsidR="00C12651" w14:paraId="61A11617" w14:textId="77777777" w:rsidTr="002867B9">
        <w:trPr>
          <w:jc w:val="center"/>
          <w:ins w:id="792" w:author="ditaoktaria" w:date="2015-06-24T11:37:00Z"/>
        </w:trPr>
        <w:tc>
          <w:tcPr>
            <w:tcW w:w="534" w:type="dxa"/>
            <w:tcPrChange w:id="793" w:author="ditaoktaria" w:date="2015-07-01T13:39:00Z">
              <w:tcPr>
                <w:tcW w:w="534" w:type="dxa"/>
              </w:tcPr>
            </w:tcPrChange>
          </w:tcPr>
          <w:p w14:paraId="77B2C0A5" w14:textId="77777777" w:rsidR="00C12651" w:rsidRDefault="00C12651" w:rsidP="00127A80">
            <w:pPr>
              <w:ind w:firstLine="0"/>
              <w:jc w:val="center"/>
              <w:rPr>
                <w:ins w:id="794" w:author="ditaoktaria" w:date="2015-06-24T11:37:00Z"/>
              </w:rPr>
            </w:pPr>
            <w:ins w:id="795" w:author="ditaoktaria" w:date="2015-06-24T11:37:00Z">
              <w:r>
                <w:t>2</w:t>
              </w:r>
            </w:ins>
          </w:p>
        </w:tc>
        <w:tc>
          <w:tcPr>
            <w:tcW w:w="2470" w:type="dxa"/>
            <w:tcPrChange w:id="796" w:author="ditaoktaria" w:date="2015-07-01T13:39:00Z">
              <w:tcPr>
                <w:tcW w:w="2693" w:type="dxa"/>
              </w:tcPr>
            </w:tcPrChange>
          </w:tcPr>
          <w:p w14:paraId="1F9582C3" w14:textId="77777777" w:rsidR="00C12651" w:rsidRDefault="00C12651" w:rsidP="00127A80">
            <w:pPr>
              <w:ind w:firstLine="0"/>
              <w:rPr>
                <w:ins w:id="797" w:author="ditaoktaria" w:date="2015-06-24T11:37:00Z"/>
              </w:rPr>
            </w:pPr>
            <w:ins w:id="798" w:author="ditaoktaria" w:date="2015-06-24T11:37:00Z">
              <w:r>
                <w:t>&lt;&lt;</w:t>
              </w:r>
            </w:ins>
          </w:p>
        </w:tc>
        <w:tc>
          <w:tcPr>
            <w:tcW w:w="4110" w:type="dxa"/>
            <w:tcPrChange w:id="799" w:author="ditaoktaria" w:date="2015-07-01T13:39:00Z">
              <w:tcPr>
                <w:tcW w:w="4200" w:type="dxa"/>
              </w:tcPr>
            </w:tcPrChange>
          </w:tcPr>
          <w:p w14:paraId="45C64064" w14:textId="77777777" w:rsidR="00C12651" w:rsidRDefault="00C12651" w:rsidP="00127A80">
            <w:pPr>
              <w:ind w:firstLine="0"/>
              <w:rPr>
                <w:ins w:id="800" w:author="ditaoktaria" w:date="2015-06-24T11:37:00Z"/>
              </w:rPr>
            </w:pPr>
          </w:p>
        </w:tc>
      </w:tr>
      <w:tr w:rsidR="00C12651" w14:paraId="0101DD70" w14:textId="77777777" w:rsidTr="002867B9">
        <w:trPr>
          <w:jc w:val="center"/>
          <w:ins w:id="801" w:author="ditaoktaria" w:date="2015-06-24T11:37:00Z"/>
        </w:trPr>
        <w:tc>
          <w:tcPr>
            <w:tcW w:w="534" w:type="dxa"/>
            <w:tcPrChange w:id="802" w:author="ditaoktaria" w:date="2015-07-01T13:39:00Z">
              <w:tcPr>
                <w:tcW w:w="534" w:type="dxa"/>
              </w:tcPr>
            </w:tcPrChange>
          </w:tcPr>
          <w:p w14:paraId="7BD9616B" w14:textId="77777777" w:rsidR="00C12651" w:rsidRDefault="00C12651" w:rsidP="00127A80">
            <w:pPr>
              <w:ind w:firstLine="0"/>
              <w:jc w:val="center"/>
              <w:rPr>
                <w:ins w:id="803" w:author="ditaoktaria" w:date="2015-06-24T11:37:00Z"/>
              </w:rPr>
            </w:pPr>
            <w:ins w:id="804" w:author="ditaoktaria" w:date="2015-06-24T11:37:00Z">
              <w:r>
                <w:t>3</w:t>
              </w:r>
            </w:ins>
          </w:p>
        </w:tc>
        <w:tc>
          <w:tcPr>
            <w:tcW w:w="2470" w:type="dxa"/>
            <w:tcPrChange w:id="805" w:author="ditaoktaria" w:date="2015-07-01T13:39:00Z">
              <w:tcPr>
                <w:tcW w:w="2693" w:type="dxa"/>
              </w:tcPr>
            </w:tcPrChange>
          </w:tcPr>
          <w:p w14:paraId="5D7B49BE" w14:textId="77777777" w:rsidR="00C12651" w:rsidRDefault="00C12651" w:rsidP="00127A80">
            <w:pPr>
              <w:ind w:firstLine="0"/>
              <w:rPr>
                <w:ins w:id="806" w:author="ditaoktaria" w:date="2015-06-24T11:37:00Z"/>
              </w:rPr>
            </w:pPr>
            <w:ins w:id="807" w:author="ditaoktaria" w:date="2015-06-24T11:37:00Z">
              <w:r>
                <w:t xml:space="preserve">    /Length 44</w:t>
              </w:r>
            </w:ins>
          </w:p>
        </w:tc>
        <w:tc>
          <w:tcPr>
            <w:tcW w:w="4110" w:type="dxa"/>
            <w:tcPrChange w:id="808" w:author="ditaoktaria" w:date="2015-07-01T13:39:00Z">
              <w:tcPr>
                <w:tcW w:w="4200" w:type="dxa"/>
              </w:tcPr>
            </w:tcPrChange>
          </w:tcPr>
          <w:p w14:paraId="5DC8F23C" w14:textId="1DD9DF81" w:rsidR="00C12651" w:rsidRDefault="005316A7" w:rsidP="00127A80">
            <w:pPr>
              <w:ind w:firstLine="0"/>
              <w:rPr>
                <w:ins w:id="809" w:author="ditaoktaria" w:date="2015-06-24T11:37:00Z"/>
              </w:rPr>
            </w:pPr>
            <w:proofErr w:type="gramStart"/>
            <w:ins w:id="810" w:author="ditaoktaria" w:date="2015-06-28T20:57:00Z">
              <w:r>
                <w:t>panjang</w:t>
              </w:r>
              <w:proofErr w:type="gramEnd"/>
              <w:r>
                <w:t xml:space="preserve"> 44</w:t>
              </w:r>
            </w:ins>
          </w:p>
        </w:tc>
      </w:tr>
      <w:tr w:rsidR="00C12651" w14:paraId="125BE3E3" w14:textId="77777777" w:rsidTr="002867B9">
        <w:trPr>
          <w:jc w:val="center"/>
          <w:ins w:id="811" w:author="ditaoktaria" w:date="2015-06-24T11:37:00Z"/>
        </w:trPr>
        <w:tc>
          <w:tcPr>
            <w:tcW w:w="534" w:type="dxa"/>
            <w:tcPrChange w:id="812" w:author="ditaoktaria" w:date="2015-07-01T13:39:00Z">
              <w:tcPr>
                <w:tcW w:w="534" w:type="dxa"/>
              </w:tcPr>
            </w:tcPrChange>
          </w:tcPr>
          <w:p w14:paraId="3F98CBE8" w14:textId="77777777" w:rsidR="00C12651" w:rsidRDefault="00C12651" w:rsidP="00127A80">
            <w:pPr>
              <w:ind w:firstLine="0"/>
              <w:jc w:val="center"/>
              <w:rPr>
                <w:ins w:id="813" w:author="ditaoktaria" w:date="2015-06-24T11:37:00Z"/>
              </w:rPr>
            </w:pPr>
            <w:ins w:id="814" w:author="ditaoktaria" w:date="2015-06-24T11:37:00Z">
              <w:r>
                <w:t>4</w:t>
              </w:r>
            </w:ins>
          </w:p>
        </w:tc>
        <w:tc>
          <w:tcPr>
            <w:tcW w:w="2470" w:type="dxa"/>
            <w:tcPrChange w:id="815" w:author="ditaoktaria" w:date="2015-07-01T13:39:00Z">
              <w:tcPr>
                <w:tcW w:w="2693" w:type="dxa"/>
              </w:tcPr>
            </w:tcPrChange>
          </w:tcPr>
          <w:p w14:paraId="63D3624A" w14:textId="77777777" w:rsidR="00C12651" w:rsidRDefault="00C12651" w:rsidP="00127A80">
            <w:pPr>
              <w:ind w:firstLine="0"/>
              <w:rPr>
                <w:ins w:id="816" w:author="ditaoktaria" w:date="2015-06-24T11:37:00Z"/>
              </w:rPr>
            </w:pPr>
            <w:ins w:id="817" w:author="ditaoktaria" w:date="2015-06-24T11:37:00Z">
              <w:r>
                <w:t>&gt;&gt;</w:t>
              </w:r>
            </w:ins>
          </w:p>
        </w:tc>
        <w:tc>
          <w:tcPr>
            <w:tcW w:w="4110" w:type="dxa"/>
            <w:tcPrChange w:id="818" w:author="ditaoktaria" w:date="2015-07-01T13:39:00Z">
              <w:tcPr>
                <w:tcW w:w="4200" w:type="dxa"/>
              </w:tcPr>
            </w:tcPrChange>
          </w:tcPr>
          <w:p w14:paraId="3F6EA279" w14:textId="77777777" w:rsidR="00C12651" w:rsidRDefault="00C12651" w:rsidP="00127A80">
            <w:pPr>
              <w:ind w:firstLine="0"/>
              <w:rPr>
                <w:ins w:id="819" w:author="ditaoktaria" w:date="2015-06-24T11:37:00Z"/>
              </w:rPr>
            </w:pPr>
          </w:p>
        </w:tc>
      </w:tr>
      <w:tr w:rsidR="00C12651" w14:paraId="2DF1179E" w14:textId="77777777" w:rsidTr="002867B9">
        <w:trPr>
          <w:jc w:val="center"/>
          <w:ins w:id="820" w:author="ditaoktaria" w:date="2015-06-24T11:37:00Z"/>
        </w:trPr>
        <w:tc>
          <w:tcPr>
            <w:tcW w:w="534" w:type="dxa"/>
            <w:tcPrChange w:id="821" w:author="ditaoktaria" w:date="2015-07-01T13:39:00Z">
              <w:tcPr>
                <w:tcW w:w="534" w:type="dxa"/>
              </w:tcPr>
            </w:tcPrChange>
          </w:tcPr>
          <w:p w14:paraId="6A422C77" w14:textId="77777777" w:rsidR="00C12651" w:rsidRDefault="00C12651" w:rsidP="00127A80">
            <w:pPr>
              <w:ind w:firstLine="0"/>
              <w:jc w:val="center"/>
              <w:rPr>
                <w:ins w:id="822" w:author="ditaoktaria" w:date="2015-06-24T11:37:00Z"/>
              </w:rPr>
            </w:pPr>
            <w:ins w:id="823" w:author="ditaoktaria" w:date="2015-06-24T11:37:00Z">
              <w:r>
                <w:t>5</w:t>
              </w:r>
            </w:ins>
          </w:p>
        </w:tc>
        <w:tc>
          <w:tcPr>
            <w:tcW w:w="2470" w:type="dxa"/>
            <w:tcPrChange w:id="824" w:author="ditaoktaria" w:date="2015-07-01T13:39:00Z">
              <w:tcPr>
                <w:tcW w:w="2693" w:type="dxa"/>
              </w:tcPr>
            </w:tcPrChange>
          </w:tcPr>
          <w:p w14:paraId="07B0C97E" w14:textId="77777777" w:rsidR="00C12651" w:rsidRDefault="00C12651" w:rsidP="00127A80">
            <w:pPr>
              <w:ind w:firstLine="0"/>
              <w:rPr>
                <w:ins w:id="825" w:author="ditaoktaria" w:date="2015-06-24T11:37:00Z"/>
              </w:rPr>
            </w:pPr>
            <w:proofErr w:type="gramStart"/>
            <w:ins w:id="826" w:author="ditaoktaria" w:date="2015-06-24T11:37:00Z">
              <w:r>
                <w:t>stream</w:t>
              </w:r>
              <w:proofErr w:type="gramEnd"/>
            </w:ins>
          </w:p>
        </w:tc>
        <w:tc>
          <w:tcPr>
            <w:tcW w:w="4110" w:type="dxa"/>
            <w:tcPrChange w:id="827" w:author="ditaoktaria" w:date="2015-07-01T13:39:00Z">
              <w:tcPr>
                <w:tcW w:w="4200" w:type="dxa"/>
              </w:tcPr>
            </w:tcPrChange>
          </w:tcPr>
          <w:p w14:paraId="242EAEB5" w14:textId="07093316" w:rsidR="00C12651" w:rsidRDefault="005316A7" w:rsidP="00127A80">
            <w:pPr>
              <w:ind w:firstLine="0"/>
              <w:rPr>
                <w:ins w:id="828" w:author="ditaoktaria" w:date="2015-06-24T11:37:00Z"/>
              </w:rPr>
            </w:pPr>
            <w:proofErr w:type="gramStart"/>
            <w:ins w:id="829" w:author="ditaoktaria" w:date="2015-06-28T20:57:00Z">
              <w:r>
                <w:t>membuka</w:t>
              </w:r>
              <w:proofErr w:type="gramEnd"/>
              <w:r>
                <w:t xml:space="preserve"> stream</w:t>
              </w:r>
            </w:ins>
          </w:p>
        </w:tc>
      </w:tr>
      <w:tr w:rsidR="00C12651" w14:paraId="62551BB6" w14:textId="77777777" w:rsidTr="002867B9">
        <w:trPr>
          <w:jc w:val="center"/>
          <w:ins w:id="830" w:author="ditaoktaria" w:date="2015-06-24T11:37:00Z"/>
        </w:trPr>
        <w:tc>
          <w:tcPr>
            <w:tcW w:w="534" w:type="dxa"/>
            <w:tcPrChange w:id="831" w:author="ditaoktaria" w:date="2015-07-01T13:39:00Z">
              <w:tcPr>
                <w:tcW w:w="534" w:type="dxa"/>
              </w:tcPr>
            </w:tcPrChange>
          </w:tcPr>
          <w:p w14:paraId="1523D547" w14:textId="77777777" w:rsidR="00C12651" w:rsidRDefault="00C12651" w:rsidP="00127A80">
            <w:pPr>
              <w:ind w:firstLine="0"/>
              <w:jc w:val="center"/>
              <w:rPr>
                <w:ins w:id="832" w:author="ditaoktaria" w:date="2015-06-24T11:37:00Z"/>
              </w:rPr>
            </w:pPr>
            <w:ins w:id="833" w:author="ditaoktaria" w:date="2015-06-24T11:37:00Z">
              <w:r>
                <w:t>6</w:t>
              </w:r>
            </w:ins>
          </w:p>
        </w:tc>
        <w:tc>
          <w:tcPr>
            <w:tcW w:w="2470" w:type="dxa"/>
            <w:tcPrChange w:id="834" w:author="ditaoktaria" w:date="2015-07-01T13:39:00Z">
              <w:tcPr>
                <w:tcW w:w="2693" w:type="dxa"/>
              </w:tcPr>
            </w:tcPrChange>
          </w:tcPr>
          <w:p w14:paraId="1AB9C635" w14:textId="77777777" w:rsidR="00C12651" w:rsidRDefault="00C12651" w:rsidP="00127A80">
            <w:pPr>
              <w:ind w:firstLine="0"/>
              <w:rPr>
                <w:ins w:id="835" w:author="ditaoktaria" w:date="2015-06-24T11:37:00Z"/>
              </w:rPr>
            </w:pPr>
            <w:ins w:id="836" w:author="ditaoktaria" w:date="2015-06-24T11:37:00Z">
              <w:r>
                <w:t>BT</w:t>
              </w:r>
            </w:ins>
          </w:p>
        </w:tc>
        <w:tc>
          <w:tcPr>
            <w:tcW w:w="4110" w:type="dxa"/>
            <w:tcPrChange w:id="837" w:author="ditaoktaria" w:date="2015-07-01T13:39:00Z">
              <w:tcPr>
                <w:tcW w:w="4200" w:type="dxa"/>
              </w:tcPr>
            </w:tcPrChange>
          </w:tcPr>
          <w:p w14:paraId="63F5A8AF" w14:textId="77E1C052" w:rsidR="00C12651" w:rsidRDefault="005316A7" w:rsidP="00127A80">
            <w:pPr>
              <w:ind w:firstLine="0"/>
              <w:rPr>
                <w:ins w:id="838" w:author="ditaoktaria" w:date="2015-06-24T11:37:00Z"/>
              </w:rPr>
            </w:pPr>
            <w:proofErr w:type="gramStart"/>
            <w:ins w:id="839" w:author="ditaoktaria" w:date="2015-06-28T21:00:00Z">
              <w:r>
                <w:t>memulai</w:t>
              </w:r>
              <w:proofErr w:type="gramEnd"/>
              <w:r>
                <w:t xml:space="preserve"> teks</w:t>
              </w:r>
            </w:ins>
          </w:p>
        </w:tc>
      </w:tr>
      <w:tr w:rsidR="00C12651" w14:paraId="529D9395" w14:textId="77777777" w:rsidTr="002867B9">
        <w:trPr>
          <w:jc w:val="center"/>
          <w:ins w:id="840" w:author="ditaoktaria" w:date="2015-06-24T11:37:00Z"/>
        </w:trPr>
        <w:tc>
          <w:tcPr>
            <w:tcW w:w="534" w:type="dxa"/>
            <w:tcPrChange w:id="841" w:author="ditaoktaria" w:date="2015-07-01T13:39:00Z">
              <w:tcPr>
                <w:tcW w:w="534" w:type="dxa"/>
              </w:tcPr>
            </w:tcPrChange>
          </w:tcPr>
          <w:p w14:paraId="761502A9" w14:textId="77777777" w:rsidR="00C12651" w:rsidRDefault="00C12651" w:rsidP="00127A80">
            <w:pPr>
              <w:ind w:firstLine="0"/>
              <w:jc w:val="center"/>
              <w:rPr>
                <w:ins w:id="842" w:author="ditaoktaria" w:date="2015-06-24T11:37:00Z"/>
              </w:rPr>
            </w:pPr>
            <w:ins w:id="843" w:author="ditaoktaria" w:date="2015-06-24T11:37:00Z">
              <w:r>
                <w:t>7</w:t>
              </w:r>
            </w:ins>
          </w:p>
        </w:tc>
        <w:tc>
          <w:tcPr>
            <w:tcW w:w="2470" w:type="dxa"/>
            <w:tcPrChange w:id="844" w:author="ditaoktaria" w:date="2015-07-01T13:39:00Z">
              <w:tcPr>
                <w:tcW w:w="2693" w:type="dxa"/>
              </w:tcPr>
            </w:tcPrChange>
          </w:tcPr>
          <w:p w14:paraId="1F13FCAA" w14:textId="77777777" w:rsidR="00C12651" w:rsidRDefault="00C12651" w:rsidP="00127A80">
            <w:pPr>
              <w:ind w:firstLine="0"/>
              <w:rPr>
                <w:ins w:id="845" w:author="ditaoktaria" w:date="2015-06-24T11:37:00Z"/>
              </w:rPr>
            </w:pPr>
            <w:ins w:id="846" w:author="ditaoktaria" w:date="2015-06-24T11:37:00Z">
              <w:r>
                <w:t>70 50 TD</w:t>
              </w:r>
            </w:ins>
          </w:p>
        </w:tc>
        <w:tc>
          <w:tcPr>
            <w:tcW w:w="4110" w:type="dxa"/>
            <w:tcPrChange w:id="847" w:author="ditaoktaria" w:date="2015-07-01T13:39:00Z">
              <w:tcPr>
                <w:tcW w:w="4200" w:type="dxa"/>
              </w:tcPr>
            </w:tcPrChange>
          </w:tcPr>
          <w:p w14:paraId="5CD0D58E" w14:textId="3D7A9AFE" w:rsidR="00C12651" w:rsidRDefault="005316A7" w:rsidP="005316A7">
            <w:pPr>
              <w:ind w:firstLine="0"/>
              <w:rPr>
                <w:ins w:id="848" w:author="ditaoktaria" w:date="2015-06-24T11:37:00Z"/>
              </w:rPr>
            </w:pPr>
            <w:proofErr w:type="gramStart"/>
            <w:ins w:id="849" w:author="ditaoktaria" w:date="2015-06-28T21:00:00Z">
              <w:r>
                <w:t>perintah</w:t>
              </w:r>
              <w:proofErr w:type="gramEnd"/>
              <w:r>
                <w:t xml:space="preserve"> untuk memindahkan teks ke </w:t>
              </w:r>
              <w:r>
                <w:lastRenderedPageBreak/>
                <w:t>lokasi 70 50 pada halaman</w:t>
              </w:r>
            </w:ins>
          </w:p>
        </w:tc>
      </w:tr>
      <w:tr w:rsidR="00C12651" w14:paraId="1C666331" w14:textId="77777777" w:rsidTr="002867B9">
        <w:trPr>
          <w:jc w:val="center"/>
          <w:ins w:id="850" w:author="ditaoktaria" w:date="2015-06-24T11:37:00Z"/>
        </w:trPr>
        <w:tc>
          <w:tcPr>
            <w:tcW w:w="534" w:type="dxa"/>
            <w:tcPrChange w:id="851" w:author="ditaoktaria" w:date="2015-07-01T13:39:00Z">
              <w:tcPr>
                <w:tcW w:w="534" w:type="dxa"/>
              </w:tcPr>
            </w:tcPrChange>
          </w:tcPr>
          <w:p w14:paraId="0233A3A8" w14:textId="77777777" w:rsidR="00C12651" w:rsidRDefault="00C12651" w:rsidP="00127A80">
            <w:pPr>
              <w:ind w:firstLine="0"/>
              <w:jc w:val="center"/>
              <w:rPr>
                <w:ins w:id="852" w:author="ditaoktaria" w:date="2015-06-24T11:37:00Z"/>
              </w:rPr>
            </w:pPr>
            <w:ins w:id="853" w:author="ditaoktaria" w:date="2015-06-24T11:37:00Z">
              <w:r>
                <w:lastRenderedPageBreak/>
                <w:t>8</w:t>
              </w:r>
            </w:ins>
          </w:p>
        </w:tc>
        <w:tc>
          <w:tcPr>
            <w:tcW w:w="2470" w:type="dxa"/>
            <w:tcPrChange w:id="854" w:author="ditaoktaria" w:date="2015-07-01T13:39:00Z">
              <w:tcPr>
                <w:tcW w:w="2693" w:type="dxa"/>
              </w:tcPr>
            </w:tcPrChange>
          </w:tcPr>
          <w:p w14:paraId="121A266C" w14:textId="27D2569B" w:rsidR="00C12651" w:rsidRDefault="00C12651" w:rsidP="00127A80">
            <w:pPr>
              <w:ind w:firstLine="0"/>
              <w:rPr>
                <w:ins w:id="855" w:author="ditaoktaria" w:date="2015-06-24T11:37:00Z"/>
              </w:rPr>
            </w:pPr>
            <w:ins w:id="856" w:author="ditaoktaria" w:date="2015-06-24T11:37:00Z">
              <w:r>
                <w:t>/F1 12 Tf</w:t>
              </w:r>
            </w:ins>
          </w:p>
        </w:tc>
        <w:tc>
          <w:tcPr>
            <w:tcW w:w="4110" w:type="dxa"/>
            <w:tcPrChange w:id="857" w:author="ditaoktaria" w:date="2015-07-01T13:39:00Z">
              <w:tcPr>
                <w:tcW w:w="4200" w:type="dxa"/>
              </w:tcPr>
            </w:tcPrChange>
          </w:tcPr>
          <w:p w14:paraId="1040AE2B" w14:textId="5C2BC5D3" w:rsidR="00C12651" w:rsidRDefault="005316A7" w:rsidP="005316A7">
            <w:pPr>
              <w:ind w:firstLine="0"/>
              <w:rPr>
                <w:ins w:id="858" w:author="ditaoktaria" w:date="2015-06-24T11:37:00Z"/>
              </w:rPr>
            </w:pPr>
            <w:ins w:id="859" w:author="ditaoktaria" w:date="2015-06-28T20:58:00Z">
              <w:r>
                <w:t>F1</w:t>
              </w:r>
            </w:ins>
            <w:ins w:id="860" w:author="ditaoktaria" w:date="2015-06-28T21:01:00Z">
              <w:r>
                <w:t xml:space="preserve"> menunjukkan nama font</w:t>
              </w:r>
            </w:ins>
            <w:ins w:id="861" w:author="ditaoktaria" w:date="2015-06-28T20:58:00Z">
              <w:r>
                <w:t xml:space="preserve"> dan 12</w:t>
              </w:r>
            </w:ins>
            <w:ins w:id="862" w:author="ditaoktaria" w:date="2015-06-28T21:01:00Z">
              <w:r>
                <w:t xml:space="preserve"> adalah ukuran font</w:t>
              </w:r>
            </w:ins>
          </w:p>
        </w:tc>
      </w:tr>
      <w:tr w:rsidR="00C12651" w14:paraId="120698F6" w14:textId="77777777" w:rsidTr="002867B9">
        <w:trPr>
          <w:jc w:val="center"/>
          <w:ins w:id="863" w:author="ditaoktaria" w:date="2015-06-24T11:37:00Z"/>
        </w:trPr>
        <w:tc>
          <w:tcPr>
            <w:tcW w:w="534" w:type="dxa"/>
            <w:tcPrChange w:id="864" w:author="ditaoktaria" w:date="2015-07-01T13:39:00Z">
              <w:tcPr>
                <w:tcW w:w="534" w:type="dxa"/>
              </w:tcPr>
            </w:tcPrChange>
          </w:tcPr>
          <w:p w14:paraId="1EF811CA" w14:textId="77777777" w:rsidR="00C12651" w:rsidRDefault="00C12651" w:rsidP="00127A80">
            <w:pPr>
              <w:ind w:firstLine="0"/>
              <w:jc w:val="center"/>
              <w:rPr>
                <w:ins w:id="865" w:author="ditaoktaria" w:date="2015-06-24T11:37:00Z"/>
              </w:rPr>
            </w:pPr>
            <w:ins w:id="866" w:author="ditaoktaria" w:date="2015-06-24T11:37:00Z">
              <w:r>
                <w:t>9</w:t>
              </w:r>
            </w:ins>
          </w:p>
        </w:tc>
        <w:tc>
          <w:tcPr>
            <w:tcW w:w="2470" w:type="dxa"/>
            <w:tcPrChange w:id="867" w:author="ditaoktaria" w:date="2015-07-01T13:39:00Z">
              <w:tcPr>
                <w:tcW w:w="2693" w:type="dxa"/>
              </w:tcPr>
            </w:tcPrChange>
          </w:tcPr>
          <w:p w14:paraId="2DCF34B2" w14:textId="77777777" w:rsidR="00C12651" w:rsidRDefault="00C12651" w:rsidP="00127A80">
            <w:pPr>
              <w:ind w:firstLine="0"/>
              <w:rPr>
                <w:ins w:id="868" w:author="ditaoktaria" w:date="2015-06-24T11:37:00Z"/>
              </w:rPr>
            </w:pPr>
            <w:ins w:id="869" w:author="ditaoktaria" w:date="2015-06-24T11:37:00Z">
              <w:r>
                <w:t>(Hello, world!) Tj</w:t>
              </w:r>
            </w:ins>
          </w:p>
        </w:tc>
        <w:tc>
          <w:tcPr>
            <w:tcW w:w="4110" w:type="dxa"/>
            <w:tcPrChange w:id="870" w:author="ditaoktaria" w:date="2015-07-01T13:39:00Z">
              <w:tcPr>
                <w:tcW w:w="4200" w:type="dxa"/>
              </w:tcPr>
            </w:tcPrChange>
          </w:tcPr>
          <w:p w14:paraId="012560FE" w14:textId="39355806" w:rsidR="00C12651" w:rsidRDefault="005316A7" w:rsidP="005316A7">
            <w:pPr>
              <w:ind w:firstLine="0"/>
              <w:rPr>
                <w:ins w:id="871" w:author="ditaoktaria" w:date="2015-06-24T11:37:00Z"/>
              </w:rPr>
            </w:pPr>
            <w:ins w:id="872" w:author="ditaoktaria" w:date="2015-06-28T21:01:00Z">
              <w:r>
                <w:t>Tj menunjukkan perintah untuk me</w:t>
              </w:r>
            </w:ins>
            <w:ins w:id="873" w:author="ditaoktaria" w:date="2015-06-28T21:02:00Z">
              <w:r>
                <w:t>nampilkan tulisan</w:t>
              </w:r>
            </w:ins>
            <w:ins w:id="874" w:author="ditaoktaria" w:date="2015-06-28T20:58:00Z">
              <w:r>
                <w:t xml:space="preserve"> "hello world"</w:t>
              </w:r>
            </w:ins>
          </w:p>
        </w:tc>
      </w:tr>
      <w:tr w:rsidR="00C12651" w14:paraId="4061977E" w14:textId="77777777" w:rsidTr="002867B9">
        <w:trPr>
          <w:jc w:val="center"/>
          <w:ins w:id="875" w:author="ditaoktaria" w:date="2015-06-24T11:37:00Z"/>
        </w:trPr>
        <w:tc>
          <w:tcPr>
            <w:tcW w:w="534" w:type="dxa"/>
            <w:tcPrChange w:id="876" w:author="ditaoktaria" w:date="2015-07-01T13:39:00Z">
              <w:tcPr>
                <w:tcW w:w="534" w:type="dxa"/>
              </w:tcPr>
            </w:tcPrChange>
          </w:tcPr>
          <w:p w14:paraId="2226E10C" w14:textId="77777777" w:rsidR="00C12651" w:rsidRDefault="00C12651" w:rsidP="00127A80">
            <w:pPr>
              <w:ind w:firstLine="0"/>
              <w:jc w:val="center"/>
              <w:rPr>
                <w:ins w:id="877" w:author="ditaoktaria" w:date="2015-06-24T11:37:00Z"/>
              </w:rPr>
            </w:pPr>
            <w:ins w:id="878" w:author="ditaoktaria" w:date="2015-06-24T11:37:00Z">
              <w:r>
                <w:t>10</w:t>
              </w:r>
            </w:ins>
          </w:p>
        </w:tc>
        <w:tc>
          <w:tcPr>
            <w:tcW w:w="2470" w:type="dxa"/>
            <w:tcPrChange w:id="879" w:author="ditaoktaria" w:date="2015-07-01T13:39:00Z">
              <w:tcPr>
                <w:tcW w:w="2693" w:type="dxa"/>
              </w:tcPr>
            </w:tcPrChange>
          </w:tcPr>
          <w:p w14:paraId="489459DF" w14:textId="77777777" w:rsidR="00C12651" w:rsidRDefault="00C12651" w:rsidP="00127A80">
            <w:pPr>
              <w:ind w:firstLine="0"/>
              <w:rPr>
                <w:ins w:id="880" w:author="ditaoktaria" w:date="2015-06-24T11:37:00Z"/>
              </w:rPr>
            </w:pPr>
            <w:ins w:id="881" w:author="ditaoktaria" w:date="2015-06-24T11:37:00Z">
              <w:r>
                <w:t>ET</w:t>
              </w:r>
            </w:ins>
          </w:p>
        </w:tc>
        <w:tc>
          <w:tcPr>
            <w:tcW w:w="4110" w:type="dxa"/>
            <w:tcPrChange w:id="882" w:author="ditaoktaria" w:date="2015-07-01T13:39:00Z">
              <w:tcPr>
                <w:tcW w:w="4200" w:type="dxa"/>
              </w:tcPr>
            </w:tcPrChange>
          </w:tcPr>
          <w:p w14:paraId="7E488D4C" w14:textId="05B15B06" w:rsidR="00C12651" w:rsidRDefault="005316A7" w:rsidP="00127A80">
            <w:pPr>
              <w:ind w:firstLine="0"/>
              <w:rPr>
                <w:ins w:id="883" w:author="ditaoktaria" w:date="2015-06-24T11:37:00Z"/>
              </w:rPr>
            </w:pPr>
            <w:proofErr w:type="gramStart"/>
            <w:ins w:id="884" w:author="ditaoktaria" w:date="2015-06-28T21:02:00Z">
              <w:r>
                <w:t>mengakhiri</w:t>
              </w:r>
              <w:proofErr w:type="gramEnd"/>
              <w:r>
                <w:t xml:space="preserve"> teks</w:t>
              </w:r>
            </w:ins>
          </w:p>
        </w:tc>
      </w:tr>
      <w:tr w:rsidR="00C12651" w14:paraId="21870921" w14:textId="77777777" w:rsidTr="002867B9">
        <w:trPr>
          <w:jc w:val="center"/>
          <w:ins w:id="885" w:author="ditaoktaria" w:date="2015-06-24T11:37:00Z"/>
        </w:trPr>
        <w:tc>
          <w:tcPr>
            <w:tcW w:w="534" w:type="dxa"/>
            <w:tcPrChange w:id="886" w:author="ditaoktaria" w:date="2015-07-01T13:39:00Z">
              <w:tcPr>
                <w:tcW w:w="534" w:type="dxa"/>
              </w:tcPr>
            </w:tcPrChange>
          </w:tcPr>
          <w:p w14:paraId="7AFD926A" w14:textId="77777777" w:rsidR="00C12651" w:rsidRDefault="00C12651" w:rsidP="00127A80">
            <w:pPr>
              <w:ind w:firstLine="0"/>
              <w:jc w:val="center"/>
              <w:rPr>
                <w:ins w:id="887" w:author="ditaoktaria" w:date="2015-06-24T11:37:00Z"/>
              </w:rPr>
            </w:pPr>
            <w:ins w:id="888" w:author="ditaoktaria" w:date="2015-06-24T11:37:00Z">
              <w:r>
                <w:t>11</w:t>
              </w:r>
            </w:ins>
          </w:p>
        </w:tc>
        <w:tc>
          <w:tcPr>
            <w:tcW w:w="2470" w:type="dxa"/>
            <w:tcPrChange w:id="889" w:author="ditaoktaria" w:date="2015-07-01T13:39:00Z">
              <w:tcPr>
                <w:tcW w:w="2693" w:type="dxa"/>
              </w:tcPr>
            </w:tcPrChange>
          </w:tcPr>
          <w:p w14:paraId="6CE6DDF2" w14:textId="77777777" w:rsidR="00C12651" w:rsidRDefault="00C12651" w:rsidP="00127A80">
            <w:pPr>
              <w:ind w:firstLine="0"/>
              <w:rPr>
                <w:ins w:id="890" w:author="ditaoktaria" w:date="2015-06-24T11:37:00Z"/>
              </w:rPr>
            </w:pPr>
            <w:proofErr w:type="gramStart"/>
            <w:ins w:id="891" w:author="ditaoktaria" w:date="2015-06-24T11:37:00Z">
              <w:r>
                <w:t>endstream</w:t>
              </w:r>
              <w:proofErr w:type="gramEnd"/>
            </w:ins>
          </w:p>
        </w:tc>
        <w:tc>
          <w:tcPr>
            <w:tcW w:w="4110" w:type="dxa"/>
            <w:tcPrChange w:id="892" w:author="ditaoktaria" w:date="2015-07-01T13:39:00Z">
              <w:tcPr>
                <w:tcW w:w="4200" w:type="dxa"/>
              </w:tcPr>
            </w:tcPrChange>
          </w:tcPr>
          <w:p w14:paraId="6FDD8D6A" w14:textId="79F2913C" w:rsidR="00C12651" w:rsidRDefault="005316A7" w:rsidP="00127A80">
            <w:pPr>
              <w:ind w:firstLine="0"/>
              <w:rPr>
                <w:ins w:id="893" w:author="ditaoktaria" w:date="2015-06-24T11:37:00Z"/>
              </w:rPr>
            </w:pPr>
            <w:proofErr w:type="gramStart"/>
            <w:ins w:id="894" w:author="ditaoktaria" w:date="2015-06-28T21:02:00Z">
              <w:r>
                <w:t>mengakhiri</w:t>
              </w:r>
              <w:proofErr w:type="gramEnd"/>
              <w:r>
                <w:t xml:space="preserve"> </w:t>
              </w:r>
            </w:ins>
            <w:ins w:id="895" w:author="ditaoktaria" w:date="2015-06-28T20:58:00Z">
              <w:r>
                <w:t>stream</w:t>
              </w:r>
            </w:ins>
          </w:p>
        </w:tc>
      </w:tr>
      <w:tr w:rsidR="00C12651" w14:paraId="5503D4FA" w14:textId="77777777" w:rsidTr="002867B9">
        <w:trPr>
          <w:jc w:val="center"/>
          <w:ins w:id="896" w:author="ditaoktaria" w:date="2015-06-24T11:37:00Z"/>
        </w:trPr>
        <w:tc>
          <w:tcPr>
            <w:tcW w:w="534" w:type="dxa"/>
            <w:tcPrChange w:id="897" w:author="ditaoktaria" w:date="2015-07-01T13:39:00Z">
              <w:tcPr>
                <w:tcW w:w="534" w:type="dxa"/>
              </w:tcPr>
            </w:tcPrChange>
          </w:tcPr>
          <w:p w14:paraId="547606F0" w14:textId="77777777" w:rsidR="00C12651" w:rsidRDefault="00C12651" w:rsidP="00127A80">
            <w:pPr>
              <w:ind w:firstLine="0"/>
              <w:jc w:val="center"/>
              <w:rPr>
                <w:ins w:id="898" w:author="ditaoktaria" w:date="2015-06-24T11:37:00Z"/>
              </w:rPr>
            </w:pPr>
            <w:ins w:id="899" w:author="ditaoktaria" w:date="2015-06-24T11:37:00Z">
              <w:r>
                <w:t>12</w:t>
              </w:r>
            </w:ins>
          </w:p>
        </w:tc>
        <w:tc>
          <w:tcPr>
            <w:tcW w:w="2470" w:type="dxa"/>
            <w:tcPrChange w:id="900" w:author="ditaoktaria" w:date="2015-07-01T13:39:00Z">
              <w:tcPr>
                <w:tcW w:w="2693" w:type="dxa"/>
              </w:tcPr>
            </w:tcPrChange>
          </w:tcPr>
          <w:p w14:paraId="4EF4F7C2" w14:textId="77777777" w:rsidR="00C12651" w:rsidRDefault="00C12651" w:rsidP="00127A80">
            <w:pPr>
              <w:ind w:firstLine="0"/>
              <w:rPr>
                <w:ins w:id="901" w:author="ditaoktaria" w:date="2015-06-24T11:37:00Z"/>
              </w:rPr>
            </w:pPr>
            <w:proofErr w:type="gramStart"/>
            <w:ins w:id="902" w:author="ditaoktaria" w:date="2015-06-24T11:37:00Z">
              <w:r>
                <w:t>endobj</w:t>
              </w:r>
              <w:proofErr w:type="gramEnd"/>
            </w:ins>
          </w:p>
        </w:tc>
        <w:tc>
          <w:tcPr>
            <w:tcW w:w="4110" w:type="dxa"/>
            <w:tcPrChange w:id="903" w:author="ditaoktaria" w:date="2015-07-01T13:39:00Z">
              <w:tcPr>
                <w:tcW w:w="4200" w:type="dxa"/>
              </w:tcPr>
            </w:tcPrChange>
          </w:tcPr>
          <w:p w14:paraId="26D1ADC3" w14:textId="3B137BBE" w:rsidR="00C12651" w:rsidRDefault="005316A7" w:rsidP="00127A80">
            <w:pPr>
              <w:ind w:firstLine="0"/>
              <w:rPr>
                <w:ins w:id="904" w:author="ditaoktaria" w:date="2015-06-24T11:37:00Z"/>
              </w:rPr>
            </w:pPr>
            <w:proofErr w:type="gramStart"/>
            <w:ins w:id="905" w:author="ditaoktaria" w:date="2015-06-28T21:02:00Z">
              <w:r>
                <w:t>akhir</w:t>
              </w:r>
              <w:proofErr w:type="gramEnd"/>
              <w:r>
                <w:t xml:space="preserve"> dari</w:t>
              </w:r>
            </w:ins>
            <w:ins w:id="906" w:author="ditaoktaria" w:date="2015-06-28T20:58:00Z">
              <w:r>
                <w:t xml:space="preserve"> objek</w:t>
              </w:r>
            </w:ins>
          </w:p>
        </w:tc>
      </w:tr>
    </w:tbl>
    <w:p w14:paraId="7C3BDD0B" w14:textId="77777777" w:rsidR="002C17B7" w:rsidRDefault="002C17B7">
      <w:pPr>
        <w:ind w:firstLine="851"/>
        <w:jc w:val="center"/>
        <w:rPr>
          <w:ins w:id="907" w:author="ditaoktaria" w:date="2015-06-24T11:37:00Z"/>
        </w:rPr>
        <w:pPrChange w:id="908" w:author="ditaoktaria" w:date="2015-06-24T16:15:00Z">
          <w:pPr>
            <w:ind w:firstLine="0"/>
          </w:pPr>
        </w:pPrChange>
      </w:pPr>
    </w:p>
    <w:p w14:paraId="582ACD16" w14:textId="6AA88479" w:rsidR="002C17B7" w:rsidRDefault="00D72959">
      <w:pPr>
        <w:ind w:firstLine="709"/>
        <w:rPr>
          <w:ins w:id="909" w:author="ditaoktaria" w:date="2015-07-01T14:16:00Z"/>
        </w:rPr>
        <w:pPrChange w:id="910" w:author="ditaoktaria" w:date="2015-06-28T15:38:00Z">
          <w:pPr>
            <w:ind w:firstLine="0"/>
          </w:pPr>
        </w:pPrChange>
      </w:pPr>
      <w:ins w:id="911" w:author="ditaoktaria" w:date="2015-06-28T15:38:00Z">
        <w:r>
          <w:t>Secara garis besar, l</w:t>
        </w:r>
        <w:r w:rsidR="002C17B7">
          <w:t xml:space="preserve">angkah-langkah yang dilakukan PDF.js </w:t>
        </w:r>
      </w:ins>
      <w:ins w:id="912" w:author="ditaoktaria" w:date="2015-07-01T11:53:00Z">
        <w:r>
          <w:t xml:space="preserve">untuk menampilkan PDF </w:t>
        </w:r>
      </w:ins>
      <w:ins w:id="913" w:author="ditaoktaria" w:date="2015-06-28T15:38:00Z">
        <w:r w:rsidR="002C17B7">
          <w:t xml:space="preserve">adalah sebagai berikut </w:t>
        </w:r>
      </w:ins>
      <w:ins w:id="914" w:author="ditaoktaria" w:date="2015-07-01T11:52:00Z">
        <w:r>
          <w:t>[BDD-15</w:t>
        </w:r>
        <w:proofErr w:type="gramStart"/>
        <w:r>
          <w:t xml:space="preserve">] </w:t>
        </w:r>
      </w:ins>
      <w:ins w:id="915" w:author="ditaoktaria" w:date="2015-06-28T15:38:00Z">
        <w:r w:rsidR="002C17B7">
          <w:t>:</w:t>
        </w:r>
      </w:ins>
      <w:proofErr w:type="gramEnd"/>
    </w:p>
    <w:p w14:paraId="34CAB497" w14:textId="4E515BE0" w:rsidR="00C12651" w:rsidRDefault="009E06B2">
      <w:pPr>
        <w:pStyle w:val="ListParagraph"/>
        <w:numPr>
          <w:ilvl w:val="0"/>
          <w:numId w:val="76"/>
        </w:numPr>
        <w:ind w:left="709" w:hanging="425"/>
        <w:rPr>
          <w:ins w:id="916" w:author="ditaoktaria" w:date="2015-06-24T11:37:00Z"/>
        </w:rPr>
        <w:pPrChange w:id="917" w:author="ditaoktaria" w:date="2015-07-01T14:17:00Z">
          <w:pPr/>
        </w:pPrChange>
      </w:pPr>
      <w:ins w:id="918" w:author="ditaoktaria" w:date="2015-07-01T14:17:00Z">
        <w:r>
          <w:t xml:space="preserve">Mengambil binari data dari </w:t>
        </w:r>
        <w:r>
          <w:rPr>
            <w:i/>
          </w:rPr>
          <w:t xml:space="preserve">file </w:t>
        </w:r>
        <w:r>
          <w:t xml:space="preserve">PDF menggunakan XHR2. XHR2 adalah XMLHttpRequest versi </w:t>
        </w:r>
        <w:proofErr w:type="gramStart"/>
        <w:r>
          <w:t>2 yang</w:t>
        </w:r>
        <w:proofErr w:type="gramEnd"/>
        <w:r>
          <w:t xml:space="preserve"> memiliki kemampuan untuk mengambil binari data sebuah file. Penggunaan XHR2 ditunjukkan pada Kode 2.4.</w:t>
        </w:r>
      </w:ins>
    </w:p>
    <w:tbl>
      <w:tblPr>
        <w:tblStyle w:val="TableGrid"/>
        <w:tblW w:w="0" w:type="auto"/>
        <w:jc w:val="center"/>
        <w:tblInd w:w="332" w:type="dxa"/>
        <w:tblLook w:val="04A0" w:firstRow="1" w:lastRow="0" w:firstColumn="1" w:lastColumn="0" w:noHBand="0" w:noVBand="1"/>
      </w:tblPr>
      <w:tblGrid>
        <w:gridCol w:w="7182"/>
      </w:tblGrid>
      <w:tr w:rsidR="00CB06A0" w14:paraId="675A5541" w14:textId="77777777" w:rsidTr="00CB06A0">
        <w:trPr>
          <w:jc w:val="center"/>
          <w:ins w:id="919" w:author="ditaoktaria" w:date="2015-06-24T15:37:00Z"/>
        </w:trPr>
        <w:tc>
          <w:tcPr>
            <w:tcW w:w="7182" w:type="dxa"/>
          </w:tcPr>
          <w:p w14:paraId="3CA21CC8" w14:textId="77777777" w:rsidR="0092645C" w:rsidRPr="00CB06A0" w:rsidRDefault="0092645C">
            <w:pPr>
              <w:ind w:firstLine="157"/>
              <w:rPr>
                <w:ins w:id="920" w:author="ditaoktaria" w:date="2015-06-24T15:37:00Z"/>
                <w:rFonts w:ascii="Courier New" w:hAnsi="Courier New" w:cs="Courier New"/>
                <w:color w:val="000000" w:themeColor="text1"/>
                <w:sz w:val="20"/>
                <w:szCs w:val="20"/>
                <w:rPrChange w:id="921" w:author="ditaoktaria" w:date="2015-07-01T14:20:00Z">
                  <w:rPr>
                    <w:ins w:id="922" w:author="ditaoktaria" w:date="2015-06-24T15:37:00Z"/>
                    <w:rFonts w:ascii="Courier" w:eastAsia="Times New Roman" w:hAnsi="Courier" w:cs="Courier"/>
                    <w:b/>
                    <w:iCs/>
                    <w:color w:val="D4D4D4"/>
                    <w:sz w:val="39"/>
                    <w:szCs w:val="39"/>
                  </w:rPr>
                </w:rPrChange>
              </w:rPr>
              <w:pPrChange w:id="923" w:author="ditaoktaria" w:date="2015-07-01T14:20:00Z">
                <w:pPr>
                  <w:keepNext/>
                  <w:keepLines/>
                  <w:widowControl w:val="0"/>
                  <w:autoSpaceDE w:val="0"/>
                  <w:autoSpaceDN w:val="0"/>
                  <w:adjustRightInd w:val="0"/>
                  <w:spacing w:before="200" w:line="240" w:lineRule="auto"/>
                  <w:ind w:firstLine="0"/>
                  <w:jc w:val="left"/>
                  <w:outlineLvl w:val="3"/>
                </w:pPr>
              </w:pPrChange>
            </w:pPr>
            <w:ins w:id="924" w:author="ditaoktaria" w:date="2015-06-24T15:37:00Z">
              <w:r w:rsidRPr="00CB06A0">
                <w:rPr>
                  <w:rFonts w:ascii="Courier New" w:hAnsi="Courier New" w:cs="Courier New"/>
                  <w:color w:val="000000" w:themeColor="text1"/>
                  <w:sz w:val="20"/>
                  <w:szCs w:val="20"/>
                  <w:rPrChange w:id="925" w:author="ditaoktaria" w:date="2015-07-01T14:20:00Z">
                    <w:rPr>
                      <w:rFonts w:ascii="Courier" w:hAnsi="Courier" w:cs="Courier"/>
                      <w:color w:val="6D8F6C"/>
                      <w:sz w:val="39"/>
                      <w:szCs w:val="39"/>
                    </w:rPr>
                  </w:rPrChange>
                </w:rPr>
                <w:t xml:space="preserve">// </w:t>
              </w:r>
              <w:proofErr w:type="gramStart"/>
              <w:r w:rsidRPr="00CB06A0">
                <w:rPr>
                  <w:rFonts w:ascii="Courier New" w:hAnsi="Courier New" w:cs="Courier New"/>
                  <w:color w:val="000000" w:themeColor="text1"/>
                  <w:sz w:val="20"/>
                  <w:szCs w:val="20"/>
                  <w:rPrChange w:id="926" w:author="ditaoktaria" w:date="2015-07-01T14:20:00Z">
                    <w:rPr>
                      <w:rFonts w:ascii="Courier" w:hAnsi="Courier" w:cs="Courier"/>
                      <w:color w:val="6D8F6C"/>
                      <w:sz w:val="39"/>
                      <w:szCs w:val="39"/>
                    </w:rPr>
                  </w:rPrChange>
                </w:rPr>
                <w:t>prepare</w:t>
              </w:r>
              <w:proofErr w:type="gramEnd"/>
              <w:r w:rsidRPr="00CB06A0">
                <w:rPr>
                  <w:rFonts w:ascii="Courier New" w:hAnsi="Courier New" w:cs="Courier New"/>
                  <w:color w:val="000000" w:themeColor="text1"/>
                  <w:sz w:val="20"/>
                  <w:szCs w:val="20"/>
                  <w:rPrChange w:id="927" w:author="ditaoktaria" w:date="2015-07-01T14:20:00Z">
                    <w:rPr>
                      <w:rFonts w:ascii="Courier" w:hAnsi="Courier" w:cs="Courier"/>
                      <w:color w:val="6D8F6C"/>
                      <w:sz w:val="39"/>
                      <w:szCs w:val="39"/>
                    </w:rPr>
                  </w:rPrChange>
                </w:rPr>
                <w:t xml:space="preserve"> server request</w:t>
              </w:r>
            </w:ins>
          </w:p>
          <w:p w14:paraId="3236F5BB" w14:textId="77777777" w:rsidR="0092645C" w:rsidRPr="00CB06A0" w:rsidRDefault="0092645C">
            <w:pPr>
              <w:ind w:firstLine="157"/>
              <w:rPr>
                <w:ins w:id="928" w:author="ditaoktaria" w:date="2015-06-24T15:37:00Z"/>
                <w:rFonts w:ascii="Courier New" w:hAnsi="Courier New" w:cs="Courier New"/>
                <w:color w:val="000000" w:themeColor="text1"/>
                <w:sz w:val="20"/>
                <w:szCs w:val="20"/>
                <w:rPrChange w:id="929" w:author="ditaoktaria" w:date="2015-07-01T14:20:00Z">
                  <w:rPr>
                    <w:ins w:id="930" w:author="ditaoktaria" w:date="2015-06-24T15:37:00Z"/>
                    <w:rFonts w:ascii="Courier" w:eastAsia="Times New Roman" w:hAnsi="Courier" w:cs="Courier"/>
                    <w:b/>
                    <w:iCs/>
                    <w:color w:val="D4D4D4"/>
                    <w:sz w:val="39"/>
                    <w:szCs w:val="39"/>
                  </w:rPr>
                </w:rPrChange>
              </w:rPr>
              <w:pPrChange w:id="931" w:author="ditaoktaria" w:date="2015-07-01T14:20:00Z">
                <w:pPr>
                  <w:keepNext/>
                  <w:keepLines/>
                  <w:widowControl w:val="0"/>
                  <w:autoSpaceDE w:val="0"/>
                  <w:autoSpaceDN w:val="0"/>
                  <w:adjustRightInd w:val="0"/>
                  <w:spacing w:before="200" w:line="240" w:lineRule="auto"/>
                  <w:ind w:firstLine="0"/>
                  <w:jc w:val="left"/>
                  <w:outlineLvl w:val="3"/>
                </w:pPr>
              </w:pPrChange>
            </w:pPr>
            <w:proofErr w:type="gramStart"/>
            <w:ins w:id="932" w:author="ditaoktaria" w:date="2015-06-24T15:37:00Z">
              <w:r w:rsidRPr="00CB06A0">
                <w:rPr>
                  <w:rFonts w:ascii="Courier New" w:hAnsi="Courier New" w:cs="Courier New"/>
                  <w:color w:val="000000" w:themeColor="text1"/>
                  <w:sz w:val="20"/>
                  <w:szCs w:val="20"/>
                  <w:rPrChange w:id="933" w:author="ditaoktaria" w:date="2015-07-01T14:20:00Z">
                    <w:rPr>
                      <w:rFonts w:ascii="Courier" w:hAnsi="Courier" w:cs="Courier"/>
                      <w:color w:val="DCC49B"/>
                      <w:sz w:val="39"/>
                      <w:szCs w:val="39"/>
                    </w:rPr>
                  </w:rPrChange>
                </w:rPr>
                <w:t>var</w:t>
              </w:r>
              <w:proofErr w:type="gramEnd"/>
              <w:r w:rsidRPr="00CB06A0">
                <w:rPr>
                  <w:rFonts w:ascii="Courier New" w:hAnsi="Courier New" w:cs="Courier New"/>
                  <w:color w:val="000000" w:themeColor="text1"/>
                  <w:sz w:val="20"/>
                  <w:szCs w:val="20"/>
                  <w:rPrChange w:id="934" w:author="ditaoktaria" w:date="2015-07-01T14:20:00Z">
                    <w:rPr>
                      <w:rFonts w:ascii="Courier" w:hAnsi="Courier" w:cs="Courier"/>
                      <w:color w:val="DCC49B"/>
                      <w:sz w:val="39"/>
                      <w:szCs w:val="39"/>
                    </w:rPr>
                  </w:rPrChange>
                </w:rPr>
                <w:t xml:space="preserve"> xhr = new XMLHttpRequest();</w:t>
              </w:r>
            </w:ins>
          </w:p>
          <w:p w14:paraId="017DCEF2" w14:textId="77777777" w:rsidR="0092645C" w:rsidRPr="00CB06A0" w:rsidRDefault="0092645C">
            <w:pPr>
              <w:ind w:firstLine="157"/>
              <w:rPr>
                <w:ins w:id="935" w:author="ditaoktaria" w:date="2015-06-24T15:37:00Z"/>
                <w:rFonts w:ascii="Courier New" w:hAnsi="Courier New" w:cs="Courier New"/>
                <w:color w:val="000000" w:themeColor="text1"/>
                <w:sz w:val="20"/>
                <w:szCs w:val="20"/>
                <w:rPrChange w:id="936" w:author="ditaoktaria" w:date="2015-07-01T14:20:00Z">
                  <w:rPr>
                    <w:ins w:id="937" w:author="ditaoktaria" w:date="2015-06-24T15:37:00Z"/>
                    <w:rFonts w:ascii="Courier" w:eastAsia="Times New Roman" w:hAnsi="Courier" w:cs="Courier"/>
                    <w:b/>
                    <w:iCs/>
                    <w:color w:val="D4D4D4"/>
                    <w:sz w:val="39"/>
                    <w:szCs w:val="39"/>
                  </w:rPr>
                </w:rPrChange>
              </w:rPr>
              <w:pPrChange w:id="938" w:author="ditaoktaria" w:date="2015-07-01T14:20:00Z">
                <w:pPr>
                  <w:keepNext/>
                  <w:keepLines/>
                  <w:widowControl w:val="0"/>
                  <w:autoSpaceDE w:val="0"/>
                  <w:autoSpaceDN w:val="0"/>
                  <w:adjustRightInd w:val="0"/>
                  <w:spacing w:before="200" w:line="240" w:lineRule="auto"/>
                  <w:ind w:firstLine="0"/>
                  <w:jc w:val="left"/>
                  <w:outlineLvl w:val="3"/>
                </w:pPr>
              </w:pPrChange>
            </w:pPr>
            <w:proofErr w:type="gramStart"/>
            <w:ins w:id="939" w:author="ditaoktaria" w:date="2015-06-24T15:37:00Z">
              <w:r w:rsidRPr="00CB06A0">
                <w:rPr>
                  <w:rFonts w:ascii="Courier New" w:hAnsi="Courier New" w:cs="Courier New"/>
                  <w:color w:val="000000" w:themeColor="text1"/>
                  <w:sz w:val="20"/>
                  <w:szCs w:val="20"/>
                  <w:rPrChange w:id="940" w:author="ditaoktaria" w:date="2015-07-01T14:20:00Z">
                    <w:rPr>
                      <w:rFonts w:ascii="Courier" w:hAnsi="Courier" w:cs="Courier"/>
                      <w:color w:val="D4D4D4"/>
                      <w:sz w:val="39"/>
                      <w:szCs w:val="39"/>
                    </w:rPr>
                  </w:rPrChange>
                </w:rPr>
                <w:t>xhr.open</w:t>
              </w:r>
              <w:proofErr w:type="gramEnd"/>
              <w:r w:rsidRPr="00CB06A0">
                <w:rPr>
                  <w:rFonts w:ascii="Courier New" w:hAnsi="Courier New" w:cs="Courier New"/>
                  <w:color w:val="000000" w:themeColor="text1"/>
                  <w:sz w:val="20"/>
                  <w:szCs w:val="20"/>
                  <w:rPrChange w:id="941" w:author="ditaoktaria" w:date="2015-07-01T14:20:00Z">
                    <w:rPr>
                      <w:rFonts w:ascii="Courier" w:hAnsi="Courier" w:cs="Courier"/>
                      <w:color w:val="D4D4D4"/>
                      <w:sz w:val="39"/>
                      <w:szCs w:val="39"/>
                    </w:rPr>
                  </w:rPrChange>
                </w:rPr>
                <w:t>('GET', url);</w:t>
              </w:r>
            </w:ins>
          </w:p>
          <w:p w14:paraId="5278BC61" w14:textId="77777777" w:rsidR="0092645C" w:rsidRPr="00CB06A0" w:rsidRDefault="0092645C">
            <w:pPr>
              <w:ind w:firstLine="157"/>
              <w:rPr>
                <w:ins w:id="942" w:author="ditaoktaria" w:date="2015-06-24T15:37:00Z"/>
                <w:rFonts w:ascii="Courier New" w:hAnsi="Courier New" w:cs="Courier New"/>
                <w:color w:val="000000" w:themeColor="text1"/>
                <w:sz w:val="20"/>
                <w:szCs w:val="20"/>
                <w:rPrChange w:id="943" w:author="ditaoktaria" w:date="2015-07-01T14:20:00Z">
                  <w:rPr>
                    <w:ins w:id="944" w:author="ditaoktaria" w:date="2015-06-24T15:37:00Z"/>
                    <w:rFonts w:ascii="Courier" w:eastAsia="Times New Roman" w:hAnsi="Courier" w:cs="Courier"/>
                    <w:b/>
                    <w:iCs/>
                    <w:color w:val="D4D4D4"/>
                    <w:sz w:val="39"/>
                    <w:szCs w:val="39"/>
                  </w:rPr>
                </w:rPrChange>
              </w:rPr>
              <w:pPrChange w:id="945" w:author="ditaoktaria" w:date="2015-07-01T14:20:00Z">
                <w:pPr>
                  <w:keepNext/>
                  <w:keepLines/>
                  <w:widowControl w:val="0"/>
                  <w:autoSpaceDE w:val="0"/>
                  <w:autoSpaceDN w:val="0"/>
                  <w:adjustRightInd w:val="0"/>
                  <w:spacing w:before="200" w:line="240" w:lineRule="auto"/>
                  <w:ind w:firstLine="0"/>
                  <w:jc w:val="left"/>
                  <w:outlineLvl w:val="3"/>
                </w:pPr>
              </w:pPrChange>
            </w:pPr>
            <w:proofErr w:type="gramStart"/>
            <w:ins w:id="946" w:author="ditaoktaria" w:date="2015-06-24T15:37:00Z">
              <w:r w:rsidRPr="00CB06A0">
                <w:rPr>
                  <w:rFonts w:ascii="Courier New" w:hAnsi="Courier New" w:cs="Courier New"/>
                  <w:color w:val="000000" w:themeColor="text1"/>
                  <w:sz w:val="20"/>
                  <w:szCs w:val="20"/>
                  <w:rPrChange w:id="947" w:author="ditaoktaria" w:date="2015-07-01T14:20:00Z">
                    <w:rPr>
                      <w:rFonts w:ascii="Courier" w:hAnsi="Courier" w:cs="Courier"/>
                      <w:color w:val="D4D4D4"/>
                      <w:sz w:val="39"/>
                      <w:szCs w:val="39"/>
                    </w:rPr>
                  </w:rPrChange>
                </w:rPr>
                <w:t>xhr.responseType</w:t>
              </w:r>
              <w:proofErr w:type="gramEnd"/>
              <w:r w:rsidRPr="00CB06A0">
                <w:rPr>
                  <w:rFonts w:ascii="Courier New" w:hAnsi="Courier New" w:cs="Courier New"/>
                  <w:color w:val="000000" w:themeColor="text1"/>
                  <w:sz w:val="20"/>
                  <w:szCs w:val="20"/>
                  <w:rPrChange w:id="948" w:author="ditaoktaria" w:date="2015-07-01T14:20:00Z">
                    <w:rPr>
                      <w:rFonts w:ascii="Courier" w:hAnsi="Courier" w:cs="Courier"/>
                      <w:color w:val="D4D4D4"/>
                      <w:sz w:val="39"/>
                      <w:szCs w:val="39"/>
                    </w:rPr>
                  </w:rPrChange>
                </w:rPr>
                <w:t xml:space="preserve"> = 'arraybuffer';</w:t>
              </w:r>
            </w:ins>
          </w:p>
          <w:p w14:paraId="7CDFC45B" w14:textId="77777777" w:rsidR="0092645C" w:rsidRPr="00CB06A0" w:rsidRDefault="0092645C">
            <w:pPr>
              <w:ind w:firstLine="157"/>
              <w:rPr>
                <w:ins w:id="949" w:author="ditaoktaria" w:date="2015-06-24T15:37:00Z"/>
                <w:rFonts w:ascii="Courier New" w:hAnsi="Courier New" w:cs="Courier New"/>
                <w:color w:val="000000" w:themeColor="text1"/>
                <w:sz w:val="20"/>
                <w:szCs w:val="20"/>
                <w:rPrChange w:id="950" w:author="ditaoktaria" w:date="2015-07-01T14:20:00Z">
                  <w:rPr>
                    <w:ins w:id="951" w:author="ditaoktaria" w:date="2015-06-24T15:37:00Z"/>
                    <w:rFonts w:ascii="Courier" w:eastAsia="Times New Roman" w:hAnsi="Courier" w:cs="Courier"/>
                    <w:b/>
                    <w:iCs/>
                    <w:color w:val="D4D4D4"/>
                    <w:sz w:val="39"/>
                    <w:szCs w:val="39"/>
                  </w:rPr>
                </w:rPrChange>
              </w:rPr>
              <w:pPrChange w:id="952" w:author="ditaoktaria" w:date="2015-07-01T14:20:00Z">
                <w:pPr>
                  <w:keepNext/>
                  <w:keepLines/>
                  <w:widowControl w:val="0"/>
                  <w:autoSpaceDE w:val="0"/>
                  <w:autoSpaceDN w:val="0"/>
                  <w:adjustRightInd w:val="0"/>
                  <w:spacing w:before="200" w:line="240" w:lineRule="auto"/>
                  <w:ind w:firstLine="0"/>
                  <w:jc w:val="left"/>
                  <w:outlineLvl w:val="3"/>
                </w:pPr>
              </w:pPrChange>
            </w:pPr>
            <w:proofErr w:type="gramStart"/>
            <w:ins w:id="953" w:author="ditaoktaria" w:date="2015-06-24T15:37:00Z">
              <w:r w:rsidRPr="00CB06A0">
                <w:rPr>
                  <w:rFonts w:ascii="Courier New" w:hAnsi="Courier New" w:cs="Courier New"/>
                  <w:color w:val="000000" w:themeColor="text1"/>
                  <w:sz w:val="20"/>
                  <w:szCs w:val="20"/>
                  <w:rPrChange w:id="954" w:author="ditaoktaria" w:date="2015-07-01T14:20:00Z">
                    <w:rPr>
                      <w:rFonts w:ascii="Courier" w:hAnsi="Courier" w:cs="Courier"/>
                      <w:color w:val="D4D4D4"/>
                      <w:sz w:val="39"/>
                      <w:szCs w:val="39"/>
                    </w:rPr>
                  </w:rPrChange>
                </w:rPr>
                <w:t>xhr.onload</w:t>
              </w:r>
              <w:proofErr w:type="gramEnd"/>
              <w:r w:rsidRPr="00CB06A0">
                <w:rPr>
                  <w:rFonts w:ascii="Courier New" w:hAnsi="Courier New" w:cs="Courier New"/>
                  <w:color w:val="000000" w:themeColor="text1"/>
                  <w:sz w:val="20"/>
                  <w:szCs w:val="20"/>
                  <w:rPrChange w:id="955" w:author="ditaoktaria" w:date="2015-07-01T14:20:00Z">
                    <w:rPr>
                      <w:rFonts w:ascii="Courier" w:hAnsi="Courier" w:cs="Courier"/>
                      <w:color w:val="D4D4D4"/>
                      <w:sz w:val="39"/>
                      <w:szCs w:val="39"/>
                    </w:rPr>
                  </w:rPrChange>
                </w:rPr>
                <w:t xml:space="preserve"> = function() {</w:t>
              </w:r>
            </w:ins>
          </w:p>
          <w:p w14:paraId="2F7CCAAD" w14:textId="77777777" w:rsidR="0092645C" w:rsidRPr="00CB06A0" w:rsidRDefault="0092645C">
            <w:pPr>
              <w:ind w:firstLine="157"/>
              <w:rPr>
                <w:ins w:id="956" w:author="ditaoktaria" w:date="2015-06-24T15:37:00Z"/>
                <w:rFonts w:ascii="Courier New" w:hAnsi="Courier New" w:cs="Courier New"/>
                <w:color w:val="000000" w:themeColor="text1"/>
                <w:sz w:val="20"/>
                <w:szCs w:val="20"/>
                <w:rPrChange w:id="957" w:author="ditaoktaria" w:date="2015-07-01T14:20:00Z">
                  <w:rPr>
                    <w:ins w:id="958" w:author="ditaoktaria" w:date="2015-06-24T15:37:00Z"/>
                    <w:rFonts w:ascii="Courier" w:eastAsia="Times New Roman" w:hAnsi="Courier" w:cs="Courier"/>
                    <w:b/>
                    <w:iCs/>
                    <w:color w:val="D4D4D4"/>
                    <w:sz w:val="39"/>
                    <w:szCs w:val="39"/>
                  </w:rPr>
                </w:rPrChange>
              </w:rPr>
              <w:pPrChange w:id="959" w:author="ditaoktaria" w:date="2015-07-01T14:20:00Z">
                <w:pPr>
                  <w:keepNext/>
                  <w:keepLines/>
                  <w:widowControl w:val="0"/>
                  <w:autoSpaceDE w:val="0"/>
                  <w:autoSpaceDN w:val="0"/>
                  <w:adjustRightInd w:val="0"/>
                  <w:spacing w:before="200" w:line="240" w:lineRule="auto"/>
                  <w:ind w:firstLine="0"/>
                  <w:jc w:val="left"/>
                  <w:outlineLvl w:val="3"/>
                </w:pPr>
              </w:pPrChange>
            </w:pPr>
            <w:ins w:id="960" w:author="ditaoktaria" w:date="2015-06-24T15:37:00Z">
              <w:r w:rsidRPr="00CB06A0">
                <w:rPr>
                  <w:rFonts w:ascii="Courier New" w:hAnsi="Courier New" w:cs="Courier New"/>
                  <w:color w:val="000000" w:themeColor="text1"/>
                  <w:sz w:val="20"/>
                  <w:szCs w:val="20"/>
                  <w:rPrChange w:id="961" w:author="ditaoktaria" w:date="2015-07-01T14:20:00Z">
                    <w:rPr>
                      <w:rFonts w:ascii="Courier" w:hAnsi="Courier" w:cs="Courier"/>
                      <w:color w:val="D4D4D4"/>
                      <w:sz w:val="39"/>
                      <w:szCs w:val="39"/>
                    </w:rPr>
                  </w:rPrChange>
                </w:rPr>
                <w:t xml:space="preserve">  </w:t>
              </w:r>
              <w:proofErr w:type="gramStart"/>
              <w:r w:rsidRPr="00CB06A0">
                <w:rPr>
                  <w:rFonts w:ascii="Courier New" w:hAnsi="Courier New" w:cs="Courier New"/>
                  <w:color w:val="000000" w:themeColor="text1"/>
                  <w:sz w:val="20"/>
                  <w:szCs w:val="20"/>
                  <w:rPrChange w:id="962" w:author="ditaoktaria" w:date="2015-07-01T14:20:00Z">
                    <w:rPr>
                      <w:rFonts w:ascii="Courier" w:hAnsi="Courier" w:cs="Courier"/>
                      <w:color w:val="D4D4D4"/>
                      <w:sz w:val="39"/>
                      <w:szCs w:val="39"/>
                    </w:rPr>
                  </w:rPrChange>
                </w:rPr>
                <w:t>var</w:t>
              </w:r>
              <w:proofErr w:type="gramEnd"/>
              <w:r w:rsidRPr="00CB06A0">
                <w:rPr>
                  <w:rFonts w:ascii="Courier New" w:hAnsi="Courier New" w:cs="Courier New"/>
                  <w:color w:val="000000" w:themeColor="text1"/>
                  <w:sz w:val="20"/>
                  <w:szCs w:val="20"/>
                  <w:rPrChange w:id="963" w:author="ditaoktaria" w:date="2015-07-01T14:20:00Z">
                    <w:rPr>
                      <w:rFonts w:ascii="Courier" w:hAnsi="Courier" w:cs="Courier"/>
                      <w:color w:val="D4D4D4"/>
                      <w:sz w:val="39"/>
                      <w:szCs w:val="39"/>
                    </w:rPr>
                  </w:rPrChange>
                </w:rPr>
                <w:t xml:space="preserve"> buffer = xhr.response; // buffer is ArrayBuffer</w:t>
              </w:r>
            </w:ins>
          </w:p>
          <w:p w14:paraId="61780CD0" w14:textId="77777777" w:rsidR="0092645C" w:rsidRPr="00CB06A0" w:rsidRDefault="0092645C">
            <w:pPr>
              <w:ind w:firstLine="157"/>
              <w:rPr>
                <w:ins w:id="964" w:author="ditaoktaria" w:date="2015-06-24T15:37:00Z"/>
                <w:rFonts w:ascii="Courier New" w:hAnsi="Courier New" w:cs="Courier New"/>
                <w:color w:val="000000" w:themeColor="text1"/>
                <w:sz w:val="20"/>
                <w:szCs w:val="20"/>
                <w:rPrChange w:id="965" w:author="ditaoktaria" w:date="2015-07-01T14:20:00Z">
                  <w:rPr>
                    <w:ins w:id="966" w:author="ditaoktaria" w:date="2015-06-24T15:37:00Z"/>
                    <w:rFonts w:ascii="Courier" w:eastAsia="Times New Roman" w:hAnsi="Courier" w:cs="Courier"/>
                    <w:b/>
                    <w:iCs/>
                    <w:color w:val="D4D4D4"/>
                    <w:sz w:val="39"/>
                    <w:szCs w:val="39"/>
                  </w:rPr>
                </w:rPrChange>
              </w:rPr>
              <w:pPrChange w:id="967" w:author="ditaoktaria" w:date="2015-07-01T14:20:00Z">
                <w:pPr>
                  <w:keepNext/>
                  <w:keepLines/>
                  <w:widowControl w:val="0"/>
                  <w:autoSpaceDE w:val="0"/>
                  <w:autoSpaceDN w:val="0"/>
                  <w:adjustRightInd w:val="0"/>
                  <w:spacing w:before="200" w:line="240" w:lineRule="auto"/>
                  <w:ind w:firstLine="0"/>
                  <w:jc w:val="left"/>
                  <w:outlineLvl w:val="5"/>
                </w:pPr>
              </w:pPrChange>
            </w:pPr>
            <w:ins w:id="968" w:author="ditaoktaria" w:date="2015-06-24T15:37:00Z">
              <w:r w:rsidRPr="00CB06A0">
                <w:rPr>
                  <w:rFonts w:ascii="Courier New" w:hAnsi="Courier New" w:cs="Courier New"/>
                  <w:color w:val="000000" w:themeColor="text1"/>
                  <w:sz w:val="20"/>
                  <w:szCs w:val="20"/>
                  <w:rPrChange w:id="969" w:author="ditaoktaria" w:date="2015-07-01T14:20:00Z">
                    <w:rPr>
                      <w:rFonts w:ascii="Courier" w:hAnsi="Courier" w:cs="Courier"/>
                      <w:color w:val="D4D4D4"/>
                      <w:sz w:val="39"/>
                      <w:szCs w:val="39"/>
                    </w:rPr>
                  </w:rPrChange>
                </w:rPr>
                <w:t>};</w:t>
              </w:r>
            </w:ins>
          </w:p>
          <w:p w14:paraId="10D8C716" w14:textId="559069B8" w:rsidR="0092645C" w:rsidRDefault="0092645C">
            <w:pPr>
              <w:ind w:firstLine="157"/>
              <w:rPr>
                <w:ins w:id="970" w:author="ditaoktaria" w:date="2015-06-24T15:37:00Z"/>
              </w:rPr>
              <w:pPrChange w:id="971" w:author="ditaoktaria" w:date="2015-07-01T14:20:00Z">
                <w:pPr>
                  <w:ind w:firstLine="0"/>
                </w:pPr>
              </w:pPrChange>
            </w:pPr>
            <w:proofErr w:type="gramStart"/>
            <w:ins w:id="972" w:author="ditaoktaria" w:date="2015-06-24T15:37:00Z">
              <w:r w:rsidRPr="00CB06A0">
                <w:rPr>
                  <w:rFonts w:ascii="Courier New" w:hAnsi="Courier New" w:cs="Courier New"/>
                  <w:color w:val="000000" w:themeColor="text1"/>
                  <w:sz w:val="20"/>
                  <w:szCs w:val="20"/>
                  <w:rPrChange w:id="973" w:author="ditaoktaria" w:date="2015-07-01T14:20:00Z">
                    <w:rPr>
                      <w:rFonts w:ascii="Courier" w:hAnsi="Courier" w:cs="Courier"/>
                      <w:color w:val="D4D4D4"/>
                      <w:sz w:val="39"/>
                      <w:szCs w:val="39"/>
                    </w:rPr>
                  </w:rPrChange>
                </w:rPr>
                <w:t>xhr.send</w:t>
              </w:r>
              <w:proofErr w:type="gramEnd"/>
              <w:r w:rsidRPr="00CB06A0">
                <w:rPr>
                  <w:rFonts w:ascii="Courier New" w:hAnsi="Courier New" w:cs="Courier New"/>
                  <w:color w:val="000000" w:themeColor="text1"/>
                  <w:sz w:val="20"/>
                  <w:szCs w:val="20"/>
                  <w:rPrChange w:id="974" w:author="ditaoktaria" w:date="2015-07-01T14:20:00Z">
                    <w:rPr>
                      <w:rFonts w:ascii="Courier" w:hAnsi="Courier" w:cs="Courier"/>
                      <w:color w:val="D4D4D4"/>
                      <w:sz w:val="39"/>
                      <w:szCs w:val="39"/>
                    </w:rPr>
                  </w:rPrChange>
                </w:rPr>
                <w:t>(null);</w:t>
              </w:r>
            </w:ins>
          </w:p>
        </w:tc>
      </w:tr>
    </w:tbl>
    <w:p w14:paraId="55BDB966" w14:textId="1A45868E" w:rsidR="0092645C" w:rsidRPr="00B375CE" w:rsidRDefault="0063245F">
      <w:pPr>
        <w:pStyle w:val="Caption"/>
        <w:rPr>
          <w:ins w:id="975" w:author="ditaoktaria" w:date="2015-06-24T11:37:00Z"/>
        </w:rPr>
        <w:pPrChange w:id="976" w:author="ditaoktaria" w:date="2015-07-01T14:15:00Z">
          <w:pPr/>
        </w:pPrChange>
      </w:pPr>
      <w:bookmarkStart w:id="977" w:name="_Toc297381547"/>
      <w:ins w:id="978" w:author="ditaoktaria" w:date="2015-07-01T14:15:00Z">
        <w:r>
          <w:t xml:space="preserve">Kode 2. </w:t>
        </w:r>
        <w:r>
          <w:fldChar w:fldCharType="begin"/>
        </w:r>
        <w:r>
          <w:instrText xml:space="preserve"> SEQ Kode_2. \* ARABIC </w:instrText>
        </w:r>
      </w:ins>
      <w:r>
        <w:fldChar w:fldCharType="separate"/>
      </w:r>
      <w:ins w:id="979" w:author="ditaoktaria" w:date="2015-07-06T10:32:00Z">
        <w:r w:rsidR="00494234">
          <w:rPr>
            <w:noProof/>
          </w:rPr>
          <w:t>4</w:t>
        </w:r>
      </w:ins>
      <w:ins w:id="980" w:author="ditaoktaria" w:date="2015-07-01T14:15:00Z">
        <w:r>
          <w:fldChar w:fldCharType="end"/>
        </w:r>
        <w:r>
          <w:t xml:space="preserve"> </w:t>
        </w:r>
      </w:ins>
      <w:ins w:id="981" w:author="ditaoktaria" w:date="2015-07-01T14:16:00Z">
        <w:r>
          <w:rPr>
            <w:b w:val="0"/>
          </w:rPr>
          <w:t>Penggunaan XHR2 pada PDF.js</w:t>
        </w:r>
      </w:ins>
      <w:bookmarkEnd w:id="977"/>
    </w:p>
    <w:p w14:paraId="7367829D" w14:textId="02296E86" w:rsidR="008E799A" w:rsidRDefault="00FC5A1D">
      <w:pPr>
        <w:pStyle w:val="ListParagraph"/>
        <w:numPr>
          <w:ilvl w:val="0"/>
          <w:numId w:val="76"/>
        </w:numPr>
        <w:tabs>
          <w:tab w:val="left" w:pos="709"/>
        </w:tabs>
        <w:ind w:left="709"/>
        <w:rPr>
          <w:ins w:id="982" w:author="ditaoktaria" w:date="2015-07-01T14:19:00Z"/>
        </w:rPr>
        <w:pPrChange w:id="983" w:author="ditaoktaria" w:date="2015-07-01T14:19:00Z">
          <w:pPr/>
        </w:pPrChange>
      </w:pPr>
      <w:ins w:id="984" w:author="ditaoktaria" w:date="2015-06-28T20:05:00Z">
        <w:r>
          <w:t>Membuat sebuah dokumen PDF yang baru.</w:t>
        </w:r>
      </w:ins>
    </w:p>
    <w:p w14:paraId="207C09B8" w14:textId="4060B96E" w:rsidR="008E799A" w:rsidRDefault="008E799A">
      <w:pPr>
        <w:pStyle w:val="ListParagraph"/>
        <w:numPr>
          <w:ilvl w:val="0"/>
          <w:numId w:val="76"/>
        </w:numPr>
        <w:tabs>
          <w:tab w:val="left" w:pos="709"/>
        </w:tabs>
        <w:ind w:left="709"/>
        <w:rPr>
          <w:ins w:id="985" w:author="ditaoktaria" w:date="2015-06-28T20:14:00Z"/>
        </w:rPr>
        <w:pPrChange w:id="986" w:author="ditaoktaria" w:date="2015-07-01T14:20:00Z">
          <w:pPr/>
        </w:pPrChange>
      </w:pPr>
      <w:ins w:id="987" w:author="ditaoktaria" w:date="2015-06-28T20:14:00Z">
        <w:r>
          <w:t>Menentukan halaman dengan perintah seperti</w:t>
        </w:r>
        <w:r w:rsidR="00CB06A0">
          <w:t xml:space="preserve"> yang ditunjukkan pada Kode 2.5.</w:t>
        </w:r>
      </w:ins>
    </w:p>
    <w:tbl>
      <w:tblPr>
        <w:tblStyle w:val="TableGrid"/>
        <w:tblW w:w="0" w:type="auto"/>
        <w:tblInd w:w="534" w:type="dxa"/>
        <w:tblLook w:val="04A0" w:firstRow="1" w:lastRow="0" w:firstColumn="1" w:lastColumn="0" w:noHBand="0" w:noVBand="1"/>
        <w:tblPrChange w:id="988" w:author="ditaoktaria" w:date="2015-07-01T14:22:00Z">
          <w:tblPr>
            <w:tblStyle w:val="TableGrid"/>
            <w:tblW w:w="0" w:type="auto"/>
            <w:tblLook w:val="04A0" w:firstRow="1" w:lastRow="0" w:firstColumn="1" w:lastColumn="0" w:noHBand="0" w:noVBand="1"/>
          </w:tblPr>
        </w:tblPrChange>
      </w:tblPr>
      <w:tblGrid>
        <w:gridCol w:w="7087"/>
        <w:tblGridChange w:id="989">
          <w:tblGrid>
            <w:gridCol w:w="8158"/>
          </w:tblGrid>
        </w:tblGridChange>
      </w:tblGrid>
      <w:tr w:rsidR="008E799A" w14:paraId="2D64D47E" w14:textId="77777777" w:rsidTr="00CB06A0">
        <w:trPr>
          <w:ins w:id="990" w:author="ditaoktaria" w:date="2015-06-28T20:14:00Z"/>
        </w:trPr>
        <w:tc>
          <w:tcPr>
            <w:tcW w:w="7087" w:type="dxa"/>
            <w:tcPrChange w:id="991" w:author="ditaoktaria" w:date="2015-07-01T14:22:00Z">
              <w:tcPr>
                <w:tcW w:w="8158" w:type="dxa"/>
              </w:tcPr>
            </w:tcPrChange>
          </w:tcPr>
          <w:p w14:paraId="46866887" w14:textId="2DF1C7DF" w:rsidR="008E799A" w:rsidRPr="002867B9" w:rsidRDefault="008E799A">
            <w:pPr>
              <w:keepNext/>
              <w:ind w:firstLine="34"/>
              <w:rPr>
                <w:ins w:id="992" w:author="ditaoktaria" w:date="2015-06-28T20:14:00Z"/>
                <w:rFonts w:ascii="Courier New" w:hAnsi="Courier New" w:cs="Courier New"/>
                <w:sz w:val="20"/>
                <w:szCs w:val="20"/>
                <w:rPrChange w:id="993" w:author="ditaoktaria" w:date="2015-07-01T13:40:00Z">
                  <w:rPr>
                    <w:ins w:id="994" w:author="ditaoktaria" w:date="2015-06-28T20:14:00Z"/>
                  </w:rPr>
                </w:rPrChange>
              </w:rPr>
              <w:pPrChange w:id="995" w:author="ditaoktaria" w:date="2015-07-01T14:22:00Z">
                <w:pPr>
                  <w:ind w:firstLine="34"/>
                </w:pPr>
              </w:pPrChange>
            </w:pPr>
            <w:proofErr w:type="gramStart"/>
            <w:ins w:id="996" w:author="ditaoktaria" w:date="2015-06-28T20:15:00Z">
              <w:r w:rsidRPr="002867B9">
                <w:rPr>
                  <w:rFonts w:ascii="Courier New" w:hAnsi="Courier New" w:cs="Courier New"/>
                  <w:sz w:val="20"/>
                  <w:szCs w:val="20"/>
                  <w:rPrChange w:id="997" w:author="ditaoktaria" w:date="2015-07-01T13:40:00Z">
                    <w:rPr/>
                  </w:rPrChange>
                </w:rPr>
                <w:t>page</w:t>
              </w:r>
              <w:proofErr w:type="gramEnd"/>
              <w:r w:rsidRPr="002867B9">
                <w:rPr>
                  <w:rFonts w:ascii="Courier New" w:hAnsi="Courier New" w:cs="Courier New"/>
                  <w:sz w:val="20"/>
                  <w:szCs w:val="20"/>
                  <w:rPrChange w:id="998" w:author="ditaoktaria" w:date="2015-07-01T13:40:00Z">
                    <w:rPr/>
                  </w:rPrChange>
                </w:rPr>
                <w:t xml:space="preserve"> = PDFDoc.getPage(N)</w:t>
              </w:r>
            </w:ins>
            <w:ins w:id="999" w:author="ditaoktaria" w:date="2015-07-01T14:22:00Z">
              <w:r w:rsidR="00CB06A0">
                <w:rPr>
                  <w:rFonts w:ascii="Courier New" w:hAnsi="Courier New" w:cs="Courier New"/>
                  <w:sz w:val="20"/>
                  <w:szCs w:val="20"/>
                </w:rPr>
                <w:t>;</w:t>
              </w:r>
            </w:ins>
          </w:p>
        </w:tc>
      </w:tr>
    </w:tbl>
    <w:p w14:paraId="422E8C08" w14:textId="23EA08F4" w:rsidR="008E799A" w:rsidRPr="00B375CE" w:rsidRDefault="00CB06A0">
      <w:pPr>
        <w:pStyle w:val="Caption"/>
        <w:rPr>
          <w:ins w:id="1000" w:author="ditaoktaria" w:date="2015-06-28T20:14:00Z"/>
        </w:rPr>
        <w:pPrChange w:id="1001" w:author="ditaoktaria" w:date="2015-07-01T14:22:00Z">
          <w:pPr/>
        </w:pPrChange>
      </w:pPr>
      <w:bookmarkStart w:id="1002" w:name="_Toc297381548"/>
      <w:ins w:id="1003" w:author="ditaoktaria" w:date="2015-07-01T14:22:00Z">
        <w:r>
          <w:t xml:space="preserve">Kode 2. </w:t>
        </w:r>
        <w:r>
          <w:fldChar w:fldCharType="begin"/>
        </w:r>
        <w:r>
          <w:instrText xml:space="preserve"> SEQ Kode_2. \* ARABIC </w:instrText>
        </w:r>
      </w:ins>
      <w:r>
        <w:fldChar w:fldCharType="separate"/>
      </w:r>
      <w:ins w:id="1004" w:author="ditaoktaria" w:date="2015-07-06T10:32:00Z">
        <w:r w:rsidR="00494234">
          <w:rPr>
            <w:noProof/>
          </w:rPr>
          <w:t>5</w:t>
        </w:r>
      </w:ins>
      <w:ins w:id="1005" w:author="ditaoktaria" w:date="2015-07-01T14:22:00Z">
        <w:r>
          <w:fldChar w:fldCharType="end"/>
        </w:r>
        <w:r>
          <w:t xml:space="preserve"> </w:t>
        </w:r>
        <w:r>
          <w:rPr>
            <w:b w:val="0"/>
          </w:rPr>
          <w:t>Penentuan Halaman</w:t>
        </w:r>
      </w:ins>
      <w:bookmarkEnd w:id="1002"/>
    </w:p>
    <w:p w14:paraId="5AE6C7F9" w14:textId="351C5D74" w:rsidR="00127A80" w:rsidRDefault="00E54736">
      <w:pPr>
        <w:pStyle w:val="ListParagraph"/>
        <w:numPr>
          <w:ilvl w:val="0"/>
          <w:numId w:val="76"/>
        </w:numPr>
        <w:ind w:left="709"/>
        <w:rPr>
          <w:ins w:id="1006" w:author="ditaoktaria" w:date="2015-06-24T15:58:00Z"/>
        </w:rPr>
        <w:pPrChange w:id="1007" w:author="ditaoktaria" w:date="2015-07-01T14:23:00Z">
          <w:pPr/>
        </w:pPrChange>
      </w:pPr>
      <w:ins w:id="1008" w:author="ditaoktaria" w:date="2015-06-28T15:47:00Z">
        <w:r>
          <w:t xml:space="preserve">Membuat sebuah </w:t>
        </w:r>
        <w:r w:rsidRPr="00CB06A0">
          <w:rPr>
            <w:i/>
          </w:rPr>
          <w:t>parser</w:t>
        </w:r>
        <w:r>
          <w:t>.</w:t>
        </w:r>
        <w:r w:rsidR="00220EA4">
          <w:t xml:space="preserve"> Seperti yang ditunjukkan oleh G</w:t>
        </w:r>
        <w:r>
          <w:t>ambar 2.</w:t>
        </w:r>
      </w:ins>
      <w:ins w:id="1009" w:author="ditaoktaria" w:date="2015-07-01T14:26:00Z">
        <w:r w:rsidR="00220EA4">
          <w:t>4</w:t>
        </w:r>
      </w:ins>
      <w:ins w:id="1010" w:author="ditaoktaria" w:date="2015-06-28T15:47:00Z">
        <w:r>
          <w:t xml:space="preserve">, binari data </w:t>
        </w:r>
      </w:ins>
      <w:ins w:id="1011" w:author="ditaoktaria" w:date="2015-06-28T20:15:00Z">
        <w:r w:rsidR="008E799A">
          <w:t xml:space="preserve">dari PDF </w:t>
        </w:r>
      </w:ins>
      <w:ins w:id="1012" w:author="ditaoktaria" w:date="2015-06-28T15:47:00Z">
        <w:r>
          <w:t>diubah ke dalam bentuk pohon.</w:t>
        </w:r>
      </w:ins>
      <w:ins w:id="1013" w:author="ditaoktaria" w:date="2015-06-24T16:26:00Z">
        <w:r w:rsidR="00D74359">
          <w:t xml:space="preserve"> </w:t>
        </w:r>
      </w:ins>
    </w:p>
    <w:p w14:paraId="7B5E215F" w14:textId="77777777" w:rsidR="00CB06A0" w:rsidRDefault="00231099">
      <w:pPr>
        <w:keepNext/>
        <w:ind w:firstLine="0"/>
        <w:jc w:val="center"/>
        <w:rPr>
          <w:ins w:id="1014" w:author="ditaoktaria" w:date="2015-07-01T14:24:00Z"/>
        </w:rPr>
        <w:pPrChange w:id="1015" w:author="ditaoktaria" w:date="2015-07-01T14:24:00Z">
          <w:pPr>
            <w:ind w:firstLine="0"/>
            <w:jc w:val="center"/>
          </w:pPr>
        </w:pPrChange>
      </w:pPr>
      <w:ins w:id="1016" w:author="ditaoktaria" w:date="2015-06-24T15:59:00Z">
        <w:r>
          <w:rPr>
            <w:noProof/>
          </w:rPr>
          <w:lastRenderedPageBreak/>
          <w:drawing>
            <wp:inline distT="0" distB="0" distL="0" distR="0" wp14:anchorId="1193929D" wp14:editId="064E6BE1">
              <wp:extent cx="3474788" cy="27537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3.58.27 PM.png"/>
                      <pic:cNvPicPr/>
                    </pic:nvPicPr>
                    <pic:blipFill>
                      <a:blip r:embed="rId24">
                        <a:extLst>
                          <a:ext uri="{28A0092B-C50C-407E-A947-70E740481C1C}">
                            <a14:useLocalDpi xmlns:a14="http://schemas.microsoft.com/office/drawing/2010/main" val="0"/>
                          </a:ext>
                        </a:extLst>
                      </a:blip>
                      <a:stretch>
                        <a:fillRect/>
                      </a:stretch>
                    </pic:blipFill>
                    <pic:spPr>
                      <a:xfrm>
                        <a:off x="0" y="0"/>
                        <a:ext cx="3475391" cy="2754232"/>
                      </a:xfrm>
                      <a:prstGeom prst="rect">
                        <a:avLst/>
                      </a:prstGeom>
                    </pic:spPr>
                  </pic:pic>
                </a:graphicData>
              </a:graphic>
            </wp:inline>
          </w:drawing>
        </w:r>
      </w:ins>
    </w:p>
    <w:p w14:paraId="6C6C1634" w14:textId="71A2FCB2" w:rsidR="00231099" w:rsidRPr="00B375CE" w:rsidRDefault="00CB06A0">
      <w:pPr>
        <w:pStyle w:val="Caption"/>
        <w:rPr>
          <w:ins w:id="1017" w:author="ditaoktaria" w:date="2015-06-24T11:37:00Z"/>
        </w:rPr>
        <w:pPrChange w:id="1018" w:author="ditaoktaria" w:date="2015-07-01T14:24:00Z">
          <w:pPr>
            <w:ind w:firstLine="0"/>
          </w:pPr>
        </w:pPrChange>
      </w:pPr>
      <w:bookmarkStart w:id="1019" w:name="_Toc297381284"/>
      <w:ins w:id="1020" w:author="ditaoktaria" w:date="2015-07-01T14:24:00Z">
        <w:r>
          <w:t xml:space="preserve">Gambar 2. </w:t>
        </w:r>
        <w:r>
          <w:fldChar w:fldCharType="begin"/>
        </w:r>
        <w:r>
          <w:instrText xml:space="preserve"> SEQ Gambar_2. \* ARABIC </w:instrText>
        </w:r>
      </w:ins>
      <w:r>
        <w:fldChar w:fldCharType="separate"/>
      </w:r>
      <w:ins w:id="1021" w:author="ditaoktaria" w:date="2015-07-06T10:32:00Z">
        <w:r w:rsidR="00494234">
          <w:rPr>
            <w:noProof/>
          </w:rPr>
          <w:t>4</w:t>
        </w:r>
      </w:ins>
      <w:ins w:id="1022" w:author="ditaoktaria" w:date="2015-07-01T14:24:00Z">
        <w:r>
          <w:fldChar w:fldCharType="end"/>
        </w:r>
        <w:r>
          <w:t xml:space="preserve"> </w:t>
        </w:r>
      </w:ins>
      <w:ins w:id="1023" w:author="ditaoktaria" w:date="2015-07-01T14:25:00Z">
        <w:r>
          <w:rPr>
            <w:b w:val="0"/>
          </w:rPr>
          <w:t>Garis Besar Proses pada PDF.js</w:t>
        </w:r>
      </w:ins>
      <w:bookmarkEnd w:id="1019"/>
    </w:p>
    <w:p w14:paraId="523963E5" w14:textId="33818DA7" w:rsidR="008E799A" w:rsidRDefault="00C11AA2">
      <w:pPr>
        <w:pStyle w:val="ListParagraph"/>
        <w:numPr>
          <w:ilvl w:val="0"/>
          <w:numId w:val="76"/>
        </w:numPr>
        <w:ind w:left="709"/>
        <w:rPr>
          <w:ins w:id="1024" w:author="ditaoktaria" w:date="2015-06-28T20:11:00Z"/>
        </w:rPr>
        <w:pPrChange w:id="1025" w:author="ditaoktaria" w:date="2015-07-01T14:27:00Z">
          <w:pPr/>
        </w:pPrChange>
      </w:pPr>
      <w:ins w:id="1026" w:author="ditaoktaria" w:date="2015-06-28T16:28:00Z">
        <w:r>
          <w:t>Kemudia</w:t>
        </w:r>
      </w:ins>
      <w:ins w:id="1027" w:author="ditaoktaria" w:date="2015-06-28T17:11:00Z">
        <w:r w:rsidR="005563DF">
          <w:t xml:space="preserve">n </w:t>
        </w:r>
      </w:ins>
      <w:ins w:id="1028" w:author="ditaoktaria" w:date="2015-06-28T20:10:00Z">
        <w:r w:rsidR="00FC5A1D">
          <w:t>objek-objek diproses untuk</w:t>
        </w:r>
      </w:ins>
      <w:ins w:id="1029" w:author="ditaoktaria" w:date="2015-06-28T19:08:00Z">
        <w:r w:rsidR="00E80AB9">
          <w:t xml:space="preserve"> digambar pada canvas HTML5. </w:t>
        </w:r>
      </w:ins>
      <w:ins w:id="1030" w:author="ditaoktaria" w:date="2015-06-28T20:11:00Z">
        <w:r w:rsidR="008E799A">
          <w:t>Proses ini dimulai dengan membaca perintah-perintah yang terdapat pada</w:t>
        </w:r>
      </w:ins>
      <w:ins w:id="1031" w:author="ditaoktaria" w:date="2015-06-28T20:12:00Z">
        <w:r w:rsidR="008E799A">
          <w:t xml:space="preserve"> </w:t>
        </w:r>
        <w:r w:rsidR="008E799A" w:rsidRPr="00220EA4">
          <w:rPr>
            <w:i/>
            <w:rPrChange w:id="1032" w:author="ditaoktaria" w:date="2015-07-01T14:27:00Z">
              <w:rPr/>
            </w:rPrChange>
          </w:rPr>
          <w:t>Partial Evaluator</w:t>
        </w:r>
        <w:r w:rsidR="001A46B9">
          <w:t xml:space="preserve"> seperti yang ditunjukkan pada Gambar 2.5.</w:t>
        </w:r>
      </w:ins>
    </w:p>
    <w:p w14:paraId="4CEF3795" w14:textId="77777777" w:rsidR="00220EA4" w:rsidRDefault="008E799A">
      <w:pPr>
        <w:keepNext/>
        <w:jc w:val="center"/>
        <w:rPr>
          <w:ins w:id="1033" w:author="ditaoktaria" w:date="2015-07-01T14:27:00Z"/>
        </w:rPr>
        <w:pPrChange w:id="1034" w:author="ditaoktaria" w:date="2015-07-01T14:27:00Z">
          <w:pPr>
            <w:jc w:val="center"/>
          </w:pPr>
        </w:pPrChange>
      </w:pPr>
      <w:ins w:id="1035" w:author="ditaoktaria" w:date="2015-06-28T20:11:00Z">
        <w:r w:rsidRPr="002C17B7">
          <w:rPr>
            <w:noProof/>
          </w:rPr>
          <w:drawing>
            <wp:inline distT="0" distB="0" distL="0" distR="0" wp14:anchorId="17D6B16F" wp14:editId="1732707C">
              <wp:extent cx="3425661" cy="255954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4.14.34 PM.png"/>
                      <pic:cNvPicPr/>
                    </pic:nvPicPr>
                    <pic:blipFill>
                      <a:blip r:embed="rId25">
                        <a:extLst>
                          <a:ext uri="{28A0092B-C50C-407E-A947-70E740481C1C}">
                            <a14:useLocalDpi xmlns:a14="http://schemas.microsoft.com/office/drawing/2010/main" val="0"/>
                          </a:ext>
                        </a:extLst>
                      </a:blip>
                      <a:stretch>
                        <a:fillRect/>
                      </a:stretch>
                    </pic:blipFill>
                    <pic:spPr>
                      <a:xfrm>
                        <a:off x="0" y="0"/>
                        <a:ext cx="3426188" cy="2559934"/>
                      </a:xfrm>
                      <a:prstGeom prst="rect">
                        <a:avLst/>
                      </a:prstGeom>
                    </pic:spPr>
                  </pic:pic>
                </a:graphicData>
              </a:graphic>
            </wp:inline>
          </w:drawing>
        </w:r>
      </w:ins>
    </w:p>
    <w:p w14:paraId="45DADD07" w14:textId="3558B1DA" w:rsidR="008E799A" w:rsidRPr="00B375CE" w:rsidRDefault="00220EA4">
      <w:pPr>
        <w:pStyle w:val="Caption"/>
        <w:rPr>
          <w:ins w:id="1036" w:author="ditaoktaria" w:date="2015-06-28T20:11:00Z"/>
        </w:rPr>
        <w:pPrChange w:id="1037" w:author="ditaoktaria" w:date="2015-07-01T14:27:00Z">
          <w:pPr/>
        </w:pPrChange>
      </w:pPr>
      <w:bookmarkStart w:id="1038" w:name="_Toc297381285"/>
      <w:ins w:id="1039" w:author="ditaoktaria" w:date="2015-07-01T14:27:00Z">
        <w:r>
          <w:t xml:space="preserve">Gambar 2. </w:t>
        </w:r>
        <w:r>
          <w:fldChar w:fldCharType="begin"/>
        </w:r>
        <w:r>
          <w:instrText xml:space="preserve"> SEQ Gambar_2. \* ARABIC </w:instrText>
        </w:r>
      </w:ins>
      <w:r>
        <w:fldChar w:fldCharType="separate"/>
      </w:r>
      <w:ins w:id="1040" w:author="ditaoktaria" w:date="2015-07-06T10:32:00Z">
        <w:r w:rsidR="00494234">
          <w:rPr>
            <w:noProof/>
          </w:rPr>
          <w:t>5</w:t>
        </w:r>
      </w:ins>
      <w:ins w:id="1041" w:author="ditaoktaria" w:date="2015-07-01T14:27:00Z">
        <w:r>
          <w:fldChar w:fldCharType="end"/>
        </w:r>
        <w:r>
          <w:t xml:space="preserve"> </w:t>
        </w:r>
      </w:ins>
      <w:ins w:id="1042" w:author="ditaoktaria" w:date="2015-07-01T14:33:00Z">
        <w:r w:rsidR="001A46B9" w:rsidRPr="001A46B9">
          <w:rPr>
            <w:b w:val="0"/>
            <w:rPrChange w:id="1043" w:author="ditaoktaria" w:date="2015-07-01T14:33:00Z">
              <w:rPr>
                <w:b/>
                <w:iCs/>
              </w:rPr>
            </w:rPrChange>
          </w:rPr>
          <w:t>Proses</w:t>
        </w:r>
        <w:r w:rsidR="001A46B9">
          <w:t xml:space="preserve"> </w:t>
        </w:r>
      </w:ins>
      <w:ins w:id="1044" w:author="ditaoktaria" w:date="2015-07-01T14:31:00Z">
        <w:r w:rsidR="001A46B9" w:rsidRPr="001A46B9">
          <w:rPr>
            <w:b w:val="0"/>
            <w:i/>
            <w:rPrChange w:id="1045" w:author="ditaoktaria" w:date="2015-07-01T14:33:00Z">
              <w:rPr>
                <w:iCs/>
              </w:rPr>
            </w:rPrChange>
          </w:rPr>
          <w:t>Partial Evaluator</w:t>
        </w:r>
      </w:ins>
      <w:bookmarkEnd w:id="1038"/>
    </w:p>
    <w:p w14:paraId="1D8BEE5F" w14:textId="0684BAF4" w:rsidR="00C12651" w:rsidRDefault="00425180">
      <w:pPr>
        <w:pStyle w:val="ListParagraph"/>
        <w:numPr>
          <w:ilvl w:val="0"/>
          <w:numId w:val="76"/>
        </w:numPr>
        <w:ind w:left="709"/>
        <w:rPr>
          <w:ins w:id="1046" w:author="ditaoktaria" w:date="2015-06-24T15:52:00Z"/>
        </w:rPr>
        <w:pPrChange w:id="1047" w:author="ditaoktaria" w:date="2015-07-01T14:34:00Z">
          <w:pPr>
            <w:ind w:firstLine="709"/>
          </w:pPr>
        </w:pPrChange>
      </w:pPr>
      <w:ins w:id="1048" w:author="ditaoktaria" w:date="2015-06-28T19:08:00Z">
        <w:r>
          <w:t>Kode 2.6</w:t>
        </w:r>
        <w:r w:rsidR="00E80AB9">
          <w:t xml:space="preserve"> menunjukkan contoh penggunaan fungsi canvas. Fungsi pada kode tersebut berfungsi untuk membuat sebuah segi empat dengan panjang sisi 4 x 5</w:t>
        </w:r>
      </w:ins>
      <w:ins w:id="1049" w:author="ditaoktaria" w:date="2015-06-28T19:10:00Z">
        <w:r w:rsidR="00E80AB9">
          <w:t xml:space="preserve"> x 10 x 10. </w:t>
        </w:r>
      </w:ins>
    </w:p>
    <w:tbl>
      <w:tblPr>
        <w:tblStyle w:val="TableGrid"/>
        <w:tblW w:w="0" w:type="auto"/>
        <w:tblInd w:w="675" w:type="dxa"/>
        <w:tblLook w:val="04A0" w:firstRow="1" w:lastRow="0" w:firstColumn="1" w:lastColumn="0" w:noHBand="0" w:noVBand="1"/>
        <w:tblPrChange w:id="1050" w:author="ditaoktaria" w:date="2015-07-01T14:36:00Z">
          <w:tblPr>
            <w:tblStyle w:val="TableGrid"/>
            <w:tblW w:w="0" w:type="auto"/>
            <w:tblInd w:w="392" w:type="dxa"/>
            <w:tblLook w:val="04A0" w:firstRow="1" w:lastRow="0" w:firstColumn="1" w:lastColumn="0" w:noHBand="0" w:noVBand="1"/>
          </w:tblPr>
        </w:tblPrChange>
      </w:tblPr>
      <w:tblGrid>
        <w:gridCol w:w="6946"/>
        <w:tblGridChange w:id="1051">
          <w:tblGrid>
            <w:gridCol w:w="6946"/>
          </w:tblGrid>
        </w:tblGridChange>
      </w:tblGrid>
      <w:tr w:rsidR="00256463" w14:paraId="5921A6CD" w14:textId="77777777" w:rsidTr="001A46B9">
        <w:trPr>
          <w:trHeight w:val="699"/>
          <w:ins w:id="1052" w:author="ditaoktaria" w:date="2015-06-24T15:53:00Z"/>
        </w:trPr>
        <w:tc>
          <w:tcPr>
            <w:tcW w:w="6946" w:type="dxa"/>
            <w:tcPrChange w:id="1053" w:author="ditaoktaria" w:date="2015-07-01T14:36:00Z">
              <w:tcPr>
                <w:tcW w:w="6946" w:type="dxa"/>
              </w:tcPr>
            </w:tcPrChange>
          </w:tcPr>
          <w:p w14:paraId="26760932" w14:textId="77777777" w:rsidR="00256463" w:rsidRPr="00256463" w:rsidRDefault="00256463" w:rsidP="00C12651">
            <w:pPr>
              <w:keepNext/>
              <w:keepLines/>
              <w:spacing w:before="200"/>
              <w:ind w:firstLine="0"/>
              <w:outlineLvl w:val="3"/>
              <w:rPr>
                <w:ins w:id="1054" w:author="ditaoktaria" w:date="2015-06-24T15:54:00Z"/>
                <w:rFonts w:ascii="Times" w:hAnsi="Times" w:cs="Times"/>
                <w:color w:val="45423A"/>
                <w:sz w:val="22"/>
                <w:rPrChange w:id="1055" w:author="ditaoktaria" w:date="2015-06-24T15:54:00Z">
                  <w:rPr>
                    <w:ins w:id="1056" w:author="ditaoktaria" w:date="2015-06-24T15:54:00Z"/>
                    <w:rFonts w:ascii="Times" w:eastAsia="Times New Roman" w:hAnsi="Times" w:cs="Times"/>
                    <w:b/>
                    <w:iCs/>
                    <w:color w:val="45423A"/>
                    <w:sz w:val="71"/>
                    <w:szCs w:val="71"/>
                  </w:rPr>
                </w:rPrChange>
              </w:rPr>
            </w:pPr>
            <w:ins w:id="1057" w:author="ditaoktaria" w:date="2015-06-24T15:54:00Z">
              <w:r w:rsidRPr="00256463">
                <w:rPr>
                  <w:rFonts w:ascii="Times" w:hAnsi="Times" w:cs="Times"/>
                  <w:color w:val="45423A"/>
                  <w:sz w:val="22"/>
                  <w:rPrChange w:id="1058" w:author="ditaoktaria" w:date="2015-06-24T15:54:00Z">
                    <w:rPr>
                      <w:rFonts w:ascii="Times" w:hAnsi="Times" w:cs="Times"/>
                      <w:color w:val="45423A"/>
                      <w:sz w:val="71"/>
                      <w:szCs w:val="71"/>
                    </w:rPr>
                  </w:rPrChange>
                </w:rPr>
                <w:lastRenderedPageBreak/>
                <w:t>'4 5 10 10 re' =&gt;</w:t>
              </w:r>
            </w:ins>
          </w:p>
          <w:p w14:paraId="570AEC8C" w14:textId="194B91C4" w:rsidR="00256463" w:rsidRPr="006550CB" w:rsidRDefault="00256463">
            <w:pPr>
              <w:keepNext/>
              <w:ind w:firstLine="0"/>
              <w:jc w:val="center"/>
              <w:rPr>
                <w:ins w:id="1059" w:author="ditaoktaria" w:date="2015-06-24T15:53:00Z"/>
                <w:rFonts w:ascii="Courier New" w:hAnsi="Courier New" w:cs="Courier New"/>
                <w:color w:val="000000" w:themeColor="text1"/>
                <w:sz w:val="20"/>
                <w:szCs w:val="20"/>
                <w:rPrChange w:id="1060" w:author="ditaoktaria" w:date="2015-07-06T17:10:00Z">
                  <w:rPr>
                    <w:ins w:id="1061" w:author="ditaoktaria" w:date="2015-06-24T15:53:00Z"/>
                  </w:rPr>
                </w:rPrChange>
              </w:rPr>
              <w:pPrChange w:id="1062" w:author="ditaoktaria" w:date="2015-07-01T14:35:00Z">
                <w:pPr>
                  <w:ind w:firstLine="0"/>
                </w:pPr>
              </w:pPrChange>
            </w:pPr>
            <w:proofErr w:type="gramStart"/>
            <w:ins w:id="1063" w:author="ditaoktaria" w:date="2015-06-24T15:53:00Z">
              <w:r w:rsidRPr="006550CB">
                <w:rPr>
                  <w:rFonts w:ascii="Courier New" w:hAnsi="Courier New" w:cs="Courier New"/>
                  <w:color w:val="000000" w:themeColor="text1"/>
                  <w:sz w:val="20"/>
                  <w:szCs w:val="20"/>
                  <w:rPrChange w:id="1064" w:author="ditaoktaria" w:date="2015-07-06T17:10:00Z">
                    <w:rPr>
                      <w:rFonts w:ascii="Courier" w:hAnsi="Courier" w:cs="Courier"/>
                      <w:color w:val="D4D4D4"/>
                      <w:sz w:val="39"/>
                      <w:szCs w:val="39"/>
                    </w:rPr>
                  </w:rPrChange>
                </w:rPr>
                <w:t>ctx.rect</w:t>
              </w:r>
              <w:proofErr w:type="gramEnd"/>
              <w:r w:rsidRPr="006550CB">
                <w:rPr>
                  <w:rFonts w:ascii="Courier New" w:hAnsi="Courier New" w:cs="Courier New"/>
                  <w:color w:val="000000" w:themeColor="text1"/>
                  <w:sz w:val="20"/>
                  <w:szCs w:val="20"/>
                  <w:rPrChange w:id="1065" w:author="ditaoktaria" w:date="2015-07-06T17:10:00Z">
                    <w:rPr>
                      <w:rFonts w:ascii="Courier" w:hAnsi="Courier" w:cs="Courier"/>
                      <w:color w:val="D4D4D4"/>
                      <w:sz w:val="39"/>
                      <w:szCs w:val="39"/>
                    </w:rPr>
                  </w:rPrChange>
                </w:rPr>
                <w:t>(4, 5, 10, 10);</w:t>
              </w:r>
            </w:ins>
          </w:p>
        </w:tc>
      </w:tr>
    </w:tbl>
    <w:p w14:paraId="6ABA04F1" w14:textId="155F4520" w:rsidR="00256463" w:rsidRPr="00B375CE" w:rsidRDefault="001A46B9">
      <w:pPr>
        <w:pStyle w:val="Caption"/>
        <w:rPr>
          <w:ins w:id="1066" w:author="ditaoktaria" w:date="2015-06-24T11:37:00Z"/>
        </w:rPr>
        <w:pPrChange w:id="1067" w:author="ditaoktaria" w:date="2015-07-01T14:35:00Z">
          <w:pPr/>
        </w:pPrChange>
      </w:pPr>
      <w:bookmarkStart w:id="1068" w:name="_Toc297381549"/>
      <w:ins w:id="1069" w:author="ditaoktaria" w:date="2015-07-01T14:35:00Z">
        <w:r>
          <w:t xml:space="preserve">Kode 2. </w:t>
        </w:r>
        <w:r>
          <w:fldChar w:fldCharType="begin"/>
        </w:r>
        <w:r>
          <w:instrText xml:space="preserve"> SEQ Kode_2. \* ARABIC </w:instrText>
        </w:r>
      </w:ins>
      <w:r>
        <w:fldChar w:fldCharType="separate"/>
      </w:r>
      <w:ins w:id="1070" w:author="ditaoktaria" w:date="2015-07-06T10:32:00Z">
        <w:r w:rsidR="00494234">
          <w:rPr>
            <w:noProof/>
          </w:rPr>
          <w:t>6</w:t>
        </w:r>
      </w:ins>
      <w:ins w:id="1071" w:author="ditaoktaria" w:date="2015-07-01T14:35:00Z">
        <w:r>
          <w:fldChar w:fldCharType="end"/>
        </w:r>
        <w:r>
          <w:t xml:space="preserve"> </w:t>
        </w:r>
        <w:r>
          <w:rPr>
            <w:b w:val="0"/>
          </w:rPr>
          <w:t>Contoh Penggunaan Fungsi Canvas</w:t>
        </w:r>
      </w:ins>
      <w:bookmarkEnd w:id="1068"/>
    </w:p>
    <w:p w14:paraId="666F88FA" w14:textId="77777777" w:rsidR="00C12651" w:rsidRDefault="00C12651">
      <w:pPr>
        <w:rPr>
          <w:ins w:id="1072" w:author="ditaoktaria" w:date="2015-06-23T20:18:00Z"/>
        </w:rPr>
        <w:pPrChange w:id="1073" w:author="ditaoktaria oktaria" w:date="2015-04-20T10:44:00Z">
          <w:pPr>
            <w:pStyle w:val="Caption"/>
          </w:pPr>
        </w:pPrChange>
      </w:pPr>
    </w:p>
    <w:p w14:paraId="7FD1967B" w14:textId="1B194619" w:rsidR="00F71FFE" w:rsidRDefault="00F71FFE">
      <w:pPr>
        <w:rPr>
          <w:ins w:id="1074" w:author="ditaoktaria" w:date="2015-06-23T20:31:00Z"/>
        </w:rPr>
        <w:pPrChange w:id="1075" w:author="ditaoktaria oktaria" w:date="2015-04-20T10:44:00Z">
          <w:pPr>
            <w:pStyle w:val="Caption"/>
          </w:pPr>
        </w:pPrChange>
      </w:pPr>
    </w:p>
    <w:p w14:paraId="7CA81820" w14:textId="3143BE9F" w:rsidR="00333D5D" w:rsidRPr="00C93CA2" w:rsidDel="00901683" w:rsidRDefault="00993A31">
      <w:pPr>
        <w:rPr>
          <w:del w:id="1076" w:author="ditaoktaria" w:date="2015-06-24T11:48:00Z"/>
        </w:rPr>
        <w:pPrChange w:id="1077" w:author="ditaoktaria oktaria" w:date="2015-04-20T10:44:00Z">
          <w:pPr>
            <w:pStyle w:val="Caption"/>
          </w:pPr>
        </w:pPrChange>
      </w:pPr>
      <w:del w:id="1078" w:author="ditaoktaria" w:date="2015-06-24T11:48:00Z">
        <w:r w:rsidDel="00901683">
          <w:delText xml:space="preserve">VieverJS adalah sebuah </w:delText>
        </w:r>
        <w:r w:rsidDel="00901683">
          <w:rPr>
            <w:i/>
          </w:rPr>
          <w:delText xml:space="preserve">opensource library </w:delText>
        </w:r>
        <w:r w:rsidDel="00901683">
          <w:delText xml:space="preserve">yang digunakan untuk menjalankan </w:delText>
        </w:r>
        <w:r w:rsidDel="00901683">
          <w:rPr>
            <w:i/>
          </w:rPr>
          <w:delText xml:space="preserve">file </w:delText>
        </w:r>
        <w:r w:rsidDel="00901683">
          <w:delText xml:space="preserve">presentasi dalam sebuah halaman web. </w:delText>
        </w:r>
        <w:r w:rsidR="00855127" w:rsidDel="00901683">
          <w:delText xml:space="preserve">Format </w:delText>
        </w:r>
        <w:r w:rsidR="00855127" w:rsidDel="00901683">
          <w:rPr>
            <w:i/>
          </w:rPr>
          <w:delText xml:space="preserve">file </w:delText>
        </w:r>
        <w:r w:rsidR="00855127" w:rsidDel="00901683">
          <w:delText>yang dapat dijalankan dengan ViewerJS adalah ODT, ODP, ODS, dan PDF</w:delText>
        </w:r>
        <w:r w:rsidR="0011275E" w:rsidDel="00901683">
          <w:delText xml:space="preserve"> [VJS-15]</w:delText>
        </w:r>
        <w:r w:rsidR="00855127" w:rsidDel="00901683">
          <w:delText>.</w:delText>
        </w:r>
        <w:r w:rsidR="00C93CA2" w:rsidDel="00901683">
          <w:delText xml:space="preserve"> Tampilan </w:delText>
        </w:r>
        <w:r w:rsidR="00C93CA2" w:rsidDel="00901683">
          <w:rPr>
            <w:i/>
          </w:rPr>
          <w:delText xml:space="preserve">file </w:delText>
        </w:r>
        <w:r w:rsidR="00C93CA2" w:rsidDel="00901683">
          <w:delText>PDF dengan menggunakan ViewerJS ditunjukkan pada Gambar 2.2.</w:delText>
        </w:r>
      </w:del>
    </w:p>
    <w:p w14:paraId="6AD416C6" w14:textId="27251D98" w:rsidR="00F81216" w:rsidDel="00901683" w:rsidRDefault="00993A31">
      <w:pPr>
        <w:keepNext/>
        <w:rPr>
          <w:del w:id="1079" w:author="ditaoktaria" w:date="2015-06-24T11:48:00Z"/>
        </w:rPr>
        <w:pPrChange w:id="1080" w:author="ditaoktaria oktaria" w:date="2015-04-20T11:34:00Z">
          <w:pPr/>
        </w:pPrChange>
      </w:pPr>
      <w:del w:id="1081" w:author="ditaoktaria" w:date="2015-06-24T11:48:00Z">
        <w:r w:rsidDel="00901683">
          <w:delText xml:space="preserve"> </w:delText>
        </w:r>
        <w:r w:rsidR="00F81216" w:rsidDel="00901683">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del>
    </w:p>
    <w:p w14:paraId="56FC9DAF" w14:textId="2FEA3930" w:rsidR="00C93CA2" w:rsidDel="00901683" w:rsidRDefault="00F81216" w:rsidP="00C93CA2">
      <w:pPr>
        <w:pStyle w:val="Caption"/>
        <w:rPr>
          <w:del w:id="1082" w:author="ditaoktaria" w:date="2015-06-24T11:48:00Z"/>
        </w:rPr>
      </w:pPr>
      <w:del w:id="1083" w:author="ditaoktaria" w:date="2015-06-24T11:48:00Z">
        <w:r w:rsidDel="00901683">
          <w:delText xml:space="preserve">Gambar 2. </w:delText>
        </w:r>
        <w:r w:rsidR="00A47232" w:rsidDel="00901683">
          <w:fldChar w:fldCharType="begin"/>
        </w:r>
        <w:r w:rsidR="00A47232" w:rsidDel="00901683">
          <w:delInstrText xml:space="preserve"> SEQ Gambar_2. \* ARABIC </w:delInstrText>
        </w:r>
        <w:r w:rsidR="00A47232" w:rsidDel="00901683">
          <w:fldChar w:fldCharType="separate"/>
        </w:r>
        <w:r w:rsidDel="00901683">
          <w:rPr>
            <w:noProof/>
          </w:rPr>
          <w:delText>2</w:delText>
        </w:r>
        <w:r w:rsidR="00A47232" w:rsidDel="00901683">
          <w:rPr>
            <w:noProof/>
          </w:rPr>
          <w:fldChar w:fldCharType="end"/>
        </w:r>
        <w:r w:rsidDel="00901683">
          <w:delText xml:space="preserve"> </w:delText>
        </w:r>
        <w:r w:rsidRPr="003D53C2" w:rsidDel="00901683">
          <w:rPr>
            <w:b w:val="0"/>
            <w:iCs w:val="0"/>
          </w:rPr>
          <w:delText xml:space="preserve">Contoh tampilan </w:delText>
        </w:r>
        <w:r w:rsidR="00C93CA2" w:rsidRPr="003D53C2" w:rsidDel="00901683">
          <w:rPr>
            <w:b w:val="0"/>
            <w:iCs w:val="0"/>
          </w:rPr>
          <w:delText>ViewerJS</w:delText>
        </w:r>
      </w:del>
    </w:p>
    <w:p w14:paraId="7139E2ED" w14:textId="1C3E09B4" w:rsidR="00C93CA2" w:rsidRPr="00DC45F0" w:rsidDel="00901683" w:rsidRDefault="00C93CA2">
      <w:pPr>
        <w:rPr>
          <w:del w:id="1084" w:author="ditaoktaria" w:date="2015-06-24T11:48:00Z"/>
        </w:rPr>
        <w:pPrChange w:id="1085" w:author="ditaoktaria oktaria" w:date="2015-04-20T13:00:00Z">
          <w:pPr>
            <w:pStyle w:val="Caption"/>
          </w:pPr>
        </w:pPrChange>
      </w:pPr>
      <w:del w:id="1086" w:author="ditaoktaria" w:date="2015-06-24T11:48:00Z">
        <w:r w:rsidDel="00901683">
          <w:delText xml:space="preserve">ViewerJS dibuat dengan menggunakan bahasa </w:delText>
        </w:r>
        <w:r w:rsidR="00E14E6A" w:rsidDel="00901683">
          <w:delText>HTML dan Javascript.</w:delText>
        </w:r>
        <w:r w:rsidR="00EB6053" w:rsidDel="00901683">
          <w:delText xml:space="preserve"> </w:delText>
        </w:r>
        <w:r w:rsidR="00DC45F0" w:rsidDel="00901683">
          <w:delText>Seperti yang ditunjukkan pada Gambar 2.2, ViewerJS terdiri dari tombol panah ke atas yang berfungsi untuk membuka halaman sebelumnya</w:delText>
        </w:r>
        <w:r w:rsidR="00074F9B" w:rsidDel="00901683">
          <w:delText xml:space="preserve"> dan tombol panah ke bawah yang berfungsi untuk membuka halaman selanjutnya. </w:delText>
        </w:r>
      </w:del>
    </w:p>
    <w:tbl>
      <w:tblPr>
        <w:tblStyle w:val="TableGrid"/>
        <w:tblW w:w="0" w:type="auto"/>
        <w:jc w:val="center"/>
        <w:tblInd w:w="635" w:type="dxa"/>
        <w:tblLook w:val="04A0" w:firstRow="1" w:lastRow="0" w:firstColumn="1" w:lastColumn="0" w:noHBand="0" w:noVBand="1"/>
        <w:tblPrChange w:id="1087" w:author="ditaoktaria oktaria" w:date="2015-04-21T10:45:00Z">
          <w:tblPr>
            <w:tblStyle w:val="TableGrid"/>
            <w:tblW w:w="0" w:type="auto"/>
            <w:tblLook w:val="04A0" w:firstRow="1" w:lastRow="0" w:firstColumn="1" w:lastColumn="0" w:noHBand="0" w:noVBand="1"/>
          </w:tblPr>
        </w:tblPrChange>
      </w:tblPr>
      <w:tblGrid>
        <w:gridCol w:w="7523"/>
        <w:tblGridChange w:id="1088">
          <w:tblGrid>
            <w:gridCol w:w="8158"/>
          </w:tblGrid>
        </w:tblGridChange>
      </w:tblGrid>
      <w:tr w:rsidR="00D217A9" w:rsidDel="00901683" w14:paraId="0D3CFC01" w14:textId="602F2F9D" w:rsidTr="00DF7DD5">
        <w:trPr>
          <w:jc w:val="center"/>
          <w:del w:id="1089" w:author="ditaoktaria" w:date="2015-06-24T11:48:00Z"/>
        </w:trPr>
        <w:tc>
          <w:tcPr>
            <w:tcW w:w="7523" w:type="dxa"/>
            <w:tcPrChange w:id="1090" w:author="ditaoktaria oktaria" w:date="2015-04-21T10:45:00Z">
              <w:tcPr>
                <w:tcW w:w="8158" w:type="dxa"/>
              </w:tcPr>
            </w:tcPrChange>
          </w:tcPr>
          <w:p w14:paraId="5FFD2338" w14:textId="5B9AE424" w:rsidR="00D217A9" w:rsidDel="00901683" w:rsidRDefault="00D217A9">
            <w:pPr>
              <w:keepNext/>
              <w:ind w:firstLine="0"/>
              <w:rPr>
                <w:del w:id="1091" w:author="ditaoktaria" w:date="2015-06-24T11:48:00Z"/>
                <w:rFonts w:eastAsia="Times New Roman" w:cstheme="majorBidi"/>
                <w:b/>
                <w:i/>
                <w:iCs/>
                <w:color w:val="404040" w:themeColor="text1" w:themeTint="BF"/>
              </w:rPr>
              <w:pPrChange w:id="1092" w:author="ditaoktaria oktaria" w:date="2015-04-21T09:25:00Z">
                <w:pPr>
                  <w:keepNext/>
                  <w:keepLines/>
                  <w:spacing w:before="200"/>
                  <w:ind w:firstLine="0"/>
                  <w:outlineLvl w:val="4"/>
                </w:pPr>
              </w:pPrChange>
            </w:pPr>
            <w:commentRangeStart w:id="1093"/>
            <w:del w:id="1094" w:author="ditaoktaria" w:date="2015-06-24T11:48:00Z">
              <w:r w:rsidRPr="00D217A9" w:rsidDel="00901683">
                <w:delText>&lt;button id = "next" class = "toolbarButton pageDown" title = "Next Page"&gt;&lt;/button&gt;</w:delText>
              </w:r>
              <w:commentRangeEnd w:id="1093"/>
              <w:r w:rsidR="00E97572" w:rsidDel="00901683">
                <w:rPr>
                  <w:rStyle w:val="CommentReference"/>
                </w:rPr>
                <w:commentReference w:id="1093"/>
              </w:r>
            </w:del>
          </w:p>
        </w:tc>
      </w:tr>
    </w:tbl>
    <w:p w14:paraId="254B0FAA" w14:textId="6F762DA8" w:rsidR="00074F9B" w:rsidDel="00901683" w:rsidRDefault="00074F9B">
      <w:pPr>
        <w:pStyle w:val="Caption"/>
        <w:rPr>
          <w:del w:id="1095" w:author="ditaoktaria" w:date="2015-06-24T11:48:00Z"/>
        </w:rPr>
      </w:pPr>
      <w:del w:id="1096"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3</w:delText>
        </w:r>
        <w:r w:rsidR="00A47232" w:rsidDel="00901683">
          <w:rPr>
            <w:noProof/>
          </w:rPr>
          <w:fldChar w:fldCharType="end"/>
        </w:r>
        <w:r w:rsidDel="00901683">
          <w:delText xml:space="preserve"> </w:delText>
        </w:r>
        <w:r w:rsidRPr="003D53C2" w:rsidDel="00901683">
          <w:rPr>
            <w:b w:val="0"/>
            <w:iCs w:val="0"/>
          </w:rPr>
          <w:delText xml:space="preserve">Elemen tombol </w:delText>
        </w:r>
        <w:r w:rsidDel="00901683">
          <w:rPr>
            <w:b w:val="0"/>
          </w:rPr>
          <w:delText>Next</w:delText>
        </w:r>
        <w:r w:rsidRPr="003D53C2" w:rsidDel="00901683">
          <w:rPr>
            <w:b w:val="0"/>
            <w:iCs w:val="0"/>
          </w:rPr>
          <w:delText xml:space="preserve"> pada html</w:delText>
        </w:r>
      </w:del>
    </w:p>
    <w:p w14:paraId="54621F36" w14:textId="65A8118D" w:rsidR="00D217A9" w:rsidRPr="00C87AC0" w:rsidDel="00901683" w:rsidRDefault="00C87AC0">
      <w:pPr>
        <w:rPr>
          <w:del w:id="1097" w:author="ditaoktaria" w:date="2015-06-24T11:48:00Z"/>
        </w:rPr>
        <w:pPrChange w:id="1098" w:author="ditaoktaria oktaria" w:date="2015-04-20T13:00:00Z">
          <w:pPr>
            <w:pStyle w:val="Caption"/>
          </w:pPr>
        </w:pPrChange>
      </w:pPr>
      <w:del w:id="1099" w:author="ditaoktaria" w:date="2015-06-24T11:48:00Z">
        <w:r w:rsidDel="00901683">
          <w:delText xml:space="preserve">File index.html adalah file yang pertama kali akan dijalankan ketika library ViewerJS digunakan. </w:delText>
        </w:r>
        <w:r w:rsidR="004A3424" w:rsidDel="00901683">
          <w:delText>Kode</w:delText>
        </w:r>
        <w:r w:rsidR="00074F9B" w:rsidDel="00901683">
          <w:delText xml:space="preserve"> 2.3</w:delText>
        </w:r>
        <w:r w:rsidR="004A3424" w:rsidDel="00901683">
          <w:delText xml:space="preserve"> menunjukkan </w:delText>
        </w:r>
        <w:r w:rsidR="00074F9B" w:rsidDel="00901683">
          <w:delText>elemen tombol Next pada file index.html yang dimiliki oleh ViewerJS.</w:delText>
        </w:r>
        <w:r w:rsidDel="00901683">
          <w:delText xml:space="preserve"> Elemen tombol </w:delText>
        </w:r>
        <w:r w:rsidDel="00901683">
          <w:rPr>
            <w:i/>
          </w:rPr>
          <w:delText xml:space="preserve">next </w:delText>
        </w:r>
        <w:r w:rsidDel="00901683">
          <w:delText>memiliki id “next”, id ini digunakan untuk operasi javascript pada file viewer.js.</w:delText>
        </w:r>
        <w:r w:rsidR="00F749D0" w:rsidDel="00901683">
          <w:delText xml:space="preserve"> Kode 2.4 menunjukkan pemanggilan fungsi e yang memiliki nilai parameter next dan b.showNextPage pada </w:delText>
        </w:r>
        <w:r w:rsidR="00F749D0" w:rsidDel="00901683">
          <w:rPr>
            <w:i/>
          </w:rPr>
          <w:delText xml:space="preserve">file </w:delText>
        </w:r>
        <w:r w:rsidR="00F749D0" w:rsidDel="00901683">
          <w:delText xml:space="preserve">viewer.js.  </w:delText>
        </w:r>
      </w:del>
    </w:p>
    <w:tbl>
      <w:tblPr>
        <w:tblStyle w:val="TableGrid"/>
        <w:tblW w:w="0" w:type="auto"/>
        <w:jc w:val="center"/>
        <w:tblInd w:w="468" w:type="dxa"/>
        <w:tblLook w:val="04A0" w:firstRow="1" w:lastRow="0" w:firstColumn="1" w:lastColumn="0" w:noHBand="0" w:noVBand="1"/>
        <w:tblPrChange w:id="1100" w:author="ditaoktaria oktaria" w:date="2015-04-21T10:45:00Z">
          <w:tblPr>
            <w:tblStyle w:val="TableGrid"/>
            <w:tblW w:w="0" w:type="auto"/>
            <w:tblLook w:val="04A0" w:firstRow="1" w:lastRow="0" w:firstColumn="1" w:lastColumn="0" w:noHBand="0" w:noVBand="1"/>
          </w:tblPr>
        </w:tblPrChange>
      </w:tblPr>
      <w:tblGrid>
        <w:gridCol w:w="7690"/>
        <w:tblGridChange w:id="1101">
          <w:tblGrid>
            <w:gridCol w:w="8158"/>
          </w:tblGrid>
        </w:tblGridChange>
      </w:tblGrid>
      <w:tr w:rsidR="00E14E6A" w:rsidDel="00901683" w14:paraId="1FE7C91C" w14:textId="2D540FE5" w:rsidTr="00DF7DD5">
        <w:trPr>
          <w:jc w:val="center"/>
          <w:del w:id="1102" w:author="ditaoktaria" w:date="2015-06-24T11:48:00Z"/>
        </w:trPr>
        <w:tc>
          <w:tcPr>
            <w:tcW w:w="7690" w:type="dxa"/>
            <w:tcPrChange w:id="1103" w:author="ditaoktaria oktaria" w:date="2015-04-21T10:45:00Z">
              <w:tcPr>
                <w:tcW w:w="8158" w:type="dxa"/>
              </w:tcPr>
            </w:tcPrChange>
          </w:tcPr>
          <w:p w14:paraId="54FA42F6" w14:textId="1EC9587A" w:rsidR="00E14E6A" w:rsidDel="00901683" w:rsidRDefault="00E14E6A">
            <w:pPr>
              <w:keepNext/>
              <w:ind w:firstLine="0"/>
              <w:rPr>
                <w:del w:id="1104" w:author="ditaoktaria" w:date="2015-06-24T11:48:00Z"/>
                <w:rFonts w:eastAsia="Times New Roman" w:cstheme="majorBidi"/>
                <w:b/>
                <w:i/>
                <w:iCs/>
                <w:color w:val="404040" w:themeColor="text1" w:themeTint="BF"/>
              </w:rPr>
              <w:pPrChange w:id="1105" w:author="ditaoktaria oktaria" w:date="2015-04-21T10:27:00Z">
                <w:pPr>
                  <w:keepNext/>
                  <w:keepLines/>
                  <w:spacing w:before="200"/>
                  <w:ind w:firstLine="0"/>
                  <w:outlineLvl w:val="4"/>
                </w:pPr>
              </w:pPrChange>
            </w:pPr>
            <w:del w:id="1106" w:author="ditaoktaria" w:date="2015-06-24T11:48:00Z">
              <w:r w:rsidRPr="00E14E6A" w:rsidDel="00901683">
                <w:delText>e("next", b.showNextPage)</w:delText>
              </w:r>
            </w:del>
          </w:p>
        </w:tc>
      </w:tr>
    </w:tbl>
    <w:p w14:paraId="54E716DC" w14:textId="6E9A0590" w:rsidR="00E14E6A" w:rsidDel="00901683" w:rsidRDefault="00C87AC0" w:rsidP="00C87AC0">
      <w:pPr>
        <w:pStyle w:val="Caption"/>
        <w:rPr>
          <w:del w:id="1107" w:author="ditaoktaria" w:date="2015-06-24T11:48:00Z"/>
          <w:b w:val="0"/>
        </w:rPr>
      </w:pPr>
      <w:del w:id="1108"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4</w:delText>
        </w:r>
        <w:r w:rsidR="00A47232" w:rsidDel="00901683">
          <w:rPr>
            <w:noProof/>
          </w:rPr>
          <w:fldChar w:fldCharType="end"/>
        </w:r>
        <w:r w:rsidDel="00901683">
          <w:delText xml:space="preserve"> </w:delText>
        </w:r>
        <w:r w:rsidDel="00901683">
          <w:rPr>
            <w:b w:val="0"/>
          </w:rPr>
          <w:delText>Pemanggilan fungsi e</w:delText>
        </w:r>
      </w:del>
    </w:p>
    <w:p w14:paraId="1C865C0C" w14:textId="5594C649" w:rsidR="00C87AC0" w:rsidRPr="00C87AC0" w:rsidDel="00901683" w:rsidRDefault="00F749D0">
      <w:pPr>
        <w:rPr>
          <w:del w:id="1109" w:author="ditaoktaria" w:date="2015-06-24T11:48:00Z"/>
        </w:rPr>
        <w:pPrChange w:id="1110" w:author="ditaoktaria oktaria" w:date="2015-04-21T10:30:00Z">
          <w:pPr>
            <w:pStyle w:val="Caption"/>
          </w:pPr>
        </w:pPrChange>
      </w:pPr>
      <w:del w:id="1111" w:author="ditaoktaria" w:date="2015-06-24T11:48:00Z">
        <w:r w:rsidDel="00901683">
          <w:delText>Ditunjukkan oleh Kode 2.5 bahwa next=a dan b.showNextPage=b. Sehingga variabel c dapat dideklarasikan sebagai elemen next. Ketika elemen next ditekan, maka fungsi b.showNextPage akan dijalankan.</w:delText>
        </w:r>
      </w:del>
    </w:p>
    <w:tbl>
      <w:tblPr>
        <w:tblStyle w:val="TableGrid"/>
        <w:tblW w:w="0" w:type="auto"/>
        <w:tblInd w:w="288" w:type="dxa"/>
        <w:tblLook w:val="04A0" w:firstRow="1" w:lastRow="0" w:firstColumn="1" w:lastColumn="0" w:noHBand="0" w:noVBand="1"/>
        <w:tblPrChange w:id="1112" w:author="ditaoktaria oktaria" w:date="2015-04-21T10:50:00Z">
          <w:tblPr>
            <w:tblStyle w:val="TableGrid"/>
            <w:tblW w:w="0" w:type="auto"/>
            <w:tblLook w:val="04A0" w:firstRow="1" w:lastRow="0" w:firstColumn="1" w:lastColumn="0" w:noHBand="0" w:noVBand="1"/>
          </w:tblPr>
        </w:tblPrChange>
      </w:tblPr>
      <w:tblGrid>
        <w:gridCol w:w="7650"/>
        <w:tblGridChange w:id="1113">
          <w:tblGrid>
            <w:gridCol w:w="8158"/>
          </w:tblGrid>
        </w:tblGridChange>
      </w:tblGrid>
      <w:tr w:rsidR="00E14E6A" w:rsidDel="00901683" w14:paraId="2EACB1C5" w14:textId="3E20E417" w:rsidTr="00DF7DD5">
        <w:trPr>
          <w:del w:id="1114" w:author="ditaoktaria" w:date="2015-06-24T11:48:00Z"/>
        </w:trPr>
        <w:tc>
          <w:tcPr>
            <w:tcW w:w="7650" w:type="dxa"/>
            <w:tcPrChange w:id="1115" w:author="ditaoktaria oktaria" w:date="2015-04-21T10:50:00Z">
              <w:tcPr>
                <w:tcW w:w="8158" w:type="dxa"/>
              </w:tcPr>
            </w:tcPrChange>
          </w:tcPr>
          <w:p w14:paraId="111EA3C2" w14:textId="4787C924" w:rsidR="00E14E6A" w:rsidDel="00901683" w:rsidRDefault="00E14E6A" w:rsidP="00E14E6A">
            <w:pPr>
              <w:ind w:firstLine="0"/>
              <w:rPr>
                <w:del w:id="1116" w:author="ditaoktaria" w:date="2015-06-24T11:48:00Z"/>
              </w:rPr>
            </w:pPr>
            <w:del w:id="1117" w:author="ditaoktaria" w:date="2015-06-24T11:48:00Z">
              <w:r w:rsidDel="00901683">
                <w:delText>function e(a,</w:delText>
              </w:r>
            </w:del>
          </w:p>
          <w:p w14:paraId="5F7D1647" w14:textId="3F3C5620" w:rsidR="00E14E6A" w:rsidDel="00901683" w:rsidRDefault="00E14E6A" w:rsidP="00E14E6A">
            <w:pPr>
              <w:ind w:firstLine="0"/>
              <w:rPr>
                <w:del w:id="1118" w:author="ditaoktaria" w:date="2015-06-24T11:48:00Z"/>
              </w:rPr>
            </w:pPr>
            <w:del w:id="1119" w:author="ditaoktaria" w:date="2015-06-24T11:48:00Z">
              <w:r w:rsidDel="00901683">
                <w:delText xml:space="preserve">            b) {</w:delText>
              </w:r>
            </w:del>
          </w:p>
          <w:p w14:paraId="5CCC8299" w14:textId="08C0E09F" w:rsidR="00E14E6A" w:rsidDel="00901683" w:rsidRDefault="00E14E6A" w:rsidP="00E14E6A">
            <w:pPr>
              <w:ind w:firstLine="0"/>
              <w:rPr>
                <w:del w:id="1120" w:author="ditaoktaria" w:date="2015-06-24T11:48:00Z"/>
              </w:rPr>
            </w:pPr>
            <w:del w:id="1121" w:author="ditaoktaria" w:date="2015-06-24T11:48:00Z">
              <w:r w:rsidDel="00901683">
                <w:delText xml:space="preserve">        var c = document.getElementById(a);</w:delText>
              </w:r>
            </w:del>
          </w:p>
          <w:p w14:paraId="2CBB1B7F" w14:textId="6A75E2D0" w:rsidR="00E14E6A" w:rsidDel="00901683" w:rsidRDefault="00E14E6A" w:rsidP="00E14E6A">
            <w:pPr>
              <w:ind w:firstLine="0"/>
              <w:rPr>
                <w:del w:id="1122" w:author="ditaoktaria" w:date="2015-06-24T11:48:00Z"/>
              </w:rPr>
            </w:pPr>
            <w:del w:id="1123" w:author="ditaoktaria" w:date="2015-06-24T11:48:00Z">
              <w:r w:rsidDel="00901683">
                <w:delText xml:space="preserve">        c.addEventListener("click", function() {</w:delText>
              </w:r>
            </w:del>
          </w:p>
          <w:p w14:paraId="211AB0E7" w14:textId="478B4876" w:rsidR="00E14E6A" w:rsidDel="00901683" w:rsidRDefault="00E14E6A" w:rsidP="00E14E6A">
            <w:pPr>
              <w:ind w:firstLine="0"/>
              <w:rPr>
                <w:del w:id="1124" w:author="ditaoktaria" w:date="2015-06-24T11:48:00Z"/>
              </w:rPr>
            </w:pPr>
            <w:del w:id="1125" w:author="ditaoktaria" w:date="2015-06-24T11:48:00Z">
              <w:r w:rsidDel="00901683">
                <w:delText xml:space="preserve">            b();</w:delText>
              </w:r>
            </w:del>
          </w:p>
          <w:p w14:paraId="180158A0" w14:textId="4567BD38" w:rsidR="00E14E6A" w:rsidDel="00901683" w:rsidRDefault="00E14E6A" w:rsidP="00E14E6A">
            <w:pPr>
              <w:ind w:firstLine="0"/>
              <w:rPr>
                <w:del w:id="1126" w:author="ditaoktaria" w:date="2015-06-24T11:48:00Z"/>
              </w:rPr>
            </w:pPr>
            <w:del w:id="1127" w:author="ditaoktaria" w:date="2015-06-24T11:48:00Z">
              <w:r w:rsidDel="00901683">
                <w:delText xml:space="preserve">            c.blur()</w:delText>
              </w:r>
            </w:del>
          </w:p>
          <w:p w14:paraId="06B1A947" w14:textId="37D2EBD4" w:rsidR="00E14E6A" w:rsidDel="00901683" w:rsidRDefault="00E14E6A" w:rsidP="00E14E6A">
            <w:pPr>
              <w:ind w:firstLine="0"/>
              <w:rPr>
                <w:del w:id="1128" w:author="ditaoktaria" w:date="2015-06-24T11:48:00Z"/>
              </w:rPr>
            </w:pPr>
            <w:del w:id="1129" w:author="ditaoktaria" w:date="2015-06-24T11:48:00Z">
              <w:r w:rsidDel="00901683">
                <w:delText xml:space="preserve">        })</w:delText>
              </w:r>
            </w:del>
          </w:p>
          <w:p w14:paraId="7831EF0D" w14:textId="7B3868FE" w:rsidR="00E14E6A" w:rsidDel="00901683" w:rsidRDefault="00E14E6A">
            <w:pPr>
              <w:keepNext/>
              <w:ind w:firstLine="0"/>
              <w:rPr>
                <w:del w:id="1130" w:author="ditaoktaria" w:date="2015-06-24T11:48:00Z"/>
                <w:rFonts w:eastAsia="Times New Roman" w:cstheme="majorBidi"/>
                <w:b/>
                <w:i/>
                <w:iCs/>
                <w:color w:val="404040" w:themeColor="text1" w:themeTint="BF"/>
              </w:rPr>
              <w:pPrChange w:id="1131" w:author="ditaoktaria oktaria" w:date="2015-04-21T11:22:00Z">
                <w:pPr>
                  <w:keepNext/>
                  <w:keepLines/>
                  <w:spacing w:before="200"/>
                  <w:ind w:firstLine="0"/>
                  <w:outlineLvl w:val="4"/>
                </w:pPr>
              </w:pPrChange>
            </w:pPr>
            <w:del w:id="1132" w:author="ditaoktaria" w:date="2015-06-24T11:48:00Z">
              <w:r w:rsidDel="00901683">
                <w:delText xml:space="preserve">    }</w:delText>
              </w:r>
            </w:del>
          </w:p>
        </w:tc>
      </w:tr>
    </w:tbl>
    <w:p w14:paraId="6CA8EF38" w14:textId="3FF64DA4" w:rsidR="00E14E6A" w:rsidRPr="00FC5A1D" w:rsidDel="00901683" w:rsidRDefault="00F749D0" w:rsidP="00F749D0">
      <w:pPr>
        <w:pStyle w:val="Caption"/>
        <w:rPr>
          <w:del w:id="1133" w:author="ditaoktaria" w:date="2015-06-24T11:48:00Z"/>
          <w:b w:val="0"/>
        </w:rPr>
      </w:pPr>
      <w:del w:id="1134"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5</w:delText>
        </w:r>
        <w:r w:rsidR="00A47232" w:rsidDel="00901683">
          <w:rPr>
            <w:noProof/>
          </w:rPr>
          <w:fldChar w:fldCharType="end"/>
        </w:r>
        <w:r w:rsidDel="00901683">
          <w:delText xml:space="preserve"> </w:delText>
        </w:r>
        <w:r w:rsidDel="00901683">
          <w:rPr>
            <w:b w:val="0"/>
          </w:rPr>
          <w:delText>Deklarasi fungsi e</w:delText>
        </w:r>
      </w:del>
    </w:p>
    <w:p w14:paraId="36687A85" w14:textId="274B4B21" w:rsidR="00F749D0" w:rsidDel="00901683" w:rsidRDefault="00F749D0">
      <w:pPr>
        <w:rPr>
          <w:del w:id="1135" w:author="ditaoktaria" w:date="2015-06-24T11:48:00Z"/>
        </w:rPr>
        <w:pPrChange w:id="1136" w:author="ditaoktaria oktaria" w:date="2015-04-20T13:00:00Z">
          <w:pPr>
            <w:pStyle w:val="Caption"/>
          </w:pPr>
        </w:pPrChange>
      </w:pPr>
      <w:del w:id="1137" w:author="ditaoktaria" w:date="2015-06-24T11:48:00Z">
        <w:r w:rsidDel="00901683">
          <w:delText>Operasi fungsi showNextPage ditunjukkan oleh Kode 2.6.</w:delText>
        </w:r>
        <w:r w:rsidR="00EA2C11" w:rsidDel="00901683">
          <w:delText xml:space="preserve"> Fungsi showNextPage berisi pemanggilan fungsi showPage dengan parameter n+1, dimana atas deklarasi fungsi showPage n didapat dari elemen pageNumber, maka fungsi showNextPage akan menampilkan halaman dengan nomor</w:delText>
        </w:r>
        <w:r w:rsidR="005A43B6" w:rsidDel="00901683">
          <w:delText xml:space="preserve"> halaman</w:delText>
        </w:r>
        <w:r w:rsidR="00EA2C11" w:rsidDel="00901683">
          <w:delText xml:space="preserve"> lebih besar</w:delText>
        </w:r>
        <w:r w:rsidR="005A43B6" w:rsidDel="00901683">
          <w:delText xml:space="preserve"> satu nomor </w:delText>
        </w:r>
        <w:r w:rsidR="00EA2C11" w:rsidDel="00901683">
          <w:delText xml:space="preserve">dari nomor halaman </w:delText>
        </w:r>
        <w:r w:rsidR="005A43B6" w:rsidDel="00901683">
          <w:delText xml:space="preserve">yang sedang ditampilkan </w:delText>
        </w:r>
        <w:r w:rsidR="00EA2C11" w:rsidDel="00901683">
          <w:delText xml:space="preserve">saat ini. </w:delText>
        </w:r>
        <w:r w:rsidR="005A43B6" w:rsidDel="00901683">
          <w:delText xml:space="preserve">Sedangkan fungsi untuk membuka halaman sebelumnya ditunjukan oleh fungsi showPreviousPage yang akan memanggil bernilai n-1, sehingga akan ditampilkan halaman dengan nomor halaman satu nomor lebih kecil dari nomor halaman yang sedang ditampilkan sekarang. </w:delText>
        </w:r>
      </w:del>
    </w:p>
    <w:tbl>
      <w:tblPr>
        <w:tblStyle w:val="TableGrid"/>
        <w:tblW w:w="0" w:type="auto"/>
        <w:jc w:val="center"/>
        <w:tblInd w:w="468" w:type="dxa"/>
        <w:tblLook w:val="04A0" w:firstRow="1" w:lastRow="0" w:firstColumn="1" w:lastColumn="0" w:noHBand="0" w:noVBand="1"/>
        <w:tblPrChange w:id="1138" w:author="ditaoktaria oktaria" w:date="2015-04-21T11:23:00Z">
          <w:tblPr>
            <w:tblStyle w:val="TableGrid"/>
            <w:tblW w:w="0" w:type="auto"/>
            <w:tblLook w:val="04A0" w:firstRow="1" w:lastRow="0" w:firstColumn="1" w:lastColumn="0" w:noHBand="0" w:noVBand="1"/>
          </w:tblPr>
        </w:tblPrChange>
      </w:tblPr>
      <w:tblGrid>
        <w:gridCol w:w="7690"/>
        <w:tblGridChange w:id="1139">
          <w:tblGrid>
            <w:gridCol w:w="8158"/>
          </w:tblGrid>
        </w:tblGridChange>
      </w:tblGrid>
      <w:tr w:rsidR="00E14E6A" w:rsidDel="00901683" w14:paraId="56E1B15B" w14:textId="1D828D99" w:rsidTr="00F749D0">
        <w:trPr>
          <w:jc w:val="center"/>
          <w:del w:id="1140" w:author="ditaoktaria" w:date="2015-06-24T11:48:00Z"/>
        </w:trPr>
        <w:tc>
          <w:tcPr>
            <w:tcW w:w="7690" w:type="dxa"/>
            <w:tcPrChange w:id="1141" w:author="ditaoktaria oktaria" w:date="2015-04-21T11:23:00Z">
              <w:tcPr>
                <w:tcW w:w="8158" w:type="dxa"/>
              </w:tcPr>
            </w:tcPrChange>
          </w:tcPr>
          <w:p w14:paraId="11897F08" w14:textId="0E8DF03B" w:rsidR="00E14E6A" w:rsidDel="00901683" w:rsidRDefault="00E14E6A" w:rsidP="00E14E6A">
            <w:pPr>
              <w:ind w:firstLine="0"/>
              <w:rPr>
                <w:del w:id="1142" w:author="ditaoktaria" w:date="2015-06-24T11:48:00Z"/>
              </w:rPr>
            </w:pPr>
            <w:del w:id="1143" w:author="ditaoktaria" w:date="2015-06-24T11:48:00Z">
              <w:r w:rsidDel="00901683">
                <w:delText>this.showPage = function(a) {</w:delText>
              </w:r>
            </w:del>
          </w:p>
          <w:p w14:paraId="62DB1BD1" w14:textId="7645C698" w:rsidR="00E14E6A" w:rsidDel="00901683" w:rsidRDefault="00E14E6A" w:rsidP="00E14E6A">
            <w:pPr>
              <w:ind w:firstLine="0"/>
              <w:rPr>
                <w:del w:id="1144" w:author="ditaoktaria" w:date="2015-06-24T11:48:00Z"/>
              </w:rPr>
            </w:pPr>
            <w:del w:id="1145" w:author="ditaoktaria" w:date="2015-06-24T11:48:00Z">
              <w:r w:rsidDel="00901683">
                <w:delText xml:space="preserve">        0 &gt;= a ? a = 1 : a &gt; r.length &amp;&amp; (a = r.length);</w:delText>
              </w:r>
            </w:del>
          </w:p>
          <w:p w14:paraId="0AC6FD77" w14:textId="6DE0BA24" w:rsidR="00E14E6A" w:rsidDel="00901683" w:rsidRDefault="00E14E6A" w:rsidP="00E14E6A">
            <w:pPr>
              <w:ind w:firstLine="0"/>
              <w:rPr>
                <w:del w:id="1146" w:author="ditaoktaria" w:date="2015-06-24T11:48:00Z"/>
              </w:rPr>
            </w:pPr>
            <w:del w:id="1147" w:author="ditaoktaria" w:date="2015-06-24T11:48:00Z">
              <w:r w:rsidDel="00901683">
                <w:delText xml:space="preserve">        c.showPage(a);</w:delText>
              </w:r>
            </w:del>
          </w:p>
          <w:p w14:paraId="0EF67E39" w14:textId="6151D9E8" w:rsidR="00E14E6A" w:rsidDel="00901683" w:rsidRDefault="00E14E6A" w:rsidP="00E14E6A">
            <w:pPr>
              <w:ind w:firstLine="0"/>
              <w:rPr>
                <w:del w:id="1148" w:author="ditaoktaria" w:date="2015-06-24T11:48:00Z"/>
              </w:rPr>
            </w:pPr>
            <w:del w:id="1149" w:author="ditaoktaria" w:date="2015-06-24T11:48:00Z">
              <w:r w:rsidDel="00901683">
                <w:delText xml:space="preserve">        n = a;</w:delText>
              </w:r>
            </w:del>
          </w:p>
          <w:p w14:paraId="215508D5" w14:textId="4DA89723" w:rsidR="00E14E6A" w:rsidDel="00901683" w:rsidRDefault="00E14E6A" w:rsidP="00E14E6A">
            <w:pPr>
              <w:ind w:firstLine="0"/>
              <w:rPr>
                <w:del w:id="1150" w:author="ditaoktaria" w:date="2015-06-24T11:48:00Z"/>
              </w:rPr>
            </w:pPr>
            <w:del w:id="1151" w:author="ditaoktaria" w:date="2015-06-24T11:48:00Z">
              <w:r w:rsidDel="00901683">
                <w:delText xml:space="preserve">        document.getElementById("pageNumber").value = n</w:delText>
              </w:r>
            </w:del>
          </w:p>
          <w:p w14:paraId="564088BA" w14:textId="57BAEA69" w:rsidR="00E14E6A" w:rsidDel="00901683" w:rsidRDefault="00E14E6A" w:rsidP="00E14E6A">
            <w:pPr>
              <w:ind w:firstLine="0"/>
              <w:rPr>
                <w:del w:id="1152" w:author="ditaoktaria" w:date="2015-06-24T11:48:00Z"/>
              </w:rPr>
            </w:pPr>
            <w:del w:id="1153" w:author="ditaoktaria" w:date="2015-06-24T11:48:00Z">
              <w:r w:rsidDel="00901683">
                <w:delText xml:space="preserve">    };</w:delText>
              </w:r>
            </w:del>
          </w:p>
          <w:p w14:paraId="04CA2E00" w14:textId="38BFB009" w:rsidR="00E14E6A" w:rsidDel="00901683" w:rsidRDefault="00E14E6A" w:rsidP="00E14E6A">
            <w:pPr>
              <w:ind w:firstLine="0"/>
              <w:rPr>
                <w:del w:id="1154" w:author="ditaoktaria" w:date="2015-06-24T11:48:00Z"/>
              </w:rPr>
            </w:pPr>
            <w:del w:id="1155" w:author="ditaoktaria" w:date="2015-06-24T11:48:00Z">
              <w:r w:rsidDel="00901683">
                <w:delText xml:space="preserve">    this.showNextPage = function() {</w:delText>
              </w:r>
            </w:del>
          </w:p>
          <w:p w14:paraId="5B537517" w14:textId="2CD126B5" w:rsidR="00E14E6A" w:rsidDel="00901683" w:rsidRDefault="00E14E6A" w:rsidP="00E14E6A">
            <w:pPr>
              <w:ind w:firstLine="0"/>
              <w:rPr>
                <w:del w:id="1156" w:author="ditaoktaria" w:date="2015-06-24T11:48:00Z"/>
              </w:rPr>
            </w:pPr>
            <w:del w:id="1157" w:author="ditaoktaria" w:date="2015-06-24T11:48:00Z">
              <w:r w:rsidDel="00901683">
                <w:delText xml:space="preserve">        b.showPage(n + 1)</w:delText>
              </w:r>
            </w:del>
          </w:p>
          <w:p w14:paraId="2BBFCAF3" w14:textId="6EC6B4A2" w:rsidR="00E14E6A" w:rsidDel="00901683" w:rsidRDefault="00E14E6A" w:rsidP="00E14E6A">
            <w:pPr>
              <w:ind w:firstLine="0"/>
              <w:rPr>
                <w:del w:id="1158" w:author="ditaoktaria" w:date="2015-06-24T11:48:00Z"/>
              </w:rPr>
            </w:pPr>
            <w:del w:id="1159" w:author="ditaoktaria" w:date="2015-06-24T11:48:00Z">
              <w:r w:rsidDel="00901683">
                <w:delText xml:space="preserve">    };</w:delText>
              </w:r>
            </w:del>
          </w:p>
          <w:p w14:paraId="77D98CB6" w14:textId="580CA49C" w:rsidR="00E14E6A" w:rsidDel="00901683" w:rsidRDefault="00E14E6A" w:rsidP="00E14E6A">
            <w:pPr>
              <w:ind w:firstLine="0"/>
              <w:rPr>
                <w:del w:id="1160" w:author="ditaoktaria" w:date="2015-06-24T11:48:00Z"/>
              </w:rPr>
            </w:pPr>
            <w:del w:id="1161" w:author="ditaoktaria" w:date="2015-06-24T11:48:00Z">
              <w:r w:rsidDel="00901683">
                <w:delText xml:space="preserve">    this.showPreviousPage = function() {</w:delText>
              </w:r>
            </w:del>
          </w:p>
          <w:p w14:paraId="6FF82A69" w14:textId="7813D4F4" w:rsidR="00E14E6A" w:rsidDel="00901683" w:rsidRDefault="00E14E6A" w:rsidP="00E14E6A">
            <w:pPr>
              <w:ind w:firstLine="0"/>
              <w:rPr>
                <w:del w:id="1162" w:author="ditaoktaria" w:date="2015-06-24T11:48:00Z"/>
              </w:rPr>
            </w:pPr>
            <w:del w:id="1163" w:author="ditaoktaria" w:date="2015-06-24T11:48:00Z">
              <w:r w:rsidDel="00901683">
                <w:delText xml:space="preserve">        b.showPage(n - 1)</w:delText>
              </w:r>
            </w:del>
          </w:p>
          <w:p w14:paraId="143BD832" w14:textId="6B3CFB53" w:rsidR="00E14E6A" w:rsidDel="00901683" w:rsidRDefault="00E14E6A">
            <w:pPr>
              <w:keepNext/>
              <w:ind w:firstLine="0"/>
              <w:rPr>
                <w:del w:id="1164" w:author="ditaoktaria" w:date="2015-06-24T11:48:00Z"/>
                <w:rFonts w:eastAsia="Times New Roman" w:cstheme="majorBidi"/>
                <w:b/>
                <w:i/>
                <w:iCs/>
                <w:color w:val="404040" w:themeColor="text1" w:themeTint="BF"/>
              </w:rPr>
              <w:pPrChange w:id="1165" w:author="ditaoktaria oktaria" w:date="2015-04-21T11:32:00Z">
                <w:pPr>
                  <w:keepNext/>
                  <w:keepLines/>
                  <w:spacing w:before="200"/>
                  <w:ind w:firstLine="0"/>
                  <w:outlineLvl w:val="4"/>
                </w:pPr>
              </w:pPrChange>
            </w:pPr>
            <w:del w:id="1166" w:author="ditaoktaria" w:date="2015-06-24T11:48:00Z">
              <w:r w:rsidDel="00901683">
                <w:delText xml:space="preserve">    };</w:delText>
              </w:r>
            </w:del>
          </w:p>
        </w:tc>
      </w:tr>
    </w:tbl>
    <w:p w14:paraId="69CFD671" w14:textId="2767606B"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del w:id="1167"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6</w:delText>
        </w:r>
        <w:r w:rsidR="00A47232" w:rsidDel="00901683">
          <w:rPr>
            <w:noProof/>
          </w:rPr>
          <w:fldChar w:fldCharType="end"/>
        </w:r>
        <w:r w:rsidDel="00901683">
          <w:delText xml:space="preserve"> </w:delText>
        </w:r>
        <w:r w:rsidRPr="00F749D0" w:rsidDel="00901683">
          <w:rPr>
            <w:b w:val="0"/>
            <w:rPrChange w:id="1168" w:author="ditaoktaria oktaria" w:date="2015-04-21T11:32:00Z">
              <w:rPr/>
            </w:rPrChange>
          </w:rPr>
          <w:delText>Deklarasi fungsi showPage</w:delText>
        </w:r>
      </w:del>
    </w:p>
    <w:p w14:paraId="1EF94068" w14:textId="202A4BC8" w:rsidR="00BA7B88" w:rsidRPr="00BD2FA2" w:rsidRDefault="00BA7B88" w:rsidP="00BD2FA2">
      <w:pPr>
        <w:pStyle w:val="Heading1"/>
      </w:pPr>
      <w:bookmarkStart w:id="1169" w:name="_Toc378650945"/>
      <w:bookmarkStart w:id="1170" w:name="_Toc283905441"/>
      <w:r w:rsidRPr="00BD2FA2">
        <w:lastRenderedPageBreak/>
        <w:t>BAB III</w:t>
      </w:r>
      <w:bookmarkEnd w:id="1169"/>
      <w:bookmarkEnd w:id="1170"/>
    </w:p>
    <w:p w14:paraId="5B289ACA" w14:textId="77777777" w:rsidR="00BA7B88" w:rsidRPr="00BD2FA2" w:rsidRDefault="00BA7B88" w:rsidP="00BD2FA2">
      <w:pPr>
        <w:pStyle w:val="Heading1"/>
      </w:pPr>
      <w:bookmarkStart w:id="1171" w:name="_Toc378650946"/>
      <w:bookmarkStart w:id="1172" w:name="_Toc283905442"/>
      <w:r w:rsidRPr="00BD2FA2">
        <w:t>METODOLOGI PENELITIAN</w:t>
      </w:r>
      <w:bookmarkEnd w:id="1171"/>
      <w:bookmarkEnd w:id="1172"/>
    </w:p>
    <w:p w14:paraId="3FC71C63" w14:textId="77777777" w:rsidR="00BA7B88" w:rsidRPr="00BD2FA2" w:rsidRDefault="00BA7B88" w:rsidP="00BA7B88">
      <w:pPr>
        <w:rPr>
          <w:szCs w:val="24"/>
        </w:rPr>
      </w:pPr>
    </w:p>
    <w:p w14:paraId="533CF379" w14:textId="4361F6C5" w:rsidR="003E3A1C" w:rsidRDefault="003E3A1C" w:rsidP="003E3A1C">
      <w:r>
        <w:t xml:space="preserve">Pada </w:t>
      </w:r>
      <w:proofErr w:type="gramStart"/>
      <w:r>
        <w:t>bab</w:t>
      </w:r>
      <w:proofErr w:type="gramEnd"/>
      <w:r>
        <w:t xml:space="preserve"> ini dijelaskan langkah - langkah yang akan dilakukan dalam pengerjaan skripsi, yaitu deskripsi aplikasi, studi literatur, perancangan, implementasi, analisis dan pengujian dari </w:t>
      </w:r>
      <w:r w:rsidR="007964C3">
        <w:t>sistem</w:t>
      </w:r>
      <w:r>
        <w:t xml:space="preserve"> yang akan dibuat. </w:t>
      </w:r>
      <w:proofErr w:type="gramStart"/>
      <w:r>
        <w:t xml:space="preserve">Kesimpulan dan saran disertakan sebagai catatan atas aplikasi dan kemungkinan arah pengembangan </w:t>
      </w:r>
      <w:r w:rsidR="007964C3">
        <w:t>sistem</w:t>
      </w:r>
      <w:r>
        <w:t xml:space="preserve"> selanjutnya.</w:t>
      </w:r>
      <w:proofErr w:type="gramEnd"/>
      <w:r>
        <w:t xml:space="preserve">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1173" w:name="_Toc278105349"/>
      <w:bookmarkStart w:id="1174" w:name="_Toc283911711"/>
      <w:bookmarkStart w:id="1175" w:name="_Toc289504826"/>
      <w:bookmarkStart w:id="1176" w:name="_Toc297818328"/>
      <w:r>
        <w:t xml:space="preserve">Gambar 3. </w:t>
      </w:r>
      <w:r w:rsidR="001F592B">
        <w:fldChar w:fldCharType="begin"/>
      </w:r>
      <w:r w:rsidR="001F592B">
        <w:instrText xml:space="preserve"> SEQ Gambar_3. \* ARABIC </w:instrText>
      </w:r>
      <w:r w:rsidR="001F592B">
        <w:fldChar w:fldCharType="separate"/>
      </w:r>
      <w:r w:rsidR="00494234">
        <w:rPr>
          <w:noProof/>
        </w:rPr>
        <w:t>1</w:t>
      </w:r>
      <w:r w:rsidR="001F592B">
        <w:rPr>
          <w:noProof/>
        </w:rPr>
        <w:fldChar w:fldCharType="end"/>
      </w:r>
      <w:r>
        <w:t xml:space="preserve"> </w:t>
      </w:r>
      <w:r w:rsidRPr="005D4399">
        <w:rPr>
          <w:b w:val="0"/>
        </w:rPr>
        <w:t>Diagram alir runtutan pengerjaan skripsi</w:t>
      </w:r>
      <w:bookmarkEnd w:id="1173"/>
      <w:bookmarkEnd w:id="1174"/>
      <w:bookmarkEnd w:id="1175"/>
      <w:bookmarkEnd w:id="1176"/>
    </w:p>
    <w:p w14:paraId="35DE8740" w14:textId="2171E54E" w:rsidR="003E3A1C" w:rsidRDefault="003E3A1C">
      <w:pPr>
        <w:pStyle w:val="Heading2"/>
        <w:numPr>
          <w:ilvl w:val="0"/>
          <w:numId w:val="66"/>
        </w:numPr>
        <w:ind w:hanging="630"/>
        <w:pPrChange w:id="1177" w:author="ditaoktaria oktaria" w:date="2015-03-18T08:51:00Z">
          <w:pPr>
            <w:pStyle w:val="Heading2"/>
            <w:tabs>
              <w:tab w:val="left" w:pos="709"/>
            </w:tabs>
            <w:spacing w:after="60"/>
            <w:ind w:hanging="719"/>
          </w:pPr>
        </w:pPrChange>
      </w:pPr>
      <w:bookmarkStart w:id="1178" w:name="h.30j0zll" w:colFirst="0" w:colLast="0"/>
      <w:bookmarkStart w:id="1179" w:name="h.1fob9te" w:colFirst="0" w:colLast="0"/>
      <w:bookmarkStart w:id="1180" w:name="_Toc403732938"/>
      <w:bookmarkStart w:id="1181" w:name="_Toc283905443"/>
      <w:bookmarkEnd w:id="1178"/>
      <w:bookmarkEnd w:id="1179"/>
      <w:r>
        <w:lastRenderedPageBreak/>
        <w:t>Studi Literatur</w:t>
      </w:r>
      <w:bookmarkEnd w:id="1180"/>
      <w:bookmarkEnd w:id="1181"/>
    </w:p>
    <w:p w14:paraId="34F78455" w14:textId="59F8D3C9" w:rsidR="003E3A1C" w:rsidRDefault="003E3A1C" w:rsidP="003E3A1C">
      <w:pPr>
        <w:pStyle w:val="Normal1"/>
        <w:spacing w:line="360" w:lineRule="auto"/>
        <w:ind w:firstLine="720"/>
        <w:jc w:val="both"/>
      </w:pPr>
      <w:proofErr w:type="gramStart"/>
      <w:r>
        <w:t>Studi literatur menjelaskan dasar teori yang digunakan untuk menunjang penulisan skripsi.</w:t>
      </w:r>
      <w:proofErr w:type="gramEnd"/>
      <w:r>
        <w:t xml:space="preserve">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1182" w:author="ditaoktaria" w:date="2015-01-24T09:01:00Z"/>
        </w:rPr>
      </w:pPr>
      <w:r>
        <w:t>Pengenalan</w:t>
      </w:r>
      <w:r>
        <w:rPr>
          <w:i/>
        </w:rPr>
        <w:t xml:space="preserve"> </w:t>
      </w:r>
      <w:ins w:id="1183" w:author="ditaoktaria" w:date="2015-01-26T14:01:00Z">
        <w:r w:rsidR="00D92339">
          <w:t xml:space="preserve">Android </w:t>
        </w:r>
      </w:ins>
      <w:ins w:id="1184" w:author="ditaoktaria" w:date="2015-01-26T14:02:00Z">
        <w:r w:rsidR="002A2A4B">
          <w:t>s</w:t>
        </w:r>
      </w:ins>
      <w:r>
        <w:t>et-</w:t>
      </w:r>
      <w:ins w:id="1185" w:author="ditaoktaria" w:date="2015-01-26T14:02:00Z">
        <w:r w:rsidR="002A2A4B">
          <w:t>t</w:t>
        </w:r>
      </w:ins>
      <w:r>
        <w:t>op-</w:t>
      </w:r>
      <w:ins w:id="1186"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1187" w:author="ditaoktaria oktaria" w:date="2015-03-19T15:37:00Z"/>
        </w:rPr>
      </w:pPr>
      <w:ins w:id="1188" w:author="ditaoktaria" w:date="2015-01-24T09:01:00Z">
        <w:del w:id="1189" w:author="ditaoktaria oktaria" w:date="2015-03-19T15:37:00Z">
          <w:r w:rsidDel="00C3622D">
            <w:delText>XML</w:delText>
          </w:r>
        </w:del>
      </w:ins>
      <w:ins w:id="1190"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1191" w:author="ditaoktaria oktaria" w:date="2015-03-19T15:37:00Z"/>
        </w:rPr>
      </w:pPr>
      <w:ins w:id="1192"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1193" w:author="ditaoktaria" w:date="2015-01-24T09:01:00Z"/>
        </w:rPr>
      </w:pPr>
      <w:ins w:id="1194" w:author="ditaoktaria oktaria" w:date="2015-03-19T15:37:00Z">
        <w:r>
          <w:t>JSON</w:t>
        </w:r>
      </w:ins>
    </w:p>
    <w:p w14:paraId="474EFABC" w14:textId="35D09921" w:rsidR="003E3A1C" w:rsidRDefault="003E3A1C">
      <w:pPr>
        <w:pStyle w:val="Heading2"/>
        <w:numPr>
          <w:ilvl w:val="0"/>
          <w:numId w:val="66"/>
        </w:numPr>
        <w:ind w:hanging="630"/>
        <w:pPrChange w:id="1195" w:author="ditaoktaria oktaria" w:date="2015-03-18T08:52:00Z">
          <w:pPr>
            <w:pStyle w:val="Heading2"/>
            <w:tabs>
              <w:tab w:val="left" w:pos="709"/>
            </w:tabs>
            <w:spacing w:after="60"/>
            <w:ind w:hanging="719"/>
          </w:pPr>
        </w:pPrChange>
      </w:pPr>
      <w:bookmarkStart w:id="1196" w:name="h.3znysh7" w:colFirst="0" w:colLast="0"/>
      <w:bookmarkStart w:id="1197" w:name="_Toc403732939"/>
      <w:bookmarkStart w:id="1198" w:name="_Toc283905444"/>
      <w:bookmarkEnd w:id="1196"/>
      <w:r>
        <w:t>Analis</w:t>
      </w:r>
      <w:ins w:id="1199" w:author="ditaoktaria" w:date="2014-12-27T20:36:00Z">
        <w:r w:rsidR="00CE4947">
          <w:t>is</w:t>
        </w:r>
      </w:ins>
      <w:r>
        <w:t xml:space="preserve"> Kebutuhan</w:t>
      </w:r>
      <w:bookmarkEnd w:id="1197"/>
      <w:bookmarkEnd w:id="1198"/>
    </w:p>
    <w:p w14:paraId="16802BB6" w14:textId="11A85D95" w:rsidR="004745AC" w:rsidRDefault="003E3A1C" w:rsidP="003E3A1C">
      <w:pPr>
        <w:pStyle w:val="Normal1"/>
        <w:spacing w:line="360" w:lineRule="auto"/>
        <w:ind w:firstLine="709"/>
        <w:jc w:val="both"/>
        <w:rPr>
          <w:ins w:id="1200" w:author="ditaoktaria" w:date="2015-01-24T09:55:00Z"/>
        </w:rPr>
      </w:pPr>
      <w:bookmarkStart w:id="1201" w:name="h.2et92p0" w:colFirst="0" w:colLast="0"/>
      <w:bookmarkEnd w:id="1201"/>
      <w:r>
        <w:t xml:space="preserve">Analisis kebutuhan bertujuan untuk mendapatkan semua kebutuhan yang diperlukan </w:t>
      </w:r>
      <w:ins w:id="1202" w:author="ditaoktaria" w:date="2015-01-24T09:04:00Z">
        <w:r w:rsidR="00D06F05">
          <w:t>oleh</w:t>
        </w:r>
      </w:ins>
      <w:r>
        <w:t xml:space="preserve"> sistem yang </w:t>
      </w:r>
      <w:proofErr w:type="gramStart"/>
      <w:r>
        <w:t>akan</w:t>
      </w:r>
      <w:proofErr w:type="gramEnd"/>
      <w:r>
        <w:t xml:space="preserve"> dibangun. </w:t>
      </w:r>
      <w:proofErr w:type="gramStart"/>
      <w:r>
        <w:t>Analisis kebutuhan dimulai dengan mempelajari sistem yang telah ada, kemudian menganalis</w:t>
      </w:r>
      <w:ins w:id="1203" w:author="ditaoktaria" w:date="2014-12-27T20:37:00Z">
        <w:r w:rsidR="00CE4947">
          <w:t>is</w:t>
        </w:r>
      </w:ins>
      <w:r>
        <w:t xml:space="preserve"> permasalahan, kelemahan dan kebutuhan dari sistem tersebut.</w:t>
      </w:r>
      <w:proofErr w:type="gramEnd"/>
      <w:r>
        <w:t xml:space="preserve"> Hingga hasilnya dapat digunakan sebagai bahan analis</w:t>
      </w:r>
      <w:ins w:id="1204" w:author="ditaoktaria" w:date="2014-12-27T20:37:00Z">
        <w:r w:rsidR="00CE4947">
          <w:t>is</w:t>
        </w:r>
      </w:ins>
      <w:r>
        <w:t xml:space="preserve"> untuk mendapatkan solusi sistem baru yang memiliki keunggulan dari sistem yang sudah ada</w:t>
      </w:r>
      <w:ins w:id="1205"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proofErr w:type="gramStart"/>
      <w:r>
        <w:t>Analisis kebutuhan sistem digambarkan menggunakan</w:t>
      </w:r>
      <w:r w:rsidR="00A26B72">
        <w:t xml:space="preserve"> bahasa pemodelan UML.</w:t>
      </w:r>
      <w:proofErr w:type="gramEnd"/>
      <w:r w:rsidR="00A26B72">
        <w:t xml:space="preserve"> Dalam pemodelan UML, tahap analisis kebutuhan direpresentasikan dengan menggunakan </w:t>
      </w:r>
      <w:r>
        <w:rPr>
          <w:i/>
        </w:rPr>
        <w:t>Use Case diagram</w:t>
      </w:r>
      <w:r w:rsidR="00A26B72">
        <w:rPr>
          <w:i/>
        </w:rPr>
        <w:t xml:space="preserve"> </w:t>
      </w:r>
      <w:r w:rsidR="00A26B72">
        <w:t xml:space="preserve">untuk mendapatkan konsep yang jelas mengenai sistem yang </w:t>
      </w:r>
      <w:proofErr w:type="gramStart"/>
      <w:r w:rsidR="00A26B72">
        <w:t>akan</w:t>
      </w:r>
      <w:proofErr w:type="gramEnd"/>
      <w:r w:rsidR="00A26B72">
        <w:t xml:space="preserve">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1206" w:author="ditaoktaria" w:date="2015-01-24T09:50:00Z">
        <w:r w:rsidR="00A26B72">
          <w:t xml:space="preserve"> ini,</w:t>
        </w:r>
      </w:ins>
      <w:r>
        <w:t xml:space="preserve"> yaitu melakukan penjabaran tentang gambaran umum </w:t>
      </w:r>
      <w:ins w:id="1207" w:author="ditaoktaria" w:date="2015-01-24T09:54:00Z">
        <w:r w:rsidR="00613F38">
          <w:t>sistem</w:t>
        </w:r>
      </w:ins>
      <w:r>
        <w:t xml:space="preserve">, melakukan proses identifikasi aktor yang terlibat dalam </w:t>
      </w:r>
      <w:ins w:id="1208" w:author="ditaoktaria" w:date="2015-01-24T09:54:00Z">
        <w:r w:rsidR="00613F38">
          <w:t>sistem</w:t>
        </w:r>
      </w:ins>
      <w:r>
        <w:t xml:space="preserve">, membuat daftar kebutuhan pengguna dengan menganalisis kebutuhan fungsional dan kebutuhan </w:t>
      </w:r>
      <w:proofErr w:type="gramStart"/>
      <w:r>
        <w:t>non fungsional</w:t>
      </w:r>
      <w:proofErr w:type="gramEnd"/>
      <w:r>
        <w:t>.</w:t>
      </w:r>
    </w:p>
    <w:p w14:paraId="7986D198" w14:textId="5415623F" w:rsidR="003E3A1C" w:rsidRDefault="003E3A1C">
      <w:pPr>
        <w:pStyle w:val="Heading2"/>
        <w:numPr>
          <w:ilvl w:val="0"/>
          <w:numId w:val="66"/>
        </w:numPr>
        <w:ind w:hanging="630"/>
        <w:pPrChange w:id="1209" w:author="ditaoktaria oktaria" w:date="2015-03-18T08:52:00Z">
          <w:pPr>
            <w:pStyle w:val="Heading2"/>
            <w:tabs>
              <w:tab w:val="left" w:pos="709"/>
            </w:tabs>
            <w:spacing w:after="60"/>
            <w:ind w:hanging="719"/>
          </w:pPr>
        </w:pPrChange>
      </w:pPr>
      <w:bookmarkStart w:id="1210" w:name="_Toc403732940"/>
      <w:bookmarkStart w:id="1211" w:name="_Toc283905445"/>
      <w:r>
        <w:t>Perancangan</w:t>
      </w:r>
      <w:bookmarkEnd w:id="1210"/>
      <w:bookmarkEnd w:id="1211"/>
    </w:p>
    <w:p w14:paraId="472C6C13" w14:textId="77777777" w:rsidR="003E5772" w:rsidRDefault="003E5772" w:rsidP="003E5772">
      <w:pPr>
        <w:pStyle w:val="Normal1"/>
        <w:spacing w:line="360" w:lineRule="auto"/>
        <w:ind w:firstLine="720"/>
        <w:jc w:val="both"/>
      </w:pPr>
      <w:bookmarkStart w:id="1212" w:name="h.tyjcwt" w:colFirst="0" w:colLast="0"/>
      <w:bookmarkEnd w:id="1212"/>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 xml:space="preserve">Perancangan arsitektur sistem dilakukan </w:t>
      </w:r>
      <w:proofErr w:type="gramStart"/>
      <w:r>
        <w:t>dengan  merepresentasikan</w:t>
      </w:r>
      <w:proofErr w:type="gramEnd"/>
      <w:r>
        <w:t xml:space="preserve">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proofErr w:type="gramStart"/>
      <w:r>
        <w:t>Pemodelan activity diagram digunakan untuk merancang alur aktivitas yang dilakukan antara pengguna dengan sistem.</w:t>
      </w:r>
      <w:proofErr w:type="gramEnd"/>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proofErr w:type="gramStart"/>
      <w:r>
        <w:t xml:space="preserve">Model representasi dari perancangan basis data menggunakan </w:t>
      </w:r>
      <w:r>
        <w:rPr>
          <w:i/>
        </w:rPr>
        <w:t>Entity Relationship Diagram</w:t>
      </w:r>
      <w:r>
        <w:t xml:space="preserve"> (ERD) yang merepresentasikan entitas dan atribut beserta relasinya.</w:t>
      </w:r>
      <w:proofErr w:type="gramEnd"/>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proofErr w:type="gramStart"/>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roofErr w:type="gramEnd"/>
    </w:p>
    <w:p w14:paraId="2515EFB7" w14:textId="53FCADE7" w:rsidR="003E3A1C" w:rsidRDefault="003E3A1C">
      <w:pPr>
        <w:pStyle w:val="Heading2"/>
        <w:numPr>
          <w:ilvl w:val="0"/>
          <w:numId w:val="66"/>
        </w:numPr>
        <w:ind w:hanging="630"/>
        <w:pPrChange w:id="1213" w:author="ditaoktaria oktaria" w:date="2015-03-18T08:52:00Z">
          <w:pPr>
            <w:pStyle w:val="Heading2"/>
            <w:numPr>
              <w:numId w:val="0"/>
            </w:numPr>
            <w:ind w:left="0" w:firstLine="0"/>
          </w:pPr>
        </w:pPrChange>
      </w:pPr>
      <w:bookmarkStart w:id="1214" w:name="_Toc403732941"/>
      <w:bookmarkStart w:id="1215" w:name="_Toc283905446"/>
      <w:r>
        <w:t>Implementasi</w:t>
      </w:r>
      <w:bookmarkEnd w:id="1214"/>
      <w:bookmarkEnd w:id="1215"/>
    </w:p>
    <w:p w14:paraId="559A07DC" w14:textId="573E25CD" w:rsidR="003E3A1C" w:rsidRDefault="003E3A1C" w:rsidP="003E3A1C">
      <w:pPr>
        <w:pStyle w:val="Normal1"/>
        <w:spacing w:line="360" w:lineRule="auto"/>
        <w:ind w:firstLine="709"/>
        <w:jc w:val="both"/>
      </w:pPr>
      <w:proofErr w:type="gramStart"/>
      <w:r>
        <w:t xml:space="preserve">Implementasi </w:t>
      </w:r>
      <w:r w:rsidR="003861C1">
        <w:t xml:space="preserve">sistem </w:t>
      </w:r>
      <w:r w:rsidR="00F3117C">
        <w:t>mengacu pada perancangan sistem.</w:t>
      </w:r>
      <w:proofErr w:type="gramEnd"/>
      <w:r>
        <w:t xml:space="preserve"> </w:t>
      </w:r>
      <w:proofErr w:type="gramStart"/>
      <w:r>
        <w:t xml:space="preserve">Implementasi </w:t>
      </w:r>
      <w:r w:rsidR="007964C3">
        <w:t>sistem</w:t>
      </w:r>
      <w:ins w:id="1216" w:author="ditaoktaria" w:date="2015-01-25T19:51:00Z">
        <w:r w:rsidR="003861C1">
          <w:t xml:space="preserve"> pada</w:t>
        </w:r>
      </w:ins>
      <w:ins w:id="1217" w:author="ditaoktaria" w:date="2015-01-25T19:50:00Z">
        <w:r w:rsidR="003861C1">
          <w:t xml:space="preserve"> </w:t>
        </w:r>
      </w:ins>
      <w:r>
        <w:t xml:space="preserve">sistem </w:t>
      </w:r>
      <w:ins w:id="1218" w:author="ditaoktaria" w:date="2015-01-25T19:54:00Z">
        <w:r w:rsidR="003861C1">
          <w:t xml:space="preserve">ini menggunakan model </w:t>
        </w:r>
      </w:ins>
      <w:ins w:id="1219" w:author="Aryo Pinandito" w:date="2015-02-17T08:50:00Z">
        <w:r w:rsidR="009E3531" w:rsidRPr="009E3531">
          <w:rPr>
            <w:i/>
            <w:rPrChange w:id="1220" w:author="Aryo Pinandito" w:date="2015-02-17T08:50:00Z">
              <w:rPr/>
            </w:rPrChange>
          </w:rPr>
          <w:t>native</w:t>
        </w:r>
      </w:ins>
      <w:ins w:id="1221" w:author="ditaoktaria" w:date="2015-01-25T19:54:00Z">
        <w:r w:rsidR="003861C1">
          <w:t xml:space="preserve"> dengan</w:t>
        </w:r>
      </w:ins>
      <w:r>
        <w:t xml:space="preserve"> menggunakan bahasa pemrograman</w:t>
      </w:r>
      <w:ins w:id="1222" w:author="ditaoktaria" w:date="2015-01-25T19:50:00Z">
        <w:r w:rsidR="003861C1">
          <w:t xml:space="preserve"> Java Android.</w:t>
        </w:r>
        <w:proofErr w:type="gramEnd"/>
        <w:r w:rsidR="003861C1">
          <w:t xml:space="preserve"> </w:t>
        </w:r>
        <w:proofErr w:type="gramStart"/>
        <w:r w:rsidR="003861C1">
          <w:t>Sedangkan</w:t>
        </w:r>
      </w:ins>
      <w:ins w:id="1223" w:author="ditaoktaria" w:date="2015-01-25T20:01:00Z">
        <w:r w:rsidR="00BF14CF">
          <w:t xml:space="preserve"> </w:t>
        </w:r>
      </w:ins>
      <w:r w:rsidR="009E3531">
        <w:t xml:space="preserve">pengelolaan data sistem yang dibangun </w:t>
      </w:r>
      <w:r>
        <w:t xml:space="preserve">menggunakan </w:t>
      </w:r>
      <w:commentRangeStart w:id="1224"/>
      <w:r w:rsidR="00F00CD6" w:rsidRPr="001227FC">
        <w:t>Database Management System</w:t>
      </w:r>
      <w:r w:rsidR="00F00CD6">
        <w:t xml:space="preserve"> </w:t>
      </w:r>
      <w:commentRangeEnd w:id="1224"/>
      <w:r w:rsidR="00CE6202">
        <w:rPr>
          <w:rStyle w:val="CommentReference"/>
          <w:rFonts w:eastAsia="Calibri"/>
          <w:color w:val="auto"/>
        </w:rPr>
        <w:commentReference w:id="1224"/>
      </w:r>
      <w:r>
        <w:t>MySQL</w:t>
      </w:r>
      <w:ins w:id="1225" w:author="ditaoktaria" w:date="2015-01-25T19:57:00Z">
        <w:r w:rsidR="00F00CD6">
          <w:t>.</w:t>
        </w:r>
        <w:proofErr w:type="gramEnd"/>
        <w:r w:rsidR="00F00CD6">
          <w:t xml:space="preserve"> </w:t>
        </w:r>
        <w:proofErr w:type="gramStart"/>
        <w:r w:rsidR="00F00CD6">
          <w:t xml:space="preserve">Pada </w:t>
        </w:r>
      </w:ins>
      <w:r>
        <w:t xml:space="preserve">tahap akhir dilakukan implementasi simulasi pada </w:t>
      </w:r>
      <w:r>
        <w:rPr>
          <w:i/>
        </w:rPr>
        <w:t>hardware</w:t>
      </w:r>
      <w:r>
        <w:t xml:space="preserve"> secara langsung dari Eclipse menggunakan </w:t>
      </w:r>
      <w:commentRangeStart w:id="1226"/>
      <w:r w:rsidRPr="001227FC">
        <w:rPr>
          <w:rPrChange w:id="1227" w:author="ditaoktaria" w:date="2015-03-23T18:34:00Z">
            <w:rPr>
              <w:i/>
            </w:rPr>
          </w:rPrChange>
        </w:rPr>
        <w:t>Android Develepmoent Tools</w:t>
      </w:r>
      <w:r>
        <w:t xml:space="preserve"> </w:t>
      </w:r>
      <w:commentRangeEnd w:id="1226"/>
      <w:r w:rsidR="00CE6202">
        <w:rPr>
          <w:rStyle w:val="CommentReference"/>
          <w:rFonts w:eastAsia="Calibri"/>
          <w:color w:val="auto"/>
        </w:rPr>
        <w:commentReference w:id="1226"/>
      </w:r>
      <w:r>
        <w:t>(ADT).</w:t>
      </w:r>
      <w:proofErr w:type="gramEnd"/>
      <w:r>
        <w:t xml:space="preserve"> </w:t>
      </w:r>
    </w:p>
    <w:p w14:paraId="112C6E99" w14:textId="7B8B6710" w:rsidR="003E3A1C" w:rsidRDefault="003E3A1C">
      <w:pPr>
        <w:pStyle w:val="Heading2"/>
        <w:numPr>
          <w:ilvl w:val="0"/>
          <w:numId w:val="66"/>
        </w:numPr>
        <w:ind w:hanging="630"/>
        <w:pPrChange w:id="1228" w:author="ditaoktaria oktaria" w:date="2015-03-18T08:53:00Z">
          <w:pPr>
            <w:pStyle w:val="Heading2"/>
            <w:tabs>
              <w:tab w:val="left" w:pos="709"/>
            </w:tabs>
            <w:spacing w:after="60"/>
            <w:ind w:hanging="719"/>
          </w:pPr>
        </w:pPrChange>
      </w:pPr>
      <w:bookmarkStart w:id="1229" w:name="_Toc403732942"/>
      <w:bookmarkStart w:id="1230" w:name="_Toc283905447"/>
      <w:r>
        <w:t>Pengujian dan Analisis</w:t>
      </w:r>
      <w:bookmarkEnd w:id="1229"/>
      <w:bookmarkEnd w:id="1230"/>
    </w:p>
    <w:p w14:paraId="709B97BB" w14:textId="26984129" w:rsidR="003E3A1C" w:rsidRDefault="003E3A1C" w:rsidP="003E3A1C">
      <w:pPr>
        <w:pStyle w:val="Normal1"/>
        <w:spacing w:line="360" w:lineRule="auto"/>
        <w:ind w:firstLine="709"/>
        <w:jc w:val="both"/>
      </w:pPr>
      <w:proofErr w:type="gramStart"/>
      <w:r>
        <w:t xml:space="preserve">Pengujian </w:t>
      </w:r>
      <w:r w:rsidR="00800A29">
        <w:t xml:space="preserve">yang dilakukan </w:t>
      </w:r>
      <w:r w:rsidR="00441B8A">
        <w:t>pada penilitian ini adalah pengujian validasi</w:t>
      </w:r>
      <w:r w:rsidR="00800A29">
        <w:t xml:space="preserve"> dan kompatibilitas</w:t>
      </w:r>
      <w:r w:rsidR="00441B8A">
        <w:t>.</w:t>
      </w:r>
      <w:proofErr w:type="gramEnd"/>
      <w:r w:rsidR="00441B8A">
        <w:t xml:space="preserve"> Pengujian validasi</w:t>
      </w:r>
      <w:r w:rsidR="00800A29">
        <w:t xml:space="preserve"> menggunakan metode </w:t>
      </w:r>
      <w:proofErr w:type="gramStart"/>
      <w:r w:rsidR="00800A29">
        <w:t>black-box</w:t>
      </w:r>
      <w:proofErr w:type="gramEnd"/>
      <w:r w:rsidR="00800A29">
        <w:t xml:space="preserve">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xml:space="preserve">. </w:t>
      </w:r>
      <w:proofErr w:type="gramStart"/>
      <w:r w:rsidR="00800A29">
        <w:t>Sedangkan pengujian kompatibilitas digunakan untuk mengetahui tingkat keberhasilan aplikasi untuk diterapkan dalam versi-versi berbe</w:t>
      </w:r>
      <w:r w:rsidR="000D4274">
        <w:t>da dalam sistem operasi Android.</w:t>
      </w:r>
      <w:proofErr w:type="gramEnd"/>
      <w:r w:rsidR="000F71D1">
        <w:t xml:space="preserve"> </w:t>
      </w:r>
      <w:proofErr w:type="gramStart"/>
      <w:r w:rsidR="000F71D1">
        <w:t>Setelah tahap pengujian selesai, maka dilakukan analisis terhadap hasil pengujian sehingga mendapatkan kesimpulan dari sistem yang telah dibuat.</w:t>
      </w:r>
      <w:proofErr w:type="gramEnd"/>
    </w:p>
    <w:p w14:paraId="7E2EF3BD" w14:textId="10965F58" w:rsidR="003E3A1C" w:rsidRDefault="003E3A1C">
      <w:pPr>
        <w:pStyle w:val="Heading2"/>
        <w:numPr>
          <w:ilvl w:val="0"/>
          <w:numId w:val="66"/>
        </w:numPr>
        <w:ind w:hanging="630"/>
        <w:pPrChange w:id="1231" w:author="ditaoktaria oktaria" w:date="2015-03-18T08:53:00Z">
          <w:pPr>
            <w:pStyle w:val="Heading2"/>
            <w:numPr>
              <w:numId w:val="0"/>
            </w:numPr>
            <w:ind w:left="0" w:firstLine="0"/>
          </w:pPr>
        </w:pPrChange>
      </w:pPr>
      <w:bookmarkStart w:id="1232" w:name="_Toc403732943"/>
      <w:bookmarkStart w:id="1233" w:name="_Toc283905448"/>
      <w:r>
        <w:lastRenderedPageBreak/>
        <w:t>Pengambilan Kesimpulan dan Saran</w:t>
      </w:r>
      <w:bookmarkEnd w:id="1232"/>
      <w:bookmarkEnd w:id="1233"/>
    </w:p>
    <w:p w14:paraId="6A499896" w14:textId="7216A7EF" w:rsidR="003E3A1C" w:rsidRDefault="003E5772" w:rsidP="003E3A1C">
      <w:pPr>
        <w:pStyle w:val="Normal1"/>
        <w:spacing w:line="360" w:lineRule="auto"/>
        <w:ind w:firstLine="709"/>
        <w:jc w:val="both"/>
      </w:pPr>
      <w:r>
        <w:t>Tahap terakhir dari penulisan adalah pengambilan kesimpulan dan saran</w:t>
      </w:r>
      <w:proofErr w:type="gramStart"/>
      <w:r>
        <w:t>..</w:t>
      </w:r>
      <w:proofErr w:type="gramEnd"/>
      <w:r>
        <w:t xml:space="preserve"> </w:t>
      </w:r>
      <w:proofErr w:type="gramStart"/>
      <w:r>
        <w:t>Kesimpulan diambil dari hasil pengujian dan analisis terhadap sistem yang dibangun untuk mengetahui sistem yang dibuat telah sesuai dengan spesifikasi kebutuhan dan telah memenuhi manfaat dan tujuan dilakukannya penelitian.</w:t>
      </w:r>
      <w:proofErr w:type="gramEnd"/>
      <w:r>
        <w:t xml:space="preserve"> </w:t>
      </w:r>
      <w:proofErr w:type="gramStart"/>
      <w:r>
        <w:t>Pengambilan saran dilakukan dengan tujuan untuk memperbaiki kesalahan atau kekurangan yang terjadi pada penelitian untuk memberikan pertimbangan atas pengembangan sistem lebih lanjut</w:t>
      </w:r>
      <w:r w:rsidR="003E3A1C">
        <w:t>.</w:t>
      </w:r>
      <w:proofErr w:type="gramEnd"/>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8"/>
          <w:footerReference w:type="default" r:id="rId29"/>
          <w:footerReference w:type="first" r:id="rId30"/>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lastRenderedPageBreak/>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proofErr w:type="gramStart"/>
      <w:r w:rsidRPr="0052511F">
        <w:t>Bab ini membahas mengenai ana</w:t>
      </w:r>
      <w:r>
        <w:t>lisis dan perancangan aplikasi.</w:t>
      </w:r>
      <w:proofErr w:type="gramEnd"/>
      <w:r w:rsidRPr="0052511F">
        <w:t xml:space="preserve"> </w:t>
      </w:r>
      <w:r>
        <w:t xml:space="preserve">Berikut diagram tahapan analisis dan perancangan aplikasi pada penelitian </w:t>
      </w:r>
      <w:proofErr w:type="gramStart"/>
      <w:r>
        <w:t>ini :</w:t>
      </w:r>
      <w:proofErr w:type="gramEnd"/>
    </w:p>
    <w:p w14:paraId="00AD7759" w14:textId="74637811" w:rsidR="00E2503C" w:rsidRDefault="00E2503C" w:rsidP="00E2503C">
      <w:pPr>
        <w:keepNext/>
        <w:ind w:firstLine="0"/>
      </w:pPr>
      <w:r w:rsidRPr="00B642C8">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1234" w:name="_Toc297822202"/>
      <w:r>
        <w:t xml:space="preserve">Gambar 4. </w:t>
      </w:r>
      <w:r w:rsidR="001F592B">
        <w:fldChar w:fldCharType="begin"/>
      </w:r>
      <w:r w:rsidR="001F592B">
        <w:instrText xml:space="preserve"> SEQ Gambar_4. \* ARABIC </w:instrText>
      </w:r>
      <w:r w:rsidR="001F592B">
        <w:fldChar w:fldCharType="separate"/>
      </w:r>
      <w:r w:rsidR="006550CB">
        <w:rPr>
          <w:noProof/>
        </w:rPr>
        <w:t>1</w:t>
      </w:r>
      <w:r w:rsidR="001F592B">
        <w:rPr>
          <w:noProof/>
        </w:rPr>
        <w:fldChar w:fldCharType="end"/>
      </w:r>
      <w:r>
        <w:t xml:space="preserve"> </w:t>
      </w:r>
      <w:r w:rsidRPr="00B61150">
        <w:rPr>
          <w:b w:val="0"/>
        </w:rPr>
        <w:t>Diagram Pohon Analisis dan Perancangan</w:t>
      </w:r>
      <w:bookmarkEnd w:id="1234"/>
    </w:p>
    <w:p w14:paraId="325532C3" w14:textId="77777777" w:rsidR="00E2503C" w:rsidRDefault="00E2503C">
      <w:pPr>
        <w:pStyle w:val="Heading2"/>
        <w:numPr>
          <w:ilvl w:val="0"/>
          <w:numId w:val="67"/>
        </w:numPr>
        <w:ind w:hanging="630"/>
        <w:pPrChange w:id="1235"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w:t>
      </w:r>
      <w:proofErr w:type="gramStart"/>
      <w:r>
        <w:t>Analisis kebutuhan ini dilakukan untuk mendapatkan kebutuhan yang harus disediakan oleh sistem agar dapat memenuhi kebutuhan pengguna.</w:t>
      </w:r>
      <w:proofErr w:type="gramEnd"/>
    </w:p>
    <w:p w14:paraId="6FFF6B6C" w14:textId="77777777" w:rsidR="00E2503C" w:rsidRDefault="00E2503C" w:rsidP="00E2503C">
      <w:pPr>
        <w:pStyle w:val="Heading3"/>
        <w:numPr>
          <w:ilvl w:val="0"/>
          <w:numId w:val="19"/>
        </w:numPr>
        <w:ind w:hanging="720"/>
      </w:pPr>
      <w:r>
        <w:lastRenderedPageBreak/>
        <w:t>Gambaran Umum Aplikasi</w:t>
      </w:r>
    </w:p>
    <w:p w14:paraId="34C8F167" w14:textId="77777777" w:rsidR="00E2503C" w:rsidRDefault="00E2503C" w:rsidP="00E2503C">
      <w:proofErr w:type="gramStart"/>
      <w:r>
        <w:t>Penjabaran gambaran umum aplikasi</w:t>
      </w:r>
      <w:r>
        <w:rPr>
          <w:i/>
        </w:rPr>
        <w:t xml:space="preserve"> </w:t>
      </w:r>
      <w:r>
        <w:t>meliputi penjelasan tentang deskripsi umum aplikasi dan lingkungan aplikasi.</w:t>
      </w:r>
      <w:proofErr w:type="gramEnd"/>
      <w:r>
        <w:t xml:space="preserve"> Berikut </w:t>
      </w:r>
      <w:proofErr w:type="gramStart"/>
      <w:r>
        <w:t>penjabarannya :</w:t>
      </w:r>
      <w:proofErr w:type="gramEnd"/>
    </w:p>
    <w:p w14:paraId="1BE1D283" w14:textId="77777777" w:rsidR="00E2503C" w:rsidRDefault="00E2503C" w:rsidP="00E2503C">
      <w:pPr>
        <w:pStyle w:val="Heading5"/>
        <w:numPr>
          <w:ilvl w:val="0"/>
          <w:numId w:val="20"/>
        </w:numPr>
        <w:ind w:left="709"/>
      </w:pPr>
      <w:commentRangeStart w:id="1236"/>
      <w:r>
        <w:t>Deskripsi Aplikasi</w:t>
      </w:r>
      <w:commentRangeEnd w:id="1236"/>
      <w:r w:rsidR="00883886">
        <w:rPr>
          <w:rStyle w:val="CommentReference"/>
          <w:rFonts w:eastAsia="Calibri"/>
          <w:b w:val="0"/>
        </w:rPr>
        <w:commentReference w:id="1236"/>
      </w:r>
    </w:p>
    <w:p w14:paraId="4155BA1D" w14:textId="77777777" w:rsidR="00E2503C" w:rsidRDefault="00E2503C" w:rsidP="00E2503C">
      <w:proofErr w:type="gramStart"/>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w:t>
      </w:r>
      <w:proofErr w:type="gramEnd"/>
      <w:r>
        <w:t xml:space="preserve"> Sistem ini digunakan sebagai alat </w:t>
      </w:r>
      <w:proofErr w:type="gramStart"/>
      <w:r>
        <w:t>bantu</w:t>
      </w:r>
      <w:proofErr w:type="gramEnd"/>
      <w:r>
        <w:t xml:space="preserve">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w:t>
      </w:r>
      <w:proofErr w:type="gramStart"/>
      <w:r>
        <w:t>Selain itu pengguna juga diharapkan dapat menayangkan presentasi di kelas tanpa perlu membawa laptop pribadi.</w:t>
      </w:r>
      <w:proofErr w:type="gramEnd"/>
    </w:p>
    <w:p w14:paraId="33164C05" w14:textId="61231820" w:rsidR="00427CE7" w:rsidRDefault="00427CE7" w:rsidP="00E2503C">
      <w:proofErr w:type="gramStart"/>
      <w:r>
        <w:t xml:space="preserve">Sistem ini dibuat dalam lingkup PTIIK dimana pengguna dalam hal ini dosen tidak perlu mendaftarkan </w:t>
      </w:r>
      <w:r w:rsidR="00B6258D">
        <w:t xml:space="preserve">diri </w:t>
      </w:r>
      <w:r>
        <w:t>untuk dapat menggunakan sistem.</w:t>
      </w:r>
      <w:proofErr w:type="gramEnd"/>
      <w:r>
        <w:t xml:space="preserve">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r>
        <w:rPr>
          <w:i/>
        </w:rPr>
        <w:t xml:space="preserve">e-mail </w:t>
      </w:r>
      <w:r>
        <w:t xml:space="preserve">UB pengguna, lalu pengguna </w:t>
      </w:r>
      <w:proofErr w:type="gramStart"/>
      <w:r>
        <w:t>akan</w:t>
      </w:r>
      <w:proofErr w:type="gramEnd"/>
      <w:r>
        <w:t xml:space="preserve"> diminta mengganti </w:t>
      </w:r>
      <w:r>
        <w:rPr>
          <w:i/>
        </w:rPr>
        <w:t xml:space="preserve">password </w:t>
      </w:r>
      <w:r>
        <w:t xml:space="preserve">dengan kata kunci yang lebih rahasia. </w:t>
      </w:r>
      <w:r>
        <w:rPr>
          <w:i/>
        </w:rPr>
        <w:t xml:space="preserve">Password </w:t>
      </w:r>
      <w:r>
        <w:t xml:space="preserve">baru ini </w:t>
      </w:r>
      <w:proofErr w:type="gramStart"/>
      <w:r>
        <w:t>akan</w:t>
      </w:r>
      <w:proofErr w:type="gramEnd"/>
      <w:r>
        <w:t xml:space="preserve"> menggantikan </w:t>
      </w:r>
      <w:r>
        <w:rPr>
          <w:i/>
        </w:rPr>
        <w:t xml:space="preserve">password </w:t>
      </w:r>
      <w:r>
        <w:t xml:space="preserve">yang lama untuk melakukan </w:t>
      </w:r>
      <w:r>
        <w:rPr>
          <w:i/>
        </w:rPr>
        <w:t xml:space="preserve">login </w:t>
      </w:r>
      <w:r>
        <w:t xml:space="preserve">di waktu lainnnya. </w:t>
      </w:r>
    </w:p>
    <w:p w14:paraId="10D1D22A" w14:textId="77777777" w:rsidR="00E2503C" w:rsidRDefault="00E2503C" w:rsidP="00E2503C">
      <w:pPr>
        <w:pStyle w:val="Heading5"/>
        <w:numPr>
          <w:ilvl w:val="0"/>
          <w:numId w:val="20"/>
        </w:numPr>
        <w:ind w:left="709"/>
        <w:jc w:val="left"/>
      </w:pPr>
      <w:r>
        <w:t>Lingkungan Aplikasi</w:t>
      </w:r>
    </w:p>
    <w:p w14:paraId="5C7850C0" w14:textId="77777777" w:rsidR="00E2503C" w:rsidRDefault="00E2503C" w:rsidP="00E2503C">
      <w:proofErr w:type="gramStart"/>
      <w:r>
        <w:t>Lingkungan utama tempat aplikasi ini adalah perangkat Android set-top-box yang dipasang di kelas sebagai media untuk menayangkan presentasi.</w:t>
      </w:r>
      <w:proofErr w:type="gramEnd"/>
      <w:r>
        <w:t xml:space="preserve"> </w:t>
      </w:r>
      <w:proofErr w:type="gramStart"/>
      <w:r>
        <w:t xml:space="preserve">Namun aplikasi ini diharapkan juga dapat berjalan pada </w:t>
      </w:r>
      <w:r>
        <w:rPr>
          <w:i/>
        </w:rPr>
        <w:t xml:space="preserve">smartphone </w:t>
      </w:r>
      <w:r>
        <w:t xml:space="preserve">Android 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roofErr w:type="gramEnd"/>
    </w:p>
    <w:p w14:paraId="0EBEB822" w14:textId="77777777" w:rsidR="00E2503C" w:rsidRDefault="00E2503C" w:rsidP="00E2503C">
      <w:r>
        <w:rPr>
          <w:i/>
        </w:rPr>
        <w:t xml:space="preserve"> </w:t>
      </w:r>
      <w:proofErr w:type="gramStart"/>
      <w:r>
        <w:t>Aplikasi ini membutuhkan koneksi jaringan lokal Brawijaya dan jaringan publik.</w:t>
      </w:r>
      <w:proofErr w:type="gramEnd"/>
      <w:r>
        <w:t xml:space="preserve"> </w:t>
      </w:r>
      <w:proofErr w:type="gramStart"/>
      <w:r>
        <w:t xml:space="preserve">Jaringan lokal digunakan untuk mengunggah file ke server maupun maupun membuka </w:t>
      </w:r>
      <w:r>
        <w:rPr>
          <w:i/>
        </w:rPr>
        <w:t xml:space="preserve">file </w:t>
      </w:r>
      <w:r>
        <w:t>dari server dengan cepat.</w:t>
      </w:r>
      <w:proofErr w:type="gramEnd"/>
      <w:r>
        <w:t xml:space="preserve"> </w:t>
      </w:r>
      <w:proofErr w:type="gramStart"/>
      <w:r>
        <w:t>Jaringan publik dibutuhkan ketika pengguna berada di luar Brawijaya.</w:t>
      </w:r>
      <w:proofErr w:type="gramEnd"/>
    </w:p>
    <w:p w14:paraId="45AAB6C9" w14:textId="77777777" w:rsidR="00E2503C" w:rsidRDefault="00E2503C" w:rsidP="00E2503C">
      <w:pPr>
        <w:pStyle w:val="Heading3"/>
        <w:numPr>
          <w:ilvl w:val="0"/>
          <w:numId w:val="21"/>
        </w:numPr>
        <w:ind w:left="709" w:hanging="709"/>
      </w:pPr>
      <w:r>
        <w:rPr>
          <w:rFonts w:eastAsia="Calibri"/>
        </w:rPr>
        <w:t>Identifikasi Aktor</w:t>
      </w:r>
    </w:p>
    <w:p w14:paraId="5E8558AA" w14:textId="43507DD4" w:rsidR="00E2503C" w:rsidDel="007E28E8" w:rsidRDefault="00E2503C" w:rsidP="00E2503C">
      <w:pPr>
        <w:rPr>
          <w:del w:id="1237" w:author="ditaoktaria" w:date="2015-07-06T10:14:00Z"/>
        </w:rPr>
      </w:pPr>
      <w:proofErr w:type="gramStart"/>
      <w:r>
        <w:t>Tahap ini adalah tahap untuk melakukan identifikasi terhadap aktor-aktor yang berinteraksi dengan aplikasi.</w:t>
      </w:r>
      <w:proofErr w:type="gramEnd"/>
      <w:r>
        <w:t xml:space="preserve"> </w:t>
      </w:r>
      <w:proofErr w:type="gramStart"/>
      <w:r>
        <w:t>Tabel 4.1 menjabarkan aktor beserta keterlibatannya dengan aplikasi.</w:t>
      </w:r>
      <w:proofErr w:type="gramEnd"/>
    </w:p>
    <w:p w14:paraId="5BCD0651" w14:textId="2730A331" w:rsidR="007173DD" w:rsidRDefault="007173DD">
      <w:pPr>
        <w:rPr>
          <w:ins w:id="1238" w:author="ditaoktaria" w:date="2015-03-25T13:39:00Z"/>
        </w:rPr>
        <w:pPrChange w:id="1239" w:author="ditaoktaria" w:date="2015-07-06T10:14:00Z">
          <w:pPr>
            <w:jc w:val="left"/>
          </w:pPr>
        </w:pPrChange>
      </w:pPr>
    </w:p>
    <w:p w14:paraId="1CAAEA51" w14:textId="5DA838C7" w:rsidR="007E28E8" w:rsidRPr="00BE351A" w:rsidRDefault="007E28E8">
      <w:pPr>
        <w:pStyle w:val="Caption"/>
        <w:keepNext/>
        <w:rPr>
          <w:ins w:id="1240" w:author="ditaoktaria" w:date="2015-07-06T10:14:00Z"/>
        </w:rPr>
        <w:pPrChange w:id="1241" w:author="ditaoktaria" w:date="2015-07-06T10:14:00Z">
          <w:pPr>
            <w:jc w:val="left"/>
          </w:pPr>
        </w:pPrChange>
      </w:pPr>
      <w:bookmarkStart w:id="1242" w:name="_Toc297818530"/>
      <w:ins w:id="1243" w:author="ditaoktaria" w:date="2015-07-06T10:14:00Z">
        <w:r>
          <w:t xml:space="preserve">Tabel 4. </w:t>
        </w:r>
        <w:r>
          <w:fldChar w:fldCharType="begin"/>
        </w:r>
        <w:r>
          <w:instrText xml:space="preserve"> SEQ Tabel_4. \* ARABIC </w:instrText>
        </w:r>
      </w:ins>
      <w:r>
        <w:fldChar w:fldCharType="separate"/>
      </w:r>
      <w:ins w:id="1244" w:author="ditaoktaria" w:date="2015-07-06T10:32:00Z">
        <w:r w:rsidR="00494234">
          <w:rPr>
            <w:noProof/>
          </w:rPr>
          <w:t>1</w:t>
        </w:r>
      </w:ins>
      <w:ins w:id="1245" w:author="ditaoktaria" w:date="2015-07-06T10:14:00Z">
        <w:r>
          <w:fldChar w:fldCharType="end"/>
        </w:r>
        <w:r>
          <w:t xml:space="preserve"> </w:t>
        </w:r>
      </w:ins>
      <w:ins w:id="1246" w:author="ditaoktaria" w:date="2015-07-06T10:15:00Z">
        <w:r>
          <w:rPr>
            <w:b w:val="0"/>
          </w:rPr>
          <w:t>Identifikasi Aktor</w:t>
        </w:r>
      </w:ins>
      <w:bookmarkEnd w:id="1242"/>
    </w:p>
    <w:tbl>
      <w:tblPr>
        <w:tblStyle w:val="TableGrid"/>
        <w:tblW w:w="0" w:type="auto"/>
        <w:tblLook w:val="04A0" w:firstRow="1" w:lastRow="0" w:firstColumn="1" w:lastColumn="0" w:noHBand="0" w:noVBand="1"/>
        <w:tblPrChange w:id="1247" w:author="ditaoktaria" w:date="2015-07-06T10:14:00Z">
          <w:tblPr>
            <w:tblStyle w:val="TableGrid"/>
            <w:tblW w:w="0" w:type="auto"/>
            <w:tblLook w:val="04A0" w:firstRow="1" w:lastRow="0" w:firstColumn="1" w:lastColumn="0" w:noHBand="0" w:noVBand="1"/>
          </w:tblPr>
        </w:tblPrChange>
      </w:tblPr>
      <w:tblGrid>
        <w:gridCol w:w="1929"/>
        <w:gridCol w:w="6087"/>
        <w:tblGridChange w:id="1248">
          <w:tblGrid>
            <w:gridCol w:w="1929"/>
            <w:gridCol w:w="6087"/>
          </w:tblGrid>
        </w:tblGridChange>
      </w:tblGrid>
      <w:tr w:rsidR="00E2503C" w14:paraId="67CD6F99" w14:textId="77777777" w:rsidTr="007E28E8">
        <w:tc>
          <w:tcPr>
            <w:tcW w:w="1929" w:type="dxa"/>
            <w:tcPrChange w:id="1249" w:author="ditaoktaria" w:date="2015-07-06T10:14:00Z">
              <w:tcPr>
                <w:tcW w:w="1951" w:type="dxa"/>
              </w:tcPr>
            </w:tcPrChange>
          </w:tcPr>
          <w:p w14:paraId="3CA7520B" w14:textId="77777777" w:rsidR="00E2503C" w:rsidRPr="008629D3" w:rsidRDefault="00E2503C" w:rsidP="00E2503C">
            <w:pPr>
              <w:ind w:firstLine="0"/>
              <w:jc w:val="center"/>
              <w:rPr>
                <w:b/>
              </w:rPr>
            </w:pPr>
            <w:r w:rsidRPr="008629D3">
              <w:rPr>
                <w:b/>
              </w:rPr>
              <w:t>Aktor</w:t>
            </w:r>
          </w:p>
        </w:tc>
        <w:tc>
          <w:tcPr>
            <w:tcW w:w="6087" w:type="dxa"/>
            <w:tcPrChange w:id="1250" w:author="ditaoktaria" w:date="2015-07-06T10:14:00Z">
              <w:tcPr>
                <w:tcW w:w="6207" w:type="dxa"/>
              </w:tcPr>
            </w:tcPrChange>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7E28E8">
        <w:tc>
          <w:tcPr>
            <w:tcW w:w="1929" w:type="dxa"/>
            <w:tcPrChange w:id="1251" w:author="ditaoktaria" w:date="2015-07-06T10:14:00Z">
              <w:tcPr>
                <w:tcW w:w="1951" w:type="dxa"/>
              </w:tcPr>
            </w:tcPrChange>
          </w:tcPr>
          <w:p w14:paraId="4F3F2F1A" w14:textId="77777777" w:rsidR="00E2503C" w:rsidRDefault="00E2503C" w:rsidP="00E2503C">
            <w:pPr>
              <w:ind w:firstLine="0"/>
            </w:pPr>
            <w:r>
              <w:t>Pengguna</w:t>
            </w:r>
          </w:p>
        </w:tc>
        <w:tc>
          <w:tcPr>
            <w:tcW w:w="6087" w:type="dxa"/>
            <w:tcPrChange w:id="1252" w:author="ditaoktaria" w:date="2015-07-06T10:14:00Z">
              <w:tcPr>
                <w:tcW w:w="6207" w:type="dxa"/>
              </w:tcPr>
            </w:tcPrChange>
          </w:tcPr>
          <w:p w14:paraId="45FECF36" w14:textId="77777777" w:rsidR="00E2503C" w:rsidRPr="00EE01D9" w:rsidRDefault="00E2503C">
            <w:pPr>
              <w:keepNext/>
              <w:ind w:firstLine="0"/>
              <w:rPr>
                <w:rFonts w:eastAsia="Times New Roman" w:cstheme="majorBidi"/>
                <w:b/>
                <w:i/>
                <w:iCs/>
                <w:color w:val="404040" w:themeColor="text1" w:themeTint="BF"/>
              </w:rPr>
              <w:pPrChange w:id="1253" w:author="ditaoktaria" w:date="2015-03-25T11:39:00Z">
                <w:pPr>
                  <w:keepNext/>
                  <w:keepLines/>
                  <w:spacing w:before="200"/>
                  <w:ind w:firstLine="0"/>
                  <w:outlineLvl w:val="4"/>
                </w:pPr>
              </w:pPrChange>
            </w:pPr>
            <w:r>
              <w:t xml:space="preserve">Pengguna merupakan pengajar yang telah melakukan registrasi. Pengguna dapat menggunakan aplikasi untuk menayangkan materi presentasi di kelas melalui set-top-box serta mengunggah </w:t>
            </w:r>
            <w:proofErr w:type="gramStart"/>
            <w:r>
              <w:rPr>
                <w:i/>
              </w:rPr>
              <w:t xml:space="preserve">file </w:t>
            </w:r>
            <w:r>
              <w:t xml:space="preserve"> ke</w:t>
            </w:r>
            <w:proofErr w:type="gramEnd"/>
            <w:r>
              <w:t xml:space="preserv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1254" w:author="ditaoktaria" w:date="2015-03-25T13:39:00Z"/>
        </w:rPr>
        <w:pPrChange w:id="1255"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Del="00F05CE1" w:rsidRDefault="00E2503C" w:rsidP="00E2503C">
      <w:pPr>
        <w:rPr>
          <w:ins w:id="1256" w:author="ditaoktaria oktaria" w:date="2015-02-17T16:28:00Z"/>
          <w:del w:id="1257" w:author="ditaoktaria" w:date="2015-07-06T10:15:00Z"/>
        </w:rPr>
      </w:pPr>
      <w:del w:id="1258" w:author="ditaoktaria" w:date="2015-03-25T14:06:00Z">
        <w:r w:rsidDel="00CC5B42">
          <w:delText>Daftar</w:delText>
        </w:r>
      </w:del>
      <w:proofErr w:type="gramStart"/>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proofErr w:type="gramEnd"/>
      <w:r w:rsidR="00CC5B42">
        <w:t xml:space="preserve"> </w:t>
      </w:r>
    </w:p>
    <w:p w14:paraId="7C58144A" w14:textId="1CDEC12E" w:rsidR="007173DD" w:rsidRDefault="007173DD">
      <w:pPr>
        <w:rPr>
          <w:ins w:id="1259" w:author="ditaoktaria" w:date="2015-03-25T13:40:00Z"/>
        </w:rPr>
        <w:pPrChange w:id="1260" w:author="ditaoktaria" w:date="2015-07-06T10:15:00Z">
          <w:pPr>
            <w:jc w:val="left"/>
          </w:pPr>
        </w:pPrChange>
      </w:pPr>
    </w:p>
    <w:p w14:paraId="36670DD8" w14:textId="14963D94" w:rsidR="00F05CE1" w:rsidRPr="00BE351A" w:rsidRDefault="00F05CE1">
      <w:pPr>
        <w:pStyle w:val="Caption"/>
        <w:keepNext/>
        <w:rPr>
          <w:ins w:id="1261" w:author="ditaoktaria" w:date="2015-07-06T10:15:00Z"/>
        </w:rPr>
        <w:pPrChange w:id="1262" w:author="ditaoktaria" w:date="2015-07-06T10:15:00Z">
          <w:pPr>
            <w:jc w:val="left"/>
          </w:pPr>
        </w:pPrChange>
      </w:pPr>
      <w:bookmarkStart w:id="1263" w:name="_Toc297818531"/>
      <w:ins w:id="1264" w:author="ditaoktaria" w:date="2015-07-06T10:15:00Z">
        <w:r>
          <w:t xml:space="preserve">Tabel 4. </w:t>
        </w:r>
        <w:r>
          <w:fldChar w:fldCharType="begin"/>
        </w:r>
        <w:r>
          <w:instrText xml:space="preserve"> SEQ Tabel_4. \* ARABIC </w:instrText>
        </w:r>
      </w:ins>
      <w:r>
        <w:fldChar w:fldCharType="separate"/>
      </w:r>
      <w:ins w:id="1265" w:author="ditaoktaria" w:date="2015-07-06T10:32:00Z">
        <w:r w:rsidR="00494234">
          <w:rPr>
            <w:noProof/>
          </w:rPr>
          <w:t>2</w:t>
        </w:r>
      </w:ins>
      <w:ins w:id="1266" w:author="ditaoktaria" w:date="2015-07-06T10:15:00Z">
        <w:r>
          <w:fldChar w:fldCharType="end"/>
        </w:r>
        <w:r>
          <w:t xml:space="preserve"> </w:t>
        </w:r>
        <w:r>
          <w:rPr>
            <w:b w:val="0"/>
          </w:rPr>
          <w:t xml:space="preserve">Spesifikasi </w:t>
        </w:r>
        <w:r w:rsidRPr="00C81F2F">
          <w:rPr>
            <w:b w:val="0"/>
          </w:rPr>
          <w:t>Kebutuhan Fungsional</w:t>
        </w:r>
        <w:bookmarkEnd w:id="1263"/>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1267" w:author="ditaoktaria" w:date="2015-03-23T19:15:00Z">
                  <w:rPr>
                    <w:sz w:val="22"/>
                  </w:rPr>
                </w:rPrChange>
              </w:rPr>
              <w:t xml:space="preserve">Aplikasi harus dapat menyediakan fasilitas </w:t>
            </w:r>
            <w:r w:rsidRPr="00FF08CD">
              <w:rPr>
                <w:i/>
                <w:szCs w:val="24"/>
                <w:rPrChange w:id="1268" w:author="ditaoktaria" w:date="2015-03-23T19:15:00Z">
                  <w:rPr>
                    <w:i/>
                    <w:sz w:val="22"/>
                  </w:rPr>
                </w:rPrChange>
              </w:rPr>
              <w:t xml:space="preserve">login </w:t>
            </w:r>
            <w:r w:rsidRPr="00FF08CD">
              <w:rPr>
                <w:szCs w:val="24"/>
                <w:rPrChange w:id="1269" w:author="ditaoktaria" w:date="2015-03-23T19:15:00Z">
                  <w:rPr>
                    <w:sz w:val="22"/>
                  </w:rPr>
                </w:rPrChange>
              </w:rPr>
              <w:t>bagi pengguna.</w:t>
            </w:r>
            <w:r w:rsidR="00131F03" w:rsidRPr="00FF08CD">
              <w:rPr>
                <w:szCs w:val="24"/>
                <w:rPrChange w:id="1270"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1271" w:author="ditaoktaria" w:date="2015-03-25T13:59:00Z">
                  <w:rPr>
                    <w:i/>
                    <w:sz w:val="22"/>
                  </w:rPr>
                </w:rPrChange>
              </w:rPr>
              <w:t>lupa</w:t>
            </w:r>
            <w:r w:rsidR="00131F03" w:rsidRPr="00FF08CD">
              <w:rPr>
                <w:i/>
                <w:szCs w:val="24"/>
                <w:rPrChange w:id="1272" w:author="ditaoktaria" w:date="2015-03-23T19:15:00Z">
                  <w:rPr>
                    <w:i/>
                    <w:sz w:val="22"/>
                  </w:rPr>
                </w:rPrChange>
              </w:rPr>
              <w:t xml:space="preserve"> password</w:t>
            </w:r>
            <w:r w:rsidR="00131F03" w:rsidRPr="00FF08CD">
              <w:rPr>
                <w:szCs w:val="24"/>
                <w:rPrChange w:id="1273" w:author="ditaoktaria" w:date="2015-03-23T19:15:00Z">
                  <w:rPr>
                    <w:sz w:val="22"/>
                  </w:rPr>
                </w:rPrChange>
              </w:rPr>
              <w:t>.</w:t>
            </w:r>
            <w:del w:id="1274"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keepNext/>
              <w:keepLines/>
              <w:autoSpaceDE w:val="0"/>
              <w:autoSpaceDN w:val="0"/>
              <w:adjustRightInd w:val="0"/>
              <w:spacing w:before="200"/>
              <w:ind w:firstLine="0"/>
              <w:contextualSpacing/>
              <w:outlineLvl w:val="4"/>
              <w:rPr>
                <w:i/>
                <w:rPrChange w:id="1275" w:author="ditaoktaria" w:date="2015-03-25T14:32:00Z">
                  <w:rPr>
                    <w:rFonts w:eastAsia="SimSun" w:cstheme="majorBidi"/>
                    <w:b/>
                    <w:i/>
                    <w:iCs/>
                    <w:color w:val="000000"/>
                    <w:lang w:val="id-ID" w:eastAsia="id-ID"/>
                  </w:rPr>
                </w:rPrChange>
              </w:rPr>
            </w:pPr>
            <w:del w:id="1276" w:author="ditaoktaria" w:date="2015-03-23T18:39:00Z">
              <w:r w:rsidRPr="008544E4" w:rsidDel="00A87A5A">
                <w:rPr>
                  <w:i/>
                  <w:rPrChange w:id="1277" w:author="ditaoktaria" w:date="2015-03-25T14:32:00Z">
                    <w:rPr/>
                  </w:rPrChange>
                </w:rPr>
                <w:delText>Buat Akun</w:delText>
              </w:r>
            </w:del>
            <w:ins w:id="1278" w:author="ditaoktaria" w:date="2015-03-23T18:39:00Z">
              <w:r w:rsidR="00A87A5A" w:rsidRPr="008544E4">
                <w:rPr>
                  <w:i/>
                  <w:rPrChange w:id="1279"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t xml:space="preserve">untuk membuat </w:t>
            </w:r>
            <w:r w:rsidR="00134714">
              <w:rPr>
                <w:i/>
              </w:rPr>
              <w:t xml:space="preserve">password </w:t>
            </w:r>
            <w:r w:rsidR="00134714">
              <w:t xml:space="preserve">yang baru ketika pengguna tidak dapat </w:t>
            </w:r>
            <w:r w:rsidR="00134714">
              <w:rPr>
                <w:i/>
              </w:rPr>
              <w:t xml:space="preserve">login </w:t>
            </w:r>
            <w:r w:rsidR="00134714">
              <w:t xml:space="preserve">karena tidak bisa memasukkan </w:t>
            </w:r>
            <w:r w:rsidR="00134714">
              <w:rPr>
                <w:i/>
              </w:rPr>
              <w:t xml:space="preserve">password </w:t>
            </w:r>
            <w:r w:rsidR="00134714">
              <w:t>yang benar.</w:t>
            </w:r>
            <w:del w:id="1280"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keepNext/>
              <w:keepLines/>
              <w:autoSpaceDE w:val="0"/>
              <w:autoSpaceDN w:val="0"/>
              <w:adjustRightInd w:val="0"/>
              <w:spacing w:before="200"/>
              <w:ind w:firstLine="0"/>
              <w:contextualSpacing/>
              <w:outlineLvl w:val="4"/>
              <w:rPr>
                <w:i/>
                <w:rPrChange w:id="1281" w:author="ditaoktaria" w:date="2015-03-23T18:57:00Z">
                  <w:rPr>
                    <w:rFonts w:eastAsia="SimSun" w:cstheme="majorBidi"/>
                    <w:b/>
                    <w:i/>
                    <w:iCs/>
                    <w:color w:val="000000"/>
                    <w:lang w:val="id-ID" w:eastAsia="id-ID"/>
                  </w:rPr>
                </w:rPrChange>
              </w:rPr>
            </w:pPr>
            <w:del w:id="1282" w:author="ditaoktaria" w:date="2015-03-23T18:57:00Z">
              <w:r w:rsidDel="007B30E9">
                <w:delText>Kelola Akun</w:delText>
              </w:r>
            </w:del>
            <w:ins w:id="1283"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1284"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1285" w:author="ditaoktaria" w:date="2015-03-23T18:56:00Z">
              <w:r w:rsidDel="007B30E9">
                <w:delText>Lupa Password</w:delText>
              </w:r>
            </w:del>
            <w:ins w:id="1286"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35DD46D0"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r w:rsidR="003E4CDB" w14:paraId="4CFBCF2B" w14:textId="77777777" w:rsidTr="00E2503C">
        <w:tc>
          <w:tcPr>
            <w:tcW w:w="1548" w:type="dxa"/>
          </w:tcPr>
          <w:p w14:paraId="01C97797" w14:textId="23E38487" w:rsidR="003E4CDB" w:rsidRDefault="0090346E" w:rsidP="00E2503C">
            <w:pPr>
              <w:ind w:firstLine="0"/>
              <w:jc w:val="center"/>
            </w:pPr>
            <w:r>
              <w:t>SRS_002_04</w:t>
            </w:r>
          </w:p>
        </w:tc>
        <w:tc>
          <w:tcPr>
            <w:tcW w:w="4590" w:type="dxa"/>
          </w:tcPr>
          <w:p w14:paraId="28FD988D" w14:textId="44E08E0C" w:rsidR="003E4CDB" w:rsidRDefault="00490F99" w:rsidP="00490F99">
            <w:pPr>
              <w:ind w:firstLine="0"/>
            </w:pPr>
            <w:r>
              <w:rPr>
                <w:sz w:val="22"/>
              </w:rPr>
              <w:t xml:space="preserve">Aplikasi harus dapat menyediakan fasilitas untuk mengelola </w:t>
            </w:r>
            <w:r w:rsidRPr="00490F99">
              <w:rPr>
                <w:sz w:val="22"/>
                <w:rPrChange w:id="1287" w:author="ditaoktaria oktaria" w:date="2015-02-27T16:14:00Z">
                  <w:rPr>
                    <w:i/>
                    <w:sz w:val="22"/>
                  </w:rPr>
                </w:rPrChange>
              </w:rPr>
              <w:t>folder</w:t>
            </w:r>
            <w:r>
              <w:rPr>
                <w:sz w:val="22"/>
              </w:rPr>
              <w:t>, sehingga pengguna dapat</w:t>
            </w:r>
            <w:r w:rsidRPr="0041328A">
              <w:rPr>
                <w:sz w:val="22"/>
              </w:rPr>
              <w:t xml:space="preserve"> menambah</w:t>
            </w:r>
            <w:r>
              <w:rPr>
                <w:sz w:val="22"/>
              </w:rPr>
              <w:t xml:space="preserve">, </w:t>
            </w:r>
            <w:r w:rsidRPr="0041328A">
              <w:rPr>
                <w:sz w:val="22"/>
              </w:rPr>
              <w:t>menghapus</w:t>
            </w:r>
            <w:r>
              <w:rPr>
                <w:sz w:val="22"/>
              </w:rPr>
              <w:t>, atau mengubah nama</w:t>
            </w:r>
            <w:r w:rsidRPr="0041328A">
              <w:rPr>
                <w:sz w:val="22"/>
              </w:rPr>
              <w:t xml:space="preserve"> </w:t>
            </w:r>
            <w:r w:rsidRPr="0041328A">
              <w:rPr>
                <w:i/>
                <w:sz w:val="22"/>
              </w:rPr>
              <w:t>folder</w:t>
            </w:r>
            <w:r>
              <w:rPr>
                <w:sz w:val="22"/>
              </w:rPr>
              <w:t>.</w:t>
            </w:r>
          </w:p>
        </w:tc>
        <w:tc>
          <w:tcPr>
            <w:tcW w:w="1963" w:type="dxa"/>
          </w:tcPr>
          <w:p w14:paraId="23D211A6" w14:textId="7A1190B2" w:rsidR="003E4CDB" w:rsidRPr="004616D9" w:rsidRDefault="004616D9">
            <w:pPr>
              <w:keepNext/>
              <w:ind w:firstLine="0"/>
              <w:rPr>
                <w:i/>
                <w:rPrChange w:id="1288" w:author="ditaoktaria oktaria" w:date="2015-02-27T15:55:00Z">
                  <w:rPr>
                    <w:rFonts w:eastAsia="Times New Roman" w:cstheme="majorBidi"/>
                    <w:b/>
                    <w:i/>
                    <w:iCs/>
                    <w:color w:val="404040" w:themeColor="text1" w:themeTint="BF"/>
                  </w:rPr>
                </w:rPrChange>
              </w:rPr>
              <w:pPrChange w:id="1289" w:author="ditaoktaria" w:date="2015-03-25T11:39:00Z">
                <w:pPr>
                  <w:keepNext/>
                  <w:keepLines/>
                  <w:spacing w:before="200"/>
                  <w:ind w:firstLine="0"/>
                  <w:outlineLvl w:val="4"/>
                </w:pPr>
              </w:pPrChange>
            </w:pPr>
            <w:r>
              <w:t xml:space="preserve">Kelola </w:t>
            </w:r>
            <w:r>
              <w:rPr>
                <w:i/>
              </w:rPr>
              <w:t>Folder</w:t>
            </w:r>
          </w:p>
        </w:tc>
      </w:tr>
    </w:tbl>
    <w:p w14:paraId="4FBE4C76" w14:textId="1BBCD49F" w:rsidR="00E2503C" w:rsidDel="007173DD" w:rsidRDefault="00E2503C">
      <w:pPr>
        <w:pStyle w:val="Caption"/>
        <w:rPr>
          <w:del w:id="1290" w:author="ditaoktaria" w:date="2015-03-25T13:40:00Z"/>
        </w:rPr>
        <w:pPrChange w:id="1291"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1292" w:author="ditaoktaria" w:date="2015-03-08T15:25:00Z"/>
        </w:rPr>
      </w:pPr>
      <w:r>
        <w:t xml:space="preserve">Diagram </w:t>
      </w:r>
      <w:r>
        <w:rPr>
          <w:i/>
        </w:rPr>
        <w:t xml:space="preserve">use </w:t>
      </w:r>
      <w:proofErr w:type="gramStart"/>
      <w:r>
        <w:rPr>
          <w:i/>
        </w:rPr>
        <w:t xml:space="preserve">case </w:t>
      </w:r>
      <w:r>
        <w:t xml:space="preserve"> merepresentasikan</w:t>
      </w:r>
      <w:proofErr w:type="gramEnd"/>
      <w:r>
        <w:t xml:space="preserve">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1293" w:author="ditaoktaria" w:date="2015-03-08T15:25:00Z">
        <w:r w:rsidR="00877366">
          <w:t>.</w:t>
        </w:r>
      </w:ins>
    </w:p>
    <w:p w14:paraId="1C6853FF" w14:textId="3BB964DE" w:rsidR="00AC2D5F" w:rsidRDefault="00B375CE" w:rsidP="00AC2D5F">
      <w:pPr>
        <w:keepNext/>
        <w:ind w:firstLine="0"/>
        <w:jc w:val="center"/>
      </w:pPr>
      <w:ins w:id="1294" w:author="ditaoktaria" w:date="2015-07-06T10:08:00Z">
        <w:r>
          <w:rPr>
            <w:noProof/>
          </w:rPr>
          <w:drawing>
            <wp:inline distT="0" distB="0" distL="0" distR="0" wp14:anchorId="525F6FB7" wp14:editId="5F0EA976">
              <wp:extent cx="4014128" cy="27561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revisi.png"/>
                      <pic:cNvPicPr/>
                    </pic:nvPicPr>
                    <pic:blipFill rotWithShape="1">
                      <a:blip r:embed="rId32">
                        <a:extLst>
                          <a:ext uri="{28A0092B-C50C-407E-A947-70E740481C1C}">
                            <a14:useLocalDpi xmlns:a14="http://schemas.microsoft.com/office/drawing/2010/main" val="0"/>
                          </a:ext>
                        </a:extLst>
                      </a:blip>
                      <a:srcRect b="5713"/>
                      <a:stretch/>
                    </pic:blipFill>
                    <pic:spPr bwMode="auto">
                      <a:xfrm>
                        <a:off x="0" y="0"/>
                        <a:ext cx="4014603" cy="2756439"/>
                      </a:xfrm>
                      <a:prstGeom prst="rect">
                        <a:avLst/>
                      </a:prstGeom>
                      <a:ln>
                        <a:noFill/>
                      </a:ln>
                      <a:extLst>
                        <a:ext uri="{53640926-AAD7-44d8-BBD7-CCE9431645EC}">
                          <a14:shadowObscured xmlns:a14="http://schemas.microsoft.com/office/drawing/2010/main"/>
                        </a:ext>
                      </a:extLst>
                    </pic:spPr>
                  </pic:pic>
                </a:graphicData>
              </a:graphic>
            </wp:inline>
          </w:drawing>
        </w:r>
      </w:ins>
      <w:commentRangeStart w:id="1295"/>
      <w:del w:id="1296" w:author="ditaoktaria" w:date="2015-07-06T10:06:00Z">
        <w:r w:rsidR="00721512" w:rsidDel="00B375CE">
          <w:rPr>
            <w:noProof/>
          </w:rPr>
          <w:drawing>
            <wp:inline distT="0" distB="0" distL="0" distR="0" wp14:anchorId="15844C4A" wp14:editId="3FF7738E">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295"/>
      <w:r w:rsidR="007B4C3E">
        <w:rPr>
          <w:rStyle w:val="CommentReference"/>
        </w:rPr>
        <w:commentReference w:id="1295"/>
      </w:r>
    </w:p>
    <w:p w14:paraId="205180DB" w14:textId="3D7B731B" w:rsidR="00877366" w:rsidRDefault="00AC2D5F" w:rsidP="00AC2D5F">
      <w:pPr>
        <w:pStyle w:val="Caption"/>
        <w:rPr>
          <w:ins w:id="1297" w:author="ditaoktaria" w:date="2015-03-08T15:25:00Z"/>
        </w:rPr>
      </w:pPr>
      <w:bookmarkStart w:id="1298" w:name="_Toc297822203"/>
      <w:r>
        <w:t xml:space="preserve">Gambar 4. </w:t>
      </w:r>
      <w:r w:rsidR="00394DBF">
        <w:fldChar w:fldCharType="begin"/>
      </w:r>
      <w:r w:rsidR="00394DBF">
        <w:rPr>
          <w:b w:val="0"/>
          <w:iCs w:val="0"/>
        </w:rPr>
        <w:instrText xml:space="preserve"> SEQ Gambar_4. \* ARABIC </w:instrText>
      </w:r>
      <w:r w:rsidR="00394DBF">
        <w:fldChar w:fldCharType="separate"/>
      </w:r>
      <w:r w:rsidR="006550CB">
        <w:rPr>
          <w:b w:val="0"/>
          <w:iCs w:val="0"/>
          <w:noProof/>
        </w:rPr>
        <w:t>2</w:t>
      </w:r>
      <w:r w:rsidR="00394DBF">
        <w:rPr>
          <w:noProof/>
        </w:rPr>
        <w:fldChar w:fldCharType="end"/>
      </w:r>
      <w:r>
        <w:t xml:space="preserve"> </w:t>
      </w:r>
      <w:r>
        <w:rPr>
          <w:b w:val="0"/>
        </w:rPr>
        <w:t xml:space="preserve">Diagram </w:t>
      </w:r>
      <w:r w:rsidRPr="00AC2D5F">
        <w:rPr>
          <w:b w:val="0"/>
          <w:i/>
        </w:rPr>
        <w:t>Use Case</w:t>
      </w:r>
      <w:bookmarkEnd w:id="1298"/>
    </w:p>
    <w:p w14:paraId="51C5AC87" w14:textId="77777777" w:rsidR="00E2503C" w:rsidRDefault="00E2503C" w:rsidP="00E2503C">
      <w:pPr>
        <w:pStyle w:val="Heading5"/>
        <w:numPr>
          <w:ilvl w:val="0"/>
          <w:numId w:val="23"/>
        </w:numPr>
        <w:ind w:left="720"/>
      </w:pPr>
      <w:commentRangeStart w:id="1299"/>
      <w:r>
        <w:t xml:space="preserve">Skenario </w:t>
      </w:r>
      <w:r>
        <w:rPr>
          <w:i/>
        </w:rPr>
        <w:t>Use Case</w:t>
      </w:r>
    </w:p>
    <w:commentRangeEnd w:id="1299"/>
    <w:p w14:paraId="27789C0C" w14:textId="77777777" w:rsidR="00E2503C" w:rsidRDefault="0094779F" w:rsidP="00E2503C">
      <w:pPr>
        <w:ind w:firstLine="0"/>
        <w:rPr>
          <w:u w:val="single"/>
        </w:rPr>
      </w:pPr>
      <w:r>
        <w:rPr>
          <w:rStyle w:val="CommentReference"/>
        </w:rPr>
        <w:commentReference w:id="1299"/>
      </w:r>
      <w:r w:rsidR="00E2503C">
        <w:t xml:space="preserve">Diagram </w:t>
      </w:r>
      <w:r w:rsidR="00E2503C">
        <w:rPr>
          <w:i/>
        </w:rPr>
        <w:t xml:space="preserve">use </w:t>
      </w:r>
      <w:proofErr w:type="gramStart"/>
      <w:r w:rsidR="00E2503C">
        <w:rPr>
          <w:i/>
        </w:rPr>
        <w:t xml:space="preserve">case </w:t>
      </w:r>
      <w:r w:rsidR="00E2503C">
        <w:t xml:space="preserve"> secara</w:t>
      </w:r>
      <w:proofErr w:type="gramEnd"/>
      <w:r w:rsidR="00E2503C">
        <w:t xml:space="preserve"> lebih mendetail dijabarkan melalui skenario </w:t>
      </w:r>
      <w:r w:rsidR="00E2503C">
        <w:rPr>
          <w:i/>
        </w:rPr>
        <w:t>use case</w:t>
      </w:r>
      <w:r w:rsidR="00E2503C">
        <w:t xml:space="preserve">. Di dalam skenario </w:t>
      </w:r>
      <w:r w:rsidR="00E2503C" w:rsidRPr="00921B0B">
        <w:rPr>
          <w:i/>
          <w:rPrChange w:id="1300" w:author="Aryo Pinandito" w:date="2015-05-01T09:56:00Z">
            <w:rPr>
              <w:i/>
              <w:u w:val="single"/>
            </w:rPr>
          </w:rPrChange>
        </w:rPr>
        <w:t>use case</w:t>
      </w:r>
      <w:r w:rsidR="00E2503C" w:rsidRPr="00921B0B">
        <w:rPr>
          <w:rPrChange w:id="1301" w:author="Aryo Pinandito" w:date="2015-05-01T09:56:00Z">
            <w:rPr>
              <w:u w:val="single"/>
            </w:rPr>
          </w:rPrChange>
        </w:rPr>
        <w:t xml:space="preserve"> diuraikan nama </w:t>
      </w:r>
      <w:r w:rsidR="00E2503C" w:rsidRPr="00921B0B">
        <w:rPr>
          <w:i/>
          <w:rPrChange w:id="1302" w:author="Aryo Pinandito" w:date="2015-05-01T09:56:00Z">
            <w:rPr>
              <w:i/>
              <w:u w:val="single"/>
            </w:rPr>
          </w:rPrChange>
        </w:rPr>
        <w:t>use case</w:t>
      </w:r>
      <w:r w:rsidR="00E2503C" w:rsidRPr="00921B0B">
        <w:rPr>
          <w:rPrChange w:id="1303" w:author="Aryo Pinandito" w:date="2015-05-01T09:56:00Z">
            <w:rPr>
              <w:u w:val="single"/>
            </w:rPr>
          </w:rPrChange>
        </w:rPr>
        <w:t xml:space="preserve">, tujuan dari </w:t>
      </w:r>
      <w:r w:rsidR="00E2503C" w:rsidRPr="00921B0B">
        <w:rPr>
          <w:i/>
          <w:rPrChange w:id="1304" w:author="Aryo Pinandito" w:date="2015-05-01T09:56:00Z">
            <w:rPr>
              <w:i/>
              <w:u w:val="single"/>
            </w:rPr>
          </w:rPrChange>
        </w:rPr>
        <w:t>use case</w:t>
      </w:r>
      <w:proofErr w:type="gramStart"/>
      <w:r w:rsidR="00E2503C" w:rsidRPr="00921B0B">
        <w:rPr>
          <w:i/>
          <w:rPrChange w:id="1305" w:author="Aryo Pinandito" w:date="2015-05-01T09:56:00Z">
            <w:rPr>
              <w:i/>
              <w:u w:val="single"/>
            </w:rPr>
          </w:rPrChange>
        </w:rPr>
        <w:t xml:space="preserve">, </w:t>
      </w:r>
      <w:r w:rsidR="00E2503C" w:rsidRPr="00921B0B">
        <w:rPr>
          <w:rPrChange w:id="1306" w:author="Aryo Pinandito" w:date="2015-05-01T09:56:00Z">
            <w:rPr>
              <w:u w:val="single"/>
            </w:rPr>
          </w:rPrChange>
        </w:rPr>
        <w:t xml:space="preserve"> gambaran</w:t>
      </w:r>
      <w:proofErr w:type="gramEnd"/>
      <w:r w:rsidR="00E2503C" w:rsidRPr="00921B0B">
        <w:rPr>
          <w:rPrChange w:id="1307" w:author="Aryo Pinandito" w:date="2015-05-01T09:56:00Z">
            <w:rPr>
              <w:u w:val="single"/>
            </w:rPr>
          </w:rPrChange>
        </w:rPr>
        <w:t xml:space="preserve"> mengenai </w:t>
      </w:r>
      <w:r w:rsidR="00E2503C" w:rsidRPr="00921B0B">
        <w:rPr>
          <w:i/>
          <w:rPrChange w:id="1308" w:author="Aryo Pinandito" w:date="2015-05-01T09:56:00Z">
            <w:rPr>
              <w:i/>
              <w:u w:val="single"/>
            </w:rPr>
          </w:rPrChange>
        </w:rPr>
        <w:t>use case</w:t>
      </w:r>
      <w:r w:rsidR="00E2503C" w:rsidRPr="00921B0B">
        <w:rPr>
          <w:rPrChange w:id="1309" w:author="Aryo Pinandito" w:date="2015-05-01T09:56:00Z">
            <w:rPr>
              <w:u w:val="single"/>
            </w:rPr>
          </w:rPrChange>
        </w:rPr>
        <w:t>,</w:t>
      </w:r>
      <w:r w:rsidR="00E2503C" w:rsidRPr="00921B0B">
        <w:rPr>
          <w:i/>
          <w:rPrChange w:id="1310" w:author="Aryo Pinandito" w:date="2015-05-01T09:56:00Z">
            <w:rPr>
              <w:i/>
              <w:u w:val="single"/>
            </w:rPr>
          </w:rPrChange>
        </w:rPr>
        <w:t xml:space="preserve"> </w:t>
      </w:r>
      <w:r w:rsidR="00E2503C" w:rsidRPr="00921B0B">
        <w:rPr>
          <w:rPrChange w:id="1311" w:author="Aryo Pinandito" w:date="2015-05-01T09:56:00Z">
            <w:rPr>
              <w:u w:val="single"/>
            </w:rPr>
          </w:rPrChange>
        </w:rPr>
        <w:t xml:space="preserve">aktor yang memiliki interaksi dengan </w:t>
      </w:r>
      <w:r w:rsidR="00E2503C" w:rsidRPr="00921B0B">
        <w:rPr>
          <w:i/>
          <w:rPrChange w:id="1312" w:author="Aryo Pinandito" w:date="2015-05-01T09:56:00Z">
            <w:rPr>
              <w:i/>
              <w:u w:val="single"/>
            </w:rPr>
          </w:rPrChange>
        </w:rPr>
        <w:t>use case</w:t>
      </w:r>
      <w:r w:rsidR="00E2503C" w:rsidRPr="00921B0B">
        <w:rPr>
          <w:rPrChange w:id="1313" w:author="Aryo Pinandito" w:date="2015-05-01T09:56:00Z">
            <w:rPr>
              <w:u w:val="single"/>
            </w:rPr>
          </w:rPrChange>
        </w:rPr>
        <w:t xml:space="preserve">, kondisi awal yang harus dipenuhi sebelum </w:t>
      </w:r>
      <w:r w:rsidR="00E2503C" w:rsidRPr="00921B0B">
        <w:rPr>
          <w:i/>
          <w:rPrChange w:id="1314" w:author="Aryo Pinandito" w:date="2015-05-01T09:56:00Z">
            <w:rPr>
              <w:i/>
              <w:u w:val="single"/>
            </w:rPr>
          </w:rPrChange>
        </w:rPr>
        <w:t xml:space="preserve">use case </w:t>
      </w:r>
      <w:r w:rsidR="00E2503C" w:rsidRPr="00921B0B">
        <w:rPr>
          <w:rPrChange w:id="1315" w:author="Aryo Pinandito" w:date="2015-05-01T09:56:00Z">
            <w:rPr>
              <w:u w:val="single"/>
            </w:rPr>
          </w:rPrChange>
        </w:rPr>
        <w:t xml:space="preserve">tersebut berjalan, alur utama, alur alternatif dan konidisi akhir yang diharapkan setelah berjalannya </w:t>
      </w:r>
      <w:r w:rsidR="00E2503C" w:rsidRPr="00921B0B">
        <w:rPr>
          <w:i/>
          <w:rPrChange w:id="1316" w:author="Aryo Pinandito" w:date="2015-05-01T09:56:00Z">
            <w:rPr>
              <w:i/>
              <w:u w:val="single"/>
            </w:rPr>
          </w:rPrChange>
        </w:rPr>
        <w:t>use case</w:t>
      </w:r>
      <w:r w:rsidR="00E2503C" w:rsidRPr="00921B0B">
        <w:rPr>
          <w:rPrChange w:id="1317" w:author="Aryo Pinandito" w:date="2015-05-01T09:56:00Z">
            <w:rPr>
              <w:u w:val="single"/>
            </w:rPr>
          </w:rPrChange>
        </w:rPr>
        <w:t>.</w:t>
      </w:r>
      <w:r w:rsidR="00E2503C">
        <w:rPr>
          <w:u w:val="single"/>
        </w:rPr>
        <w:t xml:space="preserve"> </w:t>
      </w:r>
    </w:p>
    <w:p w14:paraId="5BA638F1" w14:textId="3A051DDB" w:rsidR="00AC6949" w:rsidDel="007B5BB9" w:rsidRDefault="00AC6949" w:rsidP="00AC6949">
      <w:pPr>
        <w:pStyle w:val="Heading6"/>
        <w:numPr>
          <w:ilvl w:val="0"/>
          <w:numId w:val="24"/>
        </w:numPr>
        <w:ind w:left="720"/>
        <w:rPr>
          <w:del w:id="1318" w:author="ditaoktaria" w:date="2015-06-22T14:42:00Z"/>
        </w:rPr>
      </w:pPr>
      <w:del w:id="1319" w:author="ditaoktaria" w:date="2015-06-22T14:42:00Z">
        <w:r w:rsidRPr="00BF7104" w:rsidDel="007B5BB9">
          <w:delText xml:space="preserve">Skenario </w:delText>
        </w:r>
        <w:r w:rsidRPr="001F50E9" w:rsidDel="007B5BB9">
          <w:rPr>
            <w:i/>
          </w:rPr>
          <w:delText>Use Case</w:delText>
        </w:r>
        <w:r w:rsidRPr="008629D3" w:rsidDel="007B5BB9">
          <w:delText xml:space="preserve"> </w:delText>
        </w:r>
        <w:r w:rsidDel="007B5BB9">
          <w:rPr>
            <w:i/>
          </w:rPr>
          <w:delText>Login</w:delText>
        </w:r>
      </w:del>
    </w:p>
    <w:p w14:paraId="28CB65CD" w14:textId="3BA4D00E" w:rsidR="00E9663E" w:rsidDel="007B5BB9" w:rsidRDefault="00AC6949">
      <w:pPr>
        <w:rPr>
          <w:del w:id="1320" w:author="ditaoktaria" w:date="2015-06-22T14:42:00Z"/>
        </w:rPr>
        <w:pPrChange w:id="1321" w:author="ditaoktaria" w:date="2015-03-26T15:03:00Z">
          <w:pPr>
            <w:jc w:val="left"/>
          </w:pPr>
        </w:pPrChange>
      </w:pPr>
      <w:del w:id="1322" w:author="ditaoktaria" w:date="2015-06-22T14:42:00Z">
        <w:r w:rsidDel="007B5BB9">
          <w:delText xml:space="preserve">Kebutuhan fungsional yang harus disediakan oleh sistem adalah pengguna harus dapat </w:delText>
        </w:r>
        <w:r w:rsidR="002541F5" w:rsidDel="007B5BB9">
          <w:delText>login</w:delText>
        </w:r>
        <w:r w:rsidDel="007B5BB9">
          <w:delText xml:space="preserve"> yang direpresentasikan dengan </w:delText>
        </w:r>
        <w:r w:rsidDel="007B5BB9">
          <w:rPr>
            <w:i/>
          </w:rPr>
          <w:delText xml:space="preserve">use case </w:delText>
        </w:r>
        <w:r w:rsidR="002541F5" w:rsidRPr="002541F5" w:rsidDel="007B5BB9">
          <w:rPr>
            <w:i/>
            <w:rPrChange w:id="1323" w:author="ditaoktaria oktaria" w:date="2015-03-06T16:11:00Z">
              <w:rPr/>
            </w:rPrChange>
          </w:rPr>
          <w:delText>login</w:delText>
        </w:r>
        <w:r w:rsidDel="007B5BB9">
          <w:delText xml:space="preserve">. Skenario </w:delText>
        </w:r>
        <w:r w:rsidDel="007B5BB9">
          <w:rPr>
            <w:i/>
          </w:rPr>
          <w:delText xml:space="preserve">use case </w:delText>
        </w:r>
        <w:r w:rsidR="00A62FE6" w:rsidDel="007B5BB9">
          <w:rPr>
            <w:i/>
          </w:rPr>
          <w:delText>login</w:delText>
        </w:r>
        <w:r w:rsidDel="007B5BB9">
          <w:delText xml:space="preserve"> ditunjukkan pada </w:delText>
        </w:r>
        <w:r w:rsidR="00394DBF" w:rsidDel="007B5BB9">
          <w:delText>T</w:delText>
        </w:r>
        <w:r w:rsidDel="007B5BB9">
          <w:delText>able 4.</w:delText>
        </w:r>
      </w:del>
    </w:p>
    <w:p w14:paraId="04B3E47F" w14:textId="310323A4" w:rsidR="00E9663E" w:rsidRPr="00E9663E" w:rsidDel="007B5BB9" w:rsidRDefault="00E9663E">
      <w:pPr>
        <w:pStyle w:val="Caption"/>
        <w:keepNext/>
        <w:rPr>
          <w:del w:id="1324" w:author="ditaoktaria" w:date="2015-06-22T14:42:00Z"/>
          <w:i/>
          <w:rPrChange w:id="1325" w:author="ditaoktaria" w:date="2015-03-26T15:03:00Z">
            <w:rPr>
              <w:del w:id="1326" w:author="ditaoktaria" w:date="2015-06-22T14:42:00Z"/>
            </w:rPr>
          </w:rPrChange>
        </w:rPr>
        <w:pPrChange w:id="1327" w:author="ditaoktaria" w:date="2015-03-26T15:03:00Z">
          <w:pPr>
            <w:jc w:val="left"/>
          </w:pPr>
        </w:pPrChange>
      </w:pPr>
      <w:del w:id="1328"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3</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Use Case Login</w:delText>
        </w:r>
      </w:del>
    </w:p>
    <w:p w14:paraId="4282F75B" w14:textId="2070098C" w:rsidR="00064893" w:rsidDel="007B5BB9" w:rsidRDefault="00394DBF">
      <w:pPr>
        <w:rPr>
          <w:del w:id="1329" w:author="ditaoktaria" w:date="2015-06-22T14:42:00Z"/>
        </w:rPr>
        <w:pPrChange w:id="1330" w:author="ditaoktaria" w:date="2015-03-26T15:04:00Z">
          <w:pPr>
            <w:jc w:val="left"/>
          </w:pPr>
        </w:pPrChange>
      </w:pPr>
      <w:del w:id="1331" w:author="ditaoktaria" w:date="2015-06-22T14:42:00Z">
        <w:r w:rsidDel="007B5BB9">
          <w:delText>T</w:delText>
        </w:r>
        <w:r w:rsidR="001C7A3E" w:rsidDel="007B5BB9">
          <w:delText>abel 4.4</w:delText>
        </w:r>
      </w:del>
    </w:p>
    <w:p w14:paraId="341BCEA5" w14:textId="68D36D37" w:rsidR="009C4094" w:rsidRPr="009C4094" w:rsidDel="007B5BB9" w:rsidRDefault="009C4094">
      <w:pPr>
        <w:pStyle w:val="Caption"/>
        <w:keepNext/>
        <w:rPr>
          <w:del w:id="1332" w:author="ditaoktaria" w:date="2015-06-22T14:42:00Z"/>
          <w:i/>
          <w:rPrChange w:id="1333" w:author="ditaoktaria" w:date="2015-03-26T15:04:00Z">
            <w:rPr>
              <w:del w:id="1334" w:author="ditaoktaria" w:date="2015-06-22T14:42:00Z"/>
            </w:rPr>
          </w:rPrChange>
        </w:rPr>
        <w:pPrChange w:id="1335" w:author="ditaoktaria" w:date="2015-03-26T15:04:00Z">
          <w:pPr>
            <w:jc w:val="left"/>
          </w:pPr>
        </w:pPrChange>
      </w:pPr>
      <w:del w:id="1336"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4</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 xml:space="preserve">Use Case </w:delText>
        </w:r>
        <w:r w:rsidDel="007B5BB9">
          <w:rPr>
            <w:b w:val="0"/>
          </w:rPr>
          <w:delText xml:space="preserve">Lupa </w:delText>
        </w:r>
        <w:r w:rsidDel="007B5BB9">
          <w:rPr>
            <w:b w:val="0"/>
            <w:i/>
          </w:rPr>
          <w:delText>Password</w:delText>
        </w:r>
      </w:del>
    </w:p>
    <w:p w14:paraId="21997266" w14:textId="77777777" w:rsidR="00E2503C" w:rsidRDefault="00E2503C" w:rsidP="00E2503C">
      <w:pPr>
        <w:pStyle w:val="Heading6"/>
        <w:numPr>
          <w:ilvl w:val="0"/>
          <w:numId w:val="24"/>
        </w:numPr>
        <w:ind w:left="720"/>
        <w:rPr>
          <w:ins w:id="1337" w:author="ditaoktaria" w:date="2015-03-26T14:59:00Z"/>
        </w:rPr>
      </w:pPr>
      <w:ins w:id="1338" w:author="ditaoktaria oktaria" w:date="2015-02-17T16:28:00Z">
        <w:r w:rsidRPr="00BF7104">
          <w:t xml:space="preserve">Skenario </w:t>
        </w:r>
        <w:r w:rsidRPr="001F50E9">
          <w:rPr>
            <w:i/>
          </w:rPr>
          <w:t>Use Case</w:t>
        </w:r>
        <w:r w:rsidRPr="00245484">
          <w:t xml:space="preserve"> </w:t>
        </w:r>
        <w:r w:rsidRPr="00BF7104">
          <w:t>Kelola Akun</w:t>
        </w:r>
      </w:ins>
    </w:p>
    <w:p w14:paraId="16907FF3" w14:textId="7B7584BD" w:rsidR="00650E66" w:rsidRDefault="008C4AD0">
      <w:pPr>
        <w:rPr>
          <w:ins w:id="1339" w:author="ditaoktaria" w:date="2015-03-25T13:50:00Z"/>
        </w:rPr>
        <w:pPrChange w:id="1340" w:author="ditaoktaria oktaria" w:date="2015-04-21T11:54:00Z">
          <w:pPr>
            <w:jc w:val="left"/>
          </w:pPr>
        </w:pPrChange>
      </w:pPr>
      <w:ins w:id="1341" w:author="ditaoktaria" w:date="2015-03-26T14:59:00Z">
        <w:r>
          <w:t xml:space="preserve">Kebutuhan fungsional </w:t>
        </w:r>
      </w:ins>
      <w:ins w:id="1342" w:author="ditaoktaria" w:date="2015-03-27T08:36:00Z">
        <w:r w:rsidR="00B01444">
          <w:t xml:space="preserve">selanjutnya </w:t>
        </w:r>
      </w:ins>
      <w:ins w:id="1343" w:author="ditaoktaria" w:date="2015-03-26T14:59:00Z">
        <w:r>
          <w:t xml:space="preserve">yang harus disediakan oleh sistem adalah kebutuhan pengguna untuk mengelola akun yang direpresentasikan dengan </w:t>
        </w:r>
        <w:r>
          <w:rPr>
            <w:i/>
          </w:rPr>
          <w:t xml:space="preserve">use case </w:t>
        </w:r>
        <w:r>
          <w:t xml:space="preserve">kelola akun. Skenario </w:t>
        </w:r>
        <w:r>
          <w:rPr>
            <w:i/>
          </w:rPr>
          <w:t xml:space="preserve">use case </w:t>
        </w:r>
      </w:ins>
      <w:ins w:id="1344" w:author="ditaoktaria" w:date="2015-03-26T15:00:00Z">
        <w:r>
          <w:t>kelola akun</w:t>
        </w:r>
      </w:ins>
      <w:ins w:id="1345" w:author="ditaoktaria" w:date="2015-03-26T14:59:00Z">
        <w:r w:rsidR="00191DE2">
          <w:t xml:space="preserve"> ditunjukkan pada </w:t>
        </w:r>
      </w:ins>
      <w:r w:rsidR="00394DBF">
        <w:t>T</w:t>
      </w:r>
      <w:ins w:id="1346" w:author="ditaoktaria" w:date="2015-03-26T14:59:00Z">
        <w:r w:rsidR="00191DE2">
          <w:t>able 4.</w:t>
        </w:r>
        <w:r w:rsidR="00F05CE1">
          <w:t>3</w:t>
        </w:r>
      </w:ins>
      <w:ins w:id="1347" w:author="ditaoktaria oktaria" w:date="2015-04-21T11:54:00Z">
        <w:r w:rsidR="00166360">
          <w:t>.</w:t>
        </w:r>
      </w:ins>
    </w:p>
    <w:p w14:paraId="3EC58972" w14:textId="3972CF0F" w:rsidR="00F05CE1" w:rsidRDefault="00F05CE1">
      <w:pPr>
        <w:pStyle w:val="Caption"/>
        <w:keepNext/>
        <w:rPr>
          <w:ins w:id="1348" w:author="ditaoktaria" w:date="2015-07-06T10:16:00Z"/>
        </w:rPr>
        <w:pPrChange w:id="1349" w:author="ditaoktaria" w:date="2015-07-06T10:16:00Z">
          <w:pPr>
            <w:jc w:val="left"/>
          </w:pPr>
        </w:pPrChange>
      </w:pPr>
      <w:ins w:id="1350" w:author="ditaoktaria" w:date="2015-07-06T10:16:00Z">
        <w:r>
          <w:t xml:space="preserve">Tabel 4. </w:t>
        </w:r>
        <w:r>
          <w:fldChar w:fldCharType="begin"/>
        </w:r>
        <w:r>
          <w:instrText xml:space="preserve"> SEQ Tabel_4. \* ARABIC </w:instrText>
        </w:r>
      </w:ins>
      <w:r>
        <w:fldChar w:fldCharType="separate"/>
      </w:r>
      <w:ins w:id="1351" w:author="ditaoktaria" w:date="2015-07-06T10:32:00Z">
        <w:r w:rsidR="00494234">
          <w:rPr>
            <w:noProof/>
          </w:rPr>
          <w:t>3</w:t>
        </w:r>
      </w:ins>
      <w:ins w:id="1352" w:author="ditaoktaria" w:date="2015-07-06T10:16:00Z">
        <w:r>
          <w:fldChar w:fldCharType="end"/>
        </w:r>
        <w:r>
          <w:t xml:space="preserve"> </w:t>
        </w:r>
        <w:r>
          <w:rPr>
            <w:b w:val="0"/>
          </w:rPr>
          <w:t xml:space="preserve">Skenario </w:t>
        </w:r>
        <w:r>
          <w:rPr>
            <w:b w:val="0"/>
            <w:i/>
          </w:rPr>
          <w:t xml:space="preserve">Use Case </w:t>
        </w:r>
        <w:r>
          <w:rPr>
            <w:b w:val="0"/>
          </w:rPr>
          <w:t>Kelola Akun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53"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354">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1355" w:author="ditaoktaria" w:date="2015-03-25T12:02:00Z">
              <w:tcPr>
                <w:tcW w:w="1922" w:type="dxa"/>
                <w:shd w:val="clear" w:color="auto" w:fill="BFBFBF"/>
                <w:vAlign w:val="center"/>
              </w:tcPr>
            </w:tcPrChange>
          </w:tcPr>
          <w:p w14:paraId="5707422B" w14:textId="77777777" w:rsidR="00E2503C" w:rsidRPr="00411B04" w:rsidRDefault="00E2503C" w:rsidP="00E2503C">
            <w:pPr>
              <w:ind w:firstLine="0"/>
              <w:jc w:val="left"/>
              <w:rPr>
                <w:b/>
                <w:sz w:val="22"/>
              </w:rPr>
            </w:pPr>
            <w:r w:rsidRPr="00411B04">
              <w:rPr>
                <w:b/>
                <w:sz w:val="22"/>
              </w:rPr>
              <w:t>Nama</w:t>
            </w:r>
          </w:p>
        </w:tc>
        <w:tc>
          <w:tcPr>
            <w:tcW w:w="6008" w:type="dxa"/>
            <w:vAlign w:val="center"/>
            <w:tcPrChange w:id="1356" w:author="ditaoktaria" w:date="2015-03-25T12:02:00Z">
              <w:tcPr>
                <w:tcW w:w="6008" w:type="dxa"/>
                <w:vAlign w:val="center"/>
              </w:tcPr>
            </w:tcPrChange>
          </w:tcPr>
          <w:p w14:paraId="4C825186" w14:textId="77777777" w:rsidR="00E2503C" w:rsidRPr="00411B04" w:rsidRDefault="00E2503C">
            <w:pPr>
              <w:keepNext/>
              <w:keepLines/>
              <w:spacing w:before="200"/>
              <w:ind w:firstLine="31"/>
              <w:jc w:val="left"/>
              <w:outlineLvl w:val="4"/>
              <w:rPr>
                <w:sz w:val="22"/>
                <w:rPrChange w:id="1357" w:author="ditaoktaria oktaria" w:date="2015-02-25T15:24:00Z">
                  <w:rPr>
                    <w:rFonts w:eastAsia="Times New Roman" w:cstheme="majorBidi"/>
                    <w:b/>
                    <w:i/>
                    <w:iCs/>
                    <w:color w:val="404040" w:themeColor="text1" w:themeTint="BF"/>
                    <w:sz w:val="22"/>
                  </w:rPr>
                </w:rPrChange>
              </w:rPr>
              <w:pPrChange w:id="1358" w:author="ditaoktaria oktaria" w:date="2015-03-09T08:55: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1359" w:author="ditaoktaria" w:date="2015-02-25T19:09:00Z">
              <w:tcPr>
                <w:tcW w:w="1922" w:type="dxa"/>
                <w:shd w:val="clear" w:color="auto" w:fill="BFBFBF"/>
                <w:vAlign w:val="center"/>
              </w:tcPr>
            </w:tcPrChange>
          </w:tcPr>
          <w:p w14:paraId="10B7CCEC" w14:textId="77777777" w:rsidR="00E2503C" w:rsidRPr="00411B04" w:rsidRDefault="00E2503C" w:rsidP="00E2503C">
            <w:pPr>
              <w:ind w:firstLine="0"/>
              <w:jc w:val="left"/>
              <w:rPr>
                <w:b/>
                <w:sz w:val="22"/>
              </w:rPr>
            </w:pPr>
            <w:r w:rsidRPr="00411B04">
              <w:rPr>
                <w:b/>
                <w:sz w:val="22"/>
              </w:rPr>
              <w:t>Kode SRS</w:t>
            </w:r>
          </w:p>
        </w:tc>
        <w:tc>
          <w:tcPr>
            <w:tcW w:w="6008" w:type="dxa"/>
            <w:vAlign w:val="center"/>
            <w:tcPrChange w:id="1360" w:author="ditaoktaria" w:date="2015-02-25T19:09:00Z">
              <w:tcPr>
                <w:tcW w:w="6008" w:type="dxa"/>
                <w:vAlign w:val="center"/>
              </w:tcPr>
            </w:tcPrChange>
          </w:tcPr>
          <w:p w14:paraId="763D378C" w14:textId="075506DA" w:rsidR="00E2503C" w:rsidRPr="00411B04" w:rsidRDefault="00E2503C">
            <w:pPr>
              <w:keepNext/>
              <w:keepLines/>
              <w:spacing w:before="200"/>
              <w:ind w:firstLine="56"/>
              <w:jc w:val="left"/>
              <w:outlineLvl w:val="4"/>
              <w:rPr>
                <w:sz w:val="22"/>
                <w:rPrChange w:id="1361" w:author="ditaoktaria oktaria" w:date="2015-02-25T15:24:00Z">
                  <w:rPr>
                    <w:rFonts w:eastAsia="Times New Roman" w:cstheme="majorBidi"/>
                    <w:b/>
                    <w:i/>
                    <w:iCs/>
                    <w:color w:val="404040" w:themeColor="text1" w:themeTint="BF"/>
                    <w:sz w:val="22"/>
                  </w:rPr>
                </w:rPrChange>
              </w:rPr>
              <w:pPrChange w:id="1362" w:author="ditaoktaria oktaria" w:date="2015-03-09T08:56:00Z">
                <w:pPr>
                  <w:keepNext/>
                  <w:keepLines/>
                  <w:numPr>
                    <w:numId w:val="18"/>
                  </w:numPr>
                  <w:spacing w:before="200"/>
                  <w:ind w:left="720" w:firstLine="0"/>
                  <w:jc w:val="left"/>
                  <w:outlineLvl w:val="4"/>
                </w:pPr>
              </w:pPrChange>
            </w:pPr>
            <w:r w:rsidRPr="00411B04">
              <w:rPr>
                <w:sz w:val="22"/>
              </w:rPr>
              <w:t>SRS_001_0</w:t>
            </w:r>
            <w:ins w:id="1363"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E2503C">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spacing w:before="200"/>
              <w:ind w:left="56" w:firstLine="0"/>
              <w:jc w:val="left"/>
              <w:outlineLvl w:val="4"/>
              <w:rPr>
                <w:sz w:val="22"/>
                <w:rPrChange w:id="1364" w:author="ditaoktaria oktaria" w:date="2015-02-25T15:24:00Z">
                  <w:rPr>
                    <w:rFonts w:eastAsia="Times New Roman" w:cstheme="majorBidi"/>
                    <w:b/>
                    <w:i/>
                    <w:iCs/>
                    <w:color w:val="404040" w:themeColor="text1" w:themeTint="BF"/>
                    <w:sz w:val="22"/>
                  </w:rPr>
                </w:rPrChange>
              </w:rPr>
              <w:pPrChange w:id="1365" w:author="ditaoktaria oktaria" w:date="2015-03-09T08:56: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1366" w:author="ditaoktaria oktaria" w:date="2015-03-09T08:56:00Z">
                  <w:rPr>
                    <w:rFonts w:eastAsia="Times New Roman" w:cstheme="majorBidi"/>
                    <w:b/>
                    <w:i/>
                    <w:iCs/>
                    <w:color w:val="404040" w:themeColor="text1" w:themeTint="BF"/>
                    <w:sz w:val="22"/>
                  </w:rPr>
                </w:rPrChange>
              </w:rPr>
              <w:pPrChange w:id="1367" w:author="ditaoktaria oktaria" w:date="2015-03-09T08:56: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spacing w:before="200"/>
              <w:ind w:left="56" w:firstLine="0"/>
              <w:jc w:val="left"/>
              <w:outlineLvl w:val="4"/>
              <w:rPr>
                <w:i/>
                <w:sz w:val="22"/>
                <w:rPrChange w:id="1368" w:author="ditaoktaria oktaria" w:date="2015-03-17T14:46:00Z">
                  <w:rPr>
                    <w:rFonts w:eastAsia="Times New Roman" w:cstheme="majorBidi"/>
                    <w:b/>
                    <w:i/>
                    <w:iCs/>
                    <w:color w:val="404040" w:themeColor="text1" w:themeTint="BF"/>
                    <w:sz w:val="22"/>
                  </w:rPr>
                </w:rPrChange>
              </w:rPr>
              <w:pPrChange w:id="1369" w:author="ditaoktaria" w:date="2015-03-23T19:03:00Z">
                <w:pPr>
                  <w:keepNext/>
                  <w:keepLines/>
                  <w:numPr>
                    <w:numId w:val="18"/>
                  </w:numPr>
                  <w:spacing w:before="200"/>
                  <w:ind w:left="720" w:firstLine="0"/>
                  <w:jc w:val="left"/>
                  <w:outlineLvl w:val="4"/>
                </w:pPr>
              </w:pPrChange>
            </w:pPr>
            <w:ins w:id="1370" w:author="ditaoktaria" w:date="2015-03-23T19:02:00Z">
              <w:r>
                <w:rPr>
                  <w:i/>
                  <w:sz w:val="22"/>
                </w:rPr>
                <w:t xml:space="preserve">Use case </w:t>
              </w:r>
              <w:r>
                <w:rPr>
                  <w:sz w:val="22"/>
                </w:rPr>
                <w:t>ini memungkinkan akor</w:t>
              </w:r>
            </w:ins>
            <w:ins w:id="1371"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proofErr w:type="gramStart"/>
            <w:r w:rsidR="00E2503C" w:rsidRPr="00411B04">
              <w:rPr>
                <w:i/>
                <w:sz w:val="22"/>
              </w:rPr>
              <w:t>password</w:t>
            </w:r>
            <w:proofErr w:type="gramEnd"/>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spacing w:before="200"/>
              <w:ind w:firstLine="0"/>
              <w:jc w:val="left"/>
              <w:outlineLvl w:val="4"/>
              <w:rPr>
                <w:b/>
                <w:sz w:val="22"/>
                <w:rPrChange w:id="1372" w:author="ditaoktaria oktaria" w:date="2015-02-25T15:24:00Z">
                  <w:rPr>
                    <w:rFonts w:eastAsia="Times New Roman" w:cstheme="majorBidi"/>
                    <w:b/>
                    <w:i/>
                    <w:iCs/>
                    <w:color w:val="404040" w:themeColor="text1" w:themeTint="BF"/>
                    <w:sz w:val="22"/>
                  </w:rPr>
                </w:rPrChange>
              </w:rPr>
              <w:pPrChange w:id="1373" w:author="ditaoktaria oktaria" w:date="2015-03-09T08:56: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016312D6" w14:textId="77777777" w:rsidR="00E2503C" w:rsidRPr="00411B04" w:rsidRDefault="00E2503C">
            <w:pPr>
              <w:keepNext/>
              <w:keepLines/>
              <w:spacing w:before="200"/>
              <w:ind w:left="56" w:firstLine="0"/>
              <w:jc w:val="left"/>
              <w:outlineLvl w:val="4"/>
              <w:rPr>
                <w:sz w:val="22"/>
                <w:rPrChange w:id="1374" w:author="ditaoktaria oktaria" w:date="2015-02-25T15:24:00Z">
                  <w:rPr>
                    <w:rFonts w:eastAsia="Times New Roman" w:cstheme="majorBidi"/>
                    <w:b/>
                    <w:i/>
                    <w:iCs/>
                    <w:color w:val="404040" w:themeColor="text1" w:themeTint="BF"/>
                    <w:sz w:val="22"/>
                  </w:rPr>
                </w:rPrChange>
              </w:rPr>
              <w:pPrChange w:id="1375" w:author="ditaoktaria oktaria" w:date="2015-03-09T08:56: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1376" w:author="ditaoktaria oktaria" w:date="2015-03-09T08:56:00Z">
                  <w:rPr>
                    <w:rFonts w:eastAsia="Times New Roman" w:cstheme="majorBidi"/>
                    <w:b/>
                    <w:i/>
                    <w:iCs/>
                    <w:color w:val="404040" w:themeColor="text1" w:themeTint="BF"/>
                    <w:sz w:val="22"/>
                  </w:rPr>
                </w:rPrChange>
              </w:rPr>
              <w:pPrChange w:id="1377" w:author="ditaoktaria oktaria" w:date="2015-03-09T08:56: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spacing w:before="200"/>
              <w:ind w:left="56" w:firstLine="0"/>
              <w:jc w:val="left"/>
              <w:outlineLvl w:val="4"/>
              <w:rPr>
                <w:sz w:val="22"/>
                <w:rPrChange w:id="1378" w:author="ditaoktaria oktaria" w:date="2015-02-25T15:24:00Z">
                  <w:rPr>
                    <w:rFonts w:eastAsia="Times New Roman" w:cstheme="majorBidi"/>
                    <w:b/>
                    <w:i/>
                    <w:iCs/>
                    <w:color w:val="404040" w:themeColor="text1" w:themeTint="BF"/>
                    <w:sz w:val="22"/>
                  </w:rPr>
                </w:rPrChange>
              </w:rPr>
              <w:pPrChange w:id="1379" w:author="ditaoktaria oktaria" w:date="2015-03-09T08:56: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E2503C">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spacing w:before="200"/>
              <w:ind w:left="90" w:firstLine="0"/>
              <w:jc w:val="center"/>
              <w:outlineLvl w:val="4"/>
              <w:rPr>
                <w:sz w:val="22"/>
                <w:rPrChange w:id="1380" w:author="ditaoktaria oktaria" w:date="2015-02-25T15:24:00Z">
                  <w:rPr>
                    <w:rFonts w:eastAsia="Times New Roman" w:cstheme="majorBidi"/>
                    <w:b/>
                    <w:i/>
                    <w:iCs/>
                    <w:color w:val="404040" w:themeColor="text1" w:themeTint="BF"/>
                    <w:sz w:val="22"/>
                  </w:rPr>
                </w:rPrChange>
              </w:rPr>
              <w:pPrChange w:id="1381" w:author="ditaoktaria oktaria" w:date="2015-03-09T08:57: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E2503C">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before="200" w:after="200"/>
              <w:jc w:val="left"/>
              <w:outlineLvl w:val="4"/>
              <w:rPr>
                <w:sz w:val="22"/>
                <w:szCs w:val="22"/>
                <w:rPrChange w:id="1382" w:author="ditaoktaria oktaria" w:date="2015-02-25T15:24:00Z">
                  <w:rPr>
                    <w:rFonts w:cstheme="majorBidi"/>
                    <w:b/>
                    <w:i/>
                    <w:iCs/>
                    <w:color w:val="404040" w:themeColor="text1" w:themeTint="BF"/>
                    <w:sz w:val="22"/>
                    <w:szCs w:val="22"/>
                  </w:rPr>
                </w:rPrChange>
              </w:rPr>
              <w:pPrChange w:id="1383"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Sistem </w:t>
            </w:r>
            <w:proofErr w:type="gramStart"/>
            <w:r w:rsidRPr="00411B04">
              <w:rPr>
                <w:sz w:val="22"/>
                <w:szCs w:val="22"/>
              </w:rPr>
              <w:t>akan</w:t>
            </w:r>
            <w:proofErr w:type="gramEnd"/>
            <w:r w:rsidRPr="00411B04">
              <w:rPr>
                <w:sz w:val="22"/>
                <w:szCs w:val="22"/>
              </w:rPr>
              <w:t xml:space="preserve"> menampilkan data akun aktor.</w:t>
            </w:r>
          </w:p>
          <w:p w14:paraId="3C13777E" w14:textId="77777777" w:rsidR="00E2503C" w:rsidRPr="00411B04" w:rsidRDefault="00E2503C">
            <w:pPr>
              <w:pStyle w:val="ListParagraph"/>
              <w:keepNext/>
              <w:keepLines/>
              <w:numPr>
                <w:ilvl w:val="0"/>
                <w:numId w:val="59"/>
              </w:numPr>
              <w:spacing w:before="200" w:after="200"/>
              <w:jc w:val="left"/>
              <w:outlineLvl w:val="4"/>
              <w:rPr>
                <w:sz w:val="22"/>
                <w:szCs w:val="22"/>
                <w:rPrChange w:id="1384" w:author="ditaoktaria oktaria" w:date="2015-02-25T15:24:00Z">
                  <w:rPr>
                    <w:rFonts w:cstheme="majorBidi"/>
                    <w:b/>
                    <w:i/>
                    <w:iCs/>
                    <w:color w:val="404040" w:themeColor="text1" w:themeTint="BF"/>
                    <w:sz w:val="22"/>
                    <w:szCs w:val="22"/>
                  </w:rPr>
                </w:rPrChange>
              </w:rPr>
              <w:pPrChange w:id="1385"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w:t>
            </w:r>
            <w:proofErr w:type="gramStart"/>
            <w:r w:rsidRPr="00411B04">
              <w:rPr>
                <w:sz w:val="22"/>
                <w:szCs w:val="22"/>
              </w:rPr>
              <w:t>akan</w:t>
            </w:r>
            <w:proofErr w:type="gramEnd"/>
            <w:r w:rsidRPr="00411B04">
              <w:rPr>
                <w:sz w:val="22"/>
                <w:szCs w:val="22"/>
              </w:rPr>
              <w:t xml:space="preserve">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before="200" w:after="200"/>
              <w:jc w:val="left"/>
              <w:outlineLvl w:val="4"/>
              <w:rPr>
                <w:rFonts w:cstheme="majorBidi"/>
                <w:b/>
                <w:i/>
                <w:iCs/>
                <w:color w:val="404040" w:themeColor="text1" w:themeTint="BF"/>
                <w:sz w:val="22"/>
                <w:szCs w:val="22"/>
              </w:rPr>
              <w:pPrChange w:id="1386"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before="200" w:after="200"/>
              <w:jc w:val="left"/>
              <w:outlineLvl w:val="4"/>
              <w:rPr>
                <w:sz w:val="22"/>
                <w:szCs w:val="22"/>
                <w:rPrChange w:id="1387" w:author="ditaoktaria oktaria" w:date="2015-02-25T15:24:00Z">
                  <w:rPr>
                    <w:rFonts w:cstheme="majorBidi"/>
                    <w:b/>
                    <w:i/>
                    <w:iCs/>
                    <w:color w:val="404040" w:themeColor="text1" w:themeTint="BF"/>
                    <w:sz w:val="22"/>
                    <w:szCs w:val="22"/>
                  </w:rPr>
                </w:rPrChange>
              </w:rPr>
              <w:pPrChange w:id="1388" w:author="ditaoktaria" w:date="2015-03-08T14:09: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before="200" w:after="200"/>
              <w:jc w:val="left"/>
              <w:outlineLvl w:val="4"/>
              <w:rPr>
                <w:sz w:val="22"/>
                <w:szCs w:val="22"/>
                <w:rPrChange w:id="1389" w:author="ditaoktaria oktaria" w:date="2015-02-25T15:24:00Z">
                  <w:rPr>
                    <w:rFonts w:cstheme="majorBidi"/>
                    <w:b/>
                    <w:i/>
                    <w:iCs/>
                    <w:color w:val="404040" w:themeColor="text1" w:themeTint="BF"/>
                    <w:sz w:val="22"/>
                    <w:szCs w:val="22"/>
                  </w:rPr>
                </w:rPrChange>
              </w:rPr>
              <w:pPrChange w:id="1390"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Setelah aktor memilih menu simpan, maka sistem akan melakukan </w:t>
            </w:r>
            <w:proofErr w:type="gramStart"/>
            <w:r w:rsidRPr="00411B04">
              <w:rPr>
                <w:sz w:val="22"/>
                <w:szCs w:val="22"/>
              </w:rPr>
              <w:t>memperbarui  data</w:t>
            </w:r>
            <w:proofErr w:type="gramEnd"/>
            <w:r w:rsidRPr="00411B04">
              <w:rPr>
                <w:sz w:val="22"/>
                <w:szCs w:val="22"/>
              </w:rPr>
              <w:t xml:space="preserve">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1391" w:author="ditaoktaria oktaria" w:date="2015-03-09T08:57:00Z">
                  <w:rPr>
                    <w:rFonts w:eastAsia="Times New Roman" w:cstheme="majorBidi"/>
                    <w:b/>
                    <w:i/>
                    <w:iCs/>
                    <w:color w:val="404040" w:themeColor="text1" w:themeTint="BF"/>
                    <w:sz w:val="22"/>
                  </w:rPr>
                </w:rPrChange>
              </w:rPr>
              <w:pPrChange w:id="1392" w:author="ditaoktaria oktaria" w:date="2015-03-09T08:57: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spacing w:before="200"/>
              <w:ind w:firstLine="0"/>
              <w:jc w:val="left"/>
              <w:outlineLvl w:val="4"/>
              <w:rPr>
                <w:sz w:val="22"/>
                <w:rPrChange w:id="1393" w:author="ditaoktaria oktaria" w:date="2015-02-25T15:24:00Z">
                  <w:rPr>
                    <w:rFonts w:eastAsia="Times New Roman" w:cstheme="majorBidi"/>
                    <w:b/>
                    <w:i/>
                    <w:iCs/>
                    <w:color w:val="404040" w:themeColor="text1" w:themeTint="BF"/>
                    <w:sz w:val="22"/>
                  </w:rPr>
                </w:rPrChange>
              </w:rPr>
              <w:pPrChange w:id="1394" w:author="ditaoktaria oktaria" w:date="2015-03-09T08:57: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15A0048D" w:rsidR="00071619" w:rsidDel="00F90FDC" w:rsidRDefault="00071619" w:rsidP="00071619">
      <w:pPr>
        <w:pStyle w:val="Heading6"/>
        <w:numPr>
          <w:ilvl w:val="0"/>
          <w:numId w:val="24"/>
        </w:numPr>
        <w:ind w:left="720"/>
        <w:rPr>
          <w:del w:id="1395" w:author="ditaoktaria" w:date="2015-06-26T14:26:00Z"/>
        </w:rPr>
      </w:pPr>
      <w:del w:id="1396" w:author="ditaoktaria" w:date="2015-06-26T14:26:00Z">
        <w:r w:rsidRPr="00BF7104" w:rsidDel="00F90FDC">
          <w:delText xml:space="preserve">Skenario </w:delText>
        </w:r>
        <w:r w:rsidRPr="001F50E9" w:rsidDel="00F90FDC">
          <w:rPr>
            <w:i/>
          </w:rPr>
          <w:delText>Use Case</w:delText>
        </w:r>
        <w:r w:rsidRPr="00BF7104" w:rsidDel="00F90FDC">
          <w:delText xml:space="preserve"> </w:delText>
        </w:r>
        <w:r w:rsidR="00F40841" w:rsidDel="00F90FDC">
          <w:delText>Unggah</w:delText>
        </w:r>
        <w:r w:rsidRPr="00BF7104" w:rsidDel="00F90FDC">
          <w:delText xml:space="preserve"> Materi</w:delText>
        </w:r>
      </w:del>
    </w:p>
    <w:p w14:paraId="6463B2ED" w14:textId="11BCD13E" w:rsidR="000D639A" w:rsidRPr="000D639A" w:rsidDel="00F90FDC" w:rsidRDefault="000D639A">
      <w:pPr>
        <w:rPr>
          <w:ins w:id="1397" w:author="ditaoktaria oktaria" w:date="2015-02-27T10:23:00Z"/>
          <w:del w:id="1398" w:author="ditaoktaria" w:date="2015-06-26T14:26:00Z"/>
        </w:rPr>
        <w:pPrChange w:id="1399" w:author="ditaoktaria" w:date="2015-03-26T15:00:00Z">
          <w:pPr>
            <w:pStyle w:val="Heading6"/>
            <w:numPr>
              <w:numId w:val="24"/>
            </w:numPr>
            <w:ind w:left="720" w:hanging="360"/>
          </w:pPr>
        </w:pPrChange>
      </w:pPr>
      <w:del w:id="1400" w:author="ditaoktaria" w:date="2015-06-26T14:26:00Z">
        <w:r w:rsidDel="00F90FDC">
          <w:delText xml:space="preserve">Kebutuhan fungsional </w:delText>
        </w:r>
        <w:r w:rsidR="00B01444" w:rsidDel="00F90FDC">
          <w:delText xml:space="preserve">selanjutnya </w:delText>
        </w:r>
        <w:r w:rsidDel="00F90FDC">
          <w:delText xml:space="preserve">yang harus disediakan oleh sistem adalah pengguna harus dapat </w:delText>
        </w:r>
        <w:r w:rsidR="00E9663E" w:rsidDel="00F90FDC">
          <w:delText>mengunggah materi</w:delText>
        </w:r>
        <w:r w:rsidDel="00F90FDC">
          <w:delText xml:space="preserve"> yang direpresentasikan dengan </w:delText>
        </w:r>
        <w:r w:rsidDel="00F90FDC">
          <w:rPr>
            <w:i/>
          </w:rPr>
          <w:delText xml:space="preserve">use case </w:delText>
        </w:r>
        <w:r w:rsidR="00E9663E" w:rsidDel="00F90FDC">
          <w:delText>unggah materi</w:delText>
        </w:r>
        <w:r w:rsidDel="00F90FDC">
          <w:delText xml:space="preserve">. Skenario </w:delText>
        </w:r>
        <w:r w:rsidDel="00F90FDC">
          <w:rPr>
            <w:i/>
          </w:rPr>
          <w:delText xml:space="preserve">use case </w:delText>
        </w:r>
        <w:r w:rsidR="00E9663E" w:rsidDel="00F90FDC">
          <w:delText>unggah materi</w:delText>
        </w:r>
        <w:r w:rsidDel="00F90FDC">
          <w:delText xml:space="preserve"> ditunjukkan pada </w:delText>
        </w:r>
        <w:r w:rsidR="00394DBF" w:rsidDel="00F90FDC">
          <w:delText>T</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401">
          <w:tblGrid>
            <w:gridCol w:w="1922"/>
            <w:gridCol w:w="6008"/>
          </w:tblGrid>
        </w:tblGridChange>
      </w:tblGrid>
      <w:tr w:rsidR="00071619" w:rsidRPr="00193933" w:rsidDel="00F90FDC" w14:paraId="293E51A4" w14:textId="17739208" w:rsidTr="00F40841">
        <w:trPr>
          <w:del w:id="1402" w:author="ditaoktaria" w:date="2015-06-26T14:26:00Z"/>
        </w:trPr>
        <w:tc>
          <w:tcPr>
            <w:tcW w:w="1922" w:type="dxa"/>
            <w:shd w:val="clear" w:color="auto" w:fill="BFBFBF"/>
            <w:vAlign w:val="center"/>
          </w:tcPr>
          <w:p w14:paraId="4A59ACF1" w14:textId="18D6A05E" w:rsidR="00071619" w:rsidRPr="00EF5353" w:rsidDel="00F90FDC" w:rsidRDefault="00DE1EF1" w:rsidP="00F40841">
            <w:pPr>
              <w:keepNext/>
              <w:keepLines/>
              <w:spacing w:before="200"/>
              <w:ind w:firstLine="0"/>
              <w:jc w:val="left"/>
              <w:outlineLvl w:val="4"/>
              <w:rPr>
                <w:del w:id="1403" w:author="ditaoktaria" w:date="2015-06-26T14:26:00Z"/>
                <w:b/>
                <w:sz w:val="22"/>
              </w:rPr>
            </w:pPr>
            <w:del w:id="1404" w:author="ditaoktaria" w:date="2015-06-26T14:26:00Z">
              <w:r w:rsidDel="00F90FDC">
                <w:delText xml:space="preserve"> </w:delText>
              </w:r>
              <w:r w:rsidR="00071619" w:rsidRPr="00411B04" w:rsidDel="00F90FDC">
                <w:rPr>
                  <w:b/>
                  <w:sz w:val="22"/>
                </w:rPr>
                <w:delText>Nama</w:delText>
              </w:r>
            </w:del>
          </w:p>
        </w:tc>
        <w:tc>
          <w:tcPr>
            <w:tcW w:w="6008" w:type="dxa"/>
            <w:vAlign w:val="center"/>
          </w:tcPr>
          <w:p w14:paraId="6D4C7556" w14:textId="64010D99" w:rsidR="00071619" w:rsidRPr="00EF5353" w:rsidDel="00F90FDC" w:rsidRDefault="00F40841" w:rsidP="00F40841">
            <w:pPr>
              <w:ind w:firstLine="0"/>
              <w:jc w:val="left"/>
              <w:rPr>
                <w:del w:id="1405" w:author="ditaoktaria" w:date="2015-06-26T14:26:00Z"/>
                <w:sz w:val="22"/>
              </w:rPr>
            </w:pPr>
            <w:del w:id="1406" w:author="ditaoktaria" w:date="2015-06-26T14:26:00Z">
              <w:r w:rsidDel="00F90FDC">
                <w:rPr>
                  <w:sz w:val="22"/>
                </w:rPr>
                <w:delText xml:space="preserve">Unggah </w:delText>
              </w:r>
              <w:r w:rsidR="00DE32C5" w:rsidDel="00F90FDC">
                <w:rPr>
                  <w:sz w:val="22"/>
                </w:rPr>
                <w:delText>Materi</w:delText>
              </w:r>
            </w:del>
          </w:p>
        </w:tc>
      </w:tr>
      <w:tr w:rsidR="00071619" w:rsidRPr="00193933" w:rsidDel="00F90FDC" w14:paraId="49019EEF" w14:textId="10E09428"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07"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del w:id="1408" w:author="ditaoktaria" w:date="2015-06-26T14:26:00Z"/>
        </w:trPr>
        <w:tc>
          <w:tcPr>
            <w:tcW w:w="1922" w:type="dxa"/>
            <w:shd w:val="clear" w:color="auto" w:fill="BFBFBF"/>
            <w:vAlign w:val="center"/>
            <w:tcPrChange w:id="1409" w:author="ditaoktaria" w:date="2015-03-25T11:36:00Z">
              <w:tcPr>
                <w:tcW w:w="1922" w:type="dxa"/>
                <w:shd w:val="clear" w:color="auto" w:fill="BFBFBF"/>
                <w:vAlign w:val="center"/>
              </w:tcPr>
            </w:tcPrChange>
          </w:tcPr>
          <w:p w14:paraId="56CEBB8C" w14:textId="2C8B51FA" w:rsidR="00071619" w:rsidRPr="00EF5353" w:rsidDel="00F90FDC" w:rsidRDefault="00071619" w:rsidP="00F40841">
            <w:pPr>
              <w:keepNext/>
              <w:keepLines/>
              <w:spacing w:before="200"/>
              <w:ind w:firstLine="0"/>
              <w:jc w:val="left"/>
              <w:outlineLvl w:val="4"/>
              <w:rPr>
                <w:del w:id="1410" w:author="ditaoktaria" w:date="2015-06-26T14:26:00Z"/>
                <w:b/>
                <w:sz w:val="22"/>
              </w:rPr>
            </w:pPr>
            <w:del w:id="1411" w:author="ditaoktaria" w:date="2015-06-26T14:26:00Z">
              <w:r w:rsidRPr="00411B04" w:rsidDel="00F90FDC">
                <w:rPr>
                  <w:b/>
                  <w:sz w:val="22"/>
                </w:rPr>
                <w:delText>Kode SRS</w:delText>
              </w:r>
            </w:del>
          </w:p>
        </w:tc>
        <w:tc>
          <w:tcPr>
            <w:tcW w:w="6008" w:type="dxa"/>
            <w:vAlign w:val="center"/>
            <w:tcPrChange w:id="1412" w:author="ditaoktaria" w:date="2015-03-25T11:36:00Z">
              <w:tcPr>
                <w:tcW w:w="6008" w:type="dxa"/>
                <w:vAlign w:val="center"/>
              </w:tcPr>
            </w:tcPrChange>
          </w:tcPr>
          <w:p w14:paraId="53FDC1D3" w14:textId="37714E96" w:rsidR="00071619" w:rsidRPr="00EF5353" w:rsidDel="00F90FDC" w:rsidRDefault="00071619" w:rsidP="00F40841">
            <w:pPr>
              <w:ind w:firstLine="0"/>
              <w:jc w:val="left"/>
              <w:rPr>
                <w:del w:id="1413" w:author="ditaoktaria" w:date="2015-06-26T14:26:00Z"/>
                <w:sz w:val="22"/>
              </w:rPr>
            </w:pPr>
            <w:del w:id="1414" w:author="ditaoktaria" w:date="2015-06-26T14:26:00Z">
              <w:r w:rsidRPr="00EF5353" w:rsidDel="00F90FDC">
                <w:rPr>
                  <w:sz w:val="22"/>
                </w:rPr>
                <w:delText>SRS_002_001</w:delText>
              </w:r>
            </w:del>
          </w:p>
        </w:tc>
      </w:tr>
      <w:tr w:rsidR="00071619" w:rsidRPr="00193933" w:rsidDel="00F90FDC" w14:paraId="3E69109C" w14:textId="46538CD4"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15"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del w:id="1416" w:author="ditaoktaria" w:date="2015-06-26T14:26:00Z"/>
        </w:trPr>
        <w:tc>
          <w:tcPr>
            <w:tcW w:w="1922" w:type="dxa"/>
            <w:shd w:val="clear" w:color="auto" w:fill="BFBFBF"/>
            <w:vAlign w:val="center"/>
            <w:tcPrChange w:id="1417" w:author="ditaoktaria" w:date="2015-03-25T11:36:00Z">
              <w:tcPr>
                <w:tcW w:w="1922" w:type="dxa"/>
                <w:shd w:val="clear" w:color="auto" w:fill="BFBFBF"/>
                <w:vAlign w:val="center"/>
              </w:tcPr>
            </w:tcPrChange>
          </w:tcPr>
          <w:p w14:paraId="5E3B0426" w14:textId="30FB9AFA" w:rsidR="00071619" w:rsidRPr="00EF5353" w:rsidDel="00F90FDC" w:rsidRDefault="00071619" w:rsidP="00F40841">
            <w:pPr>
              <w:keepNext/>
              <w:keepLines/>
              <w:spacing w:before="200"/>
              <w:ind w:firstLine="0"/>
              <w:jc w:val="left"/>
              <w:outlineLvl w:val="4"/>
              <w:rPr>
                <w:del w:id="1418" w:author="ditaoktaria" w:date="2015-06-26T14:26:00Z"/>
                <w:b/>
                <w:sz w:val="22"/>
              </w:rPr>
            </w:pPr>
            <w:del w:id="1419" w:author="ditaoktaria" w:date="2015-06-26T14:26:00Z">
              <w:r w:rsidRPr="00411B04" w:rsidDel="00F90FDC">
                <w:rPr>
                  <w:b/>
                  <w:sz w:val="22"/>
                </w:rPr>
                <w:delText>Tujuan</w:delText>
              </w:r>
            </w:del>
          </w:p>
        </w:tc>
        <w:tc>
          <w:tcPr>
            <w:tcW w:w="6008" w:type="dxa"/>
            <w:vAlign w:val="center"/>
            <w:tcPrChange w:id="1420" w:author="ditaoktaria" w:date="2015-03-25T11:36:00Z">
              <w:tcPr>
                <w:tcW w:w="6008" w:type="dxa"/>
                <w:vAlign w:val="center"/>
              </w:tcPr>
            </w:tcPrChange>
          </w:tcPr>
          <w:p w14:paraId="191B1108" w14:textId="1EF8B564" w:rsidR="00071619" w:rsidRPr="00EF5353" w:rsidDel="00F90FDC" w:rsidRDefault="00F40841" w:rsidP="00F40841">
            <w:pPr>
              <w:ind w:firstLine="0"/>
              <w:jc w:val="left"/>
              <w:rPr>
                <w:del w:id="1421" w:author="ditaoktaria" w:date="2015-06-26T14:26:00Z"/>
                <w:sz w:val="22"/>
              </w:rPr>
            </w:pPr>
            <w:del w:id="1422" w:author="ditaoktaria" w:date="2015-06-26T14:26:00Z">
              <w:r w:rsidDel="00F90FDC">
                <w:rPr>
                  <w:sz w:val="22"/>
                </w:rPr>
                <w:delText>Mengunggah Materi</w:delText>
              </w:r>
            </w:del>
          </w:p>
        </w:tc>
      </w:tr>
      <w:tr w:rsidR="00071619" w:rsidRPr="00193933" w:rsidDel="00F90FDC" w14:paraId="32EA6F0E" w14:textId="436062C5"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23"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del w:id="1424" w:author="ditaoktaria" w:date="2015-06-26T14:26:00Z"/>
        </w:trPr>
        <w:tc>
          <w:tcPr>
            <w:tcW w:w="1922" w:type="dxa"/>
            <w:shd w:val="clear" w:color="auto" w:fill="BFBFBF"/>
            <w:vAlign w:val="center"/>
            <w:tcPrChange w:id="1425" w:author="ditaoktaria" w:date="2015-03-25T11:36:00Z">
              <w:tcPr>
                <w:tcW w:w="1922" w:type="dxa"/>
                <w:shd w:val="clear" w:color="auto" w:fill="BFBFBF"/>
                <w:vAlign w:val="center"/>
              </w:tcPr>
            </w:tcPrChange>
          </w:tcPr>
          <w:p w14:paraId="5994D0DD" w14:textId="7EE22A76" w:rsidR="00071619" w:rsidRPr="00EF5353" w:rsidDel="00F90FDC" w:rsidRDefault="00071619" w:rsidP="00F40841">
            <w:pPr>
              <w:keepNext/>
              <w:keepLines/>
              <w:spacing w:before="200"/>
              <w:ind w:firstLine="0"/>
              <w:jc w:val="left"/>
              <w:outlineLvl w:val="4"/>
              <w:rPr>
                <w:del w:id="1426" w:author="ditaoktaria" w:date="2015-06-26T14:26:00Z"/>
                <w:b/>
                <w:i/>
                <w:sz w:val="22"/>
              </w:rPr>
            </w:pPr>
            <w:del w:id="1427" w:author="ditaoktaria" w:date="2015-06-26T14:26:00Z">
              <w:r w:rsidRPr="00411B04" w:rsidDel="00F90FDC">
                <w:rPr>
                  <w:b/>
                  <w:sz w:val="22"/>
                </w:rPr>
                <w:delText>Deskrip</w:delText>
              </w:r>
              <w:r w:rsidRPr="00411B04" w:rsidDel="00F90FDC">
                <w:rPr>
                  <w:b/>
                  <w:i/>
                  <w:sz w:val="22"/>
                </w:rPr>
                <w:delText>(Brief Description)</w:delText>
              </w:r>
            </w:del>
          </w:p>
        </w:tc>
        <w:tc>
          <w:tcPr>
            <w:tcW w:w="6008" w:type="dxa"/>
            <w:vAlign w:val="center"/>
            <w:tcPrChange w:id="1428" w:author="ditaoktaria" w:date="2015-03-25T11:36:00Z">
              <w:tcPr>
                <w:tcW w:w="6008" w:type="dxa"/>
                <w:vAlign w:val="center"/>
              </w:tcPr>
            </w:tcPrChange>
          </w:tcPr>
          <w:p w14:paraId="3D1D9503" w14:textId="5E4CCCF9" w:rsidR="00071619" w:rsidRPr="00EF5353" w:rsidDel="00F90FDC" w:rsidRDefault="00071619" w:rsidP="00F40841">
            <w:pPr>
              <w:ind w:firstLine="0"/>
              <w:jc w:val="left"/>
              <w:rPr>
                <w:del w:id="1429" w:author="ditaoktaria" w:date="2015-06-26T14:26:00Z"/>
                <w:sz w:val="22"/>
              </w:rPr>
            </w:pPr>
            <w:del w:id="1430" w:author="ditaoktaria" w:date="2015-06-26T14:26:00Z">
              <w:r w:rsidRPr="00EF5353" w:rsidDel="00F90FDC">
                <w:rPr>
                  <w:sz w:val="22"/>
                </w:rPr>
                <w:delText xml:space="preserve">Use case ini memungkinkan pengguna untuk </w:delText>
              </w:r>
              <w:r w:rsidR="00F40841" w:rsidDel="00F90FDC">
                <w:rPr>
                  <w:sz w:val="22"/>
                </w:rPr>
                <w:delText>mengunggah materi.</w:delText>
              </w:r>
            </w:del>
          </w:p>
        </w:tc>
      </w:tr>
      <w:tr w:rsidR="00071619" w:rsidRPr="00193933" w:rsidDel="00F90FDC" w14:paraId="6F46044A" w14:textId="7C9029CF" w:rsidTr="00F40841">
        <w:trPr>
          <w:del w:id="1431" w:author="ditaoktaria" w:date="2015-06-26T14:26:00Z"/>
        </w:trPr>
        <w:tc>
          <w:tcPr>
            <w:tcW w:w="1922" w:type="dxa"/>
            <w:shd w:val="clear" w:color="auto" w:fill="BFBFBF"/>
            <w:vAlign w:val="center"/>
          </w:tcPr>
          <w:p w14:paraId="66B33331" w14:textId="6F8B08FF" w:rsidR="00071619" w:rsidRPr="00EF5353" w:rsidDel="00F90FDC" w:rsidRDefault="00071619" w:rsidP="00F40841">
            <w:pPr>
              <w:keepNext/>
              <w:keepLines/>
              <w:spacing w:before="200"/>
              <w:ind w:firstLine="0"/>
              <w:jc w:val="left"/>
              <w:outlineLvl w:val="4"/>
              <w:rPr>
                <w:del w:id="1432" w:author="ditaoktaria" w:date="2015-06-26T14:26:00Z"/>
                <w:b/>
                <w:sz w:val="22"/>
              </w:rPr>
            </w:pPr>
            <w:del w:id="1433" w:author="ditaoktaria" w:date="2015-06-26T14:26:00Z">
              <w:r w:rsidRPr="00411B04" w:rsidDel="00F90FDC">
                <w:rPr>
                  <w:b/>
                  <w:sz w:val="22"/>
                </w:rPr>
                <w:delText>Aktor</w:delText>
              </w:r>
            </w:del>
          </w:p>
        </w:tc>
        <w:tc>
          <w:tcPr>
            <w:tcW w:w="6008" w:type="dxa"/>
            <w:vAlign w:val="center"/>
          </w:tcPr>
          <w:p w14:paraId="03BFC71B" w14:textId="4475F6F7" w:rsidR="00071619" w:rsidRPr="00EF5353" w:rsidDel="00F90FDC" w:rsidRDefault="00071619" w:rsidP="00F40841">
            <w:pPr>
              <w:ind w:firstLine="0"/>
              <w:jc w:val="left"/>
              <w:rPr>
                <w:del w:id="1434" w:author="ditaoktaria" w:date="2015-06-26T14:26:00Z"/>
                <w:sz w:val="22"/>
              </w:rPr>
            </w:pPr>
            <w:del w:id="1435" w:author="ditaoktaria" w:date="2015-06-26T14:26:00Z">
              <w:r w:rsidRPr="00EF5353" w:rsidDel="00F90FDC">
                <w:rPr>
                  <w:sz w:val="22"/>
                </w:rPr>
                <w:delText>Pengguna</w:delText>
              </w:r>
            </w:del>
          </w:p>
        </w:tc>
      </w:tr>
      <w:tr w:rsidR="00071619" w:rsidRPr="00193933" w:rsidDel="00F90FDC" w14:paraId="3692796E" w14:textId="17606846" w:rsidTr="00F40841">
        <w:trPr>
          <w:del w:id="1436" w:author="ditaoktaria" w:date="2015-06-26T14:26:00Z"/>
        </w:trPr>
        <w:tc>
          <w:tcPr>
            <w:tcW w:w="1922" w:type="dxa"/>
            <w:shd w:val="clear" w:color="auto" w:fill="BFBFBF"/>
            <w:vAlign w:val="center"/>
          </w:tcPr>
          <w:p w14:paraId="6C1F6E89" w14:textId="53CC147E" w:rsidR="00071619" w:rsidRPr="00EF5353" w:rsidDel="00F90FDC" w:rsidRDefault="00071619" w:rsidP="00F40841">
            <w:pPr>
              <w:keepNext/>
              <w:keepLines/>
              <w:spacing w:before="200"/>
              <w:ind w:firstLine="0"/>
              <w:jc w:val="left"/>
              <w:outlineLvl w:val="4"/>
              <w:rPr>
                <w:del w:id="1437" w:author="ditaoktaria" w:date="2015-06-26T14:26:00Z"/>
                <w:b/>
                <w:sz w:val="22"/>
              </w:rPr>
            </w:pPr>
            <w:del w:id="1438" w:author="ditaoktaria" w:date="2015-06-26T14:26:00Z">
              <w:r w:rsidRPr="00411B04" w:rsidDel="00F90FDC">
                <w:rPr>
                  <w:b/>
                  <w:sz w:val="22"/>
                </w:rPr>
                <w:delText>Kondisi Awal</w:delText>
              </w:r>
            </w:del>
          </w:p>
          <w:p w14:paraId="0CE06E17" w14:textId="10ABB656" w:rsidR="00071619" w:rsidRPr="00EF5353" w:rsidDel="00F90FDC" w:rsidRDefault="00071619" w:rsidP="00F40841">
            <w:pPr>
              <w:keepNext/>
              <w:keepLines/>
              <w:spacing w:before="200"/>
              <w:ind w:firstLine="0"/>
              <w:jc w:val="left"/>
              <w:outlineLvl w:val="4"/>
              <w:rPr>
                <w:del w:id="1439" w:author="ditaoktaria" w:date="2015-06-26T14:26:00Z"/>
                <w:b/>
                <w:i/>
                <w:sz w:val="22"/>
              </w:rPr>
            </w:pPr>
            <w:del w:id="1440" w:author="ditaoktaria" w:date="2015-06-26T14:26:00Z">
              <w:r w:rsidRPr="00411B04" w:rsidDel="00F90FDC">
                <w:rPr>
                  <w:b/>
                  <w:i/>
                  <w:sz w:val="22"/>
                </w:rPr>
                <w:delText>(Pre-Conditions)</w:delText>
              </w:r>
            </w:del>
          </w:p>
        </w:tc>
        <w:tc>
          <w:tcPr>
            <w:tcW w:w="6008" w:type="dxa"/>
            <w:vAlign w:val="center"/>
          </w:tcPr>
          <w:p w14:paraId="18EC26A0" w14:textId="356C50B1" w:rsidR="00071619" w:rsidRPr="00F40841" w:rsidDel="00F90FDC" w:rsidRDefault="00071619" w:rsidP="005D7360">
            <w:pPr>
              <w:ind w:firstLine="0"/>
              <w:jc w:val="left"/>
              <w:rPr>
                <w:del w:id="1441" w:author="ditaoktaria" w:date="2015-06-26T14:26:00Z"/>
                <w:sz w:val="22"/>
              </w:rPr>
            </w:pPr>
            <w:del w:id="1442" w:author="ditaoktaria" w:date="2015-06-26T14:26:00Z">
              <w:r w:rsidRPr="00EF5353" w:rsidDel="00F90FDC">
                <w:rPr>
                  <w:sz w:val="22"/>
                </w:rPr>
                <w:delText xml:space="preserve">Aktor harus melakukan </w:delText>
              </w:r>
              <w:r w:rsidRPr="00EF5353" w:rsidDel="00F90FDC">
                <w:rPr>
                  <w:i/>
                  <w:sz w:val="22"/>
                </w:rPr>
                <w:delText xml:space="preserve">login </w:delText>
              </w:r>
              <w:r w:rsidRPr="00EF5353" w:rsidDel="00F90FDC">
                <w:rPr>
                  <w:sz w:val="22"/>
                </w:rPr>
                <w:delText xml:space="preserve">terlebih dahulu </w:delText>
              </w:r>
              <w:r w:rsidR="00F40841" w:rsidDel="00F90FDC">
                <w:rPr>
                  <w:sz w:val="22"/>
                </w:rPr>
                <w:delText>dan</w:delText>
              </w:r>
              <w:r w:rsidRPr="00EF5353" w:rsidDel="00F90FDC">
                <w:rPr>
                  <w:sz w:val="22"/>
                </w:rPr>
                <w:delText xml:space="preserve"> masuk pada menu </w:delText>
              </w:r>
              <w:r w:rsidRPr="00EF5353" w:rsidDel="00F90FDC">
                <w:rPr>
                  <w:i/>
                  <w:sz w:val="22"/>
                </w:rPr>
                <w:delText>materials</w:delText>
              </w:r>
              <w:r w:rsidR="003047DF" w:rsidDel="00F90FDC">
                <w:rPr>
                  <w:sz w:val="22"/>
                </w:rPr>
                <w:delText xml:space="preserve"> kemudian masuk ke salah satu </w:delText>
              </w:r>
              <w:r w:rsidR="003047DF" w:rsidDel="00F90FDC">
                <w:rPr>
                  <w:i/>
                  <w:sz w:val="22"/>
                </w:rPr>
                <w:delText xml:space="preserve">folder </w:delText>
              </w:r>
              <w:r w:rsidR="003047DF" w:rsidDel="00F90FDC">
                <w:rPr>
                  <w:sz w:val="22"/>
                </w:rPr>
                <w:delText>mata kuliah</w:delText>
              </w:r>
              <w:r w:rsidRPr="00EF5353" w:rsidDel="00F90FDC">
                <w:rPr>
                  <w:sz w:val="22"/>
                </w:rPr>
                <w:delText>.</w:delText>
              </w:r>
              <w:r w:rsidR="00F40841" w:rsidDel="00F90FDC">
                <w:rPr>
                  <w:sz w:val="22"/>
                </w:rPr>
                <w:delText xml:space="preserve"> </w:delText>
              </w:r>
            </w:del>
          </w:p>
        </w:tc>
      </w:tr>
      <w:tr w:rsidR="00071619" w:rsidRPr="00193933" w:rsidDel="00F90FDC" w14:paraId="10044BF6" w14:textId="660AA703" w:rsidTr="00F40841">
        <w:trPr>
          <w:del w:id="1443" w:author="ditaoktaria" w:date="2015-06-26T14:26:00Z"/>
        </w:trPr>
        <w:tc>
          <w:tcPr>
            <w:tcW w:w="7930" w:type="dxa"/>
            <w:gridSpan w:val="2"/>
            <w:shd w:val="clear" w:color="auto" w:fill="BFBFBF"/>
            <w:vAlign w:val="center"/>
          </w:tcPr>
          <w:p w14:paraId="2C49385E" w14:textId="0751BEA0" w:rsidR="00071619" w:rsidRPr="00EF5353" w:rsidDel="00F90FDC" w:rsidRDefault="00071619" w:rsidP="00F40841">
            <w:pPr>
              <w:ind w:firstLine="0"/>
              <w:jc w:val="left"/>
              <w:rPr>
                <w:del w:id="1444" w:author="ditaoktaria" w:date="2015-06-26T14:26:00Z"/>
                <w:sz w:val="22"/>
              </w:rPr>
            </w:pPr>
            <w:del w:id="1445" w:author="ditaoktaria" w:date="2015-06-26T14:26:00Z">
              <w:r w:rsidRPr="00411B04" w:rsidDel="00F90FDC">
                <w:rPr>
                  <w:b/>
                  <w:i/>
                  <w:sz w:val="22"/>
                </w:rPr>
                <w:delText>Flow of Events</w:delText>
              </w:r>
            </w:del>
          </w:p>
        </w:tc>
      </w:tr>
      <w:tr w:rsidR="00071619" w:rsidRPr="00193933" w:rsidDel="00F90FDC" w14:paraId="0DADC7BA" w14:textId="5AB96A4B" w:rsidTr="00F40841">
        <w:trPr>
          <w:del w:id="1446" w:author="ditaoktaria" w:date="2015-06-26T14:26:00Z"/>
        </w:trPr>
        <w:tc>
          <w:tcPr>
            <w:tcW w:w="7930" w:type="dxa"/>
            <w:gridSpan w:val="2"/>
            <w:shd w:val="clear" w:color="auto" w:fill="D9D9D9" w:themeFill="background1" w:themeFillShade="D9"/>
            <w:vAlign w:val="center"/>
          </w:tcPr>
          <w:p w14:paraId="0FE2DFBB" w14:textId="14068F70" w:rsidR="00071619" w:rsidRPr="00EF5353" w:rsidDel="00F90FDC" w:rsidRDefault="00071619" w:rsidP="00F40841">
            <w:pPr>
              <w:ind w:firstLine="0"/>
              <w:jc w:val="center"/>
              <w:rPr>
                <w:del w:id="1447" w:author="ditaoktaria" w:date="2015-06-26T14:26:00Z"/>
                <w:sz w:val="22"/>
              </w:rPr>
            </w:pPr>
            <w:del w:id="1448" w:author="ditaoktaria" w:date="2015-06-26T14:26:00Z">
              <w:r w:rsidRPr="00411B04" w:rsidDel="00F90FDC">
                <w:rPr>
                  <w:b/>
                  <w:sz w:val="22"/>
                </w:rPr>
                <w:delText>Alur Utama</w:delText>
              </w:r>
              <w:r w:rsidRPr="00411B04" w:rsidDel="00F90FDC">
                <w:rPr>
                  <w:sz w:val="22"/>
                </w:rPr>
                <w:delText xml:space="preserve"> </w:delText>
              </w:r>
              <w:r w:rsidRPr="00411B04" w:rsidDel="00F90FDC">
                <w:rPr>
                  <w:b/>
                  <w:i/>
                  <w:sz w:val="22"/>
                </w:rPr>
                <w:delText>(Basic Flow)</w:delText>
              </w:r>
            </w:del>
          </w:p>
        </w:tc>
      </w:tr>
      <w:tr w:rsidR="00071619" w:rsidRPr="00193933" w:rsidDel="00F90FDC" w14:paraId="0A673C05" w14:textId="64C2485B" w:rsidTr="00F40841">
        <w:trPr>
          <w:del w:id="1449" w:author="ditaoktaria" w:date="2015-06-26T14:26:00Z"/>
        </w:trPr>
        <w:tc>
          <w:tcPr>
            <w:tcW w:w="7930" w:type="dxa"/>
            <w:gridSpan w:val="2"/>
            <w:shd w:val="clear" w:color="auto" w:fill="auto"/>
            <w:vAlign w:val="center"/>
          </w:tcPr>
          <w:p w14:paraId="5ED3E649" w14:textId="08DB4701" w:rsidR="00071619" w:rsidRPr="00EF5353" w:rsidDel="00F90FDC" w:rsidRDefault="00071619" w:rsidP="00F40841">
            <w:pPr>
              <w:pStyle w:val="ListParagraph"/>
              <w:keepNext/>
              <w:keepLines/>
              <w:spacing w:before="200" w:after="200"/>
              <w:ind w:left="0" w:firstLine="0"/>
              <w:jc w:val="left"/>
              <w:outlineLvl w:val="4"/>
              <w:rPr>
                <w:del w:id="1450" w:author="ditaoktaria" w:date="2015-06-26T14:26:00Z"/>
                <w:sz w:val="22"/>
                <w:szCs w:val="22"/>
              </w:rPr>
            </w:pPr>
            <w:del w:id="1451" w:author="ditaoktaria" w:date="2015-06-26T14:26:00Z">
              <w:r w:rsidRPr="00EF5353" w:rsidDel="00F90FDC">
                <w:rPr>
                  <w:i/>
                  <w:sz w:val="22"/>
                  <w:szCs w:val="22"/>
                </w:rPr>
                <w:delText xml:space="preserve">Use case </w:delText>
              </w:r>
              <w:r w:rsidRPr="00EF5353" w:rsidDel="00F90FDC">
                <w:rPr>
                  <w:sz w:val="22"/>
                  <w:szCs w:val="22"/>
                </w:rPr>
                <w:delText xml:space="preserve">ini dimulai ketika aktor ingin </w:delText>
              </w:r>
              <w:r w:rsidR="00111B03" w:rsidDel="00F90FDC">
                <w:rPr>
                  <w:sz w:val="22"/>
                  <w:szCs w:val="22"/>
                </w:rPr>
                <w:delText>mengunggah materi.</w:delText>
              </w:r>
            </w:del>
          </w:p>
          <w:p w14:paraId="036A1A29" w14:textId="7E78C4FA" w:rsidR="005D7360" w:rsidDel="00F90FDC" w:rsidRDefault="005D7360" w:rsidP="003218BB">
            <w:pPr>
              <w:pStyle w:val="ListParagraph"/>
              <w:numPr>
                <w:ilvl w:val="0"/>
                <w:numId w:val="31"/>
              </w:numPr>
              <w:spacing w:after="200"/>
              <w:jc w:val="left"/>
              <w:rPr>
                <w:del w:id="1452" w:author="ditaoktaria" w:date="2015-06-26T14:26:00Z"/>
                <w:sz w:val="22"/>
                <w:szCs w:val="22"/>
              </w:rPr>
            </w:pPr>
            <w:del w:id="1453" w:author="ditaoktaria" w:date="2015-06-26T14:26:00Z">
              <w:r w:rsidDel="00F90FDC">
                <w:rPr>
                  <w:sz w:val="22"/>
                  <w:szCs w:val="22"/>
                </w:rPr>
                <w:delText xml:space="preserve">Sistem menampilkan menu </w:delText>
              </w:r>
              <w:r w:rsidRPr="005D7360" w:rsidDel="00F90FDC">
                <w:rPr>
                  <w:i/>
                  <w:sz w:val="22"/>
                  <w:szCs w:val="22"/>
                </w:rPr>
                <w:delText>upload</w:delText>
              </w:r>
              <w:r w:rsidDel="00F90FDC">
                <w:rPr>
                  <w:sz w:val="22"/>
                  <w:szCs w:val="22"/>
                </w:rPr>
                <w:delText>.</w:delText>
              </w:r>
            </w:del>
          </w:p>
          <w:p w14:paraId="5B4B951C" w14:textId="27CDB4B9" w:rsidR="003218BB" w:rsidRPr="00EF5353" w:rsidDel="00F90FDC" w:rsidRDefault="003218BB" w:rsidP="003218BB">
            <w:pPr>
              <w:pStyle w:val="ListParagraph"/>
              <w:numPr>
                <w:ilvl w:val="0"/>
                <w:numId w:val="31"/>
              </w:numPr>
              <w:spacing w:after="200"/>
              <w:jc w:val="left"/>
              <w:rPr>
                <w:del w:id="1454" w:author="ditaoktaria" w:date="2015-06-26T14:26:00Z"/>
                <w:sz w:val="22"/>
                <w:szCs w:val="22"/>
              </w:rPr>
            </w:pPr>
            <w:del w:id="1455" w:author="ditaoktaria" w:date="2015-06-26T14:26:00Z">
              <w:r w:rsidRPr="005D7360" w:rsidDel="00F90FDC">
                <w:rPr>
                  <w:sz w:val="22"/>
                  <w:szCs w:val="22"/>
                </w:rPr>
                <w:delText>Sistem</w:delText>
              </w:r>
              <w:r w:rsidRPr="00EF5353" w:rsidDel="00F90FDC">
                <w:rPr>
                  <w:sz w:val="22"/>
                  <w:szCs w:val="22"/>
                </w:rPr>
                <w:delText xml:space="preserve"> akan menampilkan </w:delText>
              </w:r>
              <w:r w:rsidRPr="00EF5353" w:rsidDel="00F90FDC">
                <w:rPr>
                  <w:i/>
                  <w:sz w:val="22"/>
                  <w:szCs w:val="22"/>
                </w:rPr>
                <w:delText>file manager</w:delText>
              </w:r>
              <w:r w:rsidRPr="00EF5353" w:rsidDel="00F90FDC">
                <w:rPr>
                  <w:sz w:val="22"/>
                  <w:szCs w:val="22"/>
                </w:rPr>
                <w:delText xml:space="preserve"> dari perangkat.</w:delText>
              </w:r>
            </w:del>
          </w:p>
          <w:p w14:paraId="7DA436F9" w14:textId="009A1E90" w:rsidR="003218BB" w:rsidDel="00F90FDC" w:rsidRDefault="003218BB" w:rsidP="003218BB">
            <w:pPr>
              <w:pStyle w:val="ListParagraph"/>
              <w:numPr>
                <w:ilvl w:val="0"/>
                <w:numId w:val="31"/>
              </w:numPr>
              <w:spacing w:after="200"/>
              <w:jc w:val="left"/>
              <w:rPr>
                <w:del w:id="1456" w:author="ditaoktaria" w:date="2015-06-26T14:26:00Z"/>
                <w:sz w:val="22"/>
                <w:szCs w:val="22"/>
              </w:rPr>
            </w:pPr>
            <w:del w:id="1457" w:author="ditaoktaria" w:date="2015-06-26T14:26:00Z">
              <w:r w:rsidRPr="00EF5353" w:rsidDel="00F90FDC">
                <w:rPr>
                  <w:sz w:val="22"/>
                  <w:szCs w:val="22"/>
                </w:rPr>
                <w:delText xml:space="preserve">Sistem mengizinkan aktor untuk memilih </w:delText>
              </w:r>
              <w:r w:rsidRPr="00EF5353" w:rsidDel="00F90FDC">
                <w:rPr>
                  <w:i/>
                  <w:sz w:val="22"/>
                  <w:szCs w:val="22"/>
                </w:rPr>
                <w:delText>file</w:delText>
              </w:r>
              <w:r w:rsidRPr="00EF5353" w:rsidDel="00F90FDC">
                <w:rPr>
                  <w:sz w:val="22"/>
                  <w:szCs w:val="22"/>
                </w:rPr>
                <w:delText xml:space="preserve"> yang akan diunggah.</w:delText>
              </w:r>
            </w:del>
          </w:p>
          <w:p w14:paraId="6649986A" w14:textId="2EC6A1C6" w:rsidR="00E92BA7" w:rsidDel="00F90FDC" w:rsidRDefault="00E92BA7" w:rsidP="003218BB">
            <w:pPr>
              <w:pStyle w:val="ListParagraph"/>
              <w:numPr>
                <w:ilvl w:val="0"/>
                <w:numId w:val="31"/>
              </w:numPr>
              <w:spacing w:after="200"/>
              <w:jc w:val="left"/>
              <w:rPr>
                <w:del w:id="1458" w:author="ditaoktaria" w:date="2015-06-26T14:26:00Z"/>
                <w:sz w:val="22"/>
                <w:szCs w:val="22"/>
              </w:rPr>
            </w:pPr>
            <w:del w:id="1459" w:author="ditaoktaria" w:date="2015-06-26T14:26:00Z">
              <w:r w:rsidDel="00F90FDC">
                <w:rPr>
                  <w:sz w:val="22"/>
                  <w:szCs w:val="22"/>
                </w:rPr>
                <w:delText>Aktor memilih file yang akan diupload dan menekan tombol ok.</w:delText>
              </w:r>
            </w:del>
          </w:p>
          <w:p w14:paraId="30691039" w14:textId="45EEA3B4" w:rsidR="00E92BA7" w:rsidDel="00F90FDC" w:rsidRDefault="00E92BA7" w:rsidP="003218BB">
            <w:pPr>
              <w:pStyle w:val="ListParagraph"/>
              <w:numPr>
                <w:ilvl w:val="0"/>
                <w:numId w:val="31"/>
              </w:numPr>
              <w:spacing w:after="200"/>
              <w:jc w:val="left"/>
              <w:rPr>
                <w:del w:id="1460" w:author="ditaoktaria" w:date="2015-06-26T14:26:00Z"/>
                <w:sz w:val="22"/>
                <w:szCs w:val="22"/>
              </w:rPr>
            </w:pPr>
            <w:del w:id="1461" w:author="ditaoktaria" w:date="2015-06-26T14:26:00Z">
              <w:r w:rsidDel="00F90FDC">
                <w:rPr>
                  <w:sz w:val="22"/>
                  <w:szCs w:val="22"/>
                </w:rPr>
                <w:delText xml:space="preserve">Sistem menampilkan form masukan yang telah berisi nama </w:delText>
              </w:r>
              <w:r w:rsidRPr="00E92BA7" w:rsidDel="00F90FDC">
                <w:rPr>
                  <w:i/>
                  <w:sz w:val="22"/>
                  <w:rPrChange w:id="1462" w:author="ditaoktaria oktaria" w:date="2015-03-09T15:13:00Z">
                    <w:rPr>
                      <w:sz w:val="22"/>
                    </w:rPr>
                  </w:rPrChange>
                </w:rPr>
                <w:delText>file</w:delText>
              </w:r>
              <w:r w:rsidDel="00F90FDC">
                <w:rPr>
                  <w:sz w:val="22"/>
                  <w:szCs w:val="22"/>
                </w:rPr>
                <w:delText xml:space="preserve"> dan mengizinkan pengguna mengubah nama </w:delText>
              </w:r>
              <w:r w:rsidRPr="00E92BA7" w:rsidDel="00F90FDC">
                <w:rPr>
                  <w:i/>
                  <w:sz w:val="22"/>
                  <w:rPrChange w:id="1463" w:author="ditaoktaria oktaria" w:date="2015-03-09T15:13:00Z">
                    <w:rPr>
                      <w:sz w:val="22"/>
                    </w:rPr>
                  </w:rPrChange>
                </w:rPr>
                <w:delText>file</w:delText>
              </w:r>
              <w:r w:rsidDel="00F90FDC">
                <w:rPr>
                  <w:sz w:val="22"/>
                  <w:szCs w:val="22"/>
                </w:rPr>
                <w:delText>.</w:delText>
              </w:r>
            </w:del>
          </w:p>
          <w:p w14:paraId="11AC8FA1" w14:textId="174EF731" w:rsidR="00E92BA7" w:rsidDel="00F90FDC" w:rsidRDefault="00E92BA7" w:rsidP="003218BB">
            <w:pPr>
              <w:pStyle w:val="ListParagraph"/>
              <w:numPr>
                <w:ilvl w:val="0"/>
                <w:numId w:val="31"/>
              </w:numPr>
              <w:spacing w:after="200"/>
              <w:jc w:val="left"/>
              <w:rPr>
                <w:del w:id="1464" w:author="ditaoktaria" w:date="2015-06-26T14:26:00Z"/>
                <w:sz w:val="22"/>
                <w:szCs w:val="22"/>
              </w:rPr>
            </w:pPr>
            <w:del w:id="1465" w:author="ditaoktaria" w:date="2015-06-26T14:26:00Z">
              <w:r w:rsidDel="00F90FDC">
                <w:rPr>
                  <w:sz w:val="22"/>
                  <w:szCs w:val="22"/>
                </w:rPr>
                <w:delText>Aktor dapat melakukan perubahan atau tidak.</w:delText>
              </w:r>
            </w:del>
          </w:p>
          <w:p w14:paraId="240EC099" w14:textId="42B60138" w:rsidR="00E92BA7" w:rsidRPr="00EF5353" w:rsidDel="00F90FDC" w:rsidRDefault="00E92BA7" w:rsidP="003218BB">
            <w:pPr>
              <w:pStyle w:val="ListParagraph"/>
              <w:numPr>
                <w:ilvl w:val="0"/>
                <w:numId w:val="31"/>
              </w:numPr>
              <w:spacing w:after="200"/>
              <w:jc w:val="left"/>
              <w:rPr>
                <w:del w:id="1466" w:author="ditaoktaria" w:date="2015-06-26T14:26:00Z"/>
                <w:sz w:val="22"/>
                <w:szCs w:val="22"/>
              </w:rPr>
            </w:pPr>
            <w:del w:id="1467" w:author="ditaoktaria" w:date="2015-06-26T14:26:00Z">
              <w:r w:rsidDel="00F90FDC">
                <w:rPr>
                  <w:sz w:val="22"/>
                  <w:szCs w:val="22"/>
                </w:rPr>
                <w:delText xml:space="preserve">Aktor menekan tombol </w:delText>
              </w:r>
              <w:r w:rsidDel="00F90FDC">
                <w:rPr>
                  <w:i/>
                  <w:sz w:val="22"/>
                  <w:szCs w:val="22"/>
                </w:rPr>
                <w:delText>done</w:delText>
              </w:r>
              <w:r w:rsidDel="00F90FDC">
                <w:rPr>
                  <w:sz w:val="22"/>
                  <w:szCs w:val="22"/>
                </w:rPr>
                <w:delText>.</w:delText>
              </w:r>
            </w:del>
          </w:p>
          <w:p w14:paraId="6C3D6561" w14:textId="298169BD" w:rsidR="00071619" w:rsidRPr="00EF5353" w:rsidDel="00F90FDC" w:rsidRDefault="003218BB">
            <w:pPr>
              <w:pStyle w:val="ListParagraph"/>
              <w:numPr>
                <w:ilvl w:val="0"/>
                <w:numId w:val="31"/>
              </w:numPr>
              <w:spacing w:after="200"/>
              <w:jc w:val="left"/>
              <w:rPr>
                <w:del w:id="1468" w:author="ditaoktaria" w:date="2015-06-26T14:26:00Z"/>
                <w:rFonts w:cstheme="majorBidi"/>
                <w:b/>
                <w:i/>
                <w:iCs/>
                <w:color w:val="404040" w:themeColor="text1" w:themeTint="BF"/>
                <w:sz w:val="22"/>
                <w:szCs w:val="22"/>
              </w:rPr>
              <w:pPrChange w:id="1469" w:author="ditaoktaria oktaria" w:date="2015-02-27T11:04:00Z">
                <w:pPr>
                  <w:pStyle w:val="ListParagraph"/>
                  <w:keepNext/>
                  <w:keepLines/>
                  <w:numPr>
                    <w:ilvl w:val="1"/>
                    <w:numId w:val="31"/>
                  </w:numPr>
                  <w:spacing w:before="200" w:after="200"/>
                  <w:ind w:left="1440" w:hanging="360"/>
                  <w:jc w:val="left"/>
                  <w:outlineLvl w:val="4"/>
                </w:pPr>
              </w:pPrChange>
            </w:pPr>
            <w:del w:id="1470" w:author="ditaoktaria" w:date="2015-06-26T14:26:00Z">
              <w:r w:rsidRPr="00EF5353" w:rsidDel="00F90FDC">
                <w:rPr>
                  <w:sz w:val="22"/>
                  <w:szCs w:val="22"/>
                </w:rPr>
                <w:delText xml:space="preserve">Setelah aktor mengunggah </w:delText>
              </w:r>
              <w:r w:rsidRPr="00EF5353" w:rsidDel="00F90FDC">
                <w:rPr>
                  <w:i/>
                  <w:sz w:val="22"/>
                  <w:szCs w:val="22"/>
                </w:rPr>
                <w:delText>file</w:delText>
              </w:r>
              <w:r w:rsidRPr="00EF5353" w:rsidDel="00F90FDC">
                <w:rPr>
                  <w:sz w:val="22"/>
                  <w:szCs w:val="22"/>
                </w:rPr>
                <w:delText xml:space="preserve"> yang dipilih, </w:delText>
              </w:r>
              <w:r w:rsidRPr="00EF5353" w:rsidDel="00F90FDC">
                <w:rPr>
                  <w:i/>
                  <w:sz w:val="22"/>
                  <w:szCs w:val="22"/>
                </w:rPr>
                <w:delText xml:space="preserve">file </w:delText>
              </w:r>
              <w:r w:rsidRPr="00EF5353" w:rsidDel="00F90FDC">
                <w:rPr>
                  <w:sz w:val="22"/>
                  <w:szCs w:val="22"/>
                </w:rPr>
                <w:delText>tersebut akan disimpan di dalam sistem.</w:delText>
              </w:r>
            </w:del>
          </w:p>
        </w:tc>
      </w:tr>
      <w:tr w:rsidR="00071619" w:rsidRPr="00193933" w:rsidDel="00F90FDC" w14:paraId="5B28D09C" w14:textId="591CB52E" w:rsidTr="00F40841">
        <w:trPr>
          <w:del w:id="1471" w:author="ditaoktaria" w:date="2015-06-26T14:26:00Z"/>
        </w:trPr>
        <w:tc>
          <w:tcPr>
            <w:tcW w:w="7930" w:type="dxa"/>
            <w:gridSpan w:val="2"/>
            <w:shd w:val="clear" w:color="auto" w:fill="auto"/>
            <w:vAlign w:val="center"/>
          </w:tcPr>
          <w:p w14:paraId="71A8288E" w14:textId="37C69A5D" w:rsidR="00071619" w:rsidRPr="00EF5353" w:rsidDel="00F90FDC" w:rsidRDefault="00071619" w:rsidP="00F40841">
            <w:pPr>
              <w:ind w:firstLine="0"/>
              <w:jc w:val="center"/>
              <w:rPr>
                <w:del w:id="1472" w:author="ditaoktaria" w:date="2015-06-26T14:26:00Z"/>
                <w:sz w:val="22"/>
              </w:rPr>
            </w:pPr>
            <w:del w:id="1473" w:author="ditaoktaria" w:date="2015-06-26T14:26:00Z">
              <w:r w:rsidRPr="00411B04" w:rsidDel="00F90FDC">
                <w:rPr>
                  <w:b/>
                  <w:sz w:val="22"/>
                </w:rPr>
                <w:delText xml:space="preserve">Alur Alternatif </w:delText>
              </w:r>
              <w:r w:rsidRPr="00411B04" w:rsidDel="00F90FDC">
                <w:rPr>
                  <w:b/>
                  <w:i/>
                  <w:sz w:val="22"/>
                </w:rPr>
                <w:delText>(Alternative Flows)</w:delText>
              </w:r>
            </w:del>
          </w:p>
        </w:tc>
      </w:tr>
      <w:tr w:rsidR="00071619" w:rsidRPr="00193933" w:rsidDel="00F90FDC" w14:paraId="16021A14" w14:textId="4204D79C" w:rsidTr="00F40841">
        <w:trPr>
          <w:del w:id="1474" w:author="ditaoktaria" w:date="2015-06-26T14:26:00Z"/>
        </w:trPr>
        <w:tc>
          <w:tcPr>
            <w:tcW w:w="1922" w:type="dxa"/>
            <w:shd w:val="clear" w:color="auto" w:fill="auto"/>
            <w:vAlign w:val="center"/>
          </w:tcPr>
          <w:p w14:paraId="47D7E8C8" w14:textId="4B24AE2D" w:rsidR="00071619" w:rsidRPr="00411B04" w:rsidDel="00F90FDC" w:rsidRDefault="00071619" w:rsidP="00F40841">
            <w:pPr>
              <w:ind w:firstLine="0"/>
              <w:jc w:val="left"/>
              <w:rPr>
                <w:del w:id="1475" w:author="ditaoktaria" w:date="2015-06-26T14:26:00Z"/>
                <w:b/>
                <w:sz w:val="22"/>
              </w:rPr>
            </w:pPr>
            <w:del w:id="1476" w:author="ditaoktaria" w:date="2015-06-26T14:26:00Z">
              <w:r w:rsidRPr="00EF5353" w:rsidDel="00F90FDC">
                <w:rPr>
                  <w:b/>
                  <w:sz w:val="22"/>
                </w:rPr>
                <w:delText>F</w:delText>
              </w:r>
              <w:r w:rsidDel="00F90FDC">
                <w:rPr>
                  <w:b/>
                  <w:sz w:val="22"/>
                </w:rPr>
                <w:delText xml:space="preserve">ormat </w:delText>
              </w:r>
              <w:r w:rsidDel="00F90FDC">
                <w:rPr>
                  <w:b/>
                  <w:i/>
                  <w:sz w:val="22"/>
                </w:rPr>
                <w:delText>file</w:delText>
              </w:r>
              <w:r w:rsidRPr="00EF5353" w:rsidDel="00F90FDC">
                <w:rPr>
                  <w:b/>
                  <w:sz w:val="22"/>
                </w:rPr>
                <w:delText xml:space="preserve"> tidak sesuai</w:delText>
              </w:r>
            </w:del>
          </w:p>
        </w:tc>
        <w:tc>
          <w:tcPr>
            <w:tcW w:w="6008" w:type="dxa"/>
            <w:vAlign w:val="center"/>
          </w:tcPr>
          <w:p w14:paraId="410A2104" w14:textId="39A60031" w:rsidR="00071619" w:rsidDel="00F90FDC" w:rsidRDefault="00071619" w:rsidP="00F40841">
            <w:pPr>
              <w:pStyle w:val="ListParagraph"/>
              <w:numPr>
                <w:ilvl w:val="0"/>
                <w:numId w:val="36"/>
              </w:numPr>
              <w:ind w:left="328"/>
              <w:jc w:val="left"/>
              <w:rPr>
                <w:del w:id="1477" w:author="ditaoktaria" w:date="2015-06-26T14:26:00Z"/>
                <w:sz w:val="22"/>
              </w:rPr>
            </w:pPr>
            <w:del w:id="1478" w:author="ditaoktaria" w:date="2015-06-26T14:26:00Z">
              <w:r w:rsidDel="00F90FDC">
                <w:rPr>
                  <w:sz w:val="22"/>
                </w:rPr>
                <w:delText xml:space="preserve">Sistem akan memberikan pemberitahuan kepada aktor bahwa format </w:delText>
              </w:r>
              <w:r w:rsidDel="00F90FDC">
                <w:rPr>
                  <w:i/>
                  <w:sz w:val="22"/>
                </w:rPr>
                <w:delText xml:space="preserve">file </w:delText>
              </w:r>
              <w:r w:rsidDel="00F90FDC">
                <w:rPr>
                  <w:sz w:val="22"/>
                </w:rPr>
                <w:delText xml:space="preserve">yang diunggah oleh aktor tidak </w:delText>
              </w:r>
              <w:r w:rsidDel="00F90FDC">
                <w:rPr>
                  <w:i/>
                  <w:sz w:val="22"/>
                </w:rPr>
                <w:delText>valid</w:delText>
              </w:r>
              <w:r w:rsidDel="00F90FDC">
                <w:rPr>
                  <w:sz w:val="22"/>
                </w:rPr>
                <w:delText>.</w:delText>
              </w:r>
            </w:del>
          </w:p>
          <w:p w14:paraId="43422B63" w14:textId="3B731E50" w:rsidR="00071619" w:rsidDel="00F90FDC" w:rsidRDefault="00071619" w:rsidP="00F40841">
            <w:pPr>
              <w:pStyle w:val="ListParagraph"/>
              <w:numPr>
                <w:ilvl w:val="0"/>
                <w:numId w:val="36"/>
              </w:numPr>
              <w:ind w:left="328"/>
              <w:jc w:val="left"/>
              <w:rPr>
                <w:del w:id="1479" w:author="ditaoktaria" w:date="2015-06-26T14:26:00Z"/>
                <w:sz w:val="22"/>
              </w:rPr>
            </w:pPr>
            <w:del w:id="1480" w:author="ditaoktaria" w:date="2015-06-26T14:26:00Z">
              <w:r w:rsidDel="00F90FDC">
                <w:rPr>
                  <w:sz w:val="22"/>
                </w:rPr>
                <w:delText xml:space="preserve">Sistem akan memberitahu aktor format </w:delText>
              </w:r>
              <w:r w:rsidDel="00F90FDC">
                <w:rPr>
                  <w:i/>
                  <w:sz w:val="22"/>
                </w:rPr>
                <w:delText>file</w:delText>
              </w:r>
              <w:r w:rsidDel="00F90FDC">
                <w:rPr>
                  <w:sz w:val="22"/>
                </w:rPr>
                <w:delText xml:space="preserve"> apa saja yang diizinkan untuk diunggah ke dalam sistem.</w:delText>
              </w:r>
            </w:del>
          </w:p>
          <w:p w14:paraId="5C875BB1" w14:textId="2BD8A5C0" w:rsidR="00E57D62" w:rsidDel="00F90FDC" w:rsidRDefault="00E57D62" w:rsidP="00F40841">
            <w:pPr>
              <w:pStyle w:val="ListParagraph"/>
              <w:numPr>
                <w:ilvl w:val="0"/>
                <w:numId w:val="36"/>
              </w:numPr>
              <w:ind w:left="328"/>
              <w:jc w:val="left"/>
              <w:rPr>
                <w:del w:id="1481" w:author="ditaoktaria" w:date="2015-06-26T14:26:00Z"/>
                <w:sz w:val="22"/>
              </w:rPr>
            </w:pPr>
            <w:del w:id="1482" w:author="ditaoktaria" w:date="2015-06-26T14:26:00Z">
              <w:r w:rsidDel="00F90FDC">
                <w:rPr>
                  <w:sz w:val="22"/>
                </w:rPr>
                <w:delText>Sistem mengizinkan aktor untuk menutup notifikasi.</w:delText>
              </w:r>
            </w:del>
          </w:p>
          <w:p w14:paraId="4A40A7CF" w14:textId="20D24203" w:rsidR="00E57D62" w:rsidDel="00F90FDC" w:rsidRDefault="00E57D62" w:rsidP="00F40841">
            <w:pPr>
              <w:pStyle w:val="ListParagraph"/>
              <w:numPr>
                <w:ilvl w:val="0"/>
                <w:numId w:val="36"/>
              </w:numPr>
              <w:ind w:left="328"/>
              <w:jc w:val="left"/>
              <w:rPr>
                <w:del w:id="1483" w:author="ditaoktaria" w:date="2015-06-26T14:26:00Z"/>
                <w:sz w:val="22"/>
              </w:rPr>
            </w:pPr>
            <w:del w:id="1484" w:author="ditaoktaria" w:date="2015-06-26T14:26:00Z">
              <w:r w:rsidDel="00F90FDC">
                <w:rPr>
                  <w:sz w:val="22"/>
                </w:rPr>
                <w:delText>Aktor menutup notifikasi.</w:delText>
              </w:r>
            </w:del>
          </w:p>
          <w:p w14:paraId="3CA1608F" w14:textId="0C8AC06D" w:rsidR="00E57D62" w:rsidRPr="00EF5353" w:rsidDel="00F90FDC" w:rsidRDefault="00E57D62" w:rsidP="00F40841">
            <w:pPr>
              <w:pStyle w:val="ListParagraph"/>
              <w:numPr>
                <w:ilvl w:val="0"/>
                <w:numId w:val="36"/>
              </w:numPr>
              <w:ind w:left="328"/>
              <w:jc w:val="left"/>
              <w:rPr>
                <w:del w:id="1485" w:author="ditaoktaria" w:date="2015-06-26T14:26:00Z"/>
                <w:sz w:val="22"/>
              </w:rPr>
            </w:pPr>
            <w:del w:id="1486"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5B3E7D70" w14:textId="1A3C1B14" w:rsidTr="00F40841">
        <w:trPr>
          <w:del w:id="1487" w:author="ditaoktaria" w:date="2015-06-26T14:26:00Z"/>
        </w:trPr>
        <w:tc>
          <w:tcPr>
            <w:tcW w:w="1922" w:type="dxa"/>
            <w:shd w:val="clear" w:color="auto" w:fill="auto"/>
            <w:vAlign w:val="center"/>
          </w:tcPr>
          <w:p w14:paraId="69AF39B8" w14:textId="7BD9C84E" w:rsidR="00071619" w:rsidRPr="00411B04" w:rsidDel="00F90FDC" w:rsidRDefault="00071619" w:rsidP="00F40841">
            <w:pPr>
              <w:ind w:firstLine="0"/>
              <w:jc w:val="left"/>
              <w:rPr>
                <w:del w:id="1488" w:author="ditaoktaria" w:date="2015-06-26T14:26:00Z"/>
                <w:b/>
                <w:sz w:val="22"/>
              </w:rPr>
            </w:pPr>
            <w:del w:id="1489" w:author="ditaoktaria" w:date="2015-06-26T14:26:00Z">
              <w:r w:rsidRPr="00EF5353" w:rsidDel="00F90FDC">
                <w:rPr>
                  <w:b/>
                  <w:sz w:val="22"/>
                </w:rPr>
                <w:delText>Ukuran file melebihi batas maksimum</w:delText>
              </w:r>
            </w:del>
          </w:p>
        </w:tc>
        <w:tc>
          <w:tcPr>
            <w:tcW w:w="6008" w:type="dxa"/>
            <w:vAlign w:val="center"/>
          </w:tcPr>
          <w:p w14:paraId="108486D5" w14:textId="230BDDCF" w:rsidR="00E57D62" w:rsidDel="00F90FDC" w:rsidRDefault="00E57D62">
            <w:pPr>
              <w:pStyle w:val="ListParagraph"/>
              <w:numPr>
                <w:ilvl w:val="0"/>
                <w:numId w:val="43"/>
              </w:numPr>
              <w:ind w:left="346"/>
              <w:jc w:val="left"/>
              <w:rPr>
                <w:del w:id="1490" w:author="ditaoktaria" w:date="2015-06-26T14:26:00Z"/>
                <w:rFonts w:eastAsia="Times New Roman" w:cstheme="majorBidi"/>
                <w:b/>
                <w:i/>
                <w:iCs/>
                <w:color w:val="404040" w:themeColor="text1" w:themeTint="BF"/>
                <w:sz w:val="22"/>
              </w:rPr>
              <w:pPrChange w:id="1491" w:author="ditaoktaria" w:date="2015-02-27T18:13:00Z">
                <w:pPr>
                  <w:keepNext/>
                  <w:keepLines/>
                  <w:autoSpaceDE w:val="0"/>
                  <w:autoSpaceDN w:val="0"/>
                  <w:adjustRightInd w:val="0"/>
                  <w:spacing w:before="200"/>
                  <w:ind w:firstLine="0"/>
                  <w:jc w:val="left"/>
                  <w:outlineLvl w:val="4"/>
                </w:pPr>
              </w:pPrChange>
            </w:pPr>
            <w:del w:id="1492" w:author="ditaoktaria" w:date="2015-06-26T14:26:00Z">
              <w:r w:rsidDel="00F90FDC">
                <w:rPr>
                  <w:sz w:val="22"/>
                </w:rPr>
                <w:delText xml:space="preserve">Sistem akan memberikan pemberitahuan kepada aktor bahwa ukuran </w:delText>
              </w:r>
              <w:r w:rsidDel="00F90FDC">
                <w:rPr>
                  <w:i/>
                  <w:sz w:val="22"/>
                </w:rPr>
                <w:delText xml:space="preserve">file </w:delText>
              </w:r>
              <w:r w:rsidDel="00F90FDC">
                <w:rPr>
                  <w:sz w:val="22"/>
                </w:rPr>
                <w:delText>yang diunggah melebihi batas maksimum yang diizinkan oleh sistem.</w:delText>
              </w:r>
            </w:del>
          </w:p>
          <w:p w14:paraId="69E42187" w14:textId="20F30BF8" w:rsidR="00071619" w:rsidDel="00F90FDC" w:rsidRDefault="00E57D62">
            <w:pPr>
              <w:pStyle w:val="ListParagraph"/>
              <w:numPr>
                <w:ilvl w:val="0"/>
                <w:numId w:val="43"/>
              </w:numPr>
              <w:ind w:left="346"/>
              <w:jc w:val="left"/>
              <w:rPr>
                <w:del w:id="1493" w:author="ditaoktaria" w:date="2015-06-26T14:26:00Z"/>
                <w:rFonts w:eastAsia="Times New Roman" w:cstheme="majorBidi"/>
                <w:b/>
                <w:i/>
                <w:iCs/>
                <w:color w:val="404040" w:themeColor="text1" w:themeTint="BF"/>
                <w:sz w:val="22"/>
              </w:rPr>
              <w:pPrChange w:id="1494" w:author="ditaoktaria" w:date="2015-02-27T18:13:00Z">
                <w:pPr>
                  <w:keepNext/>
                  <w:keepLines/>
                  <w:autoSpaceDE w:val="0"/>
                  <w:autoSpaceDN w:val="0"/>
                  <w:adjustRightInd w:val="0"/>
                  <w:spacing w:before="200"/>
                  <w:ind w:firstLine="0"/>
                  <w:jc w:val="left"/>
                  <w:outlineLvl w:val="4"/>
                </w:pPr>
              </w:pPrChange>
            </w:pPr>
            <w:del w:id="1495" w:author="ditaoktaria" w:date="2015-06-26T14:26:00Z">
              <w:r w:rsidRPr="00E57D62" w:rsidDel="00F90FDC">
                <w:rPr>
                  <w:sz w:val="22"/>
                  <w:rPrChange w:id="1496" w:author="ditaoktaria" w:date="2015-02-27T18:10:00Z">
                    <w:rPr/>
                  </w:rPrChange>
                </w:rPr>
                <w:delText xml:space="preserve">Sistem </w:delText>
              </w:r>
              <w:r w:rsidDel="00F90FDC">
                <w:rPr>
                  <w:sz w:val="22"/>
                </w:rPr>
                <w:delText xml:space="preserve">memberikan pemberitahuan kepada </w:delText>
              </w:r>
              <w:r w:rsidRPr="00E57D62" w:rsidDel="00F90FDC">
                <w:rPr>
                  <w:sz w:val="22"/>
                  <w:rPrChange w:id="1497" w:author="ditaoktaria" w:date="2015-02-27T18:10:00Z">
                    <w:rPr/>
                  </w:rPrChange>
                </w:rPr>
                <w:delText xml:space="preserve">aktor </w:delText>
              </w:r>
              <w:r w:rsidDel="00F90FDC">
                <w:rPr>
                  <w:sz w:val="22"/>
                </w:rPr>
                <w:delText>berapa ukuran</w:delText>
              </w:r>
              <w:r w:rsidRPr="00E57D62" w:rsidDel="00F90FDC">
                <w:rPr>
                  <w:sz w:val="22"/>
                  <w:rPrChange w:id="1498" w:author="ditaoktaria" w:date="2015-02-27T18:10:00Z">
                    <w:rPr/>
                  </w:rPrChange>
                </w:rPr>
                <w:delText xml:space="preserve"> </w:delText>
              </w:r>
              <w:r w:rsidR="00FB6FFC" w:rsidDel="00F90FDC">
                <w:rPr>
                  <w:i/>
                  <w:sz w:val="22"/>
                </w:rPr>
                <w:delText xml:space="preserve">file </w:delText>
              </w:r>
              <w:r w:rsidRPr="00E57D62" w:rsidDel="00F90FDC">
                <w:rPr>
                  <w:sz w:val="22"/>
                  <w:rPrChange w:id="1499" w:author="ditaoktaria" w:date="2015-02-27T18:10:00Z">
                    <w:rPr/>
                  </w:rPrChange>
                </w:rPr>
                <w:delText>yang diizinkan untuk diunggah ke dalam sistem.</w:delText>
              </w:r>
            </w:del>
          </w:p>
          <w:p w14:paraId="6FE721C4" w14:textId="65D86085" w:rsidR="00E57D62" w:rsidDel="00F90FDC" w:rsidRDefault="00E57D62" w:rsidP="00AA2C2D">
            <w:pPr>
              <w:pStyle w:val="ListParagraph"/>
              <w:numPr>
                <w:ilvl w:val="0"/>
                <w:numId w:val="43"/>
              </w:numPr>
              <w:ind w:left="346"/>
              <w:jc w:val="left"/>
              <w:rPr>
                <w:del w:id="1500" w:author="ditaoktaria" w:date="2015-06-26T14:26:00Z"/>
                <w:sz w:val="22"/>
              </w:rPr>
            </w:pPr>
            <w:del w:id="1501" w:author="ditaoktaria" w:date="2015-06-26T14:26:00Z">
              <w:r w:rsidDel="00F90FDC">
                <w:rPr>
                  <w:sz w:val="22"/>
                </w:rPr>
                <w:delText>Sistem mengizinkan aktor untuk menutup notifikasi.</w:delText>
              </w:r>
            </w:del>
          </w:p>
          <w:p w14:paraId="1107415C" w14:textId="2C43379D" w:rsidR="00E57D62" w:rsidDel="00F90FDC" w:rsidRDefault="00E57D62" w:rsidP="00AA2C2D">
            <w:pPr>
              <w:pStyle w:val="ListParagraph"/>
              <w:numPr>
                <w:ilvl w:val="0"/>
                <w:numId w:val="43"/>
              </w:numPr>
              <w:ind w:left="346"/>
              <w:jc w:val="left"/>
              <w:rPr>
                <w:del w:id="1502" w:author="ditaoktaria" w:date="2015-06-26T14:26:00Z"/>
                <w:sz w:val="22"/>
              </w:rPr>
            </w:pPr>
            <w:del w:id="1503" w:author="ditaoktaria" w:date="2015-06-26T14:26:00Z">
              <w:r w:rsidDel="00F90FDC">
                <w:rPr>
                  <w:sz w:val="22"/>
                </w:rPr>
                <w:delText>Aktor menutup notifikasi.</w:delText>
              </w:r>
            </w:del>
          </w:p>
          <w:p w14:paraId="02463A7D" w14:textId="25ADDE76" w:rsidR="00E57D62" w:rsidRPr="00E57D62" w:rsidDel="00F90FDC" w:rsidRDefault="00E57D62">
            <w:pPr>
              <w:pStyle w:val="ListParagraph"/>
              <w:numPr>
                <w:ilvl w:val="0"/>
                <w:numId w:val="43"/>
              </w:numPr>
              <w:ind w:left="346"/>
              <w:jc w:val="left"/>
              <w:rPr>
                <w:del w:id="1504" w:author="ditaoktaria" w:date="2015-06-26T14:26:00Z"/>
                <w:sz w:val="22"/>
                <w:rPrChange w:id="1505" w:author="ditaoktaria" w:date="2015-02-27T18:10:00Z">
                  <w:rPr>
                    <w:del w:id="1506" w:author="ditaoktaria" w:date="2015-06-26T14:26:00Z"/>
                    <w:rFonts w:eastAsia="Times New Roman" w:cstheme="majorBidi"/>
                    <w:b/>
                    <w:i/>
                    <w:iCs/>
                    <w:color w:val="404040" w:themeColor="text1" w:themeTint="BF"/>
                  </w:rPr>
                </w:rPrChange>
              </w:rPr>
              <w:pPrChange w:id="1507" w:author="ditaoktaria" w:date="2015-02-27T18:13:00Z">
                <w:pPr>
                  <w:keepNext/>
                  <w:keepLines/>
                  <w:autoSpaceDE w:val="0"/>
                  <w:autoSpaceDN w:val="0"/>
                  <w:adjustRightInd w:val="0"/>
                  <w:spacing w:before="200"/>
                  <w:ind w:firstLine="0"/>
                  <w:jc w:val="left"/>
                  <w:outlineLvl w:val="4"/>
                </w:pPr>
              </w:pPrChange>
            </w:pPr>
            <w:del w:id="1508"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4227F6FE" w14:textId="70016B4D" w:rsidTr="00F40841">
        <w:trPr>
          <w:del w:id="1509" w:author="ditaoktaria" w:date="2015-06-26T14:26:00Z"/>
        </w:trPr>
        <w:tc>
          <w:tcPr>
            <w:tcW w:w="1922" w:type="dxa"/>
            <w:shd w:val="clear" w:color="auto" w:fill="auto"/>
            <w:vAlign w:val="center"/>
          </w:tcPr>
          <w:p w14:paraId="27A1267C" w14:textId="638B7AA2" w:rsidR="00071619" w:rsidRPr="00EF5353" w:rsidDel="00F90FDC" w:rsidRDefault="00071619" w:rsidP="00F40841">
            <w:pPr>
              <w:keepNext/>
              <w:keepLines/>
              <w:spacing w:before="200"/>
              <w:ind w:firstLine="0"/>
              <w:jc w:val="left"/>
              <w:outlineLvl w:val="4"/>
              <w:rPr>
                <w:del w:id="1510" w:author="ditaoktaria" w:date="2015-06-26T14:26:00Z"/>
                <w:b/>
                <w:sz w:val="22"/>
              </w:rPr>
            </w:pPr>
            <w:del w:id="1511" w:author="ditaoktaria" w:date="2015-06-26T14:26:00Z">
              <w:r w:rsidRPr="00411B04" w:rsidDel="00F90FDC">
                <w:rPr>
                  <w:b/>
                  <w:sz w:val="22"/>
                </w:rPr>
                <w:delText>Kondisi Akhir</w:delText>
              </w:r>
            </w:del>
          </w:p>
          <w:p w14:paraId="6C4E23B5" w14:textId="22C4D8CB" w:rsidR="00071619" w:rsidRPr="00411B04" w:rsidDel="00F90FDC" w:rsidRDefault="00071619" w:rsidP="00F40841">
            <w:pPr>
              <w:ind w:firstLine="0"/>
              <w:jc w:val="left"/>
              <w:rPr>
                <w:del w:id="1512" w:author="ditaoktaria" w:date="2015-06-26T14:26:00Z"/>
                <w:b/>
                <w:sz w:val="22"/>
              </w:rPr>
            </w:pPr>
            <w:del w:id="1513" w:author="ditaoktaria" w:date="2015-06-26T14:26:00Z">
              <w:r w:rsidRPr="00411B04" w:rsidDel="00F90FDC">
                <w:rPr>
                  <w:b/>
                  <w:i/>
                  <w:sz w:val="22"/>
                </w:rPr>
                <w:delText>(Post-Conditions)</w:delText>
              </w:r>
            </w:del>
          </w:p>
        </w:tc>
        <w:tc>
          <w:tcPr>
            <w:tcW w:w="6008" w:type="dxa"/>
            <w:vAlign w:val="center"/>
          </w:tcPr>
          <w:p w14:paraId="0CBCCD98" w14:textId="017B3DE0" w:rsidR="00071619" w:rsidRPr="00EF5353" w:rsidDel="00F90FDC" w:rsidRDefault="00071619" w:rsidP="003218BB">
            <w:pPr>
              <w:ind w:firstLine="0"/>
              <w:jc w:val="left"/>
              <w:rPr>
                <w:del w:id="1514" w:author="ditaoktaria" w:date="2015-06-26T14:26:00Z"/>
                <w:sz w:val="22"/>
              </w:rPr>
            </w:pPr>
            <w:del w:id="1515" w:author="ditaoktaria" w:date="2015-06-26T14:26:00Z">
              <w:r w:rsidDel="00F90FDC">
                <w:rPr>
                  <w:sz w:val="22"/>
                </w:rPr>
                <w:delText xml:space="preserve">Jika </w:delText>
              </w:r>
              <w:r w:rsidDel="00F90FDC">
                <w:rPr>
                  <w:i/>
                  <w:sz w:val="22"/>
                </w:rPr>
                <w:delText xml:space="preserve">use case </w:delText>
              </w:r>
              <w:r w:rsidDel="00F90FDC">
                <w:rPr>
                  <w:sz w:val="22"/>
                </w:rPr>
                <w:delText xml:space="preserve">berhasil, </w:delText>
              </w:r>
              <w:r w:rsidDel="00F90FDC">
                <w:rPr>
                  <w:i/>
                  <w:sz w:val="22"/>
                </w:rPr>
                <w:delText xml:space="preserve">file </w:delText>
              </w:r>
              <w:r w:rsidDel="00F90FDC">
                <w:rPr>
                  <w:sz w:val="22"/>
                </w:rPr>
                <w:delText>materi akan ditambahkan</w:delText>
              </w:r>
              <w:r w:rsidR="003218BB" w:rsidDel="00F90FDC">
                <w:rPr>
                  <w:sz w:val="22"/>
                </w:rPr>
                <w:delText xml:space="preserve"> ke dalam</w:delText>
              </w:r>
              <w:r w:rsidDel="00F90FDC">
                <w:rPr>
                  <w:sz w:val="22"/>
                </w:rPr>
                <w:delText xml:space="preserve"> sistem</w:delText>
              </w:r>
              <w:r w:rsidR="003218BB" w:rsidDel="00F90FDC">
                <w:rPr>
                  <w:sz w:val="22"/>
                </w:rPr>
                <w:delText>.</w:delText>
              </w:r>
            </w:del>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40526C4F" w14:textId="47DEEE8B" w:rsidR="00B642C8" w:rsidDel="00920905" w:rsidRDefault="00B01444">
      <w:pPr>
        <w:rPr>
          <w:del w:id="1516" w:author="ditaoktaria oktaria" w:date="2015-05-21T09:13:00Z"/>
        </w:rPr>
        <w:pPrChange w:id="1517" w:author="ditaoktaria oktaria" w:date="2015-05-21T09:14:00Z">
          <w:pPr>
            <w:pStyle w:val="Caption"/>
            <w:keepNext/>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1518" w:author="ditaoktaria" w:date="2015-03-27T08:35:00Z">
        <w:r>
          <w:t>ab</w:t>
        </w:r>
      </w:ins>
      <w:ins w:id="1519" w:author="ditaoktaria" w:date="2015-03-27T08:38:00Z">
        <w:r>
          <w:t>e</w:t>
        </w:r>
      </w:ins>
      <w:ins w:id="1520" w:author="ditaoktaria" w:date="2015-03-27T08:35:00Z">
        <w:r>
          <w:t>l</w:t>
        </w:r>
      </w:ins>
      <w:ins w:id="1521" w:author="ditaoktaria" w:date="2015-03-27T08:38:00Z">
        <w:r w:rsidR="00F05CE1">
          <w:t xml:space="preserve"> 4.4</w:t>
        </w:r>
        <w:r>
          <w:t>.</w:t>
        </w:r>
      </w:ins>
    </w:p>
    <w:p w14:paraId="34BA5F0B" w14:textId="77777777" w:rsidR="00920905" w:rsidRDefault="00920905">
      <w:pPr>
        <w:rPr>
          <w:ins w:id="1522" w:author="ditaoktaria oktaria" w:date="2015-05-21T09:14:00Z"/>
        </w:rPr>
        <w:pPrChange w:id="1523" w:author="ditaoktaria oktaria" w:date="2015-05-21T09:14:00Z">
          <w:pPr>
            <w:pStyle w:val="Heading6"/>
            <w:numPr>
              <w:numId w:val="24"/>
            </w:numPr>
            <w:ind w:left="720" w:hanging="360"/>
          </w:pPr>
        </w:pPrChange>
      </w:pPr>
      <w:commentRangeStart w:id="1524"/>
    </w:p>
    <w:p w14:paraId="11F269C4" w14:textId="4F7CAA57" w:rsidR="00001172" w:rsidDel="00B642C8" w:rsidRDefault="00001172">
      <w:pPr>
        <w:jc w:val="center"/>
        <w:rPr>
          <w:ins w:id="1525" w:author="Aryo Pinandito" w:date="2015-05-01T10:05:00Z"/>
          <w:del w:id="1526" w:author="ditaoktaria oktaria" w:date="2015-05-21T09:12:00Z"/>
        </w:rPr>
        <w:pPrChange w:id="1527" w:author="ditaoktaria oktaria" w:date="2015-05-21T09:14:00Z">
          <w:pPr>
            <w:pStyle w:val="Heading6"/>
            <w:numPr>
              <w:numId w:val="24"/>
            </w:numPr>
            <w:ind w:left="720" w:hanging="360"/>
          </w:pPr>
        </w:pPrChange>
      </w:pPr>
    </w:p>
    <w:commentRangeEnd w:id="1524"/>
    <w:p w14:paraId="0FA5ECD4" w14:textId="2702BFE2" w:rsidR="00E2503C" w:rsidDel="00F05CE1" w:rsidRDefault="004B7C83">
      <w:pPr>
        <w:jc w:val="center"/>
        <w:rPr>
          <w:del w:id="1528" w:author="ditaoktaria" w:date="2015-07-06T10:17:00Z"/>
        </w:rPr>
        <w:pPrChange w:id="1529" w:author="ditaoktaria oktaria" w:date="2015-05-21T09:14:00Z">
          <w:pPr>
            <w:pStyle w:val="Caption"/>
            <w:keepNext/>
          </w:pPr>
        </w:pPrChange>
      </w:pPr>
      <w:del w:id="1530" w:author="ditaoktaria" w:date="2015-07-06T10:17:00Z">
        <w:r w:rsidDel="00F05CE1">
          <w:rPr>
            <w:rStyle w:val="CommentReference"/>
            <w:b/>
            <w:iCs/>
          </w:rPr>
          <w:commentReference w:id="1524"/>
        </w:r>
      </w:del>
      <w:ins w:id="1531" w:author="ditaoktaria oktaria" w:date="2015-02-17T16:28:00Z">
        <w:del w:id="1532" w:author="ditaoktaria" w:date="2015-07-06T10:17:00Z">
          <w:r w:rsidR="00E2503C" w:rsidDel="00F05CE1">
            <w:delText>Tabel 4.</w:delText>
          </w:r>
        </w:del>
      </w:ins>
      <w:del w:id="1533" w:author="ditaoktaria" w:date="2015-07-06T10:17:00Z">
        <w:r w:rsidR="00956F29" w:rsidDel="00F05CE1">
          <w:delText xml:space="preserve"> </w:delText>
        </w:r>
      </w:del>
      <w:ins w:id="1534" w:author="ditaoktaria oktaria" w:date="2015-02-17T16:28:00Z">
        <w:del w:id="1535" w:author="ditaoktaria" w:date="2015-03-25T13:39:00Z">
          <w:r w:rsidR="00E2503C" w:rsidDel="007173DD">
            <w:fldChar w:fldCharType="begin"/>
          </w:r>
          <w:r w:rsidR="00E2503C" w:rsidDel="007173DD">
            <w:delInstrText xml:space="preserve"> SEQ Tabel_4. \* ARABIC </w:delInstrText>
          </w:r>
          <w:r w:rsidR="00E2503C" w:rsidDel="007173DD">
            <w:fldChar w:fldCharType="separate"/>
          </w:r>
        </w:del>
      </w:ins>
      <w:del w:id="1536" w:author="ditaoktaria" w:date="2015-03-25T11:39:00Z">
        <w:r w:rsidR="00324A0C" w:rsidDel="00324A0C">
          <w:rPr>
            <w:noProof/>
          </w:rPr>
          <w:delText>4</w:delText>
        </w:r>
      </w:del>
      <w:ins w:id="1537" w:author="ditaoktaria oktaria" w:date="2015-02-17T16:28:00Z">
        <w:del w:id="1538" w:author="ditaoktaria" w:date="2015-03-25T13:39:00Z">
          <w:r w:rsidR="00E2503C" w:rsidDel="007173DD">
            <w:rPr>
              <w:noProof/>
            </w:rPr>
            <w:fldChar w:fldCharType="end"/>
          </w:r>
        </w:del>
        <w:del w:id="1539" w:author="ditaoktaria" w:date="2015-07-06T10:17:00Z">
          <w:r w:rsidR="00E2503C" w:rsidRPr="00D81786" w:rsidDel="00F05CE1">
            <w:rPr>
              <w:b/>
            </w:rPr>
            <w:delText xml:space="preserve"> </w:delText>
          </w:r>
          <w:r w:rsidR="00E2503C" w:rsidRPr="00017391" w:rsidDel="00F05CE1">
            <w:rPr>
              <w:b/>
            </w:rPr>
            <w:delText xml:space="preserve">Skenario </w:delText>
          </w:r>
        </w:del>
        <w:del w:id="1540" w:author="ditaoktaria" w:date="2015-03-25T13:50:00Z">
          <w:r w:rsidR="00E2503C" w:rsidRPr="00017391" w:rsidDel="00DF2343">
            <w:rPr>
              <w:b/>
              <w:i/>
            </w:rPr>
            <w:delText>Use Case</w:delText>
          </w:r>
        </w:del>
      </w:ins>
      <w:del w:id="1541" w:author="ditaoktaria" w:date="2015-07-06T10:17:00Z">
        <w:r w:rsidR="00E2503C" w:rsidRPr="00017391" w:rsidDel="00F05CE1">
          <w:rPr>
            <w:b/>
          </w:rPr>
          <w:delText xml:space="preserve"> </w:delText>
        </w:r>
      </w:del>
    </w:p>
    <w:p w14:paraId="6CE71789" w14:textId="7159A0B1" w:rsidR="00F05CE1" w:rsidRPr="00BE351A" w:rsidRDefault="00F05CE1">
      <w:pPr>
        <w:pStyle w:val="Caption"/>
        <w:keepNext/>
        <w:rPr>
          <w:ins w:id="1542" w:author="ditaoktaria" w:date="2015-07-06T10:17:00Z"/>
        </w:rPr>
        <w:pPrChange w:id="1543" w:author="ditaoktaria" w:date="2015-07-06T10:17:00Z">
          <w:pPr>
            <w:jc w:val="left"/>
          </w:pPr>
        </w:pPrChange>
      </w:pPr>
      <w:ins w:id="1544" w:author="ditaoktaria" w:date="2015-07-06T10:17:00Z">
        <w:r>
          <w:t xml:space="preserve">Tabel 4. </w:t>
        </w:r>
        <w:r>
          <w:fldChar w:fldCharType="begin"/>
        </w:r>
        <w:r>
          <w:instrText xml:space="preserve"> SEQ Tabel_4. \* ARABIC </w:instrText>
        </w:r>
      </w:ins>
      <w:r>
        <w:fldChar w:fldCharType="separate"/>
      </w:r>
      <w:ins w:id="1545" w:author="ditaoktaria" w:date="2015-07-06T10:32:00Z">
        <w:r w:rsidR="00494234">
          <w:rPr>
            <w:noProof/>
          </w:rPr>
          <w:t>4</w:t>
        </w:r>
      </w:ins>
      <w:ins w:id="1546" w:author="ditaoktaria" w:date="2015-07-06T10:17:00Z">
        <w:r>
          <w:fldChar w:fldCharType="end"/>
        </w:r>
        <w:r>
          <w:t xml:space="preserve"> </w:t>
        </w:r>
        <w:r>
          <w:rPr>
            <w:b w:val="0"/>
          </w:rPr>
          <w:t xml:space="preserve">Skenario </w:t>
        </w:r>
        <w:r>
          <w:rPr>
            <w:b w:val="0"/>
            <w:i/>
          </w:rPr>
          <w:t xml:space="preserve">Use Case </w:t>
        </w:r>
        <w:r>
          <w:rPr>
            <w:b w:val="0"/>
          </w:rPr>
          <w:t>Kelola Materi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547">
          <w:tblGrid>
            <w:gridCol w:w="1922"/>
            <w:gridCol w:w="6008"/>
          </w:tblGrid>
        </w:tblGridChange>
      </w:tblGrid>
      <w:tr w:rsidR="00E2503C" w:rsidRPr="00193933" w14:paraId="7AA0C0A3" w14:textId="77777777" w:rsidTr="00E2503C">
        <w:tc>
          <w:tcPr>
            <w:tcW w:w="1922" w:type="dxa"/>
            <w:shd w:val="clear" w:color="auto" w:fill="BFBFBF"/>
            <w:vAlign w:val="center"/>
          </w:tcPr>
          <w:p w14:paraId="6B7B3563" w14:textId="77777777" w:rsidR="00E2503C" w:rsidRPr="00D11FA6" w:rsidRDefault="00E2503C" w:rsidP="00D11FA6">
            <w:pPr>
              <w:keepNext/>
              <w:keepLines/>
              <w:spacing w:before="200"/>
              <w:ind w:firstLine="0"/>
              <w:jc w:val="left"/>
              <w:outlineLvl w:val="4"/>
              <w:rPr>
                <w:b/>
                <w:sz w:val="22"/>
              </w:rPr>
            </w:pPr>
            <w:r w:rsidRPr="00411B04">
              <w:rPr>
                <w:b/>
                <w:sz w:val="22"/>
              </w:rPr>
              <w:t>Nama</w:t>
            </w:r>
          </w:p>
        </w:tc>
        <w:tc>
          <w:tcPr>
            <w:tcW w:w="6008" w:type="dxa"/>
            <w:vAlign w:val="center"/>
          </w:tcPr>
          <w:p w14:paraId="70BC15E4" w14:textId="77777777" w:rsidR="00E2503C" w:rsidRPr="00D11FA6" w:rsidRDefault="00E2503C" w:rsidP="00E2503C">
            <w:pPr>
              <w:keepNext/>
              <w:keepLines/>
              <w:spacing w:before="200"/>
              <w:ind w:firstLine="0"/>
              <w:jc w:val="left"/>
              <w:outlineLvl w:val="4"/>
              <w:rPr>
                <w:sz w:val="22"/>
              </w:rPr>
            </w:pPr>
            <w:r w:rsidRPr="00411B04">
              <w:rPr>
                <w:sz w:val="22"/>
                <w:rPrChange w:id="1548" w:author="ditaoktaria oktaria" w:date="2015-02-25T15:24:00Z">
                  <w:rPr/>
                </w:rPrChange>
              </w:rPr>
              <w:t>Kelola Materi</w:t>
            </w:r>
          </w:p>
        </w:tc>
      </w:tr>
      <w:tr w:rsidR="00E2503C" w:rsidRPr="00193933" w14:paraId="5E4922B2" w14:textId="77777777" w:rsidTr="00E2503C">
        <w:tc>
          <w:tcPr>
            <w:tcW w:w="1922" w:type="dxa"/>
            <w:shd w:val="clear" w:color="auto" w:fill="BFBFBF"/>
            <w:vAlign w:val="center"/>
          </w:tcPr>
          <w:p w14:paraId="040B3451" w14:textId="77777777" w:rsidR="00E2503C" w:rsidRPr="00411B04" w:rsidRDefault="00E2503C">
            <w:pPr>
              <w:keepNext/>
              <w:keepLines/>
              <w:spacing w:before="200"/>
              <w:ind w:firstLine="0"/>
              <w:jc w:val="left"/>
              <w:outlineLvl w:val="4"/>
              <w:rPr>
                <w:b/>
                <w:sz w:val="22"/>
                <w:rPrChange w:id="1549" w:author="ditaoktaria oktaria" w:date="2015-02-25T15:24:00Z">
                  <w:rPr>
                    <w:rFonts w:eastAsia="Times New Roman" w:cstheme="majorBidi"/>
                    <w:b/>
                    <w:i/>
                    <w:iCs/>
                    <w:color w:val="404040" w:themeColor="text1" w:themeTint="BF"/>
                  </w:rPr>
                </w:rPrChange>
              </w:rPr>
              <w:pPrChange w:id="1550" w:author="ditaoktaria oktaria" w:date="2015-03-09T16:39:00Z">
                <w:pPr>
                  <w:keepNext/>
                  <w:keepLines/>
                  <w:numPr>
                    <w:numId w:val="18"/>
                  </w:numPr>
                  <w:spacing w:before="200"/>
                  <w:ind w:left="720" w:firstLine="0"/>
                  <w:jc w:val="left"/>
                  <w:outlineLvl w:val="4"/>
                </w:pPr>
              </w:pPrChange>
            </w:pPr>
            <w:r w:rsidRPr="00411B04">
              <w:rPr>
                <w:b/>
                <w:sz w:val="22"/>
              </w:rPr>
              <w:t>Kode SRS</w:t>
            </w:r>
          </w:p>
        </w:tc>
        <w:tc>
          <w:tcPr>
            <w:tcW w:w="6008" w:type="dxa"/>
            <w:vAlign w:val="center"/>
          </w:tcPr>
          <w:p w14:paraId="3CE2A7B8" w14:textId="70A3D8DD" w:rsidR="00E2503C" w:rsidRPr="00411B04" w:rsidRDefault="00021F9C" w:rsidP="00E2503C">
            <w:pPr>
              <w:keepNext/>
              <w:keepLines/>
              <w:spacing w:before="200"/>
              <w:ind w:firstLine="0"/>
              <w:jc w:val="left"/>
              <w:outlineLvl w:val="4"/>
              <w:rPr>
                <w:sz w:val="22"/>
                <w:rPrChange w:id="1551" w:author="ditaoktaria oktaria" w:date="2015-02-25T15:24:00Z">
                  <w:rPr>
                    <w:rFonts w:eastAsia="Times New Roman"/>
                    <w:b/>
                  </w:rPr>
                </w:rPrChange>
              </w:rPr>
            </w:pPr>
            <w:r w:rsidRPr="00042C6C">
              <w:rPr>
                <w:sz w:val="22"/>
              </w:rPr>
              <w:t>SRS_002_002</w:t>
            </w:r>
          </w:p>
        </w:tc>
      </w:tr>
      <w:tr w:rsidR="00E2503C" w:rsidRPr="00193933" w14:paraId="662A77D3" w14:textId="77777777" w:rsidTr="00E2503C">
        <w:tc>
          <w:tcPr>
            <w:tcW w:w="1922" w:type="dxa"/>
            <w:shd w:val="clear" w:color="auto" w:fill="BFBFBF"/>
            <w:vAlign w:val="center"/>
          </w:tcPr>
          <w:p w14:paraId="36C4F33C" w14:textId="77777777" w:rsidR="00E2503C" w:rsidRPr="00411B04" w:rsidRDefault="00E2503C">
            <w:pPr>
              <w:keepNext/>
              <w:keepLines/>
              <w:spacing w:before="200"/>
              <w:ind w:firstLine="0"/>
              <w:jc w:val="left"/>
              <w:outlineLvl w:val="4"/>
              <w:rPr>
                <w:b/>
                <w:sz w:val="22"/>
                <w:rPrChange w:id="1552" w:author="ditaoktaria oktaria" w:date="2015-02-25T15:24:00Z">
                  <w:rPr>
                    <w:rFonts w:eastAsia="Times New Roman" w:cstheme="majorBidi"/>
                    <w:b/>
                    <w:i/>
                    <w:iCs/>
                    <w:color w:val="404040" w:themeColor="text1" w:themeTint="BF"/>
                  </w:rPr>
                </w:rPrChange>
              </w:rPr>
              <w:pPrChange w:id="1553" w:author="ditaoktaria oktaria" w:date="2015-03-09T16:39:00Z">
                <w:pPr>
                  <w:keepNext/>
                  <w:keepLines/>
                  <w:numPr>
                    <w:numId w:val="18"/>
                  </w:numPr>
                  <w:spacing w:before="200"/>
                  <w:ind w:left="720" w:firstLine="0"/>
                  <w:jc w:val="left"/>
                  <w:outlineLvl w:val="4"/>
                </w:pPr>
              </w:pPrChange>
            </w:pPr>
            <w:r w:rsidRPr="00411B04">
              <w:rPr>
                <w:b/>
                <w:sz w:val="22"/>
              </w:rPr>
              <w:t>Tujuan</w:t>
            </w:r>
          </w:p>
        </w:tc>
        <w:tc>
          <w:tcPr>
            <w:tcW w:w="6008" w:type="dxa"/>
            <w:vAlign w:val="center"/>
          </w:tcPr>
          <w:p w14:paraId="3CB42634" w14:textId="77777777" w:rsidR="00E2503C" w:rsidRPr="00411B04" w:rsidRDefault="00E2503C" w:rsidP="00E2503C">
            <w:pPr>
              <w:keepNext/>
              <w:keepLines/>
              <w:spacing w:before="200"/>
              <w:ind w:firstLine="0"/>
              <w:jc w:val="left"/>
              <w:outlineLvl w:val="4"/>
              <w:rPr>
                <w:sz w:val="22"/>
                <w:rPrChange w:id="1554" w:author="ditaoktaria oktaria" w:date="2015-02-25T15:24:00Z">
                  <w:rPr>
                    <w:rFonts w:eastAsia="Times New Roman"/>
                    <w:b/>
                  </w:rPr>
                </w:rPrChange>
              </w:rPr>
            </w:pPr>
            <w:r w:rsidRPr="00411B04">
              <w:rPr>
                <w:sz w:val="22"/>
                <w:rPrChange w:id="1555" w:author="ditaoktaria oktaria" w:date="2015-02-25T15:24:00Z">
                  <w:rPr/>
                </w:rPrChange>
              </w:rPr>
              <w:t>Mengelola Materi</w:t>
            </w:r>
          </w:p>
        </w:tc>
      </w:tr>
      <w:tr w:rsidR="00E2503C" w:rsidRPr="00193933" w14:paraId="1CBE6B76" w14:textId="77777777" w:rsidTr="00E2503C">
        <w:tc>
          <w:tcPr>
            <w:tcW w:w="1922" w:type="dxa"/>
            <w:shd w:val="clear" w:color="auto" w:fill="BFBFBF"/>
            <w:vAlign w:val="center"/>
          </w:tcPr>
          <w:p w14:paraId="6F15D143" w14:textId="0DD4C8BE" w:rsidR="00E2503C" w:rsidRPr="00D7113C" w:rsidRDefault="00E2503C">
            <w:pPr>
              <w:keepNext/>
              <w:keepLines/>
              <w:spacing w:before="200"/>
              <w:ind w:firstLine="0"/>
              <w:jc w:val="left"/>
              <w:outlineLvl w:val="4"/>
              <w:rPr>
                <w:b/>
                <w:sz w:val="22"/>
                <w:rPrChange w:id="1556" w:author="ditaoktaria oktaria" w:date="2015-03-09T16:39:00Z">
                  <w:rPr>
                    <w:rFonts w:eastAsia="Times New Roman" w:cstheme="majorBidi"/>
                    <w:b/>
                    <w:i/>
                    <w:iCs/>
                    <w:color w:val="404040" w:themeColor="text1" w:themeTint="BF"/>
                  </w:rPr>
                </w:rPrChange>
              </w:rPr>
              <w:pPrChange w:id="1557" w:author="ditaoktaria oktaria" w:date="2015-03-09T16:39: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
          <w:p w14:paraId="3309DF0B" w14:textId="77777777" w:rsidR="00E2503C" w:rsidRPr="00411B04" w:rsidRDefault="00E2503C" w:rsidP="00E2503C">
            <w:pPr>
              <w:keepNext/>
              <w:keepLines/>
              <w:spacing w:before="200"/>
              <w:ind w:firstLine="0"/>
              <w:jc w:val="left"/>
              <w:outlineLvl w:val="4"/>
              <w:rPr>
                <w:sz w:val="22"/>
                <w:rPrChange w:id="1558" w:author="ditaoktaria oktaria" w:date="2015-02-25T15:24:00Z">
                  <w:rPr>
                    <w:rFonts w:eastAsia="Times New Roman"/>
                    <w:b/>
                  </w:rPr>
                </w:rPrChange>
              </w:rPr>
            </w:pPr>
            <w:r w:rsidRPr="00411B04">
              <w:rPr>
                <w:sz w:val="22"/>
                <w:rPrChange w:id="1559" w:author="ditaoktaria oktaria" w:date="2015-02-25T15:24:00Z">
                  <w:rPr/>
                </w:rPrChange>
              </w:rPr>
              <w:t xml:space="preserve">Use case ini memungkinkan pengguna untuk mengelola materi, sehingga pengguna dapat mengunggah materi, menghapus materi, </w:t>
            </w:r>
            <w:proofErr w:type="gramStart"/>
            <w:r w:rsidRPr="00411B04">
              <w:rPr>
                <w:sz w:val="22"/>
                <w:rPrChange w:id="1560" w:author="ditaoktaria oktaria" w:date="2015-02-25T15:24:00Z">
                  <w:rPr/>
                </w:rPrChange>
              </w:rPr>
              <w:t>mengganti</w:t>
            </w:r>
            <w:proofErr w:type="gramEnd"/>
            <w:r w:rsidRPr="00411B04">
              <w:rPr>
                <w:sz w:val="22"/>
                <w:rPrChange w:id="1561" w:author="ditaoktaria oktaria" w:date="2015-02-25T15:24:00Z">
                  <w:rPr/>
                </w:rPrChange>
              </w:rPr>
              <w:t xml:space="preserve"> nama materi dan mengelompokkan materi dalam folder.</w:t>
            </w:r>
          </w:p>
        </w:tc>
      </w:tr>
      <w:tr w:rsidR="00E2503C" w:rsidRPr="00193933" w14:paraId="157D3A85" w14:textId="77777777" w:rsidTr="00E2503C">
        <w:tc>
          <w:tcPr>
            <w:tcW w:w="1922" w:type="dxa"/>
            <w:shd w:val="clear" w:color="auto" w:fill="BFBFBF"/>
            <w:vAlign w:val="center"/>
          </w:tcPr>
          <w:p w14:paraId="502D45C3" w14:textId="77777777" w:rsidR="00E2503C" w:rsidRPr="00411B04" w:rsidRDefault="00E2503C">
            <w:pPr>
              <w:keepNext/>
              <w:keepLines/>
              <w:spacing w:before="200"/>
              <w:ind w:firstLine="0"/>
              <w:jc w:val="left"/>
              <w:outlineLvl w:val="4"/>
              <w:rPr>
                <w:b/>
                <w:sz w:val="22"/>
                <w:rPrChange w:id="1562" w:author="ditaoktaria oktaria" w:date="2015-02-25T15:24:00Z">
                  <w:rPr>
                    <w:rFonts w:eastAsia="Times New Roman" w:cstheme="majorBidi"/>
                    <w:b/>
                    <w:i/>
                    <w:iCs/>
                    <w:color w:val="404040" w:themeColor="text1" w:themeTint="BF"/>
                  </w:rPr>
                </w:rPrChange>
              </w:rPr>
              <w:pPrChange w:id="1563" w:author="ditaoktaria oktaria" w:date="2015-03-09T16:39: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73DA3702" w14:textId="77777777" w:rsidR="00E2503C" w:rsidRPr="00411B04" w:rsidRDefault="00E2503C" w:rsidP="00E2503C">
            <w:pPr>
              <w:keepNext/>
              <w:keepLines/>
              <w:spacing w:before="200"/>
              <w:ind w:firstLine="0"/>
              <w:jc w:val="left"/>
              <w:outlineLvl w:val="4"/>
              <w:rPr>
                <w:sz w:val="22"/>
                <w:rPrChange w:id="1564" w:author="ditaoktaria oktaria" w:date="2015-02-25T15:24:00Z">
                  <w:rPr>
                    <w:rFonts w:eastAsia="Times New Roman"/>
                    <w:b/>
                  </w:rPr>
                </w:rPrChange>
              </w:rPr>
            </w:pPr>
            <w:r w:rsidRPr="00411B04">
              <w:rPr>
                <w:sz w:val="22"/>
                <w:rPrChange w:id="1565" w:author="ditaoktaria oktaria" w:date="2015-02-25T15:24:00Z">
                  <w:rPr/>
                </w:rPrChange>
              </w:rPr>
              <w:t>Pengguna</w:t>
            </w:r>
          </w:p>
        </w:tc>
      </w:tr>
      <w:tr w:rsidR="00E2503C" w:rsidRPr="00193933" w14:paraId="35D64157" w14:textId="77777777" w:rsidTr="00E2503C">
        <w:tc>
          <w:tcPr>
            <w:tcW w:w="1922" w:type="dxa"/>
            <w:shd w:val="clear" w:color="auto" w:fill="BFBFBF"/>
            <w:vAlign w:val="center"/>
          </w:tcPr>
          <w:p w14:paraId="68A2B24F" w14:textId="4321EF7B" w:rsidR="00E2503C" w:rsidRPr="00D7113C" w:rsidRDefault="00E2503C">
            <w:pPr>
              <w:keepNext/>
              <w:keepLines/>
              <w:spacing w:before="200"/>
              <w:ind w:firstLine="0"/>
              <w:jc w:val="left"/>
              <w:outlineLvl w:val="4"/>
              <w:rPr>
                <w:b/>
                <w:sz w:val="22"/>
                <w:rPrChange w:id="1566" w:author="ditaoktaria oktaria" w:date="2015-03-09T16:39:00Z">
                  <w:rPr>
                    <w:rFonts w:eastAsia="Times New Roman" w:cstheme="majorBidi"/>
                    <w:b/>
                    <w:i/>
                    <w:iCs/>
                    <w:color w:val="404040" w:themeColor="text1" w:themeTint="BF"/>
                  </w:rPr>
                </w:rPrChange>
              </w:rPr>
              <w:pPrChange w:id="1567" w:author="ditaoktaria oktaria" w:date="2015-03-09T16:39: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
          <w:p w14:paraId="449F7EF4" w14:textId="2E882368" w:rsidR="00E2503C" w:rsidRPr="00411B04" w:rsidRDefault="00E2503C" w:rsidP="00DA7074">
            <w:pPr>
              <w:keepNext/>
              <w:keepLines/>
              <w:spacing w:before="200"/>
              <w:ind w:firstLine="0"/>
              <w:jc w:val="left"/>
              <w:outlineLvl w:val="4"/>
              <w:rPr>
                <w:sz w:val="22"/>
                <w:rPrChange w:id="1568" w:author="ditaoktaria oktaria" w:date="2015-02-25T15:24:00Z">
                  <w:rPr>
                    <w:rFonts w:eastAsia="Times New Roman"/>
                    <w:b/>
                  </w:rPr>
                </w:rPrChange>
              </w:rPr>
            </w:pPr>
            <w:r w:rsidRPr="00411B04">
              <w:rPr>
                <w:sz w:val="22"/>
                <w:rPrChange w:id="1569" w:author="ditaoktaria oktaria" w:date="2015-02-25T15:24:00Z">
                  <w:rPr/>
                </w:rPrChange>
              </w:rPr>
              <w:t xml:space="preserve">Aktor harus melakukan </w:t>
            </w:r>
            <w:r w:rsidRPr="00411B04">
              <w:rPr>
                <w:i/>
                <w:sz w:val="22"/>
                <w:rPrChange w:id="1570" w:author="ditaoktaria oktaria" w:date="2015-02-25T15:24:00Z">
                  <w:rPr>
                    <w:i/>
                  </w:rPr>
                </w:rPrChange>
              </w:rPr>
              <w:t xml:space="preserve">login </w:t>
            </w:r>
            <w:r w:rsidRPr="00411B04">
              <w:rPr>
                <w:sz w:val="22"/>
                <w:rPrChange w:id="1571" w:author="ditaoktaria oktaria" w:date="2015-02-25T15:24:00Z">
                  <w:rPr/>
                </w:rPrChange>
              </w:rPr>
              <w:t xml:space="preserve">terlebih dahulu kemudian masuk pada menu </w:t>
            </w:r>
            <w:r w:rsidRPr="00411B04">
              <w:rPr>
                <w:i/>
                <w:sz w:val="22"/>
                <w:rPrChange w:id="1572" w:author="ditaoktaria oktaria" w:date="2015-02-25T15:24:00Z">
                  <w:rPr>
                    <w:i/>
                  </w:rPr>
                </w:rPrChange>
              </w:rPr>
              <w:t>materials</w:t>
            </w:r>
            <w:r w:rsidRPr="00411B04">
              <w:rPr>
                <w:sz w:val="22"/>
                <w:rPrChange w:id="1573" w:author="ditaoktaria oktaria" w:date="2015-02-25T15:24:00Z">
                  <w:rPr/>
                </w:rPrChange>
              </w:rPr>
              <w:t>.</w:t>
            </w:r>
            <w:r w:rsidR="00ED0F8C">
              <w:rPr>
                <w:sz w:val="22"/>
              </w:rPr>
              <w:t xml:space="preserve"> </w:t>
            </w:r>
          </w:p>
        </w:tc>
      </w:tr>
      <w:tr w:rsidR="00E2503C" w:rsidRPr="00193933" w14:paraId="3B737DD9" w14:textId="77777777" w:rsidTr="00E2503C">
        <w:tc>
          <w:tcPr>
            <w:tcW w:w="7930" w:type="dxa"/>
            <w:gridSpan w:val="2"/>
            <w:shd w:val="clear" w:color="auto" w:fill="BFBFBF"/>
            <w:vAlign w:val="center"/>
          </w:tcPr>
          <w:p w14:paraId="77957341" w14:textId="77777777" w:rsidR="00E2503C" w:rsidRPr="00411B04" w:rsidRDefault="00E2503C" w:rsidP="00E2503C">
            <w:pPr>
              <w:keepNext/>
              <w:keepLines/>
              <w:spacing w:before="200"/>
              <w:ind w:firstLine="0"/>
              <w:jc w:val="left"/>
              <w:outlineLvl w:val="4"/>
              <w:rPr>
                <w:sz w:val="22"/>
                <w:rPrChange w:id="1574" w:author="ditaoktaria oktaria" w:date="2015-02-25T15:24:00Z">
                  <w:rPr>
                    <w:rFonts w:eastAsia="Times New Roman"/>
                    <w:b/>
                  </w:rPr>
                </w:rPrChange>
              </w:rPr>
            </w:pPr>
            <w:r w:rsidRPr="00411B04">
              <w:rPr>
                <w:b/>
                <w:i/>
                <w:sz w:val="22"/>
              </w:rPr>
              <w:t>Flow of Events</w:t>
            </w:r>
          </w:p>
        </w:tc>
      </w:tr>
      <w:tr w:rsidR="00E2503C" w:rsidRPr="00193933" w14:paraId="69F669E1" w14:textId="77777777" w:rsidTr="00E2503C">
        <w:tc>
          <w:tcPr>
            <w:tcW w:w="7930" w:type="dxa"/>
            <w:gridSpan w:val="2"/>
            <w:shd w:val="clear" w:color="auto" w:fill="D9D9D9" w:themeFill="background1" w:themeFillShade="D9"/>
            <w:vAlign w:val="center"/>
          </w:tcPr>
          <w:p w14:paraId="58AFC3C6" w14:textId="77777777" w:rsidR="00E2503C" w:rsidRPr="00411B04" w:rsidRDefault="00E2503C" w:rsidP="00E2503C">
            <w:pPr>
              <w:keepNext/>
              <w:keepLines/>
              <w:spacing w:before="200"/>
              <w:ind w:firstLine="0"/>
              <w:jc w:val="center"/>
              <w:outlineLvl w:val="4"/>
              <w:rPr>
                <w:sz w:val="22"/>
                <w:rPrChange w:id="1575" w:author="ditaoktaria oktaria" w:date="2015-02-25T15:24:00Z">
                  <w:rPr>
                    <w:rFonts w:eastAsia="Times New Roman"/>
                    <w:b/>
                  </w:rPr>
                </w:rPrChange>
              </w:rPr>
            </w:pPr>
            <w:r w:rsidRPr="00411B04">
              <w:rPr>
                <w:b/>
                <w:sz w:val="22"/>
              </w:rPr>
              <w:t>Alur Utama</w:t>
            </w:r>
            <w:r w:rsidRPr="00411B04">
              <w:rPr>
                <w:sz w:val="22"/>
              </w:rPr>
              <w:t xml:space="preserve"> </w:t>
            </w:r>
            <w:r w:rsidRPr="00411B04">
              <w:rPr>
                <w:b/>
                <w:i/>
                <w:sz w:val="22"/>
              </w:rPr>
              <w:t>(Basic Flow)</w:t>
            </w:r>
          </w:p>
        </w:tc>
      </w:tr>
      <w:tr w:rsidR="00E2503C" w:rsidRPr="00193933" w14:paraId="5400C6EE" w14:textId="77777777" w:rsidTr="00E2503C">
        <w:tc>
          <w:tcPr>
            <w:tcW w:w="7930" w:type="dxa"/>
            <w:gridSpan w:val="2"/>
            <w:shd w:val="clear" w:color="auto" w:fill="auto"/>
            <w:vAlign w:val="center"/>
          </w:tcPr>
          <w:p w14:paraId="2D48CC9C" w14:textId="6AB2FBFF" w:rsidR="00E2503C" w:rsidRPr="00411B04" w:rsidRDefault="00E2503C">
            <w:pPr>
              <w:pStyle w:val="ListParagraph"/>
              <w:keepNext/>
              <w:keepLines/>
              <w:spacing w:before="200" w:after="200"/>
              <w:ind w:left="0" w:firstLine="0"/>
              <w:jc w:val="left"/>
              <w:outlineLvl w:val="4"/>
              <w:rPr>
                <w:sz w:val="22"/>
                <w:szCs w:val="22"/>
                <w:rPrChange w:id="1576" w:author="ditaoktaria oktaria" w:date="2015-02-25T15:24:00Z">
                  <w:rPr>
                    <w:rFonts w:cstheme="majorBidi"/>
                    <w:b/>
                    <w:i/>
                    <w:iCs/>
                    <w:color w:val="404040" w:themeColor="text1" w:themeTint="BF"/>
                    <w:szCs w:val="22"/>
                  </w:rPr>
                </w:rPrChange>
              </w:rPr>
              <w:pPrChange w:id="1577" w:author="ditaoktaria oktaria" w:date="2015-03-09T16:40:00Z">
                <w:pPr>
                  <w:pStyle w:val="ListParagraph"/>
                  <w:keepNext/>
                  <w:keepLines/>
                  <w:numPr>
                    <w:numId w:val="18"/>
                  </w:numPr>
                  <w:spacing w:before="200" w:after="200"/>
                  <w:ind w:left="0" w:firstLine="0"/>
                  <w:jc w:val="left"/>
                  <w:outlineLvl w:val="4"/>
                </w:pPr>
              </w:pPrChange>
            </w:pPr>
            <w:r w:rsidRPr="00411B04">
              <w:rPr>
                <w:i/>
                <w:sz w:val="22"/>
                <w:szCs w:val="22"/>
                <w:rPrChange w:id="1578" w:author="ditaoktaria oktaria" w:date="2015-02-25T15:24:00Z">
                  <w:rPr>
                    <w:i/>
                    <w:szCs w:val="22"/>
                  </w:rPr>
                </w:rPrChange>
              </w:rPr>
              <w:t xml:space="preserve">Use case </w:t>
            </w:r>
            <w:r w:rsidRPr="00411B04">
              <w:rPr>
                <w:sz w:val="22"/>
                <w:szCs w:val="22"/>
                <w:rPrChange w:id="1579"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 xml:space="preserve">menghapus materi, </w:t>
            </w:r>
            <w:proofErr w:type="gramStart"/>
            <w:r w:rsidR="00155B5A" w:rsidRPr="004A7647">
              <w:rPr>
                <w:sz w:val="22"/>
                <w:szCs w:val="22"/>
              </w:rPr>
              <w:t>atau</w:t>
            </w:r>
            <w:proofErr w:type="gramEnd"/>
            <w:r w:rsidRPr="00411B04">
              <w:rPr>
                <w:sz w:val="22"/>
                <w:szCs w:val="22"/>
                <w:rPrChange w:id="1580" w:author="ditaoktaria oktaria" w:date="2015-02-25T15:24:00Z">
                  <w:rPr>
                    <w:szCs w:val="22"/>
                  </w:rPr>
                </w:rPrChange>
              </w:rPr>
              <w:t xml:space="preserve"> </w:t>
            </w:r>
            <w:r w:rsidR="004A7647">
              <w:rPr>
                <w:sz w:val="22"/>
                <w:szCs w:val="22"/>
              </w:rPr>
              <w:t>memindahkan</w:t>
            </w:r>
            <w:r w:rsidRPr="00411B04">
              <w:rPr>
                <w:sz w:val="22"/>
                <w:szCs w:val="22"/>
                <w:rPrChange w:id="1581" w:author="ditaoktaria oktaria" w:date="2015-02-25T15:24:00Z">
                  <w:rPr>
                    <w:szCs w:val="22"/>
                  </w:rPr>
                </w:rPrChange>
              </w:rPr>
              <w:t xml:space="preserve"> materi ke dalam folder.</w:t>
            </w:r>
          </w:p>
          <w:p w14:paraId="3E4B52C4" w14:textId="4C75B950" w:rsidR="00225ADA" w:rsidRDefault="00225ADA">
            <w:pPr>
              <w:pStyle w:val="ListParagraph"/>
              <w:keepNext/>
              <w:keepLines/>
              <w:numPr>
                <w:ilvl w:val="0"/>
                <w:numId w:val="39"/>
              </w:numPr>
              <w:spacing w:before="200" w:after="200"/>
              <w:jc w:val="left"/>
              <w:outlineLvl w:val="4"/>
              <w:rPr>
                <w:rFonts w:cstheme="majorBidi"/>
                <w:b/>
                <w:i/>
                <w:iCs/>
                <w:color w:val="404040" w:themeColor="text1" w:themeTint="BF"/>
                <w:sz w:val="22"/>
                <w:szCs w:val="22"/>
              </w:rPr>
              <w:pPrChange w:id="1582" w:author="ditaoktaria oktaria" w:date="2015-02-27T14:07:00Z">
                <w:pPr>
                  <w:pStyle w:val="ListParagraph"/>
                  <w:keepNext/>
                  <w:keepLines/>
                  <w:numPr>
                    <w:numId w:val="31"/>
                  </w:numPr>
                  <w:spacing w:before="200" w:after="200"/>
                  <w:ind w:hanging="360"/>
                  <w:jc w:val="left"/>
                  <w:outlineLvl w:val="4"/>
                </w:pPr>
              </w:pPrChange>
            </w:pPr>
            <w:r>
              <w:rPr>
                <w:sz w:val="22"/>
                <w:szCs w:val="22"/>
              </w:rPr>
              <w:t xml:space="preserve">Aktor memberikan pilihan materi yang </w:t>
            </w:r>
            <w:proofErr w:type="gramStart"/>
            <w:r>
              <w:rPr>
                <w:sz w:val="22"/>
                <w:szCs w:val="22"/>
              </w:rPr>
              <w:t>akan</w:t>
            </w:r>
            <w:proofErr w:type="gramEnd"/>
            <w:r>
              <w:rPr>
                <w:sz w:val="22"/>
                <w:szCs w:val="22"/>
              </w:rPr>
              <w:t xml:space="preserve"> dikelola</w:t>
            </w:r>
            <w:r w:rsidR="00DA7074">
              <w:rPr>
                <w:sz w:val="22"/>
                <w:szCs w:val="22"/>
              </w:rPr>
              <w:t xml:space="preserve"> </w:t>
            </w:r>
            <w:ins w:id="1583" w:author="ditaoktaria" w:date="2015-06-22T14:41:00Z">
              <w:r w:rsidR="00CC1F7E">
                <w:rPr>
                  <w:sz w:val="22"/>
                  <w:szCs w:val="22"/>
                </w:rPr>
                <w:t xml:space="preserve">dengan </w:t>
              </w:r>
            </w:ins>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before="200" w:after="200"/>
              <w:jc w:val="left"/>
              <w:outlineLvl w:val="4"/>
              <w:rPr>
                <w:sz w:val="22"/>
                <w:szCs w:val="22"/>
                <w:rPrChange w:id="1584" w:author="ditaoktaria oktaria" w:date="2015-02-27T11:04:00Z">
                  <w:rPr>
                    <w:rFonts w:cstheme="majorBidi"/>
                    <w:b/>
                    <w:i/>
                    <w:iCs/>
                    <w:color w:val="404040" w:themeColor="text1" w:themeTint="BF"/>
                    <w:szCs w:val="22"/>
                  </w:rPr>
                </w:rPrChange>
              </w:rPr>
              <w:pPrChange w:id="1585" w:author="ditaoktaria oktaria" w:date="2015-02-27T14:07:00Z">
                <w:pPr>
                  <w:pStyle w:val="ListParagraph"/>
                  <w:keepNext/>
                  <w:keepLines/>
                  <w:numPr>
                    <w:numId w:val="31"/>
                  </w:numPr>
                  <w:spacing w:before="200" w:after="200"/>
                  <w:ind w:hanging="360"/>
                  <w:jc w:val="left"/>
                  <w:outlineLvl w:val="4"/>
                </w:pPr>
              </w:pPrChange>
            </w:pPr>
            <w:r>
              <w:rPr>
                <w:sz w:val="22"/>
                <w:szCs w:val="22"/>
              </w:rPr>
              <w:t xml:space="preserve">Sistem </w:t>
            </w:r>
            <w:proofErr w:type="gramStart"/>
            <w:r>
              <w:rPr>
                <w:sz w:val="22"/>
                <w:szCs w:val="22"/>
              </w:rPr>
              <w:t>akan</w:t>
            </w:r>
            <w:proofErr w:type="gramEnd"/>
            <w:r>
              <w:rPr>
                <w:sz w:val="22"/>
                <w:szCs w:val="22"/>
              </w:rPr>
              <w:t xml:space="preserve">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before="200" w:after="200"/>
              <w:jc w:val="left"/>
              <w:outlineLvl w:val="4"/>
              <w:rPr>
                <w:sz w:val="22"/>
                <w:szCs w:val="22"/>
                <w:rPrChange w:id="1586" w:author="ditaoktaria oktaria" w:date="2015-02-25T15:24:00Z">
                  <w:rPr>
                    <w:rFonts w:cstheme="majorBidi"/>
                    <w:b/>
                    <w:i/>
                    <w:iCs/>
                    <w:color w:val="404040" w:themeColor="text1" w:themeTint="BF"/>
                    <w:szCs w:val="22"/>
                  </w:rPr>
                </w:rPrChange>
              </w:rPr>
              <w:pPrChange w:id="1587"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1588" w:author="ditaoktaria oktaria" w:date="2015-02-25T15:24:00Z">
                  <w:rPr>
                    <w:szCs w:val="22"/>
                  </w:rPr>
                </w:rPrChange>
              </w:rPr>
              <w:t xml:space="preserve">Sistem </w:t>
            </w:r>
            <w:proofErr w:type="gramStart"/>
            <w:r w:rsidRPr="00411B04">
              <w:rPr>
                <w:sz w:val="22"/>
                <w:szCs w:val="22"/>
                <w:rPrChange w:id="1589" w:author="ditaoktaria oktaria" w:date="2015-02-25T15:24:00Z">
                  <w:rPr>
                    <w:szCs w:val="22"/>
                  </w:rPr>
                </w:rPrChange>
              </w:rPr>
              <w:t>akan</w:t>
            </w:r>
            <w:proofErr w:type="gramEnd"/>
            <w:r w:rsidRPr="00411B04">
              <w:rPr>
                <w:sz w:val="22"/>
                <w:szCs w:val="22"/>
                <w:rPrChange w:id="1590" w:author="ditaoktaria oktaria" w:date="2015-02-25T15:24:00Z">
                  <w:rPr>
                    <w:szCs w:val="22"/>
                  </w:rPr>
                </w:rPrChange>
              </w:rPr>
              <w:t xml:space="preserve"> </w:t>
            </w:r>
            <w:r w:rsidR="005070A7" w:rsidRPr="00411B04">
              <w:rPr>
                <w:sz w:val="22"/>
                <w:szCs w:val="22"/>
                <w:rPrChange w:id="1591"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1592" w:author="ditaoktaria oktaria" w:date="2015-02-25T15:24:00Z">
                  <w:rPr>
                    <w:rFonts w:cstheme="majorBidi"/>
                    <w:b/>
                    <w:i/>
                    <w:iCs/>
                    <w:color w:val="404040" w:themeColor="text1" w:themeTint="BF"/>
                    <w:szCs w:val="22"/>
                  </w:rPr>
                </w:rPrChange>
              </w:rPr>
              <w:pPrChange w:id="1593"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1594" w:author="ditaoktaria oktaria" w:date="2015-02-25T15:24:00Z">
                  <w:rPr>
                    <w:szCs w:val="22"/>
                  </w:rPr>
                </w:rPrChange>
              </w:rPr>
              <w:t>Jika aktor mene</w:t>
            </w:r>
            <w:r w:rsidR="001555FE" w:rsidRPr="00411B04">
              <w:rPr>
                <w:sz w:val="22"/>
                <w:szCs w:val="22"/>
                <w:rPrChange w:id="1595" w:author="ditaoktaria oktaria" w:date="2015-02-25T15:24:00Z">
                  <w:rPr>
                    <w:szCs w:val="22"/>
                  </w:rPr>
                </w:rPrChange>
              </w:rPr>
              <w:t xml:space="preserve">kan tombol </w:t>
            </w:r>
            <w:r w:rsidR="001555FE" w:rsidRPr="00411B04">
              <w:rPr>
                <w:i/>
                <w:sz w:val="22"/>
                <w:szCs w:val="22"/>
                <w:rPrChange w:id="1596" w:author="ditaoktaria oktaria" w:date="2015-02-25T15:24:00Z">
                  <w:rPr>
                    <w:i/>
                    <w:szCs w:val="22"/>
                  </w:rPr>
                </w:rPrChange>
              </w:rPr>
              <w:t>edit</w:t>
            </w:r>
            <w:r w:rsidRPr="00411B04">
              <w:rPr>
                <w:sz w:val="22"/>
                <w:szCs w:val="22"/>
                <w:rPrChange w:id="1597" w:author="ditaoktaria oktaria" w:date="2015-02-25T15:24:00Z">
                  <w:rPr>
                    <w:szCs w:val="22"/>
                  </w:rPr>
                </w:rPrChange>
              </w:rPr>
              <w:t xml:space="preserve"> maka alur “ubah </w:t>
            </w:r>
            <w:r w:rsidR="008F6EF1">
              <w:rPr>
                <w:sz w:val="22"/>
                <w:szCs w:val="22"/>
              </w:rPr>
              <w:t>n</w:t>
            </w:r>
            <w:r w:rsidRPr="00411B04">
              <w:rPr>
                <w:sz w:val="22"/>
                <w:szCs w:val="22"/>
                <w:rPrChange w:id="1598" w:author="ditaoktaria oktaria" w:date="2015-02-25T15:24:00Z">
                  <w:rPr>
                    <w:szCs w:val="22"/>
                  </w:rPr>
                </w:rPrChange>
              </w:rPr>
              <w:t xml:space="preserve">ama materi” </w:t>
            </w:r>
            <w:proofErr w:type="gramStart"/>
            <w:r w:rsidRPr="00411B04">
              <w:rPr>
                <w:sz w:val="22"/>
                <w:szCs w:val="22"/>
                <w:rPrChange w:id="1599" w:author="ditaoktaria oktaria" w:date="2015-02-25T15:24:00Z">
                  <w:rPr>
                    <w:szCs w:val="22"/>
                  </w:rPr>
                </w:rPrChange>
              </w:rPr>
              <w:t>akan</w:t>
            </w:r>
            <w:proofErr w:type="gramEnd"/>
            <w:r w:rsidRPr="00411B04">
              <w:rPr>
                <w:sz w:val="22"/>
                <w:szCs w:val="22"/>
                <w:rPrChange w:id="1600" w:author="ditaoktaria oktaria" w:date="2015-02-25T15:24:00Z">
                  <w:rPr>
                    <w:szCs w:val="22"/>
                  </w:rPr>
                </w:rPrChange>
              </w:rPr>
              <w:t xml:space="preserve"> dijalankan.</w:t>
            </w:r>
          </w:p>
          <w:p w14:paraId="2E999F1C" w14:textId="778228C8" w:rsidR="005E53BB" w:rsidRPr="00411B04" w:rsidRDefault="005E53BB">
            <w:pPr>
              <w:pStyle w:val="ListParagraph"/>
              <w:numPr>
                <w:ilvl w:val="1"/>
                <w:numId w:val="39"/>
              </w:numPr>
              <w:spacing w:after="200"/>
              <w:jc w:val="left"/>
              <w:rPr>
                <w:sz w:val="22"/>
                <w:szCs w:val="22"/>
                <w:rPrChange w:id="1601" w:author="ditaoktaria oktaria" w:date="2015-02-25T15:24:00Z">
                  <w:rPr>
                    <w:rFonts w:cstheme="majorBidi"/>
                    <w:b/>
                    <w:i/>
                    <w:iCs/>
                    <w:color w:val="404040" w:themeColor="text1" w:themeTint="BF"/>
                    <w:szCs w:val="22"/>
                  </w:rPr>
                </w:rPrChange>
              </w:rPr>
              <w:pPrChange w:id="1602"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1603" w:author="ditaoktaria oktaria" w:date="2015-02-25T15:24:00Z">
                  <w:rPr>
                    <w:szCs w:val="22"/>
                  </w:rPr>
                </w:rPrChange>
              </w:rPr>
              <w:t xml:space="preserve">Jika aktor menekan tombol </w:t>
            </w:r>
            <w:r w:rsidR="001555FE" w:rsidRPr="00411B04">
              <w:rPr>
                <w:i/>
                <w:sz w:val="22"/>
                <w:szCs w:val="22"/>
                <w:rPrChange w:id="1604" w:author="ditaoktaria oktaria" w:date="2015-02-25T15:24:00Z">
                  <w:rPr>
                    <w:i/>
                    <w:szCs w:val="22"/>
                  </w:rPr>
                </w:rPrChange>
              </w:rPr>
              <w:t>delete</w:t>
            </w:r>
            <w:r w:rsidRPr="00411B04">
              <w:rPr>
                <w:sz w:val="22"/>
                <w:szCs w:val="22"/>
                <w:rPrChange w:id="1605" w:author="ditaoktaria oktaria" w:date="2015-02-25T15:24:00Z">
                  <w:rPr>
                    <w:szCs w:val="22"/>
                  </w:rPr>
                </w:rPrChange>
              </w:rPr>
              <w:t xml:space="preserve"> maka alur “hapus materi</w:t>
            </w:r>
            <w:r w:rsidR="001555FE" w:rsidRPr="00411B04">
              <w:rPr>
                <w:sz w:val="22"/>
                <w:szCs w:val="22"/>
                <w:rPrChange w:id="1606" w:author="ditaoktaria oktaria" w:date="2015-02-25T15:24:00Z">
                  <w:rPr>
                    <w:szCs w:val="22"/>
                  </w:rPr>
                </w:rPrChange>
              </w:rPr>
              <w:t>”</w:t>
            </w:r>
            <w:r w:rsidRPr="00411B04">
              <w:rPr>
                <w:sz w:val="22"/>
                <w:szCs w:val="22"/>
                <w:rPrChange w:id="1607" w:author="ditaoktaria oktaria" w:date="2015-02-25T15:24:00Z">
                  <w:rPr>
                    <w:szCs w:val="22"/>
                  </w:rPr>
                </w:rPrChange>
              </w:rPr>
              <w:t xml:space="preserve"> </w:t>
            </w:r>
            <w:proofErr w:type="gramStart"/>
            <w:r w:rsidRPr="00411B04">
              <w:rPr>
                <w:sz w:val="22"/>
                <w:szCs w:val="22"/>
                <w:rPrChange w:id="1608" w:author="ditaoktaria oktaria" w:date="2015-02-25T15:24:00Z">
                  <w:rPr>
                    <w:szCs w:val="22"/>
                  </w:rPr>
                </w:rPrChange>
              </w:rPr>
              <w:t>akan</w:t>
            </w:r>
            <w:proofErr w:type="gramEnd"/>
            <w:r w:rsidRPr="00411B04">
              <w:rPr>
                <w:sz w:val="22"/>
                <w:szCs w:val="22"/>
                <w:rPrChange w:id="1609" w:author="ditaoktaria oktaria" w:date="2015-02-25T15:24:00Z">
                  <w:rPr>
                    <w:szCs w:val="22"/>
                  </w:rPr>
                </w:rPrChange>
              </w:rPr>
              <w:t xml:space="preserve"> dijalankan</w:t>
            </w:r>
            <w:r w:rsidR="009C6B8E" w:rsidRPr="00411B04">
              <w:rPr>
                <w:sz w:val="22"/>
                <w:szCs w:val="22"/>
                <w:rPrChange w:id="1610"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1611" w:author="ditaoktaria oktaria" w:date="2015-02-27T14:26:00Z">
                  <w:rPr>
                    <w:rFonts w:cstheme="majorBidi"/>
                    <w:b/>
                    <w:i/>
                    <w:iCs/>
                    <w:color w:val="404040" w:themeColor="text1" w:themeTint="BF"/>
                    <w:szCs w:val="22"/>
                  </w:rPr>
                </w:rPrChange>
              </w:rPr>
              <w:pPrChange w:id="1612" w:author="ditaoktaria oktaria" w:date="2015-02-27T14:26:00Z">
                <w:pPr>
                  <w:pStyle w:val="ListParagraph"/>
                  <w:keepNext/>
                  <w:keepLines/>
                  <w:numPr>
                    <w:numId w:val="31"/>
                  </w:numPr>
                  <w:spacing w:before="200" w:after="200"/>
                  <w:ind w:hanging="360"/>
                  <w:jc w:val="left"/>
                  <w:outlineLvl w:val="4"/>
                </w:pPr>
              </w:pPrChange>
            </w:pPr>
            <w:r w:rsidRPr="00411B04">
              <w:rPr>
                <w:sz w:val="22"/>
                <w:szCs w:val="22"/>
                <w:rPrChange w:id="1613" w:author="ditaoktaria oktaria" w:date="2015-02-25T15:24:00Z">
                  <w:rPr>
                    <w:szCs w:val="22"/>
                  </w:rPr>
                </w:rPrChange>
              </w:rPr>
              <w:t xml:space="preserve">Jika aktor menekan tombol </w:t>
            </w:r>
            <w:r w:rsidR="005E7F38" w:rsidRPr="00411B04">
              <w:rPr>
                <w:i/>
                <w:sz w:val="22"/>
                <w:szCs w:val="22"/>
                <w:rPrChange w:id="1614" w:author="ditaoktaria oktaria" w:date="2015-02-25T15:24:00Z">
                  <w:rPr>
                    <w:szCs w:val="22"/>
                  </w:rPr>
                </w:rPrChange>
              </w:rPr>
              <w:t>move to</w:t>
            </w:r>
            <w:r w:rsidRPr="00411B04">
              <w:rPr>
                <w:sz w:val="22"/>
                <w:szCs w:val="22"/>
                <w:rPrChange w:id="1615" w:author="ditaoktaria oktaria" w:date="2015-02-25T15:24:00Z">
                  <w:rPr>
                    <w:szCs w:val="22"/>
                  </w:rPr>
                </w:rPrChange>
              </w:rPr>
              <w:t xml:space="preserve"> maka alur </w:t>
            </w:r>
            <w:r w:rsidR="003E5CBB">
              <w:rPr>
                <w:sz w:val="22"/>
                <w:szCs w:val="22"/>
              </w:rPr>
              <w:t>pindah</w:t>
            </w:r>
            <w:r w:rsidRPr="00411B04">
              <w:rPr>
                <w:sz w:val="22"/>
                <w:szCs w:val="22"/>
                <w:rPrChange w:id="1616" w:author="ditaoktaria oktaria" w:date="2015-02-25T15:24:00Z">
                  <w:rPr>
                    <w:szCs w:val="22"/>
                  </w:rPr>
                </w:rPrChange>
              </w:rPr>
              <w:t xml:space="preserve"> </w:t>
            </w:r>
            <w:r w:rsidRPr="00411B04">
              <w:rPr>
                <w:i/>
                <w:sz w:val="22"/>
                <w:szCs w:val="22"/>
                <w:rPrChange w:id="1617" w:author="ditaoktaria oktaria" w:date="2015-02-25T15:24:00Z">
                  <w:rPr>
                    <w:szCs w:val="22"/>
                  </w:rPr>
                </w:rPrChange>
              </w:rPr>
              <w:t>folder</w:t>
            </w:r>
            <w:r w:rsidRPr="00411B04">
              <w:rPr>
                <w:sz w:val="22"/>
                <w:szCs w:val="22"/>
                <w:rPrChange w:id="1618" w:author="ditaoktaria oktaria" w:date="2015-02-25T15:24:00Z">
                  <w:rPr>
                    <w:szCs w:val="22"/>
                  </w:rPr>
                </w:rPrChange>
              </w:rPr>
              <w:t xml:space="preserve"> </w:t>
            </w:r>
            <w:proofErr w:type="gramStart"/>
            <w:r w:rsidRPr="00411B04">
              <w:rPr>
                <w:sz w:val="22"/>
                <w:szCs w:val="22"/>
                <w:rPrChange w:id="1619" w:author="ditaoktaria oktaria" w:date="2015-02-25T15:24:00Z">
                  <w:rPr>
                    <w:szCs w:val="22"/>
                  </w:rPr>
                </w:rPrChange>
              </w:rPr>
              <w:t>akan</w:t>
            </w:r>
            <w:proofErr w:type="gramEnd"/>
            <w:r w:rsidRPr="00411B04">
              <w:rPr>
                <w:sz w:val="22"/>
                <w:szCs w:val="22"/>
                <w:rPrChange w:id="1620" w:author="ditaoktaria oktaria" w:date="2015-02-25T15:24:00Z">
                  <w:rPr>
                    <w:szCs w:val="22"/>
                  </w:rPr>
                </w:rPrChange>
              </w:rPr>
              <w:t xml:space="preserve"> dijalankan.</w:t>
            </w:r>
          </w:p>
        </w:tc>
      </w:tr>
      <w:tr w:rsidR="00E2503C" w:rsidRPr="00193933" w14:paraId="735E4002" w14:textId="77777777" w:rsidTr="00E2503C">
        <w:tc>
          <w:tcPr>
            <w:tcW w:w="7930" w:type="dxa"/>
            <w:gridSpan w:val="2"/>
            <w:shd w:val="clear" w:color="auto" w:fill="D9D9D9" w:themeFill="background1" w:themeFillShade="D9"/>
            <w:vAlign w:val="center"/>
          </w:tcPr>
          <w:p w14:paraId="3CDC881B" w14:textId="77777777" w:rsidR="00E2503C" w:rsidRPr="00411B04" w:rsidRDefault="00E2503C">
            <w:pPr>
              <w:keepNext/>
              <w:keepLines/>
              <w:spacing w:before="240"/>
              <w:ind w:firstLine="0"/>
              <w:jc w:val="center"/>
              <w:outlineLvl w:val="1"/>
              <w:rPr>
                <w:b/>
                <w:sz w:val="22"/>
                <w:rPrChange w:id="1621" w:author="ditaoktaria oktaria" w:date="2015-02-25T15:24:00Z">
                  <w:rPr>
                    <w:rFonts w:eastAsia="Times New Roman" w:cstheme="majorBidi"/>
                    <w:b/>
                    <w:i/>
                    <w:iCs/>
                    <w:color w:val="404040" w:themeColor="text1" w:themeTint="BF"/>
                  </w:rPr>
                </w:rPrChange>
              </w:rPr>
              <w:pPrChange w:id="1622" w:author="ditaoktaria oktaria" w:date="2015-03-09T16:41: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E2503C">
        <w:tc>
          <w:tcPr>
            <w:tcW w:w="1922" w:type="dxa"/>
            <w:shd w:val="clear" w:color="auto" w:fill="auto"/>
            <w:vAlign w:val="center"/>
          </w:tcPr>
          <w:p w14:paraId="22F67712" w14:textId="50ECCA98" w:rsidR="00E2503C" w:rsidRPr="00411B04" w:rsidRDefault="00E2503C">
            <w:pPr>
              <w:keepNext/>
              <w:keepLines/>
              <w:spacing w:before="200"/>
              <w:ind w:firstLine="0"/>
              <w:jc w:val="left"/>
              <w:outlineLvl w:val="4"/>
              <w:rPr>
                <w:b/>
                <w:sz w:val="22"/>
                <w:rPrChange w:id="1623" w:author="ditaoktaria oktaria" w:date="2015-02-25T15:24:00Z">
                  <w:rPr>
                    <w:rFonts w:eastAsia="Times New Roman" w:cstheme="majorBidi"/>
                    <w:b/>
                    <w:i/>
                    <w:iCs/>
                    <w:color w:val="404040" w:themeColor="text1" w:themeTint="BF"/>
                  </w:rPr>
                </w:rPrChange>
              </w:rPr>
              <w:pPrChange w:id="1624" w:author="ditaoktaria oktaria" w:date="2015-03-09T16:41:00Z">
                <w:pPr>
                  <w:keepNext/>
                  <w:keepLines/>
                  <w:numPr>
                    <w:numId w:val="18"/>
                  </w:numPr>
                  <w:spacing w:before="200"/>
                  <w:ind w:left="720" w:firstLine="0"/>
                  <w:jc w:val="left"/>
                  <w:outlineLvl w:val="4"/>
                </w:pPr>
              </w:pPrChange>
            </w:pPr>
            <w:r w:rsidRPr="00411B04">
              <w:rPr>
                <w:b/>
                <w:sz w:val="22"/>
              </w:rPr>
              <w:t>Ubah Nama Materi</w:t>
            </w:r>
          </w:p>
        </w:tc>
        <w:tc>
          <w:tcPr>
            <w:tcW w:w="6008" w:type="dxa"/>
            <w:shd w:val="clear" w:color="auto" w:fill="auto"/>
            <w:vAlign w:val="center"/>
          </w:tcPr>
          <w:p w14:paraId="5AF507F1" w14:textId="77777777" w:rsidR="00B531FA" w:rsidRPr="00411B04" w:rsidRDefault="00254C92">
            <w:pPr>
              <w:pStyle w:val="ListParagraph"/>
              <w:numPr>
                <w:ilvl w:val="0"/>
                <w:numId w:val="33"/>
              </w:numPr>
              <w:spacing w:after="200"/>
              <w:ind w:left="328"/>
              <w:jc w:val="left"/>
              <w:rPr>
                <w:sz w:val="22"/>
                <w:szCs w:val="22"/>
                <w:rPrChange w:id="1625" w:author="ditaoktaria oktaria" w:date="2015-02-25T15:24:00Z">
                  <w:rPr>
                    <w:rFonts w:cstheme="majorBidi"/>
                    <w:b/>
                    <w:i/>
                    <w:iCs/>
                    <w:color w:val="404040" w:themeColor="text1" w:themeTint="BF"/>
                    <w:szCs w:val="22"/>
                  </w:rPr>
                </w:rPrChange>
              </w:rPr>
              <w:pPrChange w:id="1626"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1627" w:author="ditaoktaria oktaria" w:date="2015-02-25T15:24:00Z">
                  <w:rPr>
                    <w:szCs w:val="22"/>
                  </w:rPr>
                </w:rPrChange>
              </w:rPr>
              <w:t xml:space="preserve">Sistem akan menampilkan </w:t>
            </w:r>
            <w:r w:rsidRPr="00411B04">
              <w:rPr>
                <w:i/>
                <w:sz w:val="22"/>
                <w:szCs w:val="22"/>
                <w:rPrChange w:id="1628" w:author="ditaoktaria oktaria" w:date="2015-02-25T15:24:00Z">
                  <w:rPr>
                    <w:szCs w:val="22"/>
                  </w:rPr>
                </w:rPrChange>
              </w:rPr>
              <w:t>form</w:t>
            </w:r>
            <w:r w:rsidRPr="00411B04">
              <w:rPr>
                <w:sz w:val="22"/>
                <w:szCs w:val="22"/>
                <w:rPrChange w:id="1629" w:author="ditaoktaria oktaria" w:date="2015-02-25T15:24:00Z">
                  <w:rPr>
                    <w:szCs w:val="22"/>
                  </w:rPr>
                </w:rPrChange>
              </w:rPr>
              <w:t xml:space="preserve"> inputan yang telah berisi </w:t>
            </w:r>
            <w:r w:rsidR="00B531FA" w:rsidRPr="00411B04">
              <w:rPr>
                <w:sz w:val="22"/>
                <w:szCs w:val="22"/>
                <w:rPrChange w:id="1630"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1631" w:author="ditaoktaria oktaria" w:date="2015-02-25T15:24:00Z">
                  <w:rPr>
                    <w:rFonts w:cstheme="majorBidi"/>
                    <w:b/>
                    <w:i/>
                    <w:iCs/>
                    <w:color w:val="404040" w:themeColor="text1" w:themeTint="BF"/>
                    <w:szCs w:val="22"/>
                  </w:rPr>
                </w:rPrChange>
              </w:rPr>
              <w:pPrChange w:id="1632"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1633" w:author="ditaoktaria oktaria" w:date="2015-02-25T15:24:00Z">
                  <w:rPr>
                    <w:szCs w:val="22"/>
                  </w:rPr>
                </w:rPrChange>
              </w:rPr>
              <w:t xml:space="preserve">Sistem </w:t>
            </w:r>
            <w:r w:rsidR="00E77B09" w:rsidRPr="00411B04">
              <w:rPr>
                <w:sz w:val="22"/>
                <w:szCs w:val="22"/>
                <w:rPrChange w:id="1634" w:author="ditaoktaria oktaria" w:date="2015-02-25T15:24:00Z">
                  <w:rPr>
                    <w:szCs w:val="22"/>
                  </w:rPr>
                </w:rPrChange>
              </w:rPr>
              <w:t>mengizinka</w:t>
            </w:r>
            <w:r w:rsidR="00193ADE" w:rsidRPr="00411B04">
              <w:rPr>
                <w:sz w:val="22"/>
                <w:szCs w:val="22"/>
                <w:rPrChange w:id="1635" w:author="ditaoktaria oktaria" w:date="2015-02-25T15:24:00Z">
                  <w:rPr>
                    <w:szCs w:val="22"/>
                  </w:rPr>
                </w:rPrChange>
              </w:rPr>
              <w:t xml:space="preserve">n aktor untuk mengubah </w:t>
            </w:r>
            <w:proofErr w:type="gramStart"/>
            <w:r w:rsidR="00193ADE" w:rsidRPr="00411B04">
              <w:rPr>
                <w:sz w:val="22"/>
                <w:szCs w:val="22"/>
                <w:rPrChange w:id="1636" w:author="ditaoktaria oktaria" w:date="2015-02-25T15:24:00Z">
                  <w:rPr>
                    <w:szCs w:val="22"/>
                  </w:rPr>
                </w:rPrChange>
              </w:rPr>
              <w:t>nama</w:t>
            </w:r>
            <w:proofErr w:type="gramEnd"/>
            <w:r w:rsidR="00193ADE" w:rsidRPr="00411B04">
              <w:rPr>
                <w:sz w:val="22"/>
                <w:szCs w:val="22"/>
                <w:rPrChange w:id="1637" w:author="ditaoktaria oktaria" w:date="2015-02-25T15:24:00Z">
                  <w:rPr>
                    <w:szCs w:val="22"/>
                  </w:rPr>
                </w:rPrChange>
              </w:rPr>
              <w:t xml:space="preserve"> </w:t>
            </w:r>
            <w:r w:rsidR="00193ADE" w:rsidRPr="00411B04">
              <w:rPr>
                <w:i/>
                <w:sz w:val="22"/>
                <w:szCs w:val="22"/>
                <w:rPrChange w:id="1638" w:author="ditaoktaria oktaria" w:date="2015-02-25T15:24:00Z">
                  <w:rPr>
                    <w:i/>
                    <w:szCs w:val="22"/>
                  </w:rPr>
                </w:rPrChange>
              </w:rPr>
              <w:t xml:space="preserve">file </w:t>
            </w:r>
            <w:r w:rsidR="00193ADE" w:rsidRPr="00411B04">
              <w:rPr>
                <w:sz w:val="22"/>
                <w:szCs w:val="22"/>
                <w:rPrChange w:id="1639"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rFonts w:cstheme="majorBidi"/>
                <w:b/>
                <w:i/>
                <w:iCs/>
                <w:color w:val="404040" w:themeColor="text1" w:themeTint="BF"/>
                <w:sz w:val="22"/>
                <w:szCs w:val="22"/>
              </w:rPr>
              <w:pPrChange w:id="1640"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1641" w:author="ditaoktaria oktaria" w:date="2015-02-25T15:24:00Z">
                  <w:rPr>
                    <w:szCs w:val="22"/>
                  </w:rPr>
                </w:rPrChange>
              </w:rPr>
              <w:t xml:space="preserve">Aktor mengubah </w:t>
            </w:r>
            <w:proofErr w:type="gramStart"/>
            <w:r w:rsidRPr="00411B04">
              <w:rPr>
                <w:sz w:val="22"/>
                <w:szCs w:val="22"/>
                <w:rPrChange w:id="1642" w:author="ditaoktaria oktaria" w:date="2015-02-25T15:24:00Z">
                  <w:rPr>
                    <w:szCs w:val="22"/>
                  </w:rPr>
                </w:rPrChange>
              </w:rPr>
              <w:t>nama</w:t>
            </w:r>
            <w:proofErr w:type="gramEnd"/>
            <w:r w:rsidR="00193ADE" w:rsidRPr="00411B04">
              <w:rPr>
                <w:sz w:val="22"/>
                <w:szCs w:val="22"/>
                <w:rPrChange w:id="1643" w:author="ditaoktaria oktaria" w:date="2015-02-25T15:24:00Z">
                  <w:rPr>
                    <w:szCs w:val="22"/>
                  </w:rPr>
                </w:rPrChange>
              </w:rPr>
              <w:t xml:space="preserve"> </w:t>
            </w:r>
            <w:r w:rsidR="00193ADE" w:rsidRPr="00411B04">
              <w:rPr>
                <w:i/>
                <w:sz w:val="22"/>
                <w:szCs w:val="22"/>
                <w:rPrChange w:id="1644" w:author="ditaoktaria oktaria" w:date="2015-02-25T15:24:00Z">
                  <w:rPr>
                    <w:i/>
                    <w:szCs w:val="22"/>
                  </w:rPr>
                </w:rPrChange>
              </w:rPr>
              <w:t xml:space="preserve">file </w:t>
            </w:r>
            <w:r w:rsidR="00193ADE" w:rsidRPr="00411B04">
              <w:rPr>
                <w:sz w:val="22"/>
                <w:szCs w:val="22"/>
                <w:rPrChange w:id="1645"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1646" w:author="ditaoktaria oktaria" w:date="2015-02-25T15:24:00Z">
                  <w:rPr>
                    <w:rFonts w:cstheme="majorBidi"/>
                    <w:b/>
                    <w:i/>
                    <w:iCs/>
                    <w:color w:val="404040" w:themeColor="text1" w:themeTint="BF"/>
                    <w:szCs w:val="22"/>
                  </w:rPr>
                </w:rPrChange>
              </w:rPr>
              <w:pPrChange w:id="1647" w:author="ditaoktaria oktaria" w:date="2015-02-24T14:25:00Z">
                <w:pPr>
                  <w:pStyle w:val="ListParagraph"/>
                  <w:keepNext/>
                  <w:keepLines/>
                  <w:numPr>
                    <w:numId w:val="28"/>
                  </w:numPr>
                  <w:spacing w:before="200" w:after="200"/>
                  <w:ind w:left="371" w:hanging="360"/>
                  <w:jc w:val="left"/>
                  <w:outlineLvl w:val="4"/>
                </w:pPr>
              </w:pPrChange>
            </w:pPr>
            <w:r>
              <w:rPr>
                <w:sz w:val="22"/>
                <w:szCs w:val="22"/>
              </w:rPr>
              <w:t xml:space="preserve">Aktor </w:t>
            </w:r>
            <w:r w:rsidR="001C489B" w:rsidRPr="00411B04">
              <w:rPr>
                <w:sz w:val="22"/>
                <w:szCs w:val="22"/>
                <w:rPrChange w:id="1648" w:author="ditaoktaria oktaria" w:date="2015-02-25T15:24:00Z">
                  <w:rPr>
                    <w:szCs w:val="22"/>
                  </w:rPr>
                </w:rPrChange>
              </w:rPr>
              <w:t xml:space="preserve">menekan tombol </w:t>
            </w:r>
            <w:r w:rsidR="001C489B" w:rsidRPr="00411B04">
              <w:rPr>
                <w:i/>
                <w:sz w:val="22"/>
                <w:szCs w:val="22"/>
                <w:rPrChange w:id="1649" w:author="ditaoktaria oktaria" w:date="2015-02-25T15:24:00Z">
                  <w:rPr>
                    <w:i/>
                    <w:szCs w:val="22"/>
                  </w:rPr>
                </w:rPrChange>
              </w:rPr>
              <w:t>save</w:t>
            </w:r>
            <w:r w:rsidR="00193ADE" w:rsidRPr="00411B04">
              <w:rPr>
                <w:sz w:val="22"/>
                <w:szCs w:val="22"/>
                <w:rPrChange w:id="1650"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1651" w:author="ditaoktaria oktaria" w:date="2015-02-25T15:24:00Z">
                  <w:rPr>
                    <w:rFonts w:cstheme="majorBidi"/>
                    <w:b/>
                    <w:i/>
                    <w:iCs/>
                    <w:color w:val="404040" w:themeColor="text1" w:themeTint="BF"/>
                    <w:szCs w:val="22"/>
                  </w:rPr>
                </w:rPrChange>
              </w:rPr>
              <w:pPrChange w:id="1652" w:author="ditaoktaria oktaria" w:date="2015-02-25T15:21:00Z">
                <w:pPr>
                  <w:pStyle w:val="ListParagraph"/>
                  <w:keepNext/>
                  <w:keepLines/>
                  <w:numPr>
                    <w:numId w:val="28"/>
                  </w:numPr>
                  <w:spacing w:before="200" w:after="200"/>
                  <w:ind w:left="371" w:hanging="360"/>
                  <w:jc w:val="left"/>
                  <w:outlineLvl w:val="4"/>
                </w:pPr>
              </w:pPrChange>
            </w:pPr>
            <w:r w:rsidRPr="00411B04">
              <w:rPr>
                <w:sz w:val="22"/>
                <w:szCs w:val="22"/>
                <w:rPrChange w:id="1653" w:author="ditaoktaria oktaria" w:date="2015-02-25T15:24:00Z">
                  <w:rPr>
                    <w:szCs w:val="22"/>
                  </w:rPr>
                </w:rPrChange>
              </w:rPr>
              <w:t xml:space="preserve">Setelah aktor berhasil melakukan perubahan </w:t>
            </w:r>
            <w:proofErr w:type="gramStart"/>
            <w:r w:rsidRPr="00411B04">
              <w:rPr>
                <w:sz w:val="22"/>
                <w:szCs w:val="22"/>
                <w:rPrChange w:id="1654" w:author="ditaoktaria oktaria" w:date="2015-02-25T15:24:00Z">
                  <w:rPr>
                    <w:szCs w:val="22"/>
                  </w:rPr>
                </w:rPrChange>
              </w:rPr>
              <w:t>nama</w:t>
            </w:r>
            <w:proofErr w:type="gramEnd"/>
            <w:r w:rsidRPr="00411B04">
              <w:rPr>
                <w:sz w:val="22"/>
                <w:szCs w:val="22"/>
                <w:rPrChange w:id="1655" w:author="ditaoktaria oktaria" w:date="2015-02-25T15:24:00Z">
                  <w:rPr>
                    <w:szCs w:val="22"/>
                  </w:rPr>
                </w:rPrChange>
              </w:rPr>
              <w:t xml:space="preserve"> maka s</w:t>
            </w:r>
            <w:r w:rsidR="00093EE0" w:rsidRPr="00411B04">
              <w:rPr>
                <w:sz w:val="22"/>
                <w:szCs w:val="22"/>
                <w:rPrChange w:id="1656" w:author="ditaoktaria oktaria" w:date="2015-02-25T15:24:00Z">
                  <w:rPr>
                    <w:szCs w:val="22"/>
                  </w:rPr>
                </w:rPrChange>
              </w:rPr>
              <w:t>istem</w:t>
            </w:r>
            <w:r w:rsidR="00B531FA" w:rsidRPr="00411B04">
              <w:rPr>
                <w:sz w:val="22"/>
                <w:szCs w:val="22"/>
                <w:rPrChange w:id="1657" w:author="ditaoktaria oktaria" w:date="2015-02-25T15:24:00Z">
                  <w:rPr>
                    <w:szCs w:val="22"/>
                  </w:rPr>
                </w:rPrChange>
              </w:rPr>
              <w:t xml:space="preserve"> </w:t>
            </w:r>
            <w:r w:rsidRPr="00411B04">
              <w:rPr>
                <w:sz w:val="22"/>
                <w:szCs w:val="22"/>
                <w:rPrChange w:id="1658" w:author="ditaoktaria oktaria" w:date="2015-02-25T15:24:00Z">
                  <w:rPr>
                    <w:szCs w:val="22"/>
                  </w:rPr>
                </w:rPrChange>
              </w:rPr>
              <w:t xml:space="preserve">memperbarui nama </w:t>
            </w:r>
            <w:r w:rsidRPr="00411B04">
              <w:rPr>
                <w:i/>
                <w:sz w:val="22"/>
                <w:szCs w:val="22"/>
                <w:rPrChange w:id="1659" w:author="ditaoktaria oktaria" w:date="2015-02-25T15:24:00Z">
                  <w:rPr>
                    <w:i/>
                    <w:szCs w:val="22"/>
                  </w:rPr>
                </w:rPrChange>
              </w:rPr>
              <w:t xml:space="preserve">file </w:t>
            </w:r>
            <w:r w:rsidRPr="00411B04">
              <w:rPr>
                <w:sz w:val="22"/>
                <w:szCs w:val="22"/>
                <w:rPrChange w:id="1660" w:author="ditaoktaria oktaria" w:date="2015-02-25T15:24:00Z">
                  <w:rPr>
                    <w:szCs w:val="22"/>
                  </w:rPr>
                </w:rPrChange>
              </w:rPr>
              <w:t xml:space="preserve">materi dengan nama baru. </w:t>
            </w:r>
          </w:p>
        </w:tc>
      </w:tr>
      <w:tr w:rsidR="00E2503C" w:rsidRPr="00193933" w14:paraId="5E488C6D" w14:textId="77777777" w:rsidTr="00E2503C">
        <w:tc>
          <w:tcPr>
            <w:tcW w:w="1922" w:type="dxa"/>
            <w:shd w:val="clear" w:color="auto" w:fill="auto"/>
            <w:vAlign w:val="center"/>
          </w:tcPr>
          <w:p w14:paraId="6B020444" w14:textId="1CA6340F" w:rsidR="00E2503C" w:rsidRPr="00411B04" w:rsidRDefault="00E2503C">
            <w:pPr>
              <w:keepNext/>
              <w:keepLines/>
              <w:spacing w:before="200"/>
              <w:ind w:firstLine="0"/>
              <w:jc w:val="left"/>
              <w:outlineLvl w:val="4"/>
              <w:rPr>
                <w:b/>
                <w:sz w:val="22"/>
                <w:rPrChange w:id="1661" w:author="ditaoktaria oktaria" w:date="2015-02-25T15:24:00Z">
                  <w:rPr>
                    <w:rFonts w:eastAsia="Times New Roman" w:cstheme="majorBidi"/>
                    <w:b/>
                    <w:i/>
                    <w:iCs/>
                    <w:color w:val="404040" w:themeColor="text1" w:themeTint="BF"/>
                  </w:rPr>
                </w:rPrChange>
              </w:rPr>
              <w:pPrChange w:id="1662" w:author="ditaoktaria oktaria" w:date="2015-03-09T16:41:00Z">
                <w:pPr>
                  <w:keepNext/>
                  <w:keepLines/>
                  <w:numPr>
                    <w:numId w:val="18"/>
                  </w:numPr>
                  <w:spacing w:before="200"/>
                  <w:ind w:left="720" w:firstLine="0"/>
                  <w:jc w:val="left"/>
                  <w:outlineLvl w:val="4"/>
                </w:pPr>
              </w:pPrChange>
            </w:pPr>
            <w:r w:rsidRPr="00411B04">
              <w:rPr>
                <w:b/>
                <w:sz w:val="22"/>
              </w:rPr>
              <w:t>Hapus Materi</w:t>
            </w:r>
          </w:p>
        </w:tc>
        <w:tc>
          <w:tcPr>
            <w:tcW w:w="6008" w:type="dxa"/>
            <w:shd w:val="clear" w:color="auto" w:fill="auto"/>
            <w:vAlign w:val="center"/>
          </w:tcPr>
          <w:p w14:paraId="5928C599" w14:textId="77777777" w:rsidR="00E2503C" w:rsidRDefault="004F0771" w:rsidP="00E2503C">
            <w:pPr>
              <w:pStyle w:val="ListParagraph"/>
              <w:numPr>
                <w:ilvl w:val="0"/>
                <w:numId w:val="25"/>
              </w:numPr>
              <w:spacing w:after="200"/>
              <w:ind w:left="371"/>
              <w:jc w:val="left"/>
              <w:rPr>
                <w:sz w:val="22"/>
                <w:szCs w:val="22"/>
              </w:rPr>
            </w:pPr>
            <w:r>
              <w:rPr>
                <w:sz w:val="22"/>
                <w:szCs w:val="22"/>
              </w:rPr>
              <w:t xml:space="preserve">Sistem </w:t>
            </w:r>
            <w:proofErr w:type="gramStart"/>
            <w:r>
              <w:rPr>
                <w:sz w:val="22"/>
                <w:szCs w:val="22"/>
              </w:rPr>
              <w:t>akan</w:t>
            </w:r>
            <w:proofErr w:type="gramEnd"/>
            <w:r>
              <w:rPr>
                <w:sz w:val="22"/>
                <w:szCs w:val="22"/>
              </w:rPr>
              <w:t xml:space="preserve">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rsidP="00E2503C">
            <w:pPr>
              <w:pStyle w:val="ListParagraph"/>
              <w:numPr>
                <w:ilvl w:val="0"/>
                <w:numId w:val="25"/>
              </w:numPr>
              <w:spacing w:after="200"/>
              <w:ind w:left="371"/>
              <w:jc w:val="left"/>
              <w:rPr>
                <w:sz w:val="22"/>
                <w:szCs w:val="22"/>
              </w:rPr>
            </w:pPr>
            <w:r>
              <w:rPr>
                <w:sz w:val="22"/>
                <w:szCs w:val="22"/>
              </w:rPr>
              <w:t>Aktor mengkonfirmasi penghapusan.</w:t>
            </w:r>
          </w:p>
          <w:p w14:paraId="476A90F9" w14:textId="5975BF68" w:rsidR="00B73466" w:rsidRPr="00411B04" w:rsidRDefault="00B73466" w:rsidP="00E2503C">
            <w:pPr>
              <w:pStyle w:val="ListParagraph"/>
              <w:keepNext/>
              <w:keepLines/>
              <w:numPr>
                <w:ilvl w:val="0"/>
                <w:numId w:val="25"/>
              </w:numPr>
              <w:spacing w:before="200" w:after="200"/>
              <w:ind w:left="371"/>
              <w:jc w:val="left"/>
              <w:outlineLvl w:val="4"/>
              <w:rPr>
                <w:sz w:val="22"/>
                <w:szCs w:val="22"/>
                <w:rPrChange w:id="1663" w:author="ditaoktaria oktaria" w:date="2015-02-25T15:24:00Z">
                  <w:rPr>
                    <w:rFonts w:cstheme="majorBidi"/>
                    <w:b/>
                    <w:i/>
                    <w:iCs/>
                    <w:color w:val="404040" w:themeColor="text1" w:themeTint="BF"/>
                    <w:szCs w:val="22"/>
                  </w:rPr>
                </w:rPrChange>
              </w:rPr>
            </w:pPr>
            <w:r>
              <w:rPr>
                <w:sz w:val="22"/>
                <w:szCs w:val="22"/>
              </w:rPr>
              <w:t xml:space="preserve">Sistem </w:t>
            </w:r>
            <w:proofErr w:type="gramStart"/>
            <w:r>
              <w:rPr>
                <w:sz w:val="22"/>
                <w:szCs w:val="22"/>
              </w:rPr>
              <w:t>akan</w:t>
            </w:r>
            <w:proofErr w:type="gramEnd"/>
            <w:r>
              <w:rPr>
                <w:sz w:val="22"/>
                <w:szCs w:val="22"/>
              </w:rPr>
              <w:t xml:space="preserve"> menghapus </w:t>
            </w:r>
            <w:r>
              <w:rPr>
                <w:i/>
                <w:sz w:val="22"/>
                <w:szCs w:val="22"/>
              </w:rPr>
              <w:t xml:space="preserve">file </w:t>
            </w:r>
            <w:r>
              <w:rPr>
                <w:sz w:val="22"/>
                <w:szCs w:val="22"/>
              </w:rPr>
              <w:t>materi dari sistem.</w:t>
            </w:r>
          </w:p>
        </w:tc>
      </w:tr>
      <w:tr w:rsidR="00E2503C" w:rsidRPr="00193933" w14:paraId="47EAD027" w14:textId="77777777" w:rsidTr="00E2503C">
        <w:tc>
          <w:tcPr>
            <w:tcW w:w="1922" w:type="dxa"/>
            <w:shd w:val="clear" w:color="auto" w:fill="auto"/>
            <w:vAlign w:val="center"/>
          </w:tcPr>
          <w:p w14:paraId="204027FD" w14:textId="203D828A" w:rsidR="00E2503C" w:rsidRPr="00411B04" w:rsidRDefault="003E5CBB" w:rsidP="00E2503C">
            <w:pPr>
              <w:ind w:firstLine="0"/>
              <w:rPr>
                <w:b/>
                <w:sz w:val="22"/>
              </w:rPr>
            </w:pPr>
            <w:r>
              <w:rPr>
                <w:b/>
                <w:sz w:val="22"/>
              </w:rPr>
              <w:t xml:space="preserve">Pindah </w:t>
            </w:r>
            <w:r w:rsidRPr="003E5CBB">
              <w:rPr>
                <w:b/>
                <w:i/>
                <w:sz w:val="22"/>
                <w:rPrChange w:id="1664" w:author="ditaoktaria oktaria" w:date="2015-02-27T09:23:00Z">
                  <w:rPr>
                    <w:b/>
                    <w:sz w:val="22"/>
                  </w:rPr>
                </w:rPrChange>
              </w:rPr>
              <w:t>Folder</w:t>
            </w:r>
          </w:p>
        </w:tc>
        <w:tc>
          <w:tcPr>
            <w:tcW w:w="6008" w:type="dxa"/>
            <w:shd w:val="clear" w:color="auto" w:fill="auto"/>
            <w:vAlign w:val="center"/>
          </w:tcPr>
          <w:p w14:paraId="2FF672C0" w14:textId="1C9CF955" w:rsidR="00056A93" w:rsidRDefault="00056A93">
            <w:pPr>
              <w:pStyle w:val="ListParagraph"/>
              <w:numPr>
                <w:ilvl w:val="0"/>
                <w:numId w:val="37"/>
              </w:numPr>
              <w:ind w:left="328"/>
              <w:rPr>
                <w:rFonts w:eastAsia="Times New Roman" w:cstheme="majorBidi"/>
                <w:b/>
                <w:i/>
                <w:iCs/>
                <w:color w:val="000000"/>
                <w:sz w:val="22"/>
                <w:lang w:val="id-ID" w:eastAsia="id-ID"/>
              </w:rPr>
              <w:pPrChange w:id="1665" w:author="ditaoktaria oktaria" w:date="2015-02-27T11:14:00Z">
                <w:pPr>
                  <w:keepNext/>
                  <w:keepLines/>
                  <w:autoSpaceDE w:val="0"/>
                  <w:autoSpaceDN w:val="0"/>
                  <w:adjustRightInd w:val="0"/>
                  <w:spacing w:before="200"/>
                  <w:ind w:firstLine="0"/>
                  <w:jc w:val="center"/>
                  <w:outlineLvl w:val="4"/>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rFonts w:eastAsia="Times New Roman" w:cstheme="majorBidi"/>
                <w:b/>
                <w:i/>
                <w:iCs/>
                <w:color w:val="000000"/>
                <w:sz w:val="22"/>
                <w:lang w:val="id-ID" w:eastAsia="id-ID"/>
              </w:rPr>
              <w:pPrChange w:id="1666" w:author="ditaoktaria oktaria" w:date="2015-02-27T11:15:00Z">
                <w:pPr>
                  <w:keepNext/>
                  <w:keepLines/>
                  <w:autoSpaceDE w:val="0"/>
                  <w:autoSpaceDN w:val="0"/>
                  <w:adjustRightInd w:val="0"/>
                  <w:spacing w:before="200"/>
                  <w:ind w:firstLine="0"/>
                  <w:jc w:val="center"/>
                  <w:outlineLvl w:val="4"/>
                </w:pPr>
              </w:pPrChange>
            </w:pPr>
            <w:r w:rsidRPr="0030683F">
              <w:rPr>
                <w:color w:val="000000"/>
                <w:sz w:val="22"/>
                <w:lang w:val="id-ID" w:eastAsia="id-ID"/>
                <w:rPrChange w:id="1667"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rFonts w:eastAsia="Times New Roman" w:cstheme="majorBidi"/>
                <w:b/>
                <w:i/>
                <w:iCs/>
                <w:color w:val="000000"/>
                <w:sz w:val="22"/>
                <w:lang w:val="id-ID" w:eastAsia="id-ID"/>
              </w:rPr>
              <w:pPrChange w:id="1668" w:author="ditaoktaria oktaria" w:date="2015-02-27T11:15:00Z">
                <w:pPr>
                  <w:keepNext/>
                  <w:keepLines/>
                  <w:autoSpaceDE w:val="0"/>
                  <w:autoSpaceDN w:val="0"/>
                  <w:adjustRightInd w:val="0"/>
                  <w:spacing w:before="200"/>
                  <w:ind w:firstLine="0"/>
                  <w:jc w:val="center"/>
                  <w:outlineLvl w:val="4"/>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rFonts w:eastAsia="Times New Roman" w:cstheme="majorBidi"/>
                <w:b/>
                <w:i/>
                <w:iCs/>
                <w:color w:val="000000"/>
                <w:sz w:val="22"/>
                <w:lang w:val="id-ID" w:eastAsia="id-ID"/>
              </w:rPr>
              <w:pPrChange w:id="1669" w:author="ditaoktaria oktaria" w:date="2015-02-27T11:15:00Z">
                <w:pPr>
                  <w:keepNext/>
                  <w:keepLines/>
                  <w:autoSpaceDE w:val="0"/>
                  <w:autoSpaceDN w:val="0"/>
                  <w:adjustRightInd w:val="0"/>
                  <w:spacing w:before="200"/>
                  <w:ind w:firstLine="0"/>
                  <w:jc w:val="center"/>
                  <w:outlineLvl w:val="4"/>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1670" w:author="ditaoktaria oktaria" w:date="2015-02-26T14:47:00Z">
                  <w:rPr>
                    <w:rFonts w:eastAsiaTheme="majorEastAsia" w:cstheme="majorBidi"/>
                    <w:b/>
                    <w:i/>
                    <w:iCs/>
                    <w:color w:val="404040" w:themeColor="text1" w:themeTint="BF"/>
                    <w:lang w:val="id-ID" w:eastAsia="id-ID"/>
                  </w:rPr>
                </w:rPrChange>
              </w:rPr>
              <w:pPrChange w:id="1671" w:author="ditaoktaria oktaria" w:date="2015-02-27T11:15:00Z">
                <w:pPr>
                  <w:keepNext/>
                  <w:keepLines/>
                  <w:autoSpaceDE w:val="0"/>
                  <w:autoSpaceDN w:val="0"/>
                  <w:adjustRightInd w:val="0"/>
                  <w:spacing w:before="200"/>
                  <w:ind w:firstLine="0"/>
                  <w:jc w:val="center"/>
                  <w:outlineLvl w:val="7"/>
                </w:pPr>
              </w:pPrChange>
            </w:pPr>
            <w:r>
              <w:rPr>
                <w:color w:val="000000"/>
                <w:sz w:val="22"/>
                <w:lang w:val="id-ID" w:eastAsia="id-ID"/>
              </w:rPr>
              <w:t>Sistem memindahkan materi ke folder yang telah dipilih.</w:t>
            </w:r>
          </w:p>
        </w:tc>
      </w:tr>
      <w:tr w:rsidR="008B7BDB" w:rsidRPr="00193933" w14:paraId="51924D90" w14:textId="77777777" w:rsidTr="00B375C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672" w:author="ditaoktaria" w:date="2015-07-06T10:1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7930" w:type="dxa"/>
            <w:gridSpan w:val="2"/>
            <w:shd w:val="clear" w:color="auto" w:fill="D9D9D9" w:themeFill="background1" w:themeFillShade="D9"/>
            <w:tcPrChange w:id="1673" w:author="ditaoktaria" w:date="2015-07-06T10:11:00Z">
              <w:tcPr>
                <w:tcW w:w="7930" w:type="dxa"/>
                <w:gridSpan w:val="2"/>
                <w:shd w:val="clear" w:color="auto" w:fill="auto"/>
              </w:tcPr>
            </w:tcPrChange>
          </w:tcPr>
          <w:p w14:paraId="1A15CE26" w14:textId="4FC8E384" w:rsidR="008B7BDB" w:rsidRPr="00D91AFA" w:rsidRDefault="008B7BDB">
            <w:pPr>
              <w:ind w:firstLine="0"/>
              <w:jc w:val="center"/>
              <w:rPr>
                <w:sz w:val="22"/>
                <w:rPrChange w:id="1674" w:author="ditaoktaria oktaria" w:date="2015-02-25T15:27:00Z">
                  <w:rPr>
                    <w:rFonts w:eastAsia="Times New Roman" w:cstheme="majorBidi"/>
                    <w:b/>
                    <w:i/>
                    <w:iCs/>
                    <w:color w:val="404040" w:themeColor="text1" w:themeTint="BF"/>
                  </w:rPr>
                </w:rPrChange>
              </w:rPr>
              <w:pPrChange w:id="1675" w:author="ditaoktaria oktaria" w:date="2015-02-27T14:45:00Z">
                <w:pPr>
                  <w:keepNext/>
                  <w:keepLines/>
                  <w:spacing w:before="200"/>
                  <w:ind w:firstLine="0"/>
                  <w:jc w:val="left"/>
                  <w:outlineLvl w:val="4"/>
                </w:pPr>
              </w:pPrChange>
            </w:pPr>
            <w:r w:rsidRPr="00B94C18">
              <w:rPr>
                <w:b/>
                <w:sz w:val="22"/>
              </w:rPr>
              <w:t xml:space="preserve">Alur Alternatif </w:t>
            </w:r>
            <w:r w:rsidRPr="00B94C18">
              <w:rPr>
                <w:b/>
                <w:i/>
                <w:sz w:val="22"/>
              </w:rPr>
              <w:t>(Alternative Flows)</w:t>
            </w:r>
          </w:p>
        </w:tc>
      </w:tr>
      <w:tr w:rsidR="008B7BDB" w:rsidRPr="00193933" w14:paraId="2EFE55DC" w14:textId="77777777" w:rsidTr="00E2503C">
        <w:tc>
          <w:tcPr>
            <w:tcW w:w="1922" w:type="dxa"/>
            <w:shd w:val="clear" w:color="auto" w:fill="auto"/>
            <w:vAlign w:val="center"/>
          </w:tcPr>
          <w:p w14:paraId="22AE62BE" w14:textId="6D187A96" w:rsidR="008B7BDB" w:rsidRPr="00411B04" w:rsidRDefault="008B7BDB" w:rsidP="0073764D">
            <w:pPr>
              <w:keepNext/>
              <w:keepLines/>
              <w:spacing w:before="200"/>
              <w:ind w:firstLine="0"/>
              <w:jc w:val="left"/>
              <w:outlineLvl w:val="4"/>
              <w:rPr>
                <w:b/>
                <w:sz w:val="22"/>
              </w:rPr>
            </w:pPr>
            <w:r>
              <w:rPr>
                <w:b/>
                <w:sz w:val="22"/>
              </w:rPr>
              <w:t>Hapus Materi Dibatalkan</w:t>
            </w:r>
          </w:p>
        </w:tc>
        <w:tc>
          <w:tcPr>
            <w:tcW w:w="6008" w:type="dxa"/>
            <w:vAlign w:val="center"/>
          </w:tcPr>
          <w:p w14:paraId="170ED497" w14:textId="5A7DD58F" w:rsidR="008B7BDB" w:rsidRPr="000136D4" w:rsidRDefault="000136D4" w:rsidP="000136D4">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w:t>
            </w:r>
            <w:proofErr w:type="gramStart"/>
            <w:r w:rsidRPr="00193933">
              <w:rPr>
                <w:sz w:val="22"/>
              </w:rPr>
              <w:t>dan</w:t>
            </w:r>
            <w:proofErr w:type="gramEnd"/>
            <w:r w:rsidRPr="00193933">
              <w:rPr>
                <w:sz w:val="22"/>
              </w:rPr>
              <w:t xml:space="preserve"> kembali ke awal </w:t>
            </w:r>
            <w:r w:rsidRPr="00193933">
              <w:rPr>
                <w:i/>
                <w:sz w:val="22"/>
              </w:rPr>
              <w:t>basic flow</w:t>
            </w:r>
            <w:r>
              <w:rPr>
                <w:sz w:val="22"/>
              </w:rPr>
              <w:t>.</w:t>
            </w:r>
          </w:p>
        </w:tc>
      </w:tr>
      <w:tr w:rsidR="008B7BDB" w:rsidRPr="00193933" w14:paraId="714987C8" w14:textId="77777777" w:rsidTr="00E2503C">
        <w:tc>
          <w:tcPr>
            <w:tcW w:w="1922" w:type="dxa"/>
            <w:shd w:val="clear" w:color="auto" w:fill="auto"/>
            <w:vAlign w:val="center"/>
          </w:tcPr>
          <w:p w14:paraId="42698721" w14:textId="77777777" w:rsidR="008B7BDB" w:rsidRPr="0041328A" w:rsidRDefault="008B7BDB" w:rsidP="00F8638F">
            <w:pPr>
              <w:keepNext/>
              <w:keepLines/>
              <w:spacing w:before="200"/>
              <w:ind w:firstLine="0"/>
              <w:jc w:val="left"/>
              <w:outlineLvl w:val="4"/>
              <w:rPr>
                <w:b/>
                <w:sz w:val="22"/>
              </w:rPr>
            </w:pPr>
            <w:r w:rsidRPr="00411B04">
              <w:rPr>
                <w:b/>
                <w:sz w:val="22"/>
              </w:rPr>
              <w:t>Kondisi Akhir</w:t>
            </w:r>
          </w:p>
          <w:p w14:paraId="53600691" w14:textId="6571C837" w:rsidR="008B7BDB" w:rsidRPr="00411B04" w:rsidRDefault="008B7BDB" w:rsidP="0073764D">
            <w:pPr>
              <w:keepNext/>
              <w:keepLines/>
              <w:spacing w:before="200"/>
              <w:ind w:firstLine="0"/>
              <w:jc w:val="left"/>
              <w:outlineLvl w:val="4"/>
              <w:rPr>
                <w:b/>
                <w:sz w:val="22"/>
              </w:rPr>
            </w:pPr>
            <w:r w:rsidRPr="00411B04">
              <w:rPr>
                <w:b/>
                <w:i/>
                <w:sz w:val="22"/>
              </w:rPr>
              <w:t>(Post-Conditions)</w:t>
            </w:r>
          </w:p>
        </w:tc>
        <w:tc>
          <w:tcPr>
            <w:tcW w:w="6008" w:type="dxa"/>
            <w:vAlign w:val="center"/>
          </w:tcPr>
          <w:p w14:paraId="25E8DBEB" w14:textId="591ACDE8" w:rsidR="008B7BDB" w:rsidRDefault="008B7BDB" w:rsidP="00024732">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1676" w:author="ditaoktaria" w:date="2015-03-27T08:39:00Z"/>
        </w:rPr>
      </w:pPr>
      <w:commentRangeStart w:id="1677"/>
      <w:r w:rsidRPr="00BF7104">
        <w:t xml:space="preserve">Skenario </w:t>
      </w:r>
      <w:r w:rsidRPr="001F50E9">
        <w:rPr>
          <w:i/>
        </w:rPr>
        <w:t>Use Case</w:t>
      </w:r>
      <w:r w:rsidRPr="00BF7104">
        <w:t xml:space="preserve"> Presentasi Materi</w:t>
      </w:r>
      <w:commentRangeEnd w:id="1677"/>
      <w:r w:rsidR="00DC0E70">
        <w:rPr>
          <w:rStyle w:val="CommentReference"/>
          <w:rFonts w:eastAsia="Calibri"/>
          <w:b w:val="0"/>
          <w:iCs w:val="0"/>
        </w:rPr>
        <w:commentReference w:id="1677"/>
      </w:r>
    </w:p>
    <w:p w14:paraId="470AB55E" w14:textId="7503F13A" w:rsidR="009D7607" w:rsidRPr="009D7607" w:rsidRDefault="009D7607">
      <w:pPr>
        <w:rPr>
          <w:ins w:id="1678" w:author="ditaoktaria oktaria" w:date="2015-02-26T14:50:00Z"/>
        </w:rPr>
        <w:pPrChange w:id="1679" w:author="ditaoktaria" w:date="2015-03-27T08:39:00Z">
          <w:pPr>
            <w:pStyle w:val="Heading6"/>
            <w:numPr>
              <w:numId w:val="24"/>
            </w:numPr>
            <w:ind w:left="720" w:hanging="360"/>
          </w:pPr>
        </w:pPrChange>
      </w:pPr>
      <w:ins w:id="1680" w:author="ditaoktaria" w:date="2015-03-27T08:39:00Z">
        <w:r>
          <w:t xml:space="preserve">Kebutuhan fungsional selanjutnya yang harus disediakan oleh sistem adalah pengguna harus dapat </w:t>
        </w:r>
      </w:ins>
      <w:ins w:id="1681" w:author="ditaoktaria" w:date="2015-03-27T09:33:00Z">
        <w:r w:rsidR="007E46AB">
          <w:t>menayangkan</w:t>
        </w:r>
      </w:ins>
      <w:ins w:id="1682" w:author="ditaoktaria" w:date="2015-03-27T08:39:00Z">
        <w:r>
          <w:t xml:space="preserve"> materi yang direpresentasikan dengan </w:t>
        </w:r>
        <w:r>
          <w:rPr>
            <w:i/>
          </w:rPr>
          <w:t xml:space="preserve">use case </w:t>
        </w:r>
      </w:ins>
      <w:ins w:id="1683" w:author="ditaoktaria" w:date="2015-03-27T09:33:00Z">
        <w:r w:rsidR="007E46AB">
          <w:t>presentasi</w:t>
        </w:r>
      </w:ins>
      <w:ins w:id="1684" w:author="ditaoktaria" w:date="2015-03-27T08:39:00Z">
        <w:r>
          <w:t xml:space="preserve"> materi. Skenario </w:t>
        </w:r>
        <w:r>
          <w:rPr>
            <w:i/>
          </w:rPr>
          <w:t xml:space="preserve">use case </w:t>
        </w:r>
      </w:ins>
      <w:ins w:id="1685" w:author="ditaoktaria" w:date="2015-03-27T09:33:00Z">
        <w:r w:rsidR="007E46AB">
          <w:t>presentasi</w:t>
        </w:r>
      </w:ins>
      <w:ins w:id="1686" w:author="ditaoktaria" w:date="2015-03-27T08:39:00Z">
        <w:r>
          <w:t xml:space="preserve"> materi ditunjukkan pada </w:t>
        </w:r>
      </w:ins>
      <w:r w:rsidR="00394DBF">
        <w:t>T</w:t>
      </w:r>
      <w:ins w:id="1687" w:author="ditaoktaria" w:date="2015-03-27T08:39:00Z">
        <w:r>
          <w:t>ab</w:t>
        </w:r>
        <w:r w:rsidR="00F05CE1">
          <w:t>el 4.5</w:t>
        </w:r>
        <w:r w:rsidR="007E46AB">
          <w:t>.</w:t>
        </w:r>
      </w:ins>
    </w:p>
    <w:p w14:paraId="4396FB82" w14:textId="3EE0C3C1" w:rsidR="0030683F" w:rsidDel="00F05CE1" w:rsidRDefault="0030683F" w:rsidP="0030683F">
      <w:pPr>
        <w:pStyle w:val="Caption"/>
        <w:keepNext/>
        <w:rPr>
          <w:del w:id="1688" w:author="ditaoktaria" w:date="2015-07-06T10:21:00Z"/>
        </w:rPr>
      </w:pPr>
      <w:ins w:id="1689" w:author="ditaoktaria oktaria" w:date="2015-02-26T14:50:00Z">
        <w:del w:id="1690" w:author="ditaoktaria" w:date="2015-07-06T10:21:00Z">
          <w:r w:rsidDel="00F05CE1">
            <w:delText>Tabel 4.</w:delText>
          </w:r>
        </w:del>
      </w:ins>
      <w:del w:id="1691" w:author="ditaoktaria" w:date="2015-07-06T10:21:00Z">
        <w:r w:rsidR="00956F29" w:rsidDel="00F05CE1">
          <w:delText xml:space="preserve"> </w:delText>
        </w:r>
      </w:del>
      <w:ins w:id="1692" w:author="ditaoktaria oktaria" w:date="2015-02-26T14:50:00Z">
        <w:del w:id="1693" w:author="ditaoktaria" w:date="2015-03-25T13:39:00Z">
          <w:r w:rsidDel="007173DD">
            <w:fldChar w:fldCharType="begin"/>
          </w:r>
          <w:r w:rsidDel="007173DD">
            <w:delInstrText xml:space="preserve"> SEQ Tabel_4. \* ARABIC </w:delInstrText>
          </w:r>
          <w:r w:rsidDel="007173DD">
            <w:fldChar w:fldCharType="separate"/>
          </w:r>
        </w:del>
      </w:ins>
      <w:ins w:id="1694" w:author="ditaoktaria oktaria" w:date="2015-03-06T16:41:00Z">
        <w:del w:id="1695" w:author="ditaoktaria" w:date="2015-03-25T11:39:00Z">
          <w:r w:rsidR="00C17CFD" w:rsidDel="00324A0C">
            <w:rPr>
              <w:noProof/>
            </w:rPr>
            <w:delText>5</w:delText>
          </w:r>
        </w:del>
      </w:ins>
      <w:del w:id="1696" w:author="ditaoktaria" w:date="2015-03-25T11:39:00Z">
        <w:r w:rsidDel="00324A0C">
          <w:rPr>
            <w:noProof/>
          </w:rPr>
          <w:delText>6</w:delText>
        </w:r>
      </w:del>
      <w:ins w:id="1697" w:author="ditaoktaria oktaria" w:date="2015-02-26T14:50:00Z">
        <w:del w:id="1698" w:author="ditaoktaria" w:date="2015-03-25T13:39:00Z">
          <w:r w:rsidDel="007173DD">
            <w:rPr>
              <w:noProof/>
            </w:rPr>
            <w:fldChar w:fldCharType="end"/>
          </w:r>
        </w:del>
        <w:del w:id="1699" w:author="ditaoktaria" w:date="2015-07-06T10:21:00Z">
          <w:r w:rsidRPr="00D81786" w:rsidDel="00F05CE1">
            <w:rPr>
              <w:b w:val="0"/>
            </w:rPr>
            <w:delText xml:space="preserve"> </w:delText>
          </w:r>
          <w:r w:rsidRPr="00017391" w:rsidDel="00F05CE1">
            <w:rPr>
              <w:b w:val="0"/>
            </w:rPr>
            <w:delText xml:space="preserve">Skenario </w:delText>
          </w:r>
        </w:del>
        <w:del w:id="1700" w:author="ditaoktaria" w:date="2015-03-25T13:50:00Z">
          <w:r w:rsidRPr="00017391" w:rsidDel="00DF2343">
            <w:rPr>
              <w:b w:val="0"/>
              <w:i/>
            </w:rPr>
            <w:delText>Use Case</w:delText>
          </w:r>
        </w:del>
      </w:ins>
      <w:del w:id="1701" w:author="ditaoktaria" w:date="2015-07-06T10:21:00Z">
        <w:r w:rsidRPr="00017391" w:rsidDel="00F05CE1">
          <w:rPr>
            <w:b w:val="0"/>
          </w:rPr>
          <w:delText xml:space="preserve"> </w:delText>
        </w:r>
      </w:del>
    </w:p>
    <w:p w14:paraId="1929BEA3" w14:textId="5982B356" w:rsidR="00F05CE1" w:rsidRPr="00BE351A" w:rsidRDefault="00F05CE1">
      <w:pPr>
        <w:pStyle w:val="Caption"/>
        <w:keepNext/>
        <w:rPr>
          <w:ins w:id="1702" w:author="ditaoktaria" w:date="2015-07-06T10:21:00Z"/>
        </w:rPr>
        <w:pPrChange w:id="1703" w:author="ditaoktaria" w:date="2015-07-06T10:21:00Z">
          <w:pPr>
            <w:jc w:val="left"/>
          </w:pPr>
        </w:pPrChange>
      </w:pPr>
      <w:ins w:id="1704" w:author="ditaoktaria" w:date="2015-07-06T10:21:00Z">
        <w:r>
          <w:t xml:space="preserve">Tabel 4. </w:t>
        </w:r>
        <w:r>
          <w:fldChar w:fldCharType="begin"/>
        </w:r>
        <w:r>
          <w:instrText xml:space="preserve"> SEQ Tabel_4. \* ARABIC </w:instrText>
        </w:r>
      </w:ins>
      <w:r>
        <w:fldChar w:fldCharType="separate"/>
      </w:r>
      <w:ins w:id="1705" w:author="ditaoktaria" w:date="2015-07-06T10:32:00Z">
        <w:r w:rsidR="00494234">
          <w:rPr>
            <w:noProof/>
          </w:rPr>
          <w:t>5</w:t>
        </w:r>
      </w:ins>
      <w:ins w:id="1706" w:author="ditaoktaria" w:date="2015-07-06T10:21:00Z">
        <w:r>
          <w:fldChar w:fldCharType="end"/>
        </w:r>
        <w:r>
          <w:t xml:space="preserve"> </w:t>
        </w:r>
        <w:r>
          <w:rPr>
            <w:b w:val="0"/>
          </w:rPr>
          <w:t xml:space="preserve">Skenario </w:t>
        </w:r>
        <w:r>
          <w:rPr>
            <w:b w:val="0"/>
            <w:i/>
          </w:rPr>
          <w:t xml:space="preserve">Use Case </w:t>
        </w:r>
        <w:r>
          <w:rPr>
            <w:b w:val="0"/>
          </w:rPr>
          <w:t>Presentasi Materi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707">
          <w:tblGrid>
            <w:gridCol w:w="1922"/>
            <w:gridCol w:w="6008"/>
          </w:tblGrid>
        </w:tblGridChange>
      </w:tblGrid>
      <w:tr w:rsidR="0030683F" w:rsidRPr="00193933" w14:paraId="1C1EDCAD" w14:textId="77777777" w:rsidTr="0030683F">
        <w:tc>
          <w:tcPr>
            <w:tcW w:w="1922" w:type="dxa"/>
            <w:shd w:val="clear" w:color="auto" w:fill="BFBFBF"/>
            <w:vAlign w:val="center"/>
          </w:tcPr>
          <w:p w14:paraId="123B8471" w14:textId="77777777" w:rsidR="0030683F" w:rsidRPr="00F54944" w:rsidRDefault="0030683F">
            <w:pPr>
              <w:keepNext/>
              <w:keepLines/>
              <w:spacing w:before="200"/>
              <w:ind w:firstLine="0"/>
              <w:jc w:val="left"/>
              <w:outlineLvl w:val="6"/>
              <w:rPr>
                <w:b/>
                <w:sz w:val="22"/>
                <w:rPrChange w:id="1708" w:author="ditaoktaria oktaria" w:date="2015-02-27T16:17:00Z">
                  <w:rPr>
                    <w:rFonts w:eastAsia="Times New Roman" w:cstheme="majorBidi"/>
                    <w:b/>
                    <w:i/>
                    <w:iCs/>
                    <w:color w:val="404040"/>
                  </w:rPr>
                </w:rPrChange>
              </w:rPr>
              <w:pPrChange w:id="1709" w:author="ditaoktaria oktaria" w:date="2015-03-09T16:42:00Z">
                <w:pPr>
                  <w:keepNext/>
                  <w:keepLines/>
                  <w:numPr>
                    <w:numId w:val="18"/>
                  </w:numPr>
                  <w:spacing w:before="200"/>
                  <w:ind w:left="720" w:firstLine="0"/>
                  <w:jc w:val="left"/>
                  <w:outlineLvl w:val="6"/>
                </w:pPr>
              </w:pPrChange>
            </w:pPr>
            <w:r w:rsidRPr="00F54944">
              <w:rPr>
                <w:b/>
                <w:sz w:val="22"/>
              </w:rPr>
              <w:t>Nama</w:t>
            </w:r>
          </w:p>
        </w:tc>
        <w:tc>
          <w:tcPr>
            <w:tcW w:w="6008" w:type="dxa"/>
            <w:vAlign w:val="center"/>
          </w:tcPr>
          <w:p w14:paraId="1054B134" w14:textId="356CCC36" w:rsidR="0030683F" w:rsidRPr="00F54944" w:rsidRDefault="003E4CDB" w:rsidP="0030683F">
            <w:pPr>
              <w:keepNext/>
              <w:keepLines/>
              <w:spacing w:before="200"/>
              <w:ind w:firstLine="0"/>
              <w:jc w:val="left"/>
              <w:outlineLvl w:val="4"/>
              <w:rPr>
                <w:sz w:val="22"/>
                <w:rPrChange w:id="1710" w:author="ditaoktaria oktaria" w:date="2015-02-27T16:17:00Z">
                  <w:rPr>
                    <w:rFonts w:eastAsia="Times New Roman"/>
                    <w:b/>
                  </w:rPr>
                </w:rPrChange>
              </w:rPr>
            </w:pPr>
            <w:r w:rsidRPr="00F54944">
              <w:rPr>
                <w:sz w:val="22"/>
                <w:rPrChange w:id="1711" w:author="ditaoktaria oktaria" w:date="2015-02-27T16:17:00Z">
                  <w:rPr/>
                </w:rPrChange>
              </w:rPr>
              <w:t>Presentasi Materi</w:t>
            </w:r>
          </w:p>
        </w:tc>
      </w:tr>
      <w:tr w:rsidR="0030683F" w:rsidRPr="00193933" w14:paraId="71FF0346" w14:textId="77777777" w:rsidTr="0030683F">
        <w:tc>
          <w:tcPr>
            <w:tcW w:w="1922" w:type="dxa"/>
            <w:shd w:val="clear" w:color="auto" w:fill="BFBFBF"/>
            <w:vAlign w:val="center"/>
          </w:tcPr>
          <w:p w14:paraId="6704A8F2" w14:textId="77777777" w:rsidR="0030683F" w:rsidRPr="00F54944" w:rsidRDefault="0030683F">
            <w:pPr>
              <w:keepNext/>
              <w:keepLines/>
              <w:spacing w:before="200"/>
              <w:ind w:firstLine="0"/>
              <w:jc w:val="left"/>
              <w:outlineLvl w:val="6"/>
              <w:rPr>
                <w:b/>
                <w:sz w:val="22"/>
                <w:rPrChange w:id="1712" w:author="ditaoktaria oktaria" w:date="2015-02-27T16:17:00Z">
                  <w:rPr>
                    <w:rFonts w:eastAsia="Times New Roman" w:cstheme="majorBidi"/>
                    <w:b/>
                    <w:i/>
                    <w:iCs/>
                    <w:color w:val="404040"/>
                  </w:rPr>
                </w:rPrChange>
              </w:rPr>
              <w:pPrChange w:id="1713" w:author="ditaoktaria oktaria" w:date="2015-03-09T16:42:00Z">
                <w:pPr>
                  <w:keepNext/>
                  <w:keepLines/>
                  <w:numPr>
                    <w:numId w:val="18"/>
                  </w:numPr>
                  <w:spacing w:before="200"/>
                  <w:ind w:left="720" w:firstLine="0"/>
                  <w:jc w:val="left"/>
                  <w:outlineLvl w:val="6"/>
                </w:pPr>
              </w:pPrChange>
            </w:pPr>
            <w:r w:rsidRPr="00F54944">
              <w:rPr>
                <w:b/>
                <w:sz w:val="22"/>
              </w:rPr>
              <w:t>Kode SRS</w:t>
            </w:r>
          </w:p>
        </w:tc>
        <w:tc>
          <w:tcPr>
            <w:tcW w:w="6008" w:type="dxa"/>
            <w:vAlign w:val="center"/>
          </w:tcPr>
          <w:p w14:paraId="38D22C6C" w14:textId="4CBC921E" w:rsidR="0030683F" w:rsidRPr="00F54944" w:rsidRDefault="003E4CDB" w:rsidP="0030683F">
            <w:pPr>
              <w:keepNext/>
              <w:keepLines/>
              <w:spacing w:before="200"/>
              <w:ind w:firstLine="0"/>
              <w:jc w:val="left"/>
              <w:outlineLvl w:val="4"/>
              <w:rPr>
                <w:sz w:val="22"/>
                <w:rPrChange w:id="1714" w:author="ditaoktaria oktaria" w:date="2015-02-27T16:17:00Z">
                  <w:rPr>
                    <w:rFonts w:eastAsia="Times New Roman"/>
                    <w:b/>
                  </w:rPr>
                </w:rPrChange>
              </w:rPr>
            </w:pPr>
            <w:r w:rsidRPr="00F54944">
              <w:rPr>
                <w:sz w:val="22"/>
                <w:rPrChange w:id="1715" w:author="ditaoktaria oktaria" w:date="2015-02-27T16:17:00Z">
                  <w:rPr/>
                </w:rPrChange>
              </w:rPr>
              <w:t>SRS_</w:t>
            </w:r>
            <w:r w:rsidR="00F54944" w:rsidRPr="00F54944">
              <w:rPr>
                <w:sz w:val="22"/>
                <w:rPrChange w:id="1716" w:author="ditaoktaria oktaria" w:date="2015-02-27T16:17:00Z">
                  <w:rPr/>
                </w:rPrChange>
              </w:rPr>
              <w:t>002_03</w:t>
            </w:r>
          </w:p>
        </w:tc>
      </w:tr>
      <w:tr w:rsidR="0030683F" w:rsidRPr="00193933" w14:paraId="0FA667D9" w14:textId="77777777" w:rsidTr="0030683F">
        <w:tc>
          <w:tcPr>
            <w:tcW w:w="1922" w:type="dxa"/>
            <w:shd w:val="clear" w:color="auto" w:fill="BFBFBF"/>
            <w:vAlign w:val="center"/>
          </w:tcPr>
          <w:p w14:paraId="5F2D7EAD" w14:textId="77777777" w:rsidR="0030683F" w:rsidRPr="00F54944" w:rsidRDefault="0030683F">
            <w:pPr>
              <w:keepNext/>
              <w:keepLines/>
              <w:spacing w:before="200"/>
              <w:ind w:firstLine="0"/>
              <w:jc w:val="left"/>
              <w:outlineLvl w:val="6"/>
              <w:rPr>
                <w:b/>
                <w:sz w:val="22"/>
                <w:rPrChange w:id="1717" w:author="ditaoktaria oktaria" w:date="2015-02-27T16:17:00Z">
                  <w:rPr>
                    <w:rFonts w:eastAsia="Times New Roman" w:cstheme="majorBidi"/>
                    <w:b/>
                    <w:i/>
                    <w:iCs/>
                    <w:color w:val="404040"/>
                  </w:rPr>
                </w:rPrChange>
              </w:rPr>
              <w:pPrChange w:id="1718" w:author="ditaoktaria oktaria" w:date="2015-03-09T16:42:00Z">
                <w:pPr>
                  <w:keepNext/>
                  <w:keepLines/>
                  <w:numPr>
                    <w:numId w:val="18"/>
                  </w:numPr>
                  <w:spacing w:before="200"/>
                  <w:ind w:left="720" w:firstLine="0"/>
                  <w:jc w:val="left"/>
                  <w:outlineLvl w:val="6"/>
                </w:pPr>
              </w:pPrChange>
            </w:pPr>
            <w:r w:rsidRPr="00F54944">
              <w:rPr>
                <w:b/>
                <w:sz w:val="22"/>
              </w:rPr>
              <w:t>Tujuan</w:t>
            </w:r>
          </w:p>
        </w:tc>
        <w:tc>
          <w:tcPr>
            <w:tcW w:w="6008" w:type="dxa"/>
            <w:vAlign w:val="center"/>
          </w:tcPr>
          <w:p w14:paraId="6F61A290" w14:textId="1862616E" w:rsidR="0030683F" w:rsidRPr="00F54944" w:rsidRDefault="002077B8" w:rsidP="0030683F">
            <w:pPr>
              <w:keepNext/>
              <w:keepLines/>
              <w:spacing w:before="200"/>
              <w:ind w:firstLine="0"/>
              <w:jc w:val="left"/>
              <w:outlineLvl w:val="4"/>
              <w:rPr>
                <w:sz w:val="22"/>
                <w:rPrChange w:id="1719" w:author="ditaoktaria oktaria" w:date="2015-02-27T16:17:00Z">
                  <w:rPr>
                    <w:rFonts w:eastAsia="Times New Roman"/>
                    <w:b/>
                  </w:rPr>
                </w:rPrChange>
              </w:rPr>
            </w:pPr>
            <w:r>
              <w:rPr>
                <w:sz w:val="22"/>
              </w:rPr>
              <w:t>Mempresentasikan materi</w:t>
            </w:r>
          </w:p>
        </w:tc>
      </w:tr>
      <w:tr w:rsidR="0030683F" w:rsidRPr="00193933" w14:paraId="08DF24C6" w14:textId="77777777" w:rsidTr="0030683F">
        <w:tc>
          <w:tcPr>
            <w:tcW w:w="1922" w:type="dxa"/>
            <w:shd w:val="clear" w:color="auto" w:fill="BFBFBF"/>
            <w:vAlign w:val="center"/>
          </w:tcPr>
          <w:p w14:paraId="311FB5FD" w14:textId="5DFC2438" w:rsidR="0030683F" w:rsidRPr="00FA6671" w:rsidRDefault="0030683F">
            <w:pPr>
              <w:keepNext/>
              <w:keepLines/>
              <w:spacing w:before="200"/>
              <w:ind w:firstLine="0"/>
              <w:jc w:val="left"/>
              <w:outlineLvl w:val="6"/>
              <w:rPr>
                <w:b/>
                <w:sz w:val="22"/>
                <w:rPrChange w:id="1720" w:author="ditaoktaria oktaria" w:date="2015-03-09T16:42:00Z">
                  <w:rPr>
                    <w:rFonts w:eastAsia="Times New Roman" w:cstheme="majorBidi"/>
                    <w:b/>
                    <w:i/>
                    <w:iCs/>
                    <w:color w:val="404040"/>
                  </w:rPr>
                </w:rPrChange>
              </w:rPr>
              <w:pPrChange w:id="1721" w:author="ditaoktaria oktaria" w:date="2015-03-09T16:42: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6008" w:type="dxa"/>
            <w:vAlign w:val="center"/>
          </w:tcPr>
          <w:p w14:paraId="28957611" w14:textId="521CC6AC" w:rsidR="0030683F" w:rsidRPr="00405F29" w:rsidRDefault="00405F29" w:rsidP="0030683F">
            <w:pPr>
              <w:keepNext/>
              <w:keepLines/>
              <w:spacing w:before="200"/>
              <w:ind w:firstLine="0"/>
              <w:jc w:val="left"/>
              <w:outlineLvl w:val="4"/>
              <w:rPr>
                <w:sz w:val="22"/>
                <w:rPrChange w:id="1722" w:author="ditaoktaria oktaria" w:date="2015-02-27T16:27:00Z">
                  <w:rPr>
                    <w:rFonts w:eastAsia="Times New Roman"/>
                    <w:b/>
                  </w:rPr>
                </w:rPrChange>
              </w:rPr>
            </w:pPr>
            <w:r w:rsidRPr="00405F29">
              <w:rPr>
                <w:i/>
                <w:sz w:val="22"/>
              </w:rPr>
              <w:t xml:space="preserve">Use case </w:t>
            </w:r>
            <w:r w:rsidRPr="00405F29">
              <w:rPr>
                <w:sz w:val="22"/>
              </w:rPr>
              <w:t xml:space="preserve">ini memungkinkan pengguna untuk </w:t>
            </w:r>
            <w:r w:rsidRPr="00405F29">
              <w:rPr>
                <w:sz w:val="22"/>
                <w:rPrChange w:id="1723" w:author="ditaoktaria oktaria" w:date="2015-02-27T16:27:00Z">
                  <w:rPr/>
                </w:rPrChange>
              </w:rPr>
              <w:t>mempresentasikan materi dalam berbagai format media.</w:t>
            </w:r>
          </w:p>
        </w:tc>
      </w:tr>
      <w:tr w:rsidR="0030683F" w:rsidRPr="00193933" w14:paraId="4FAA0B20" w14:textId="77777777" w:rsidTr="0030683F">
        <w:tc>
          <w:tcPr>
            <w:tcW w:w="1922" w:type="dxa"/>
            <w:shd w:val="clear" w:color="auto" w:fill="BFBFBF"/>
            <w:vAlign w:val="center"/>
          </w:tcPr>
          <w:p w14:paraId="7392750D" w14:textId="77777777" w:rsidR="0030683F" w:rsidRPr="00F54944" w:rsidRDefault="0030683F">
            <w:pPr>
              <w:keepNext/>
              <w:keepLines/>
              <w:spacing w:before="200"/>
              <w:ind w:firstLine="0"/>
              <w:jc w:val="left"/>
              <w:outlineLvl w:val="6"/>
              <w:rPr>
                <w:b/>
                <w:sz w:val="22"/>
                <w:rPrChange w:id="1724" w:author="ditaoktaria oktaria" w:date="2015-02-27T16:17:00Z">
                  <w:rPr>
                    <w:rFonts w:eastAsia="Times New Roman" w:cstheme="majorBidi"/>
                    <w:b/>
                    <w:i/>
                    <w:iCs/>
                    <w:color w:val="404040"/>
                  </w:rPr>
                </w:rPrChange>
              </w:rPr>
              <w:pPrChange w:id="1725" w:author="ditaoktaria oktaria" w:date="2015-03-09T16:42:00Z">
                <w:pPr>
                  <w:keepNext/>
                  <w:keepLines/>
                  <w:numPr>
                    <w:numId w:val="18"/>
                  </w:numPr>
                  <w:spacing w:before="200"/>
                  <w:ind w:left="720" w:firstLine="0"/>
                  <w:jc w:val="left"/>
                  <w:outlineLvl w:val="6"/>
                </w:pPr>
              </w:pPrChange>
            </w:pPr>
            <w:r w:rsidRPr="00F54944">
              <w:rPr>
                <w:b/>
                <w:sz w:val="22"/>
              </w:rPr>
              <w:t>Aktor</w:t>
            </w:r>
          </w:p>
        </w:tc>
        <w:tc>
          <w:tcPr>
            <w:tcW w:w="6008" w:type="dxa"/>
            <w:vAlign w:val="center"/>
          </w:tcPr>
          <w:p w14:paraId="54A16B9B" w14:textId="24958E0E" w:rsidR="0030683F" w:rsidRPr="00F54944" w:rsidRDefault="002740E7" w:rsidP="0030683F">
            <w:pPr>
              <w:ind w:firstLine="0"/>
              <w:jc w:val="left"/>
              <w:rPr>
                <w:sz w:val="22"/>
                <w:rPrChange w:id="1726" w:author="ditaoktaria oktaria" w:date="2015-02-27T16:17:00Z">
                  <w:rPr/>
                </w:rPrChange>
              </w:rPr>
            </w:pPr>
            <w:ins w:id="1727" w:author="ditaoktaria" w:date="2015-02-27T18:18:00Z">
              <w:r>
                <w:rPr>
                  <w:sz w:val="22"/>
                </w:rPr>
                <w:t>Pengguna</w:t>
              </w:r>
            </w:ins>
          </w:p>
        </w:tc>
      </w:tr>
      <w:tr w:rsidR="0030683F" w:rsidRPr="00193933" w14:paraId="5BB550CC" w14:textId="77777777" w:rsidTr="0030683F">
        <w:tc>
          <w:tcPr>
            <w:tcW w:w="1922" w:type="dxa"/>
            <w:shd w:val="clear" w:color="auto" w:fill="BFBFBF"/>
            <w:vAlign w:val="center"/>
          </w:tcPr>
          <w:p w14:paraId="5A25E0B8" w14:textId="67F5D673" w:rsidR="0030683F" w:rsidRPr="00FA6671" w:rsidRDefault="0030683F">
            <w:pPr>
              <w:keepNext/>
              <w:keepLines/>
              <w:spacing w:before="200"/>
              <w:ind w:firstLine="0"/>
              <w:jc w:val="left"/>
              <w:outlineLvl w:val="6"/>
              <w:rPr>
                <w:b/>
                <w:sz w:val="22"/>
                <w:rPrChange w:id="1728" w:author="ditaoktaria oktaria" w:date="2015-03-09T16:42:00Z">
                  <w:rPr>
                    <w:rFonts w:eastAsia="Times New Roman" w:cstheme="majorBidi"/>
                    <w:b/>
                    <w:i/>
                    <w:iCs/>
                    <w:color w:val="404040"/>
                  </w:rPr>
                </w:rPrChange>
              </w:rPr>
              <w:pPrChange w:id="1729" w:author="ditaoktaria oktaria" w:date="2015-03-09T16:42: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6008" w:type="dxa"/>
            <w:vAlign w:val="center"/>
          </w:tcPr>
          <w:p w14:paraId="7A2AEC39" w14:textId="258E866E" w:rsidR="0030683F" w:rsidRPr="00F54944" w:rsidRDefault="002740E7" w:rsidP="007A625F">
            <w:pPr>
              <w:ind w:firstLine="0"/>
              <w:jc w:val="left"/>
              <w:rPr>
                <w:sz w:val="22"/>
                <w:rPrChange w:id="1730" w:author="ditaoktaria oktaria" w:date="2015-02-27T16:17:00Z">
                  <w:rPr/>
                </w:rPrChange>
              </w:rPr>
            </w:pPr>
            <w:ins w:id="1731"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1732" w:author="ditaoktaria" w:date="2015-02-27T18:33:00Z">
              <w:r w:rsidR="007A625F">
                <w:rPr>
                  <w:sz w:val="22"/>
                </w:rPr>
                <w:t>.</w:t>
              </w:r>
            </w:ins>
            <w:ins w:id="1733" w:author="ditaoktaria" w:date="2015-02-27T18:32:00Z">
              <w:r w:rsidR="007A625F">
                <w:rPr>
                  <w:sz w:val="22"/>
                </w:rPr>
                <w:t xml:space="preserve"> </w:t>
              </w:r>
            </w:ins>
          </w:p>
        </w:tc>
      </w:tr>
      <w:tr w:rsidR="0030683F" w:rsidRPr="00193933" w14:paraId="7DABB840" w14:textId="77777777" w:rsidTr="0030683F">
        <w:tc>
          <w:tcPr>
            <w:tcW w:w="7930" w:type="dxa"/>
            <w:gridSpan w:val="2"/>
            <w:shd w:val="clear" w:color="auto" w:fill="BFBFBF"/>
            <w:vAlign w:val="center"/>
          </w:tcPr>
          <w:p w14:paraId="55E99952" w14:textId="77777777" w:rsidR="0030683F" w:rsidRPr="00F54944" w:rsidRDefault="0030683F" w:rsidP="0030683F">
            <w:pPr>
              <w:keepNext/>
              <w:keepLines/>
              <w:spacing w:before="200"/>
              <w:ind w:firstLine="0"/>
              <w:jc w:val="left"/>
              <w:outlineLvl w:val="4"/>
              <w:rPr>
                <w:sz w:val="22"/>
                <w:rPrChange w:id="1734" w:author="ditaoktaria oktaria" w:date="2015-02-27T16:17:00Z">
                  <w:rPr>
                    <w:rFonts w:eastAsia="Times New Roman"/>
                    <w:b/>
                  </w:rPr>
                </w:rPrChange>
              </w:rPr>
            </w:pPr>
            <w:r w:rsidRPr="00F54944">
              <w:rPr>
                <w:b/>
                <w:i/>
                <w:sz w:val="22"/>
              </w:rPr>
              <w:t>Flow of Events</w:t>
            </w:r>
          </w:p>
        </w:tc>
      </w:tr>
      <w:tr w:rsidR="0030683F" w:rsidRPr="00193933" w14:paraId="06B64EE9" w14:textId="77777777" w:rsidTr="0030683F">
        <w:tc>
          <w:tcPr>
            <w:tcW w:w="7930" w:type="dxa"/>
            <w:gridSpan w:val="2"/>
            <w:shd w:val="clear" w:color="auto" w:fill="D9D9D9"/>
            <w:vAlign w:val="center"/>
          </w:tcPr>
          <w:p w14:paraId="3FC86ACF" w14:textId="77777777" w:rsidR="0030683F" w:rsidRPr="00F54944" w:rsidRDefault="0030683F" w:rsidP="0030683F">
            <w:pPr>
              <w:keepNext/>
              <w:keepLines/>
              <w:spacing w:before="200"/>
              <w:ind w:firstLine="0"/>
              <w:jc w:val="center"/>
              <w:outlineLvl w:val="4"/>
              <w:rPr>
                <w:sz w:val="22"/>
                <w:rPrChange w:id="1735" w:author="ditaoktaria oktaria" w:date="2015-02-27T16:17:00Z">
                  <w:rPr>
                    <w:rFonts w:eastAsia="Times New Roman"/>
                    <w:b/>
                  </w:rPr>
                </w:rPrChange>
              </w:rPr>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30683F">
        <w:tc>
          <w:tcPr>
            <w:tcW w:w="7930" w:type="dxa"/>
            <w:gridSpan w:val="2"/>
            <w:shd w:val="clear" w:color="auto" w:fill="auto"/>
            <w:vAlign w:val="center"/>
          </w:tcPr>
          <w:p w14:paraId="266BA357" w14:textId="7AC0E385" w:rsidR="00D060DB" w:rsidRPr="007A18CF" w:rsidRDefault="00D060DB" w:rsidP="00D060DB">
            <w:pPr>
              <w:pStyle w:val="ListParagraph"/>
              <w:keepNext/>
              <w:keepLines/>
              <w:spacing w:before="200" w:after="200"/>
              <w:ind w:left="0" w:firstLine="0"/>
              <w:jc w:val="left"/>
              <w:outlineLvl w:val="4"/>
              <w:rPr>
                <w:ins w:id="1736" w:author="ditaoktaria" w:date="2015-02-27T18:34:00Z"/>
                <w:sz w:val="22"/>
                <w:szCs w:val="22"/>
              </w:rPr>
            </w:pPr>
            <w:ins w:id="1737" w:author="ditaoktaria" w:date="2015-02-27T18:34:00Z">
              <w:r w:rsidRPr="007A18CF">
                <w:rPr>
                  <w:i/>
                  <w:sz w:val="22"/>
                  <w:szCs w:val="22"/>
                </w:rPr>
                <w:t xml:space="preserve">Use case </w:t>
              </w:r>
              <w:r w:rsidRPr="007A18CF">
                <w:rPr>
                  <w:sz w:val="22"/>
                  <w:szCs w:val="22"/>
                </w:rPr>
                <w:t xml:space="preserve">ini dimulai ketika aktor ingin </w:t>
              </w:r>
            </w:ins>
            <w:ins w:id="1738" w:author="ditaoktaria" w:date="2015-02-27T18:35:00Z">
              <w:r>
                <w:rPr>
                  <w:sz w:val="22"/>
                  <w:szCs w:val="22"/>
                </w:rPr>
                <w:t>mempresentasikan materi</w:t>
              </w:r>
            </w:ins>
            <w:ins w:id="1739" w:author="ditaoktaria" w:date="2015-02-27T18:34:00Z">
              <w:r w:rsidRPr="007A18CF">
                <w:rPr>
                  <w:sz w:val="22"/>
                  <w:szCs w:val="22"/>
                </w:rPr>
                <w:t>.</w:t>
              </w:r>
            </w:ins>
          </w:p>
          <w:p w14:paraId="46354E21" w14:textId="77777777" w:rsidR="00D060DB" w:rsidRDefault="00D060DB" w:rsidP="00D060DB">
            <w:pPr>
              <w:pStyle w:val="ListParagraph"/>
              <w:keepNext/>
              <w:keepLines/>
              <w:numPr>
                <w:ilvl w:val="0"/>
                <w:numId w:val="45"/>
              </w:numPr>
              <w:spacing w:before="200" w:after="200"/>
              <w:jc w:val="left"/>
              <w:outlineLvl w:val="4"/>
              <w:rPr>
                <w:ins w:id="1740" w:author="ditaoktaria" w:date="2015-02-27T18:35:00Z"/>
                <w:sz w:val="22"/>
                <w:szCs w:val="22"/>
              </w:rPr>
            </w:pPr>
            <w:ins w:id="1741" w:author="ditaoktaria" w:date="2015-02-27T18:35:00Z">
              <w:r>
                <w:rPr>
                  <w:sz w:val="22"/>
                  <w:szCs w:val="22"/>
                </w:rPr>
                <w:t>Sistem menampilkan daftar materi yang dimiliki oleh aktor.</w:t>
              </w:r>
            </w:ins>
          </w:p>
          <w:p w14:paraId="6B10BFB1" w14:textId="48A0BF9F" w:rsidR="00D060DB" w:rsidRDefault="00D060DB" w:rsidP="00D060DB">
            <w:pPr>
              <w:pStyle w:val="ListParagraph"/>
              <w:keepNext/>
              <w:keepLines/>
              <w:numPr>
                <w:ilvl w:val="0"/>
                <w:numId w:val="45"/>
              </w:numPr>
              <w:spacing w:before="200" w:after="200"/>
              <w:jc w:val="left"/>
              <w:outlineLvl w:val="4"/>
              <w:rPr>
                <w:ins w:id="1742" w:author="ditaoktaria" w:date="2015-02-27T18:35:00Z"/>
                <w:sz w:val="22"/>
                <w:szCs w:val="22"/>
              </w:rPr>
            </w:pPr>
            <w:ins w:id="1743" w:author="ditaoktaria" w:date="2015-02-27T18:34:00Z">
              <w:r>
                <w:rPr>
                  <w:sz w:val="22"/>
                  <w:szCs w:val="22"/>
                </w:rPr>
                <w:t xml:space="preserve">Aktor memberikan pilihan materi yang </w:t>
              </w:r>
              <w:proofErr w:type="gramStart"/>
              <w:r>
                <w:rPr>
                  <w:sz w:val="22"/>
                  <w:szCs w:val="22"/>
                </w:rPr>
                <w:t>akan</w:t>
              </w:r>
              <w:proofErr w:type="gramEnd"/>
              <w:r>
                <w:rPr>
                  <w:sz w:val="22"/>
                  <w:szCs w:val="22"/>
                </w:rPr>
                <w:t xml:space="preserve"> </w:t>
              </w:r>
            </w:ins>
            <w:ins w:id="1744" w:author="ditaoktaria" w:date="2015-02-27T18:36:00Z">
              <w:r w:rsidR="005C743E">
                <w:rPr>
                  <w:sz w:val="22"/>
                  <w:szCs w:val="22"/>
                </w:rPr>
                <w:t>dipresentasikan dengan mengklik nama materi.</w:t>
              </w:r>
            </w:ins>
          </w:p>
          <w:p w14:paraId="066E02FE" w14:textId="72780002" w:rsidR="00D060DB" w:rsidRDefault="00630EEE" w:rsidP="00D060DB">
            <w:pPr>
              <w:pStyle w:val="ListParagraph"/>
              <w:keepNext/>
              <w:keepLines/>
              <w:numPr>
                <w:ilvl w:val="0"/>
                <w:numId w:val="45"/>
              </w:numPr>
              <w:spacing w:before="200" w:after="200"/>
              <w:jc w:val="left"/>
              <w:outlineLvl w:val="4"/>
              <w:rPr>
                <w:ins w:id="1745" w:author="ditaoktaria" w:date="2015-02-27T18:36:00Z"/>
                <w:sz w:val="22"/>
                <w:szCs w:val="22"/>
              </w:rPr>
            </w:pPr>
            <w:ins w:id="1746" w:author="ditaoktaria" w:date="2015-02-27T18:36:00Z">
              <w:r>
                <w:rPr>
                  <w:sz w:val="22"/>
                  <w:szCs w:val="22"/>
                </w:rPr>
                <w:t xml:space="preserve">Sistem </w:t>
              </w:r>
              <w:proofErr w:type="gramStart"/>
              <w:r>
                <w:rPr>
                  <w:sz w:val="22"/>
                  <w:szCs w:val="22"/>
                </w:rPr>
                <w:t>akan</w:t>
              </w:r>
              <w:proofErr w:type="gramEnd"/>
              <w:r>
                <w:rPr>
                  <w:sz w:val="22"/>
                  <w:szCs w:val="22"/>
                </w:rPr>
                <w:t xml:space="preserve"> menjalankan fung</w:t>
              </w:r>
              <w:r w:rsidR="005F4D63">
                <w:rPr>
                  <w:sz w:val="22"/>
                  <w:szCs w:val="22"/>
                </w:rPr>
                <w:t>si sesuai dengan jenis</w:t>
              </w:r>
              <w:r>
                <w:rPr>
                  <w:sz w:val="22"/>
                  <w:szCs w:val="22"/>
                </w:rPr>
                <w:t xml:space="preserve"> </w:t>
              </w:r>
            </w:ins>
            <w:ins w:id="1747" w:author="ditaoktaria" w:date="2015-02-27T18:37:00Z">
              <w:r>
                <w:rPr>
                  <w:i/>
                  <w:sz w:val="22"/>
                  <w:szCs w:val="22"/>
                </w:rPr>
                <w:t xml:space="preserve">file </w:t>
              </w:r>
            </w:ins>
            <w:ins w:id="1748" w:author="ditaoktaria" w:date="2015-02-27T18:36:00Z">
              <w:r>
                <w:rPr>
                  <w:sz w:val="22"/>
                  <w:szCs w:val="22"/>
                </w:rPr>
                <w:t>materi.</w:t>
              </w:r>
            </w:ins>
          </w:p>
          <w:p w14:paraId="731B560B" w14:textId="510389ED" w:rsidR="00285D0D" w:rsidRDefault="00630EEE">
            <w:pPr>
              <w:pStyle w:val="ListParagraph"/>
              <w:keepNext/>
              <w:keepLines/>
              <w:numPr>
                <w:ilvl w:val="1"/>
                <w:numId w:val="45"/>
              </w:numPr>
              <w:spacing w:before="200" w:after="200"/>
              <w:jc w:val="left"/>
              <w:outlineLvl w:val="4"/>
              <w:rPr>
                <w:ins w:id="1749" w:author="ditaoktaria" w:date="2015-06-22T13:27:00Z"/>
                <w:sz w:val="22"/>
                <w:szCs w:val="22"/>
              </w:rPr>
              <w:pPrChange w:id="1750" w:author="ditaoktaria" w:date="2015-02-27T18:37:00Z">
                <w:pPr>
                  <w:pStyle w:val="ListParagraph"/>
                  <w:numPr>
                    <w:ilvl w:val="1"/>
                    <w:numId w:val="27"/>
                  </w:numPr>
                  <w:spacing w:after="200"/>
                  <w:ind w:left="709" w:hanging="283"/>
                  <w:jc w:val="left"/>
                </w:pPr>
              </w:pPrChange>
            </w:pPr>
            <w:ins w:id="1751" w:author="ditaoktaria" w:date="2015-02-27T18:37:00Z">
              <w:r>
                <w:rPr>
                  <w:sz w:val="22"/>
                  <w:szCs w:val="22"/>
                </w:rPr>
                <w:t>Jika</w:t>
              </w:r>
            </w:ins>
            <w:ins w:id="1752" w:author="ditaoktaria" w:date="2015-02-27T18:41:00Z">
              <w:r w:rsidR="005F4D63">
                <w:rPr>
                  <w:sz w:val="22"/>
                  <w:szCs w:val="22"/>
                </w:rPr>
                <w:t xml:space="preserve"> jenis</w:t>
              </w:r>
            </w:ins>
            <w:ins w:id="1753" w:author="ditaoktaria" w:date="2015-02-27T18:37:00Z">
              <w:r>
                <w:rPr>
                  <w:sz w:val="22"/>
                  <w:szCs w:val="22"/>
                </w:rPr>
                <w:t xml:space="preserve"> </w:t>
              </w:r>
              <w:r w:rsidRPr="00630EEE">
                <w:rPr>
                  <w:i/>
                  <w:sz w:val="22"/>
                  <w:szCs w:val="22"/>
                  <w:rPrChange w:id="1754" w:author="ditaoktaria" w:date="2015-02-27T18:37:00Z">
                    <w:rPr>
                      <w:sz w:val="22"/>
                      <w:szCs w:val="22"/>
                    </w:rPr>
                  </w:rPrChange>
                </w:rPr>
                <w:t xml:space="preserve">file </w:t>
              </w:r>
              <w:r>
                <w:rPr>
                  <w:sz w:val="22"/>
                  <w:szCs w:val="22"/>
                </w:rPr>
                <w:t xml:space="preserve">materi </w:t>
              </w:r>
            </w:ins>
            <w:ins w:id="1755" w:author="ditaoktaria" w:date="2015-02-27T18:41:00Z">
              <w:r w:rsidR="005F4D63">
                <w:rPr>
                  <w:sz w:val="22"/>
                  <w:szCs w:val="22"/>
                </w:rPr>
                <w:t>memiliki format</w:t>
              </w:r>
            </w:ins>
            <w:ins w:id="1756" w:author="ditaoktaria" w:date="2015-02-27T18:38:00Z">
              <w:r>
                <w:rPr>
                  <w:i/>
                  <w:sz w:val="22"/>
                  <w:szCs w:val="22"/>
                </w:rPr>
                <w:t xml:space="preserve"> </w:t>
              </w:r>
              <w:r>
                <w:rPr>
                  <w:sz w:val="22"/>
                  <w:szCs w:val="22"/>
                </w:rPr>
                <w:t>P</w:t>
              </w:r>
            </w:ins>
            <w:ins w:id="1757" w:author="ditaoktaria" w:date="2015-02-27T18:40:00Z">
              <w:r w:rsidR="005F4D63">
                <w:rPr>
                  <w:sz w:val="22"/>
                  <w:szCs w:val="22"/>
                </w:rPr>
                <w:t>DF</w:t>
              </w:r>
            </w:ins>
            <w:ins w:id="1758" w:author="ditaoktaria" w:date="2015-02-27T18:38:00Z">
              <w:r>
                <w:rPr>
                  <w:sz w:val="22"/>
                  <w:szCs w:val="22"/>
                </w:rPr>
                <w:t xml:space="preserve">, maka </w:t>
              </w:r>
            </w:ins>
            <w:ins w:id="1759" w:author="ditaoktaria" w:date="2015-06-22T15:17:00Z">
              <w:r w:rsidR="00063B21">
                <w:rPr>
                  <w:sz w:val="22"/>
                  <w:szCs w:val="22"/>
                </w:rPr>
                <w:t xml:space="preserve">alur bagian "format PDF" </w:t>
              </w:r>
              <w:proofErr w:type="gramStart"/>
              <w:r w:rsidR="00063B21">
                <w:rPr>
                  <w:sz w:val="22"/>
                  <w:szCs w:val="22"/>
                </w:rPr>
                <w:t>akan</w:t>
              </w:r>
              <w:proofErr w:type="gramEnd"/>
              <w:r w:rsidR="00063B21">
                <w:rPr>
                  <w:sz w:val="22"/>
                  <w:szCs w:val="22"/>
                </w:rPr>
                <w:t xml:space="preserve"> dijalankan.</w:t>
              </w:r>
            </w:ins>
          </w:p>
          <w:p w14:paraId="1AFDED9B" w14:textId="3AA5D4E7" w:rsidR="00630EEE" w:rsidRPr="00C103A0" w:rsidRDefault="00B42F91">
            <w:pPr>
              <w:pStyle w:val="ListParagraph"/>
              <w:keepNext/>
              <w:keepLines/>
              <w:numPr>
                <w:ilvl w:val="1"/>
                <w:numId w:val="45"/>
              </w:numPr>
              <w:spacing w:before="200" w:after="200"/>
              <w:jc w:val="left"/>
              <w:outlineLvl w:val="4"/>
              <w:rPr>
                <w:sz w:val="22"/>
                <w:szCs w:val="22"/>
                <w:rPrChange w:id="1760" w:author="ditaoktaria" w:date="2015-02-27T18:41:00Z">
                  <w:rPr>
                    <w:szCs w:val="22"/>
                  </w:rPr>
                </w:rPrChange>
              </w:rPr>
              <w:pPrChange w:id="1761" w:author="ditaoktaria" w:date="2015-06-22T13:29:00Z">
                <w:pPr>
                  <w:pStyle w:val="ListParagraph"/>
                  <w:numPr>
                    <w:ilvl w:val="1"/>
                    <w:numId w:val="27"/>
                  </w:numPr>
                  <w:spacing w:after="200"/>
                  <w:ind w:left="709" w:hanging="283"/>
                  <w:jc w:val="left"/>
                </w:pPr>
              </w:pPrChange>
            </w:pPr>
            <w:ins w:id="1762" w:author="ditaoktaria" w:date="2015-03-25T13:51:00Z">
              <w:r>
                <w:rPr>
                  <w:sz w:val="22"/>
                  <w:szCs w:val="22"/>
                </w:rPr>
                <w:t xml:space="preserve">Jika jenis </w:t>
              </w:r>
              <w:r w:rsidRPr="007A18CF">
                <w:rPr>
                  <w:i/>
                  <w:sz w:val="22"/>
                  <w:szCs w:val="22"/>
                </w:rPr>
                <w:t xml:space="preserve">file </w:t>
              </w:r>
              <w:r>
                <w:rPr>
                  <w:sz w:val="22"/>
                  <w:szCs w:val="22"/>
                </w:rPr>
                <w:t xml:space="preserve">materi memiliki format video, </w:t>
              </w:r>
            </w:ins>
            <w:ins w:id="1763" w:author="ditaoktaria" w:date="2015-06-22T15:27:00Z">
              <w:r w:rsidR="00A12C17">
                <w:rPr>
                  <w:sz w:val="22"/>
                  <w:szCs w:val="22"/>
                </w:rPr>
                <w:t xml:space="preserve">maka alur bagian "format video" </w:t>
              </w:r>
              <w:proofErr w:type="gramStart"/>
              <w:r w:rsidR="00A12C17">
                <w:rPr>
                  <w:sz w:val="22"/>
                  <w:szCs w:val="22"/>
                </w:rPr>
                <w:t>akan</w:t>
              </w:r>
              <w:proofErr w:type="gramEnd"/>
              <w:r w:rsidR="00A12C17">
                <w:rPr>
                  <w:sz w:val="22"/>
                  <w:szCs w:val="22"/>
                </w:rPr>
                <w:t xml:space="preserve"> dijalankan.</w:t>
              </w:r>
            </w:ins>
            <w:ins w:id="1764" w:author="ditaoktaria" w:date="2015-02-27T18:39:00Z">
              <w:del w:id="1765"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766" w:author="ditaoktaria" w:date="2015-02-27T18:40:00Z">
              <w:del w:id="1767" w:author="ditaoktaria oktaria" w:date="2015-03-18T13:44:00Z">
                <w:r w:rsidR="005F4D63" w:rsidRPr="005F4D63" w:rsidDel="00CD0A70">
                  <w:rPr>
                    <w:sz w:val="22"/>
                    <w:szCs w:val="22"/>
                    <w:rPrChange w:id="1768" w:author="ditaoktaria" w:date="2015-02-27T18:40:00Z">
                      <w:rPr>
                        <w:i/>
                        <w:sz w:val="22"/>
                        <w:szCs w:val="22"/>
                      </w:rPr>
                    </w:rPrChange>
                  </w:rPr>
                  <w:delText>video</w:delText>
                </w:r>
              </w:del>
            </w:ins>
            <w:ins w:id="1769" w:author="ditaoktaria" w:date="2015-02-27T18:39:00Z">
              <w:del w:id="1770" w:author="ditaoktaria oktaria" w:date="2015-03-18T13:44:00Z">
                <w:r w:rsidR="005F4D63" w:rsidDel="00CD0A70">
                  <w:rPr>
                    <w:sz w:val="22"/>
                    <w:szCs w:val="22"/>
                  </w:rPr>
                  <w:delText xml:space="preserve">, maka alur bagian "format </w:delText>
                </w:r>
              </w:del>
            </w:ins>
            <w:ins w:id="1771" w:author="ditaoktaria" w:date="2015-02-27T18:40:00Z">
              <w:del w:id="1772" w:author="ditaoktaria oktaria" w:date="2015-03-18T13:44:00Z">
                <w:r w:rsidR="005F4D63" w:rsidDel="00CD0A70">
                  <w:rPr>
                    <w:sz w:val="22"/>
                    <w:szCs w:val="22"/>
                  </w:rPr>
                  <w:delText>video</w:delText>
                </w:r>
              </w:del>
            </w:ins>
            <w:ins w:id="1773" w:author="ditaoktaria" w:date="2015-02-27T18:39:00Z">
              <w:del w:id="1774" w:author="ditaoktaria oktaria" w:date="2015-03-18T13:44:00Z">
                <w:r w:rsidR="005F4D63" w:rsidDel="00CD0A70">
                  <w:rPr>
                    <w:sz w:val="22"/>
                    <w:szCs w:val="22"/>
                  </w:rPr>
                  <w:delText>" akan dijalankan.</w:delText>
                </w:r>
              </w:del>
            </w:ins>
          </w:p>
        </w:tc>
      </w:tr>
      <w:tr w:rsidR="0030683F" w:rsidRPr="00193933" w:rsidDel="00247027" w14:paraId="4E78F690" w14:textId="02600455" w:rsidTr="0030683F">
        <w:trPr>
          <w:del w:id="1775" w:author="ditaoktaria" w:date="2015-06-22T14:39:00Z"/>
        </w:trPr>
        <w:tc>
          <w:tcPr>
            <w:tcW w:w="7930" w:type="dxa"/>
            <w:gridSpan w:val="2"/>
            <w:shd w:val="clear" w:color="auto" w:fill="D9D9D9" w:themeFill="background1" w:themeFillShade="D9"/>
            <w:vAlign w:val="center"/>
          </w:tcPr>
          <w:p w14:paraId="48A71FBA" w14:textId="05E6CD56" w:rsidR="0030683F" w:rsidRPr="00F54944" w:rsidDel="00247027" w:rsidRDefault="0030683F">
            <w:pPr>
              <w:keepNext/>
              <w:keepLines/>
              <w:spacing w:before="200"/>
              <w:ind w:firstLine="0"/>
              <w:jc w:val="center"/>
              <w:outlineLvl w:val="3"/>
              <w:rPr>
                <w:del w:id="1776" w:author="ditaoktaria" w:date="2015-06-22T14:39:00Z"/>
                <w:b/>
                <w:sz w:val="22"/>
                <w:rPrChange w:id="1777" w:author="ditaoktaria oktaria" w:date="2015-02-27T16:17:00Z">
                  <w:rPr>
                    <w:del w:id="1778" w:author="ditaoktaria" w:date="2015-06-22T14:39:00Z"/>
                    <w:rFonts w:eastAsia="Times New Roman" w:cstheme="majorBidi"/>
                    <w:b/>
                    <w:i/>
                    <w:iCs/>
                    <w:color w:val="404040" w:themeColor="text1" w:themeTint="BF"/>
                  </w:rPr>
                </w:rPrChange>
              </w:rPr>
              <w:pPrChange w:id="1779" w:author="ditaoktaria oktaria" w:date="2015-03-09T16:43:00Z">
                <w:pPr>
                  <w:keepNext/>
                  <w:keepLines/>
                  <w:numPr>
                    <w:numId w:val="18"/>
                  </w:numPr>
                  <w:spacing w:before="200"/>
                  <w:ind w:left="720" w:firstLine="0"/>
                  <w:jc w:val="center"/>
                  <w:outlineLvl w:val="3"/>
                </w:pPr>
              </w:pPrChange>
            </w:pPr>
            <w:del w:id="1780" w:author="ditaoktaria" w:date="2015-06-22T14:39:00Z">
              <w:r w:rsidRPr="00F54944" w:rsidDel="00247027">
                <w:rPr>
                  <w:b/>
                  <w:sz w:val="22"/>
                </w:rPr>
                <w:delText xml:space="preserve">Alur Bagian </w:delText>
              </w:r>
              <w:r w:rsidRPr="002077B8" w:rsidDel="00247027">
                <w:rPr>
                  <w:b/>
                  <w:i/>
                  <w:sz w:val="22"/>
                </w:rPr>
                <w:delText>(Sub Flow)</w:delText>
              </w:r>
            </w:del>
          </w:p>
        </w:tc>
      </w:tr>
      <w:tr w:rsidR="0030683F" w:rsidRPr="00193933" w:rsidDel="00247027" w14:paraId="5906C1D5" w14:textId="5BEB0E1D" w:rsidTr="0030683F">
        <w:trPr>
          <w:del w:id="1781" w:author="ditaoktaria" w:date="2015-06-22T14:39:00Z"/>
        </w:trPr>
        <w:tc>
          <w:tcPr>
            <w:tcW w:w="1922" w:type="dxa"/>
            <w:shd w:val="clear" w:color="auto" w:fill="auto"/>
            <w:vAlign w:val="center"/>
          </w:tcPr>
          <w:p w14:paraId="1197E3E8" w14:textId="7754DCF6" w:rsidR="0030683F" w:rsidRPr="00F54944" w:rsidDel="00247027" w:rsidRDefault="0030683F" w:rsidP="0030683F">
            <w:pPr>
              <w:keepNext/>
              <w:keepLines/>
              <w:tabs>
                <w:tab w:val="center" w:pos="4680"/>
                <w:tab w:val="right" w:pos="9360"/>
              </w:tabs>
              <w:autoSpaceDE w:val="0"/>
              <w:autoSpaceDN w:val="0"/>
              <w:adjustRightInd w:val="0"/>
              <w:spacing w:before="200"/>
              <w:ind w:left="720" w:firstLine="0"/>
              <w:contextualSpacing/>
              <w:jc w:val="left"/>
              <w:outlineLvl w:val="8"/>
              <w:rPr>
                <w:del w:id="1782" w:author="ditaoktaria" w:date="2015-06-22T14:39:00Z"/>
                <w:b/>
                <w:sz w:val="22"/>
                <w:rPrChange w:id="1783" w:author="ditaoktaria oktaria" w:date="2015-02-27T16:17:00Z">
                  <w:rPr>
                    <w:del w:id="1784" w:author="ditaoktaria" w:date="2015-06-22T14:39:00Z"/>
                    <w:rFonts w:eastAsia="SimSun" w:cstheme="majorBidi"/>
                    <w:b/>
                    <w:i/>
                    <w:iCs/>
                    <w:color w:val="404040" w:themeColor="text1" w:themeTint="BF"/>
                    <w:lang w:val="id-ID" w:eastAsia="id-ID"/>
                  </w:rPr>
                </w:rPrChange>
              </w:rPr>
            </w:pPr>
          </w:p>
        </w:tc>
        <w:tc>
          <w:tcPr>
            <w:tcW w:w="6008" w:type="dxa"/>
            <w:shd w:val="clear" w:color="auto" w:fill="auto"/>
            <w:vAlign w:val="center"/>
          </w:tcPr>
          <w:p w14:paraId="6803E373" w14:textId="14653994" w:rsidR="0030683F" w:rsidDel="00247027" w:rsidRDefault="006B6A3C" w:rsidP="0030683F">
            <w:pPr>
              <w:pStyle w:val="ListParagraph"/>
              <w:numPr>
                <w:ilvl w:val="0"/>
                <w:numId w:val="26"/>
              </w:numPr>
              <w:spacing w:after="200"/>
              <w:ind w:left="375"/>
              <w:jc w:val="left"/>
              <w:rPr>
                <w:del w:id="1785" w:author="ditaoktaria" w:date="2015-06-22T14:39:00Z"/>
                <w:sz w:val="22"/>
                <w:szCs w:val="22"/>
              </w:rPr>
            </w:pPr>
            <w:del w:id="1786" w:author="ditaoktaria" w:date="2015-06-22T14:39:00Z">
              <w:r w:rsidDel="00247027">
                <w:rPr>
                  <w:sz w:val="22"/>
                  <w:szCs w:val="22"/>
                </w:rPr>
                <w:delText>Sistem akan menampilkan halaman pertama</w:delText>
              </w:r>
              <w:r w:rsidR="00C802F5" w:rsidDel="00247027">
                <w:rPr>
                  <w:sz w:val="22"/>
                  <w:szCs w:val="22"/>
                </w:rPr>
                <w:delText xml:space="preserve"> materi dan menu-menu penayangan (</w:delText>
              </w:r>
              <w:r w:rsidR="00C802F5" w:rsidDel="00247027">
                <w:rPr>
                  <w:i/>
                  <w:sz w:val="22"/>
                  <w:szCs w:val="22"/>
                </w:rPr>
                <w:delText>previous</w:delText>
              </w:r>
              <w:r w:rsidR="00C802F5" w:rsidDel="00247027">
                <w:rPr>
                  <w:sz w:val="22"/>
                  <w:szCs w:val="22"/>
                </w:rPr>
                <w:delText xml:space="preserve">, </w:delText>
              </w:r>
              <w:r w:rsidR="00C802F5" w:rsidDel="00247027">
                <w:rPr>
                  <w:i/>
                  <w:sz w:val="22"/>
                  <w:szCs w:val="22"/>
                </w:rPr>
                <w:delText>next</w:delText>
              </w:r>
              <w:r w:rsidR="00C802F5" w:rsidDel="00247027">
                <w:rPr>
                  <w:sz w:val="22"/>
                  <w:szCs w:val="22"/>
                </w:rPr>
                <w:delText xml:space="preserve">, dan </w:delText>
              </w:r>
              <w:r w:rsidR="00C802F5" w:rsidDel="00247027">
                <w:rPr>
                  <w:i/>
                  <w:sz w:val="22"/>
                  <w:szCs w:val="22"/>
                </w:rPr>
                <w:delText>close</w:delText>
              </w:r>
              <w:r w:rsidR="00C802F5" w:rsidDel="00247027">
                <w:rPr>
                  <w:sz w:val="22"/>
                  <w:szCs w:val="22"/>
                </w:rPr>
                <w:delText>).</w:delText>
              </w:r>
            </w:del>
          </w:p>
          <w:p w14:paraId="558BFBC6" w14:textId="0A5EA920" w:rsidR="00C802F5" w:rsidDel="00247027" w:rsidRDefault="00C802F5" w:rsidP="0030683F">
            <w:pPr>
              <w:pStyle w:val="ListParagraph"/>
              <w:numPr>
                <w:ilvl w:val="0"/>
                <w:numId w:val="26"/>
              </w:numPr>
              <w:spacing w:after="200"/>
              <w:ind w:left="375"/>
              <w:jc w:val="left"/>
              <w:rPr>
                <w:del w:id="1787" w:author="ditaoktaria" w:date="2015-06-22T14:39:00Z"/>
                <w:sz w:val="22"/>
                <w:szCs w:val="22"/>
              </w:rPr>
            </w:pPr>
            <w:del w:id="1788" w:author="ditaoktaria" w:date="2015-06-22T14:39:00Z">
              <w:r w:rsidDel="00247027">
                <w:rPr>
                  <w:sz w:val="22"/>
                  <w:szCs w:val="22"/>
                </w:rPr>
                <w:delText>Sistem mengizinkan aktor untuk memilih menu.</w:delText>
              </w:r>
            </w:del>
          </w:p>
          <w:p w14:paraId="11863BC2" w14:textId="6C8AF99A" w:rsidR="00C802F5" w:rsidDel="00247027" w:rsidRDefault="00C802F5" w:rsidP="0030683F">
            <w:pPr>
              <w:pStyle w:val="ListParagraph"/>
              <w:numPr>
                <w:ilvl w:val="0"/>
                <w:numId w:val="26"/>
              </w:numPr>
              <w:spacing w:after="200"/>
              <w:ind w:left="375"/>
              <w:jc w:val="left"/>
              <w:rPr>
                <w:del w:id="1789" w:author="ditaoktaria" w:date="2015-06-22T14:39:00Z"/>
                <w:sz w:val="22"/>
                <w:szCs w:val="22"/>
              </w:rPr>
            </w:pPr>
            <w:del w:id="1790" w:author="ditaoktaria" w:date="2015-06-22T14:39:00Z">
              <w:r w:rsidDel="00247027">
                <w:rPr>
                  <w:sz w:val="22"/>
                  <w:szCs w:val="22"/>
                </w:rPr>
                <w:delText>Sistem akan menjalankan fungsi sesuai dengan menu yang dipilih oleh aktor.</w:delText>
              </w:r>
            </w:del>
          </w:p>
          <w:p w14:paraId="20360484" w14:textId="5B1EB2A2" w:rsidR="00C802F5" w:rsidDel="00247027" w:rsidRDefault="00C802F5">
            <w:pPr>
              <w:pStyle w:val="ListParagraph"/>
              <w:numPr>
                <w:ilvl w:val="1"/>
                <w:numId w:val="26"/>
              </w:numPr>
              <w:spacing w:after="200"/>
              <w:ind w:left="772"/>
              <w:jc w:val="left"/>
              <w:rPr>
                <w:del w:id="1791" w:author="ditaoktaria" w:date="2015-06-22T14:39:00Z"/>
                <w:rFonts w:cstheme="majorBidi"/>
                <w:b/>
                <w:i/>
                <w:iCs/>
                <w:color w:val="404040" w:themeColor="text1" w:themeTint="BF"/>
                <w:sz w:val="22"/>
                <w:szCs w:val="22"/>
              </w:rPr>
              <w:pPrChange w:id="1792" w:author="ditaoktaria" w:date="2015-02-27T20:13:00Z">
                <w:pPr>
                  <w:pStyle w:val="ListParagraph"/>
                  <w:keepNext/>
                  <w:keepLines/>
                  <w:numPr>
                    <w:numId w:val="26"/>
                  </w:numPr>
                  <w:spacing w:before="200" w:after="200"/>
                  <w:ind w:left="375" w:hanging="360"/>
                  <w:jc w:val="left"/>
                  <w:outlineLvl w:val="4"/>
                </w:pPr>
              </w:pPrChange>
            </w:pPr>
            <w:del w:id="1793"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w:delText>
              </w:r>
              <w:r w:rsidR="0007313A" w:rsidDel="00247027">
                <w:rPr>
                  <w:sz w:val="22"/>
                  <w:szCs w:val="22"/>
                </w:rPr>
                <w:delText xml:space="preserve"> akan menampilkan halaman sebelumnya.</w:delText>
              </w:r>
            </w:del>
          </w:p>
          <w:p w14:paraId="6492D078" w14:textId="175C5575" w:rsidR="0007313A" w:rsidDel="00247027" w:rsidRDefault="0007313A" w:rsidP="0007313A">
            <w:pPr>
              <w:pStyle w:val="ListParagraph"/>
              <w:numPr>
                <w:ilvl w:val="1"/>
                <w:numId w:val="26"/>
              </w:numPr>
              <w:spacing w:after="200"/>
              <w:ind w:left="772"/>
              <w:jc w:val="left"/>
              <w:rPr>
                <w:del w:id="1794" w:author="ditaoktaria" w:date="2015-06-22T14:39:00Z"/>
                <w:sz w:val="22"/>
                <w:szCs w:val="22"/>
              </w:rPr>
            </w:pPr>
            <w:del w:id="1795" w:author="ditaoktaria" w:date="2015-06-22T14:39:00Z">
              <w:r w:rsidDel="00247027">
                <w:rPr>
                  <w:sz w:val="22"/>
                  <w:szCs w:val="22"/>
                </w:rPr>
                <w:delText xml:space="preserve">Jika aktor memilih </w:delText>
              </w:r>
              <w:r w:rsidR="001A7000" w:rsidDel="00247027">
                <w:rPr>
                  <w:i/>
                  <w:sz w:val="22"/>
                  <w:szCs w:val="22"/>
                </w:rPr>
                <w:delText>next</w:delText>
              </w:r>
              <w:r w:rsidDel="00247027">
                <w:rPr>
                  <w:sz w:val="22"/>
                  <w:szCs w:val="22"/>
                </w:rPr>
                <w:delText xml:space="preserve">, maka sistem akan menampilkan halaman </w:delText>
              </w:r>
              <w:r w:rsidR="001A7000" w:rsidDel="00247027">
                <w:rPr>
                  <w:sz w:val="22"/>
                  <w:szCs w:val="22"/>
                </w:rPr>
                <w:delText>berikutnya</w:delText>
              </w:r>
              <w:r w:rsidDel="00247027">
                <w:rPr>
                  <w:sz w:val="22"/>
                  <w:szCs w:val="22"/>
                </w:rPr>
                <w:delText>.</w:delText>
              </w:r>
            </w:del>
          </w:p>
          <w:p w14:paraId="0B0EFCD9" w14:textId="47532624" w:rsidR="0007313A" w:rsidRPr="00391939" w:rsidDel="00247027" w:rsidRDefault="001A7000">
            <w:pPr>
              <w:pStyle w:val="ListParagraph"/>
              <w:numPr>
                <w:ilvl w:val="1"/>
                <w:numId w:val="26"/>
              </w:numPr>
              <w:spacing w:after="200"/>
              <w:ind w:left="772"/>
              <w:jc w:val="left"/>
              <w:rPr>
                <w:del w:id="1796" w:author="ditaoktaria" w:date="2015-06-22T14:39:00Z"/>
                <w:sz w:val="22"/>
                <w:szCs w:val="22"/>
                <w:rPrChange w:id="1797" w:author="ditaoktaria" w:date="2015-02-27T20:53:00Z">
                  <w:rPr>
                    <w:del w:id="1798" w:author="ditaoktaria" w:date="2015-06-22T14:39:00Z"/>
                    <w:rFonts w:cstheme="majorBidi"/>
                    <w:b/>
                    <w:i/>
                    <w:iCs/>
                    <w:color w:val="404040" w:themeColor="text1" w:themeTint="BF"/>
                    <w:szCs w:val="22"/>
                  </w:rPr>
                </w:rPrChange>
              </w:rPr>
              <w:pPrChange w:id="1799" w:author="ditaoktaria" w:date="2015-02-27T20:13:00Z">
                <w:pPr>
                  <w:pStyle w:val="ListParagraph"/>
                  <w:keepNext/>
                  <w:keepLines/>
                  <w:numPr>
                    <w:numId w:val="26"/>
                  </w:numPr>
                  <w:spacing w:before="200" w:after="200"/>
                  <w:ind w:left="375" w:hanging="360"/>
                  <w:jc w:val="left"/>
                  <w:outlineLvl w:val="4"/>
                </w:pPr>
              </w:pPrChange>
            </w:pPr>
            <w:del w:id="1800" w:author="ditaoktaria" w:date="2015-06-22T14:39:00Z">
              <w:r w:rsidDel="00247027">
                <w:rPr>
                  <w:sz w:val="22"/>
                  <w:szCs w:val="22"/>
                </w:rPr>
                <w:delText xml:space="preserve">Jika aktor memilih </w:delText>
              </w:r>
              <w:r w:rsidRPr="001A7000" w:rsidDel="00247027">
                <w:rPr>
                  <w:i/>
                  <w:sz w:val="22"/>
                  <w:rPrChange w:id="1801" w:author="ditaoktaria" w:date="2015-02-27T20:52:00Z">
                    <w:rPr>
                      <w:sz w:val="22"/>
                    </w:rPr>
                  </w:rPrChange>
                </w:rPr>
                <w:delText>close</w:delText>
              </w:r>
              <w:r w:rsidDel="00247027">
                <w:rPr>
                  <w:sz w:val="22"/>
                  <w:szCs w:val="22"/>
                </w:rPr>
                <w:delText>, maka sistem akan menutup file dan kembali ke alur utama (</w:delText>
              </w:r>
              <w:r w:rsidDel="00247027">
                <w:rPr>
                  <w:i/>
                  <w:sz w:val="22"/>
                  <w:szCs w:val="22"/>
                </w:rPr>
                <w:delText>basic flow</w:delText>
              </w:r>
              <w:r w:rsidDel="00247027">
                <w:rPr>
                  <w:sz w:val="22"/>
                  <w:szCs w:val="22"/>
                </w:rPr>
                <w:delText>)</w:delText>
              </w:r>
              <w:r w:rsidR="00391939" w:rsidDel="00247027">
                <w:rPr>
                  <w:sz w:val="22"/>
                  <w:szCs w:val="22"/>
                </w:rPr>
                <w:delText>.</w:delText>
              </w:r>
            </w:del>
          </w:p>
        </w:tc>
      </w:tr>
      <w:tr w:rsidR="0030683F" w:rsidRPr="00193933" w:rsidDel="00247027" w14:paraId="70F37273" w14:textId="1C87F3A3" w:rsidTr="0030683F">
        <w:trPr>
          <w:del w:id="1802" w:author="ditaoktaria" w:date="2015-06-22T14:39:00Z"/>
        </w:trPr>
        <w:tc>
          <w:tcPr>
            <w:tcW w:w="1922" w:type="dxa"/>
            <w:shd w:val="clear" w:color="auto" w:fill="auto"/>
            <w:vAlign w:val="center"/>
          </w:tcPr>
          <w:p w14:paraId="734700A3" w14:textId="28A6CEA3" w:rsidR="0030683F" w:rsidRPr="00F54944" w:rsidDel="00247027" w:rsidRDefault="00166082" w:rsidP="0030683F">
            <w:pPr>
              <w:keepNext/>
              <w:keepLines/>
              <w:tabs>
                <w:tab w:val="center" w:pos="4680"/>
                <w:tab w:val="right" w:pos="9360"/>
              </w:tabs>
              <w:autoSpaceDE w:val="0"/>
              <w:autoSpaceDN w:val="0"/>
              <w:adjustRightInd w:val="0"/>
              <w:spacing w:before="200"/>
              <w:ind w:left="720" w:firstLine="0"/>
              <w:contextualSpacing/>
              <w:jc w:val="left"/>
              <w:outlineLvl w:val="8"/>
              <w:rPr>
                <w:del w:id="1803" w:author="ditaoktaria" w:date="2015-06-22T14:39:00Z"/>
                <w:b/>
                <w:sz w:val="22"/>
                <w:rPrChange w:id="1804" w:author="ditaoktaria oktaria" w:date="2015-02-27T16:17:00Z">
                  <w:rPr>
                    <w:del w:id="1805" w:author="ditaoktaria" w:date="2015-06-22T14:39:00Z"/>
                    <w:rFonts w:eastAsia="SimSun" w:cstheme="majorBidi"/>
                    <w:b/>
                    <w:i/>
                    <w:iCs/>
                    <w:color w:val="404040" w:themeColor="text1" w:themeTint="BF"/>
                    <w:lang w:val="id-ID" w:eastAsia="id-ID"/>
                  </w:rPr>
                </w:rPrChange>
              </w:rPr>
            </w:pPr>
            <w:del w:id="1806" w:author="ditaoktaria" w:date="2015-06-22T14:39:00Z">
              <w:r w:rsidDel="00247027">
                <w:rPr>
                  <w:b/>
                  <w:sz w:val="22"/>
                </w:rPr>
                <w:delText>Format PPTX</w:delText>
              </w:r>
            </w:del>
          </w:p>
        </w:tc>
        <w:tc>
          <w:tcPr>
            <w:tcW w:w="6008" w:type="dxa"/>
            <w:shd w:val="clear" w:color="auto" w:fill="auto"/>
            <w:vAlign w:val="center"/>
          </w:tcPr>
          <w:p w14:paraId="06B9EBA3" w14:textId="490C3852" w:rsidR="009E5AC5" w:rsidDel="00247027" w:rsidRDefault="009E5AC5" w:rsidP="009E5AC5">
            <w:pPr>
              <w:pStyle w:val="ListParagraph"/>
              <w:numPr>
                <w:ilvl w:val="0"/>
                <w:numId w:val="28"/>
              </w:numPr>
              <w:spacing w:after="200"/>
              <w:ind w:left="346"/>
              <w:jc w:val="left"/>
              <w:rPr>
                <w:del w:id="1807" w:author="ditaoktaria" w:date="2015-06-22T14:39:00Z"/>
                <w:sz w:val="22"/>
                <w:szCs w:val="22"/>
              </w:rPr>
            </w:pPr>
            <w:del w:id="1808" w:author="ditaoktaria" w:date="2015-06-22T14:39:00Z">
              <w:r w:rsidDel="00247027">
                <w:rPr>
                  <w:sz w:val="22"/>
                  <w:szCs w:val="22"/>
                </w:rPr>
                <w:delText>Sistem akan menampilkan halaman pertama materi dan menu-menu penayangan (</w:delText>
              </w:r>
              <w:r w:rsidDel="00247027">
                <w:rPr>
                  <w:i/>
                  <w:sz w:val="22"/>
                  <w:szCs w:val="22"/>
                </w:rPr>
                <w:delText>previous</w:delText>
              </w:r>
              <w:r w:rsidDel="00247027">
                <w:rPr>
                  <w:sz w:val="22"/>
                  <w:szCs w:val="22"/>
                </w:rPr>
                <w:delText xml:space="preserve">, </w:delText>
              </w:r>
              <w:r w:rsidDel="00247027">
                <w:rPr>
                  <w:i/>
                  <w:sz w:val="22"/>
                  <w:szCs w:val="22"/>
                </w:rPr>
                <w:delText>next</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25917A4C" w14:textId="74D98777" w:rsidR="009E5AC5" w:rsidDel="00247027" w:rsidRDefault="009E5AC5" w:rsidP="009E5AC5">
            <w:pPr>
              <w:pStyle w:val="ListParagraph"/>
              <w:numPr>
                <w:ilvl w:val="0"/>
                <w:numId w:val="28"/>
              </w:numPr>
              <w:spacing w:after="200"/>
              <w:ind w:left="346"/>
              <w:jc w:val="left"/>
              <w:rPr>
                <w:del w:id="1809" w:author="ditaoktaria" w:date="2015-06-22T14:39:00Z"/>
                <w:sz w:val="22"/>
                <w:szCs w:val="22"/>
              </w:rPr>
            </w:pPr>
            <w:del w:id="1810" w:author="ditaoktaria" w:date="2015-06-22T14:39:00Z">
              <w:r w:rsidDel="00247027">
                <w:rPr>
                  <w:sz w:val="22"/>
                  <w:szCs w:val="22"/>
                </w:rPr>
                <w:delText>Sistem mengizinkan aktor untuk memilih menu.</w:delText>
              </w:r>
            </w:del>
          </w:p>
          <w:p w14:paraId="590D8448" w14:textId="582ECCBA" w:rsidR="009E5AC5" w:rsidDel="00247027" w:rsidRDefault="009E5AC5" w:rsidP="009E5AC5">
            <w:pPr>
              <w:pStyle w:val="ListParagraph"/>
              <w:numPr>
                <w:ilvl w:val="0"/>
                <w:numId w:val="28"/>
              </w:numPr>
              <w:spacing w:after="200"/>
              <w:ind w:left="346"/>
              <w:jc w:val="left"/>
              <w:rPr>
                <w:del w:id="1811" w:author="ditaoktaria" w:date="2015-06-22T14:39:00Z"/>
                <w:sz w:val="22"/>
                <w:szCs w:val="22"/>
              </w:rPr>
            </w:pPr>
            <w:del w:id="1812" w:author="ditaoktaria" w:date="2015-06-22T14:39:00Z">
              <w:r w:rsidDel="00247027">
                <w:rPr>
                  <w:sz w:val="22"/>
                  <w:szCs w:val="22"/>
                </w:rPr>
                <w:delText>Sistem akan menjalankan fungsi sesuai dengan menu yang dipilih oleh aktor.</w:delText>
              </w:r>
            </w:del>
          </w:p>
          <w:p w14:paraId="7698B3B7" w14:textId="5908F046" w:rsidR="009E5AC5" w:rsidDel="00247027" w:rsidRDefault="009E5AC5" w:rsidP="009E5AC5">
            <w:pPr>
              <w:pStyle w:val="ListParagraph"/>
              <w:numPr>
                <w:ilvl w:val="1"/>
                <w:numId w:val="28"/>
              </w:numPr>
              <w:spacing w:after="200"/>
              <w:ind w:left="772"/>
              <w:jc w:val="left"/>
              <w:rPr>
                <w:del w:id="1813" w:author="ditaoktaria" w:date="2015-06-22T14:39:00Z"/>
                <w:sz w:val="22"/>
                <w:szCs w:val="22"/>
              </w:rPr>
            </w:pPr>
            <w:del w:id="1814"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7D6E9603" w14:textId="58DAFBEE" w:rsidR="009E5AC5" w:rsidDel="00247027" w:rsidRDefault="009E5AC5">
            <w:pPr>
              <w:pStyle w:val="ListParagraph"/>
              <w:numPr>
                <w:ilvl w:val="1"/>
                <w:numId w:val="28"/>
              </w:numPr>
              <w:spacing w:after="200"/>
              <w:ind w:left="772"/>
              <w:jc w:val="left"/>
              <w:rPr>
                <w:del w:id="1815" w:author="ditaoktaria" w:date="2015-06-22T14:39:00Z"/>
                <w:rFonts w:cstheme="majorBidi"/>
                <w:b/>
                <w:i/>
                <w:iCs/>
                <w:color w:val="404040" w:themeColor="text1" w:themeTint="BF"/>
                <w:sz w:val="22"/>
                <w:szCs w:val="22"/>
              </w:rPr>
              <w:pPrChange w:id="1816" w:author="ditaoktaria" w:date="2015-02-27T20:55:00Z">
                <w:pPr>
                  <w:pStyle w:val="ListParagraph"/>
                  <w:keepNext/>
                  <w:keepLines/>
                  <w:numPr>
                    <w:numId w:val="28"/>
                  </w:numPr>
                  <w:spacing w:before="200" w:after="200"/>
                  <w:ind w:left="1800" w:hanging="360"/>
                  <w:jc w:val="left"/>
                  <w:outlineLvl w:val="4"/>
                </w:pPr>
              </w:pPrChange>
            </w:pPr>
            <w:del w:id="1817"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05F05B83" w14:textId="2C67933A" w:rsidR="0030683F" w:rsidRPr="009E5AC5" w:rsidDel="00247027" w:rsidRDefault="009E5AC5">
            <w:pPr>
              <w:pStyle w:val="ListParagraph"/>
              <w:numPr>
                <w:ilvl w:val="1"/>
                <w:numId w:val="28"/>
              </w:numPr>
              <w:spacing w:after="200"/>
              <w:ind w:left="772"/>
              <w:jc w:val="left"/>
              <w:rPr>
                <w:del w:id="1818" w:author="ditaoktaria" w:date="2015-06-22T14:39:00Z"/>
                <w:sz w:val="22"/>
                <w:szCs w:val="22"/>
                <w:rPrChange w:id="1819" w:author="ditaoktaria" w:date="2015-02-27T20:55:00Z">
                  <w:rPr>
                    <w:del w:id="1820" w:author="ditaoktaria" w:date="2015-06-22T14:39:00Z"/>
                    <w:rFonts w:cstheme="majorBidi"/>
                    <w:b/>
                    <w:i/>
                    <w:iCs/>
                    <w:color w:val="404040" w:themeColor="text1" w:themeTint="BF"/>
                    <w:szCs w:val="22"/>
                  </w:rPr>
                </w:rPrChange>
              </w:rPr>
              <w:pPrChange w:id="1821" w:author="ditaoktaria" w:date="2015-02-27T20:55:00Z">
                <w:pPr>
                  <w:pStyle w:val="ListParagraph"/>
                  <w:keepNext/>
                  <w:keepLines/>
                  <w:numPr>
                    <w:numId w:val="28"/>
                  </w:numPr>
                  <w:spacing w:before="200" w:after="200"/>
                  <w:ind w:left="1800" w:hanging="360"/>
                  <w:jc w:val="left"/>
                  <w:outlineLvl w:val="4"/>
                </w:pPr>
              </w:pPrChange>
            </w:pPr>
            <w:del w:id="1822" w:author="ditaoktaria" w:date="2015-06-22T14:39:00Z">
              <w:r w:rsidRPr="009E5AC5" w:rsidDel="00247027">
                <w:rPr>
                  <w:sz w:val="22"/>
                  <w:szCs w:val="22"/>
                </w:rPr>
                <w:delText xml:space="preserve">Jika aktor memilih </w:delText>
              </w:r>
              <w:r w:rsidRPr="009E5AC5" w:rsidDel="00247027">
                <w:rPr>
                  <w:i/>
                  <w:sz w:val="22"/>
                  <w:szCs w:val="22"/>
                </w:rPr>
                <w:delText>close</w:delText>
              </w:r>
              <w:r w:rsidRPr="001B1905" w:rsidDel="00247027">
                <w:rPr>
                  <w:sz w:val="22"/>
                  <w:szCs w:val="22"/>
                </w:rPr>
                <w:delText>, maka sistem akan menutup file dan kembali ke alur utama (</w:delText>
              </w:r>
              <w:r w:rsidRPr="001B1905" w:rsidDel="00247027">
                <w:rPr>
                  <w:i/>
                  <w:sz w:val="22"/>
                  <w:szCs w:val="22"/>
                </w:rPr>
                <w:delText>basic flow</w:delText>
              </w:r>
              <w:r w:rsidRPr="001B1905" w:rsidDel="00247027">
                <w:rPr>
                  <w:sz w:val="22"/>
                  <w:szCs w:val="22"/>
                </w:rPr>
                <w:delText>).</w:delText>
              </w:r>
            </w:del>
          </w:p>
        </w:tc>
      </w:tr>
      <w:tr w:rsidR="0030683F" w:rsidRPr="00193933" w:rsidDel="00247027" w14:paraId="70605E9A" w14:textId="68F8AACF" w:rsidTr="0030683F">
        <w:trPr>
          <w:del w:id="1823" w:author="ditaoktaria" w:date="2015-06-22T14:39:00Z"/>
        </w:trPr>
        <w:tc>
          <w:tcPr>
            <w:tcW w:w="1922" w:type="dxa"/>
            <w:shd w:val="clear" w:color="auto" w:fill="auto"/>
            <w:vAlign w:val="center"/>
          </w:tcPr>
          <w:p w14:paraId="467A9904" w14:textId="34B931D1" w:rsidR="0030683F" w:rsidRPr="00F54944" w:rsidDel="00247027" w:rsidRDefault="0030683F" w:rsidP="0030683F">
            <w:pPr>
              <w:keepNext/>
              <w:keepLines/>
              <w:tabs>
                <w:tab w:val="center" w:pos="4680"/>
                <w:tab w:val="right" w:pos="9360"/>
              </w:tabs>
              <w:autoSpaceDE w:val="0"/>
              <w:autoSpaceDN w:val="0"/>
              <w:adjustRightInd w:val="0"/>
              <w:spacing w:before="200"/>
              <w:ind w:left="720" w:firstLine="0"/>
              <w:contextualSpacing/>
              <w:jc w:val="left"/>
              <w:outlineLvl w:val="8"/>
              <w:rPr>
                <w:del w:id="1824" w:author="ditaoktaria" w:date="2015-06-22T14:39:00Z"/>
                <w:b/>
                <w:sz w:val="22"/>
                <w:rPrChange w:id="1825" w:author="ditaoktaria oktaria" w:date="2015-02-27T16:17:00Z">
                  <w:rPr>
                    <w:del w:id="1826" w:author="ditaoktaria" w:date="2015-06-22T14:39:00Z"/>
                    <w:rFonts w:eastAsia="SimSun" w:cstheme="majorBidi"/>
                    <w:b/>
                    <w:i/>
                    <w:iCs/>
                    <w:color w:val="404040" w:themeColor="text1" w:themeTint="BF"/>
                    <w:lang w:val="id-ID" w:eastAsia="id-ID"/>
                  </w:rPr>
                </w:rPrChange>
              </w:rPr>
            </w:pPr>
          </w:p>
        </w:tc>
        <w:tc>
          <w:tcPr>
            <w:tcW w:w="6008" w:type="dxa"/>
            <w:shd w:val="clear" w:color="auto" w:fill="auto"/>
            <w:vAlign w:val="center"/>
          </w:tcPr>
          <w:p w14:paraId="7E096AA3" w14:textId="18E09354" w:rsidR="001B1905" w:rsidDel="00247027" w:rsidRDefault="001B1905" w:rsidP="001B1905">
            <w:pPr>
              <w:pStyle w:val="ListParagraph"/>
              <w:numPr>
                <w:ilvl w:val="0"/>
                <w:numId w:val="41"/>
              </w:numPr>
              <w:spacing w:after="200"/>
              <w:ind w:left="346"/>
              <w:jc w:val="left"/>
              <w:rPr>
                <w:del w:id="1827" w:author="ditaoktaria" w:date="2015-06-22T14:39:00Z"/>
                <w:sz w:val="22"/>
                <w:szCs w:val="22"/>
              </w:rPr>
            </w:pPr>
            <w:del w:id="1828" w:author="ditaoktaria" w:date="2015-06-22T14:39:00Z">
              <w:r w:rsidDel="00247027">
                <w:rPr>
                  <w:sz w:val="22"/>
                  <w:szCs w:val="22"/>
                </w:rPr>
                <w:delText>Sistem akan menampilkan halaman pertama materi dan menu-menu penayangan (</w:delText>
              </w:r>
              <w:r w:rsidR="007C0805" w:rsidDel="00247027">
                <w:rPr>
                  <w:i/>
                  <w:sz w:val="22"/>
                  <w:szCs w:val="22"/>
                </w:rPr>
                <w:delText>play</w:delText>
              </w:r>
              <w:r w:rsidDel="00247027">
                <w:rPr>
                  <w:sz w:val="22"/>
                  <w:szCs w:val="22"/>
                </w:rPr>
                <w:delText xml:space="preserve">, </w:delText>
              </w:r>
              <w:r w:rsidR="007C0805" w:rsidDel="00247027">
                <w:rPr>
                  <w:i/>
                  <w:sz w:val="22"/>
                  <w:szCs w:val="22"/>
                </w:rPr>
                <w:delText>pause</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4A4CF57C" w14:textId="7A80AB38" w:rsidR="001B1905" w:rsidDel="00247027" w:rsidRDefault="001B1905" w:rsidP="001B1905">
            <w:pPr>
              <w:pStyle w:val="ListParagraph"/>
              <w:numPr>
                <w:ilvl w:val="0"/>
                <w:numId w:val="41"/>
              </w:numPr>
              <w:spacing w:after="200"/>
              <w:ind w:left="346"/>
              <w:jc w:val="left"/>
              <w:rPr>
                <w:del w:id="1829" w:author="ditaoktaria" w:date="2015-06-22T14:39:00Z"/>
                <w:sz w:val="22"/>
                <w:szCs w:val="22"/>
              </w:rPr>
            </w:pPr>
            <w:del w:id="1830" w:author="ditaoktaria" w:date="2015-06-22T14:39:00Z">
              <w:r w:rsidDel="00247027">
                <w:rPr>
                  <w:sz w:val="22"/>
                  <w:szCs w:val="22"/>
                </w:rPr>
                <w:delText>Sistem mengizinkan aktor untuk memilih menu.</w:delText>
              </w:r>
            </w:del>
          </w:p>
          <w:p w14:paraId="05728312" w14:textId="35357BE8" w:rsidR="001B1905" w:rsidDel="00247027" w:rsidRDefault="001B1905" w:rsidP="001B1905">
            <w:pPr>
              <w:pStyle w:val="ListParagraph"/>
              <w:numPr>
                <w:ilvl w:val="0"/>
                <w:numId w:val="41"/>
              </w:numPr>
              <w:spacing w:after="200"/>
              <w:ind w:left="346"/>
              <w:jc w:val="left"/>
              <w:rPr>
                <w:del w:id="1831" w:author="ditaoktaria" w:date="2015-06-22T14:39:00Z"/>
                <w:sz w:val="22"/>
                <w:szCs w:val="22"/>
              </w:rPr>
            </w:pPr>
            <w:del w:id="1832" w:author="ditaoktaria" w:date="2015-06-22T14:39:00Z">
              <w:r w:rsidDel="00247027">
                <w:rPr>
                  <w:sz w:val="22"/>
                  <w:szCs w:val="22"/>
                </w:rPr>
                <w:delText>Sistem akan menjalankan fungsi sesuai dengan menu yang dipilih oleh aktor.</w:delText>
              </w:r>
            </w:del>
          </w:p>
          <w:p w14:paraId="151B0808" w14:textId="4FA8888F" w:rsidR="001B1905" w:rsidDel="00247027" w:rsidRDefault="001B1905" w:rsidP="001B1905">
            <w:pPr>
              <w:pStyle w:val="ListParagraph"/>
              <w:numPr>
                <w:ilvl w:val="1"/>
                <w:numId w:val="41"/>
              </w:numPr>
              <w:spacing w:after="200"/>
              <w:ind w:left="772"/>
              <w:jc w:val="left"/>
              <w:rPr>
                <w:del w:id="1833" w:author="ditaoktaria" w:date="2015-06-22T14:39:00Z"/>
                <w:sz w:val="22"/>
                <w:szCs w:val="22"/>
              </w:rPr>
            </w:pPr>
            <w:del w:id="1834"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3E092969" w14:textId="5168BD17" w:rsidR="00031C3C" w:rsidDel="00247027" w:rsidRDefault="001B1905" w:rsidP="001B1905">
            <w:pPr>
              <w:pStyle w:val="ListParagraph"/>
              <w:numPr>
                <w:ilvl w:val="1"/>
                <w:numId w:val="41"/>
              </w:numPr>
              <w:spacing w:after="200"/>
              <w:ind w:left="772"/>
              <w:jc w:val="left"/>
              <w:rPr>
                <w:del w:id="1835" w:author="ditaoktaria" w:date="2015-06-22T14:39:00Z"/>
                <w:sz w:val="22"/>
                <w:szCs w:val="22"/>
              </w:rPr>
            </w:pPr>
            <w:del w:id="1836"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684D1660" w14:textId="2851E631" w:rsidR="0030683F" w:rsidRPr="00031C3C" w:rsidDel="00247027" w:rsidRDefault="001B1905">
            <w:pPr>
              <w:pStyle w:val="ListParagraph"/>
              <w:numPr>
                <w:ilvl w:val="1"/>
                <w:numId w:val="41"/>
              </w:numPr>
              <w:spacing w:after="200"/>
              <w:ind w:left="772"/>
              <w:jc w:val="left"/>
              <w:rPr>
                <w:del w:id="1837" w:author="ditaoktaria" w:date="2015-06-22T14:39:00Z"/>
                <w:sz w:val="22"/>
                <w:szCs w:val="22"/>
                <w:rPrChange w:id="1838" w:author="ditaoktaria oktaria" w:date="2015-03-09T16:43:00Z">
                  <w:rPr>
                    <w:del w:id="1839" w:author="ditaoktaria" w:date="2015-06-22T14:39:00Z"/>
                    <w:rFonts w:cstheme="majorBidi"/>
                    <w:b/>
                    <w:i/>
                    <w:iCs/>
                    <w:color w:val="404040"/>
                    <w:szCs w:val="22"/>
                  </w:rPr>
                </w:rPrChange>
              </w:rPr>
              <w:pPrChange w:id="1840" w:author="ditaoktaria oktaria" w:date="2015-03-09T16:43:00Z">
                <w:pPr>
                  <w:pStyle w:val="ListParagraph"/>
                  <w:keepNext/>
                  <w:keepLines/>
                  <w:numPr>
                    <w:numId w:val="41"/>
                  </w:numPr>
                  <w:spacing w:before="200" w:after="200"/>
                  <w:ind w:left="772" w:hanging="360"/>
                  <w:jc w:val="left"/>
                  <w:outlineLvl w:val="6"/>
                </w:pPr>
              </w:pPrChange>
            </w:pPr>
            <w:del w:id="1841" w:author="ditaoktaria" w:date="2015-06-22T14:39:00Z">
              <w:r w:rsidRPr="00031C3C" w:rsidDel="00247027">
                <w:rPr>
                  <w:sz w:val="22"/>
                  <w:szCs w:val="22"/>
                  <w:rPrChange w:id="1842" w:author="ditaoktaria oktaria" w:date="2015-03-09T16:43:00Z">
                    <w:rPr/>
                  </w:rPrChange>
                </w:rPr>
                <w:delText xml:space="preserve">Jika aktor memilih </w:delText>
              </w:r>
              <w:r w:rsidRPr="00031C3C" w:rsidDel="00247027">
                <w:rPr>
                  <w:i/>
                  <w:sz w:val="22"/>
                  <w:szCs w:val="22"/>
                  <w:rPrChange w:id="1843" w:author="ditaoktaria oktaria" w:date="2015-03-09T16:43:00Z">
                    <w:rPr>
                      <w:i/>
                    </w:rPr>
                  </w:rPrChange>
                </w:rPr>
                <w:delText>close</w:delText>
              </w:r>
              <w:r w:rsidRPr="00031C3C" w:rsidDel="00247027">
                <w:rPr>
                  <w:sz w:val="22"/>
                  <w:szCs w:val="22"/>
                  <w:rPrChange w:id="1844" w:author="ditaoktaria oktaria" w:date="2015-03-09T16:43:00Z">
                    <w:rPr/>
                  </w:rPrChange>
                </w:rPr>
                <w:delText>, maka sistem akan menutup file dan kembali ke alur utama (</w:delText>
              </w:r>
              <w:r w:rsidRPr="00031C3C" w:rsidDel="00247027">
                <w:rPr>
                  <w:i/>
                  <w:sz w:val="22"/>
                  <w:szCs w:val="22"/>
                  <w:rPrChange w:id="1845" w:author="ditaoktaria oktaria" w:date="2015-03-09T16:43:00Z">
                    <w:rPr>
                      <w:i/>
                    </w:rPr>
                  </w:rPrChange>
                </w:rPr>
                <w:delText>basic flow</w:delText>
              </w:r>
              <w:r w:rsidRPr="00031C3C" w:rsidDel="00247027">
                <w:rPr>
                  <w:sz w:val="22"/>
                  <w:szCs w:val="22"/>
                  <w:rPrChange w:id="1846" w:author="ditaoktaria oktaria" w:date="2015-03-09T16:43:00Z">
                    <w:rPr/>
                  </w:rPrChange>
                </w:rPr>
                <w:delText>).</w:delText>
              </w:r>
            </w:del>
          </w:p>
        </w:tc>
      </w:tr>
      <w:tr w:rsidR="00063B21" w:rsidRPr="00193933" w14:paraId="4FB13670" w14:textId="77777777" w:rsidTr="00063B2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47" w:author="ditaoktaria" w:date="2015-06-22T15:2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696"/>
        </w:trPr>
        <w:tc>
          <w:tcPr>
            <w:tcW w:w="7930" w:type="dxa"/>
            <w:gridSpan w:val="2"/>
            <w:shd w:val="clear" w:color="auto" w:fill="BFBFBF"/>
            <w:vAlign w:val="center"/>
            <w:tcPrChange w:id="1848" w:author="ditaoktaria" w:date="2015-06-22T15:24:00Z">
              <w:tcPr>
                <w:tcW w:w="7930" w:type="dxa"/>
                <w:gridSpan w:val="2"/>
                <w:shd w:val="clear" w:color="auto" w:fill="BFBFBF"/>
                <w:vAlign w:val="center"/>
              </w:tcPr>
            </w:tcPrChange>
          </w:tcPr>
          <w:p w14:paraId="27DDD35E" w14:textId="125F2BF5" w:rsidR="00063B21" w:rsidRPr="00063B21" w:rsidDel="00063B21" w:rsidRDefault="003A3549">
            <w:pPr>
              <w:keepNext/>
              <w:keepLines/>
              <w:spacing w:before="200"/>
              <w:ind w:firstLine="0"/>
              <w:jc w:val="center"/>
              <w:outlineLvl w:val="6"/>
              <w:rPr>
                <w:del w:id="1849" w:author="ditaoktaria" w:date="2015-06-22T15:24:00Z"/>
                <w:rFonts w:eastAsia="Times New Roman"/>
                <w:b/>
                <w:sz w:val="22"/>
              </w:rPr>
              <w:pPrChange w:id="1850" w:author="ditaoktaria" w:date="2015-06-22T15:24:00Z">
                <w:pPr>
                  <w:keepNext/>
                  <w:keepLines/>
                  <w:spacing w:before="200"/>
                  <w:ind w:firstLine="0"/>
                  <w:jc w:val="left"/>
                  <w:outlineLvl w:val="6"/>
                </w:pPr>
              </w:pPrChange>
            </w:pPr>
            <w:ins w:id="1851" w:author="ditaoktaria" w:date="2015-06-22T15:24:00Z">
              <w:r w:rsidRPr="00F54944">
                <w:rPr>
                  <w:b/>
                  <w:sz w:val="22"/>
                </w:rPr>
                <w:t xml:space="preserve">Alur </w:t>
              </w:r>
              <w:r>
                <w:rPr>
                  <w:b/>
                  <w:sz w:val="22"/>
                </w:rPr>
                <w:t>Bagian</w:t>
              </w:r>
              <w:r w:rsidRPr="002077B8">
                <w:rPr>
                  <w:sz w:val="22"/>
                </w:rPr>
                <w:t xml:space="preserve"> </w:t>
              </w:r>
              <w:r>
                <w:rPr>
                  <w:b/>
                  <w:i/>
                  <w:sz w:val="22"/>
                </w:rPr>
                <w:t>(Sub</w:t>
              </w:r>
              <w:r w:rsidRPr="002077B8">
                <w:rPr>
                  <w:b/>
                  <w:i/>
                  <w:sz w:val="22"/>
                </w:rPr>
                <w:t xml:space="preserve"> Flow)</w:t>
              </w:r>
            </w:ins>
            <w:del w:id="1852" w:author="ditaoktaria" w:date="2015-06-22T15:23:00Z">
              <w:r w:rsidR="00063B21" w:rsidRPr="00F54944" w:rsidDel="00063B21">
                <w:rPr>
                  <w:b/>
                  <w:sz w:val="22"/>
                </w:rPr>
                <w:delText>Kondisi Akhir</w:delText>
              </w:r>
              <w:r w:rsidR="00063B21" w:rsidDel="00063B21">
                <w:rPr>
                  <w:b/>
                  <w:sz w:val="22"/>
                </w:rPr>
                <w:delText xml:space="preserve"> </w:delText>
              </w:r>
              <w:r w:rsidR="00063B21" w:rsidRPr="00F54944" w:rsidDel="00063B21">
                <w:rPr>
                  <w:b/>
                  <w:i/>
                  <w:sz w:val="22"/>
                </w:rPr>
                <w:delText>(Post-Conditions)</w:delText>
              </w:r>
            </w:del>
          </w:p>
          <w:p w14:paraId="6FA2B2C6" w14:textId="5D9E9598" w:rsidR="00063B21" w:rsidRPr="00947A6D" w:rsidRDefault="00063B21">
            <w:pPr>
              <w:keepNext/>
              <w:keepLines/>
              <w:spacing w:before="200"/>
              <w:ind w:firstLine="0"/>
              <w:jc w:val="center"/>
              <w:outlineLvl w:val="4"/>
              <w:rPr>
                <w:sz w:val="22"/>
                <w:rPrChange w:id="1853" w:author="ditaoktaria oktaria" w:date="2015-03-06T17:11:00Z">
                  <w:rPr>
                    <w:rFonts w:eastAsia="Times New Roman"/>
                    <w:b/>
                    <w:iCs/>
                    <w:color w:val="000000" w:themeColor="text1"/>
                  </w:rPr>
                </w:rPrChange>
              </w:rPr>
              <w:pPrChange w:id="1854" w:author="ditaoktaria" w:date="2015-06-22T15:24:00Z">
                <w:pPr>
                  <w:keepNext/>
                  <w:keepLines/>
                  <w:spacing w:before="200"/>
                  <w:ind w:firstLine="0"/>
                  <w:jc w:val="left"/>
                  <w:outlineLvl w:val="4"/>
                </w:pPr>
              </w:pPrChange>
            </w:pPr>
            <w:del w:id="1855" w:author="ditaoktaria" w:date="2015-06-22T15:23:00Z">
              <w:r w:rsidDel="00063B21">
                <w:rPr>
                  <w:sz w:val="22"/>
                </w:rPr>
                <w:delText xml:space="preserve">Jika </w:delText>
              </w:r>
              <w:r w:rsidDel="00063B21">
                <w:rPr>
                  <w:i/>
                  <w:sz w:val="22"/>
                </w:rPr>
                <w:delText xml:space="preserve">use case </w:delText>
              </w:r>
              <w:r w:rsidDel="00063B21">
                <w:rPr>
                  <w:sz w:val="22"/>
                </w:rPr>
                <w:delText xml:space="preserve">berhasil, sistem dapat menampilkan </w:delText>
              </w:r>
              <w:r w:rsidDel="00063B21">
                <w:rPr>
                  <w:i/>
                  <w:sz w:val="22"/>
                </w:rPr>
                <w:delText xml:space="preserve">file </w:delText>
              </w:r>
              <w:r w:rsidDel="00063B21">
                <w:rPr>
                  <w:sz w:val="22"/>
                </w:rPr>
                <w:delText xml:space="preserve">materi sesuai dengan </w:delText>
              </w:r>
            </w:del>
            <w:del w:id="1856" w:author="ditaoktaria" w:date="2015-06-22T14:40:00Z">
              <w:r w:rsidDel="00247027">
                <w:rPr>
                  <w:sz w:val="22"/>
                </w:rPr>
                <w:delText>perintah yang diberikan oleh aktor</w:delText>
              </w:r>
            </w:del>
            <w:del w:id="1857" w:author="ditaoktaria" w:date="2015-06-22T15:23:00Z">
              <w:r w:rsidDel="00063B21">
                <w:rPr>
                  <w:sz w:val="22"/>
                </w:rPr>
                <w:delText>.</w:delText>
              </w:r>
            </w:del>
          </w:p>
        </w:tc>
      </w:tr>
      <w:tr w:rsidR="00063B21" w:rsidRPr="00193933" w14:paraId="0239175C" w14:textId="77777777" w:rsidTr="0030683F">
        <w:trPr>
          <w:ins w:id="1858" w:author="ditaoktaria" w:date="2015-06-22T15:23:00Z"/>
        </w:trPr>
        <w:tc>
          <w:tcPr>
            <w:tcW w:w="1922" w:type="dxa"/>
            <w:shd w:val="clear" w:color="auto" w:fill="BFBFBF"/>
            <w:vAlign w:val="center"/>
          </w:tcPr>
          <w:p w14:paraId="5FBAB505" w14:textId="1A29189C" w:rsidR="00063B21" w:rsidRPr="00F54944" w:rsidRDefault="003A3549">
            <w:pPr>
              <w:keepNext/>
              <w:keepLines/>
              <w:spacing w:before="200"/>
              <w:ind w:firstLine="0"/>
              <w:jc w:val="left"/>
              <w:outlineLvl w:val="6"/>
              <w:rPr>
                <w:ins w:id="1859" w:author="ditaoktaria" w:date="2015-06-22T15:23:00Z"/>
                <w:b/>
                <w:sz w:val="22"/>
              </w:rPr>
            </w:pPr>
            <w:ins w:id="1860" w:author="ditaoktaria" w:date="2015-06-22T15:25:00Z">
              <w:r>
                <w:rPr>
                  <w:b/>
                  <w:sz w:val="22"/>
                </w:rPr>
                <w:t>Format PDF</w:t>
              </w:r>
            </w:ins>
          </w:p>
        </w:tc>
        <w:tc>
          <w:tcPr>
            <w:tcW w:w="6008" w:type="dxa"/>
            <w:vAlign w:val="center"/>
          </w:tcPr>
          <w:p w14:paraId="5141C55B" w14:textId="77777777" w:rsidR="00063B21" w:rsidRDefault="00063B21" w:rsidP="00063B21">
            <w:pPr>
              <w:pStyle w:val="ListParagraph"/>
              <w:numPr>
                <w:ilvl w:val="0"/>
                <w:numId w:val="26"/>
              </w:numPr>
              <w:spacing w:after="200"/>
              <w:ind w:left="375"/>
              <w:jc w:val="left"/>
              <w:rPr>
                <w:ins w:id="1861" w:author="ditaoktaria" w:date="2015-06-22T15:23:00Z"/>
                <w:sz w:val="22"/>
                <w:szCs w:val="22"/>
              </w:rPr>
            </w:pPr>
            <w:ins w:id="1862" w:author="ditaoktaria" w:date="2015-06-22T15:23:00Z">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ins>
          </w:p>
          <w:p w14:paraId="633D02BB" w14:textId="77777777" w:rsidR="00063B21" w:rsidRDefault="00063B21" w:rsidP="00063B21">
            <w:pPr>
              <w:pStyle w:val="ListParagraph"/>
              <w:numPr>
                <w:ilvl w:val="0"/>
                <w:numId w:val="26"/>
              </w:numPr>
              <w:spacing w:after="200"/>
              <w:ind w:left="375"/>
              <w:jc w:val="left"/>
              <w:rPr>
                <w:ins w:id="1863" w:author="ditaoktaria" w:date="2015-06-22T15:23:00Z"/>
                <w:sz w:val="22"/>
                <w:szCs w:val="22"/>
              </w:rPr>
            </w:pPr>
            <w:ins w:id="1864" w:author="ditaoktaria" w:date="2015-06-22T15:23:00Z">
              <w:r>
                <w:rPr>
                  <w:sz w:val="22"/>
                  <w:szCs w:val="22"/>
                </w:rPr>
                <w:t>Sistem mengizinkan aktor untuk memilih menu.</w:t>
              </w:r>
            </w:ins>
          </w:p>
          <w:p w14:paraId="369EB57F" w14:textId="77777777" w:rsidR="00063B21" w:rsidRDefault="00063B21" w:rsidP="00063B21">
            <w:pPr>
              <w:pStyle w:val="ListParagraph"/>
              <w:numPr>
                <w:ilvl w:val="0"/>
                <w:numId w:val="26"/>
              </w:numPr>
              <w:spacing w:after="200"/>
              <w:ind w:left="375"/>
              <w:jc w:val="left"/>
              <w:rPr>
                <w:ins w:id="1865" w:author="ditaoktaria" w:date="2015-06-22T15:23:00Z"/>
                <w:sz w:val="22"/>
                <w:szCs w:val="22"/>
              </w:rPr>
            </w:pPr>
            <w:ins w:id="1866" w:author="ditaoktaria" w:date="2015-06-22T15:23:00Z">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ins>
          </w:p>
          <w:p w14:paraId="01A5A2C1" w14:textId="77777777" w:rsidR="00063B21" w:rsidRDefault="00063B21" w:rsidP="00063B21">
            <w:pPr>
              <w:pStyle w:val="ListParagraph"/>
              <w:numPr>
                <w:ilvl w:val="1"/>
                <w:numId w:val="26"/>
              </w:numPr>
              <w:spacing w:after="200"/>
              <w:ind w:left="772"/>
              <w:jc w:val="left"/>
              <w:rPr>
                <w:ins w:id="1867" w:author="ditaoktaria" w:date="2015-06-22T15:23:00Z"/>
                <w:sz w:val="22"/>
                <w:szCs w:val="22"/>
              </w:rPr>
            </w:pPr>
            <w:ins w:id="1868" w:author="ditaoktaria" w:date="2015-06-22T15:23:00Z">
              <w:r>
                <w:rPr>
                  <w:sz w:val="22"/>
                  <w:szCs w:val="22"/>
                </w:rPr>
                <w:t xml:space="preserve">Jika aktor memilih </w:t>
              </w:r>
              <w:r>
                <w:rPr>
                  <w:i/>
                  <w:sz w:val="22"/>
                  <w:szCs w:val="22"/>
                </w:rPr>
                <w:t>previous</w:t>
              </w:r>
              <w:r>
                <w:rPr>
                  <w:sz w:val="22"/>
                  <w:szCs w:val="22"/>
                </w:rPr>
                <w:t xml:space="preserve">, maka sistem </w:t>
              </w:r>
              <w:proofErr w:type="gramStart"/>
              <w:r>
                <w:rPr>
                  <w:sz w:val="22"/>
                  <w:szCs w:val="22"/>
                </w:rPr>
                <w:t>akan</w:t>
              </w:r>
              <w:proofErr w:type="gramEnd"/>
              <w:r>
                <w:rPr>
                  <w:sz w:val="22"/>
                  <w:szCs w:val="22"/>
                </w:rPr>
                <w:t xml:space="preserve"> menampilkan halaman sebelumnya.</w:t>
              </w:r>
            </w:ins>
          </w:p>
          <w:p w14:paraId="4A6182E1" w14:textId="77777777" w:rsidR="00063B21" w:rsidRDefault="00063B21" w:rsidP="00063B21">
            <w:pPr>
              <w:pStyle w:val="ListParagraph"/>
              <w:numPr>
                <w:ilvl w:val="1"/>
                <w:numId w:val="26"/>
              </w:numPr>
              <w:spacing w:after="200"/>
              <w:ind w:left="772"/>
              <w:jc w:val="left"/>
              <w:rPr>
                <w:ins w:id="1869" w:author="ditaoktaria" w:date="2015-06-22T15:23:00Z"/>
                <w:sz w:val="22"/>
                <w:szCs w:val="22"/>
              </w:rPr>
            </w:pPr>
            <w:ins w:id="1870" w:author="ditaoktaria" w:date="2015-06-22T15:23:00Z">
              <w:r>
                <w:rPr>
                  <w:sz w:val="22"/>
                  <w:szCs w:val="22"/>
                </w:rPr>
                <w:t xml:space="preserve">Jika aktor memilih </w:t>
              </w:r>
              <w:r>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berikutnya.</w:t>
              </w:r>
            </w:ins>
          </w:p>
          <w:p w14:paraId="18BF6958" w14:textId="19E6D77F" w:rsidR="00063B21" w:rsidRDefault="00063B21" w:rsidP="00063B21">
            <w:pPr>
              <w:keepNext/>
              <w:keepLines/>
              <w:spacing w:before="200"/>
              <w:ind w:firstLine="0"/>
              <w:jc w:val="left"/>
              <w:outlineLvl w:val="4"/>
              <w:rPr>
                <w:ins w:id="1871" w:author="ditaoktaria" w:date="2015-06-22T15:23:00Z"/>
                <w:sz w:val="22"/>
              </w:rPr>
            </w:pPr>
            <w:ins w:id="1872" w:author="ditaoktaria" w:date="2015-06-22T15:23:00Z">
              <w:r>
                <w:rPr>
                  <w:sz w:val="22"/>
                </w:rPr>
                <w:t xml:space="preserve">Jika aktor memilih </w:t>
              </w:r>
              <w:r w:rsidRPr="00470221">
                <w:rPr>
                  <w:i/>
                  <w:sz w:val="22"/>
                </w:rPr>
                <w:t>close</w:t>
              </w:r>
              <w:r>
                <w:rPr>
                  <w:sz w:val="22"/>
                </w:rPr>
                <w:t>, maka sistem akan menutup file dan kembali ke alur utama (</w:t>
              </w:r>
              <w:r>
                <w:rPr>
                  <w:i/>
                  <w:sz w:val="22"/>
                </w:rPr>
                <w:t>basic flow</w:t>
              </w:r>
              <w:r>
                <w:rPr>
                  <w:sz w:val="22"/>
                </w:rPr>
                <w:t>).</w:t>
              </w:r>
            </w:ins>
          </w:p>
        </w:tc>
      </w:tr>
      <w:tr w:rsidR="00063B21" w:rsidRPr="00193933" w14:paraId="03CD3D1B" w14:textId="77777777" w:rsidTr="0030683F">
        <w:trPr>
          <w:ins w:id="1873" w:author="ditaoktaria" w:date="2015-06-22T15:23:00Z"/>
        </w:trPr>
        <w:tc>
          <w:tcPr>
            <w:tcW w:w="1922" w:type="dxa"/>
            <w:shd w:val="clear" w:color="auto" w:fill="BFBFBF"/>
            <w:vAlign w:val="center"/>
          </w:tcPr>
          <w:p w14:paraId="4E2BE52E" w14:textId="68262367" w:rsidR="00063B21" w:rsidRPr="00F54944" w:rsidRDefault="003A3549">
            <w:pPr>
              <w:keepNext/>
              <w:keepLines/>
              <w:spacing w:before="200"/>
              <w:ind w:firstLine="0"/>
              <w:jc w:val="left"/>
              <w:outlineLvl w:val="6"/>
              <w:rPr>
                <w:ins w:id="1874" w:author="ditaoktaria" w:date="2015-06-22T15:23:00Z"/>
                <w:b/>
                <w:sz w:val="22"/>
              </w:rPr>
            </w:pPr>
            <w:ins w:id="1875" w:author="ditaoktaria" w:date="2015-06-22T15:25:00Z">
              <w:r>
                <w:rPr>
                  <w:b/>
                  <w:sz w:val="22"/>
                </w:rPr>
                <w:t>Format Video</w:t>
              </w:r>
            </w:ins>
          </w:p>
        </w:tc>
        <w:tc>
          <w:tcPr>
            <w:tcW w:w="6008" w:type="dxa"/>
            <w:vAlign w:val="center"/>
          </w:tcPr>
          <w:p w14:paraId="02ABC342" w14:textId="77777777" w:rsidR="00063B21" w:rsidRDefault="00063B21" w:rsidP="00063B21">
            <w:pPr>
              <w:pStyle w:val="ListParagraph"/>
              <w:numPr>
                <w:ilvl w:val="0"/>
                <w:numId w:val="41"/>
              </w:numPr>
              <w:spacing w:after="200"/>
              <w:ind w:left="346"/>
              <w:jc w:val="left"/>
              <w:rPr>
                <w:ins w:id="1876" w:author="ditaoktaria" w:date="2015-06-22T15:24:00Z"/>
                <w:sz w:val="22"/>
                <w:szCs w:val="22"/>
              </w:rPr>
            </w:pPr>
            <w:ins w:id="1877" w:author="ditaoktaria" w:date="2015-06-22T15:24:00Z">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r>
                <w:rPr>
                  <w:i/>
                  <w:sz w:val="22"/>
                  <w:szCs w:val="22"/>
                </w:rPr>
                <w:t>play</w:t>
              </w:r>
              <w:r>
                <w:rPr>
                  <w:sz w:val="22"/>
                  <w:szCs w:val="22"/>
                </w:rPr>
                <w:t xml:space="preserve">, </w:t>
              </w:r>
              <w:r>
                <w:rPr>
                  <w:i/>
                  <w:sz w:val="22"/>
                  <w:szCs w:val="22"/>
                </w:rPr>
                <w:t>pause</w:t>
              </w:r>
              <w:r>
                <w:rPr>
                  <w:sz w:val="22"/>
                  <w:szCs w:val="22"/>
                </w:rPr>
                <w:t xml:space="preserve">, dan </w:t>
              </w:r>
              <w:r>
                <w:rPr>
                  <w:i/>
                  <w:sz w:val="22"/>
                  <w:szCs w:val="22"/>
                </w:rPr>
                <w:t>close</w:t>
              </w:r>
              <w:r>
                <w:rPr>
                  <w:sz w:val="22"/>
                  <w:szCs w:val="22"/>
                </w:rPr>
                <w:t>).</w:t>
              </w:r>
            </w:ins>
          </w:p>
          <w:p w14:paraId="126E6F21" w14:textId="77777777" w:rsidR="00063B21" w:rsidRDefault="00063B21" w:rsidP="00063B21">
            <w:pPr>
              <w:pStyle w:val="ListParagraph"/>
              <w:numPr>
                <w:ilvl w:val="0"/>
                <w:numId w:val="41"/>
              </w:numPr>
              <w:spacing w:after="200"/>
              <w:ind w:left="346"/>
              <w:jc w:val="left"/>
              <w:rPr>
                <w:ins w:id="1878" w:author="ditaoktaria" w:date="2015-06-22T15:24:00Z"/>
                <w:sz w:val="22"/>
                <w:szCs w:val="22"/>
              </w:rPr>
            </w:pPr>
            <w:ins w:id="1879" w:author="ditaoktaria" w:date="2015-06-22T15:24:00Z">
              <w:r>
                <w:rPr>
                  <w:sz w:val="22"/>
                  <w:szCs w:val="22"/>
                </w:rPr>
                <w:t>Sistem mengizinkan aktor untuk memilih menu.</w:t>
              </w:r>
            </w:ins>
          </w:p>
          <w:p w14:paraId="31AA08A7" w14:textId="77777777" w:rsidR="00063B21" w:rsidRDefault="00063B21" w:rsidP="00063B21">
            <w:pPr>
              <w:pStyle w:val="ListParagraph"/>
              <w:numPr>
                <w:ilvl w:val="0"/>
                <w:numId w:val="41"/>
              </w:numPr>
              <w:spacing w:after="200"/>
              <w:ind w:left="346"/>
              <w:jc w:val="left"/>
              <w:rPr>
                <w:ins w:id="1880" w:author="ditaoktaria" w:date="2015-06-22T15:24:00Z"/>
                <w:sz w:val="22"/>
                <w:szCs w:val="22"/>
              </w:rPr>
            </w:pPr>
            <w:ins w:id="1881" w:author="ditaoktaria" w:date="2015-06-22T15:24:00Z">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ins>
          </w:p>
          <w:p w14:paraId="631AB9F8" w14:textId="05ABA0E5" w:rsidR="00063B21" w:rsidRDefault="00063B21" w:rsidP="00063B21">
            <w:pPr>
              <w:pStyle w:val="ListParagraph"/>
              <w:numPr>
                <w:ilvl w:val="1"/>
                <w:numId w:val="41"/>
              </w:numPr>
              <w:spacing w:after="200"/>
              <w:ind w:left="772"/>
              <w:jc w:val="left"/>
              <w:rPr>
                <w:ins w:id="1882" w:author="ditaoktaria" w:date="2015-06-22T15:24:00Z"/>
                <w:sz w:val="22"/>
                <w:szCs w:val="22"/>
              </w:rPr>
            </w:pPr>
            <w:ins w:id="1883" w:author="ditaoktaria" w:date="2015-06-22T15:24:00Z">
              <w:r>
                <w:rPr>
                  <w:sz w:val="22"/>
                  <w:szCs w:val="22"/>
                </w:rPr>
                <w:t xml:space="preserve">Jika aktor memilih </w:t>
              </w:r>
            </w:ins>
            <w:ins w:id="1884" w:author="ditaoktaria" w:date="2015-06-22T15:26:00Z">
              <w:r w:rsidR="003A3549">
                <w:rPr>
                  <w:i/>
                  <w:sz w:val="22"/>
                  <w:szCs w:val="22"/>
                </w:rPr>
                <w:t>pause</w:t>
              </w:r>
            </w:ins>
            <w:ins w:id="1885" w:author="ditaoktaria" w:date="2015-06-22T15:24:00Z">
              <w:r>
                <w:rPr>
                  <w:sz w:val="22"/>
                  <w:szCs w:val="22"/>
                </w:rPr>
                <w:t xml:space="preserve">, maka sistem </w:t>
              </w:r>
              <w:proofErr w:type="gramStart"/>
              <w:r>
                <w:rPr>
                  <w:sz w:val="22"/>
                  <w:szCs w:val="22"/>
                </w:rPr>
                <w:t>akan</w:t>
              </w:r>
              <w:proofErr w:type="gramEnd"/>
              <w:r>
                <w:rPr>
                  <w:sz w:val="22"/>
                  <w:szCs w:val="22"/>
                </w:rPr>
                <w:t xml:space="preserve"> </w:t>
              </w:r>
            </w:ins>
            <w:ins w:id="1886" w:author="ditaoktaria" w:date="2015-06-22T15:26:00Z">
              <w:r w:rsidR="003A3549">
                <w:rPr>
                  <w:sz w:val="22"/>
                  <w:szCs w:val="22"/>
                </w:rPr>
                <w:t xml:space="preserve">menghentikan video dan menampilkan menu </w:t>
              </w:r>
              <w:r w:rsidR="003A3549" w:rsidRPr="003A3549">
                <w:rPr>
                  <w:i/>
                  <w:sz w:val="22"/>
                  <w:szCs w:val="22"/>
                  <w:rPrChange w:id="1887" w:author="ditaoktaria" w:date="2015-06-22T15:26:00Z">
                    <w:rPr>
                      <w:sz w:val="22"/>
                      <w:szCs w:val="22"/>
                    </w:rPr>
                  </w:rPrChange>
                </w:rPr>
                <w:t>play</w:t>
              </w:r>
            </w:ins>
            <w:ins w:id="1888" w:author="ditaoktaria" w:date="2015-06-22T15:24:00Z">
              <w:r>
                <w:rPr>
                  <w:sz w:val="22"/>
                  <w:szCs w:val="22"/>
                </w:rPr>
                <w:t>.</w:t>
              </w:r>
            </w:ins>
          </w:p>
          <w:p w14:paraId="135D4DFE" w14:textId="2198FEE0" w:rsidR="00063B21" w:rsidRDefault="00063B21" w:rsidP="00063B21">
            <w:pPr>
              <w:pStyle w:val="ListParagraph"/>
              <w:numPr>
                <w:ilvl w:val="1"/>
                <w:numId w:val="41"/>
              </w:numPr>
              <w:spacing w:after="200"/>
              <w:ind w:left="772"/>
              <w:jc w:val="left"/>
              <w:rPr>
                <w:ins w:id="1889" w:author="ditaoktaria" w:date="2015-06-22T15:24:00Z"/>
                <w:sz w:val="22"/>
                <w:szCs w:val="22"/>
              </w:rPr>
            </w:pPr>
            <w:ins w:id="1890" w:author="ditaoktaria" w:date="2015-06-22T15:24:00Z">
              <w:r>
                <w:rPr>
                  <w:sz w:val="22"/>
                  <w:szCs w:val="22"/>
                </w:rPr>
                <w:t xml:space="preserve">Jika aktor memilih </w:t>
              </w:r>
            </w:ins>
            <w:ins w:id="1891" w:author="ditaoktaria" w:date="2015-06-22T15:26:00Z">
              <w:r w:rsidR="003A3549">
                <w:rPr>
                  <w:i/>
                  <w:sz w:val="22"/>
                  <w:szCs w:val="22"/>
                </w:rPr>
                <w:t>play</w:t>
              </w:r>
              <w:r w:rsidR="003A3549">
                <w:rPr>
                  <w:sz w:val="22"/>
                  <w:szCs w:val="22"/>
                </w:rPr>
                <w:t xml:space="preserve">, maka sistem akan menjalankan video dan menampilkan menu </w:t>
              </w:r>
              <w:r w:rsidR="003A3549">
                <w:rPr>
                  <w:i/>
                  <w:sz w:val="22"/>
                  <w:szCs w:val="22"/>
                </w:rPr>
                <w:t>pause</w:t>
              </w:r>
            </w:ins>
          </w:p>
          <w:p w14:paraId="0503F4A6" w14:textId="057699FD" w:rsidR="00063B21" w:rsidRDefault="00063B21" w:rsidP="00063B21">
            <w:pPr>
              <w:keepNext/>
              <w:keepLines/>
              <w:spacing w:before="200"/>
              <w:ind w:firstLine="0"/>
              <w:jc w:val="left"/>
              <w:outlineLvl w:val="4"/>
              <w:rPr>
                <w:ins w:id="1892" w:author="ditaoktaria" w:date="2015-06-22T15:23:00Z"/>
                <w:sz w:val="22"/>
              </w:rPr>
            </w:pPr>
            <w:ins w:id="1893" w:author="ditaoktaria" w:date="2015-06-22T15:24:00Z">
              <w:r w:rsidRPr="00470221">
                <w:rPr>
                  <w:sz w:val="22"/>
                </w:rPr>
                <w:t xml:space="preserve">Jika aktor memilih </w:t>
              </w:r>
              <w:r w:rsidRPr="00470221">
                <w:rPr>
                  <w:i/>
                  <w:sz w:val="22"/>
                </w:rPr>
                <w:t>close</w:t>
              </w:r>
              <w:r w:rsidRPr="00470221">
                <w:rPr>
                  <w:sz w:val="22"/>
                </w:rPr>
                <w:t>, maka sistem akan menutup file</w:t>
              </w:r>
            </w:ins>
            <w:ins w:id="1894" w:author="ditaoktaria" w:date="2015-06-22T15:27:00Z">
              <w:r w:rsidR="003A3549">
                <w:rPr>
                  <w:sz w:val="22"/>
                </w:rPr>
                <w:t xml:space="preserve"> video</w:t>
              </w:r>
            </w:ins>
            <w:ins w:id="1895" w:author="ditaoktaria" w:date="2015-06-22T15:24:00Z">
              <w:r w:rsidRPr="00470221">
                <w:rPr>
                  <w:sz w:val="22"/>
                </w:rPr>
                <w:t xml:space="preserve"> dan kembali ke alur utama (</w:t>
              </w:r>
              <w:r w:rsidRPr="00470221">
                <w:rPr>
                  <w:i/>
                  <w:sz w:val="22"/>
                </w:rPr>
                <w:t>basic flow</w:t>
              </w:r>
              <w:r w:rsidRPr="00470221">
                <w:rPr>
                  <w:sz w:val="22"/>
                </w:rPr>
                <w:t>).</w:t>
              </w:r>
            </w:ins>
          </w:p>
        </w:tc>
      </w:tr>
      <w:tr w:rsidR="00063B21" w:rsidRPr="00193933" w14:paraId="29A6E03A" w14:textId="77777777" w:rsidTr="0030683F">
        <w:trPr>
          <w:ins w:id="1896" w:author="ditaoktaria" w:date="2015-06-22T15:23:00Z"/>
        </w:trPr>
        <w:tc>
          <w:tcPr>
            <w:tcW w:w="1922" w:type="dxa"/>
            <w:shd w:val="clear" w:color="auto" w:fill="BFBFBF"/>
            <w:vAlign w:val="center"/>
          </w:tcPr>
          <w:p w14:paraId="7D571CBB" w14:textId="0BB77ADB" w:rsidR="00063B21" w:rsidRPr="00F54944" w:rsidRDefault="00063B21">
            <w:pPr>
              <w:keepNext/>
              <w:keepLines/>
              <w:spacing w:before="200"/>
              <w:ind w:firstLine="0"/>
              <w:jc w:val="left"/>
              <w:outlineLvl w:val="6"/>
              <w:rPr>
                <w:ins w:id="1897" w:author="ditaoktaria" w:date="2015-06-22T15:23:00Z"/>
                <w:b/>
                <w:sz w:val="22"/>
              </w:rPr>
            </w:pPr>
            <w:ins w:id="1898" w:author="ditaoktaria" w:date="2015-06-22T15:23:00Z">
              <w:r w:rsidRPr="00F54944">
                <w:rPr>
                  <w:b/>
                  <w:sz w:val="22"/>
                </w:rPr>
                <w:t>Kondisi Akhir</w:t>
              </w:r>
              <w:r>
                <w:rPr>
                  <w:b/>
                  <w:sz w:val="22"/>
                </w:rPr>
                <w:t xml:space="preserve"> </w:t>
              </w:r>
              <w:r w:rsidRPr="00F54944">
                <w:rPr>
                  <w:b/>
                  <w:i/>
                  <w:sz w:val="22"/>
                </w:rPr>
                <w:t>(Post-Conditions)</w:t>
              </w:r>
            </w:ins>
          </w:p>
        </w:tc>
        <w:tc>
          <w:tcPr>
            <w:tcW w:w="6008" w:type="dxa"/>
            <w:vAlign w:val="center"/>
          </w:tcPr>
          <w:p w14:paraId="11F61C43" w14:textId="024BCF09" w:rsidR="00063B21" w:rsidRDefault="00063B21" w:rsidP="00DC3B22">
            <w:pPr>
              <w:keepNext/>
              <w:keepLines/>
              <w:spacing w:before="200"/>
              <w:ind w:firstLine="0"/>
              <w:jc w:val="left"/>
              <w:outlineLvl w:val="4"/>
              <w:rPr>
                <w:ins w:id="1899" w:author="ditaoktaria" w:date="2015-06-22T15:23:00Z"/>
                <w:sz w:val="22"/>
              </w:rPr>
            </w:pPr>
            <w:ins w:id="1900" w:author="ditaoktaria" w:date="2015-06-22T15:23:00Z">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 xml:space="preserve">materi sesuai dengan </w:t>
              </w:r>
            </w:ins>
            <w:ins w:id="1901" w:author="ditaoktaria" w:date="2015-06-22T15:27:00Z">
              <w:r w:rsidR="00DC3B22">
                <w:rPr>
                  <w:sz w:val="22"/>
                </w:rPr>
                <w:t>aksi yang diberikan oleh aktor.</w:t>
              </w:r>
            </w:ins>
          </w:p>
        </w:tc>
      </w:tr>
    </w:tbl>
    <w:p w14:paraId="6DDBB5C1" w14:textId="12DBF81D" w:rsidR="00EA1BEC" w:rsidRPr="00EA1BEC" w:rsidDel="00722A05" w:rsidRDefault="00F54944" w:rsidP="00835C2B">
      <w:pPr>
        <w:rPr>
          <w:del w:id="1902" w:author="ditaoktaria" w:date="2015-06-22T15:28:00Z"/>
        </w:rPr>
      </w:pPr>
      <w:del w:id="1903" w:author="ditaoktaria" w:date="2015-06-22T15:28:00Z">
        <w:r w:rsidRPr="00BF7104" w:rsidDel="00722A05">
          <w:delText xml:space="preserve">Skenario </w:delText>
        </w:r>
        <w:r w:rsidRPr="001F50E9" w:rsidDel="00722A05">
          <w:rPr>
            <w:i/>
          </w:rPr>
          <w:delText>Use Case</w:delText>
        </w:r>
        <w:r w:rsidRPr="00BF7104" w:rsidDel="00722A05">
          <w:delText xml:space="preserve"> </w:delText>
        </w:r>
        <w:r w:rsidDel="00722A05">
          <w:delText xml:space="preserve">Kelola </w:delText>
        </w:r>
        <w:r w:rsidRPr="0041328A" w:rsidDel="00722A05">
          <w:rPr>
            <w:i/>
          </w:rPr>
          <w:delText>Folder</w:delText>
        </w:r>
        <w:r w:rsidR="00EA1BEC" w:rsidDel="00722A05">
          <w:delText xml:space="preserve">Kebutuhan fungsional selanjutnya yang harus disediakan oleh sistem adalah pengguna harus dapat mengelola </w:delText>
        </w:r>
        <w:r w:rsidR="00EA1BEC" w:rsidRPr="00835C2B" w:rsidDel="00722A05">
          <w:rPr>
            <w:i/>
          </w:rPr>
          <w:delText>folder</w:delText>
        </w:r>
        <w:r w:rsidR="00EA1BEC" w:rsidDel="00722A05">
          <w:delText xml:space="preserve"> yang direpresentasikan dengan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Skenario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ditunjukkan pada </w:delText>
        </w:r>
        <w:r w:rsidR="001A586A" w:rsidDel="00722A05">
          <w:delText>T</w:delText>
        </w:r>
        <w:r w:rsidR="00EA1BEC" w:rsidDel="00722A05">
          <w:delText>abel 4.9.</w:delText>
        </w:r>
      </w:del>
    </w:p>
    <w:p w14:paraId="0DBFB4C5" w14:textId="69F49ED7" w:rsidR="00F54944" w:rsidDel="00722A05" w:rsidRDefault="00F54944" w:rsidP="00F54944">
      <w:pPr>
        <w:pStyle w:val="Caption"/>
        <w:keepNext/>
        <w:rPr>
          <w:del w:id="1904" w:author="ditaoktaria" w:date="2015-06-22T15:28:00Z"/>
        </w:rPr>
      </w:pPr>
      <w:del w:id="1905" w:author="ditaoktaria" w:date="2015-06-22T15:28:00Z">
        <w:r w:rsidDel="00722A05">
          <w:delText>Tabel 4.</w:delText>
        </w:r>
        <w:r w:rsidR="006A68AB" w:rsidDel="00722A05">
          <w:fldChar w:fldCharType="begin"/>
        </w:r>
        <w:r w:rsidR="006A68AB" w:rsidDel="00722A05">
          <w:delInstrText xml:space="preserve"> SEQ Tabel_4. \* ARABIC </w:delInstrText>
        </w:r>
        <w:r w:rsidR="006A68AB" w:rsidDel="00722A05">
          <w:fldChar w:fldCharType="separate"/>
        </w:r>
        <w:r w:rsidR="007173DD" w:rsidDel="00722A05">
          <w:rPr>
            <w:noProof/>
          </w:rPr>
          <w:delText>9</w:delText>
        </w:r>
        <w:r w:rsidR="006A68AB" w:rsidDel="00722A05">
          <w:rPr>
            <w:noProof/>
          </w:rPr>
          <w:fldChar w:fldCharType="end"/>
        </w:r>
        <w:r w:rsidRPr="00D81786" w:rsidDel="00722A05">
          <w:rPr>
            <w:b w:val="0"/>
          </w:rPr>
          <w:delText xml:space="preserve"> </w:delText>
        </w:r>
        <w:r w:rsidRPr="00017391" w:rsidDel="00722A05">
          <w:rPr>
            <w:b w:val="0"/>
          </w:rPr>
          <w:delText xml:space="preserve">Skenario </w:delText>
        </w:r>
        <w:r w:rsidRPr="00017391" w:rsidDel="00722A05">
          <w:rPr>
            <w:b w:val="0"/>
            <w:i/>
          </w:rPr>
          <w:delText>Use Case</w:delText>
        </w:r>
        <w:r w:rsidRPr="00017391" w:rsidDel="00722A05">
          <w:rPr>
            <w:b w:val="0"/>
          </w:rPr>
          <w:delText xml:space="preserve"> </w:delText>
        </w:r>
        <w:r w:rsidR="00C91EEA" w:rsidDel="00722A05">
          <w:rPr>
            <w:b w:val="0"/>
          </w:rPr>
          <w:delText xml:space="preserve">Kelola </w:delText>
        </w:r>
        <w:r w:rsidR="00C91EEA" w:rsidRPr="00835C2B" w:rsidDel="00722A05">
          <w:rPr>
            <w:b w:val="0"/>
            <w:i/>
          </w:rPr>
          <w:delText>Folder</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rsidDel="00722A05" w14:paraId="117EAB8F" w14:textId="66F63D9F" w:rsidTr="00D060DB">
        <w:trPr>
          <w:del w:id="1906" w:author="ditaoktaria" w:date="2015-06-22T15:28:00Z"/>
        </w:trPr>
        <w:tc>
          <w:tcPr>
            <w:tcW w:w="1922" w:type="dxa"/>
            <w:shd w:val="clear" w:color="auto" w:fill="BFBFBF"/>
            <w:vAlign w:val="center"/>
          </w:tcPr>
          <w:p w14:paraId="0E869A46" w14:textId="57CF04F2" w:rsidR="00F54944" w:rsidRPr="00193933" w:rsidDel="00722A05" w:rsidRDefault="00F54944" w:rsidP="00D060DB">
            <w:pPr>
              <w:ind w:firstLine="0"/>
              <w:jc w:val="left"/>
              <w:rPr>
                <w:del w:id="1907" w:author="ditaoktaria" w:date="2015-06-22T15:28:00Z"/>
                <w:b/>
              </w:rPr>
            </w:pPr>
            <w:del w:id="1908" w:author="ditaoktaria" w:date="2015-06-22T15:28:00Z">
              <w:r w:rsidRPr="00193933" w:rsidDel="00722A05">
                <w:rPr>
                  <w:b/>
                  <w:sz w:val="22"/>
                </w:rPr>
                <w:delText>Nama</w:delText>
              </w:r>
            </w:del>
          </w:p>
        </w:tc>
        <w:tc>
          <w:tcPr>
            <w:tcW w:w="6008" w:type="dxa"/>
            <w:vAlign w:val="center"/>
          </w:tcPr>
          <w:p w14:paraId="5CD92574" w14:textId="4DA2507A" w:rsidR="00F54944" w:rsidRPr="0041328A" w:rsidDel="00722A05" w:rsidRDefault="00F54944" w:rsidP="00D060DB">
            <w:pPr>
              <w:ind w:firstLine="0"/>
              <w:jc w:val="left"/>
              <w:rPr>
                <w:del w:id="1909" w:author="ditaoktaria" w:date="2015-06-22T15:28:00Z"/>
                <w:sz w:val="22"/>
              </w:rPr>
            </w:pPr>
            <w:del w:id="1910" w:author="ditaoktaria" w:date="2015-06-22T15:28:00Z">
              <w:r w:rsidRPr="0041328A" w:rsidDel="00722A05">
                <w:rPr>
                  <w:sz w:val="22"/>
                </w:rPr>
                <w:delText xml:space="preserve">Kelola </w:delText>
              </w:r>
              <w:r w:rsidRPr="0041328A" w:rsidDel="00722A05">
                <w:rPr>
                  <w:i/>
                  <w:sz w:val="22"/>
                </w:rPr>
                <w:delText>Folder</w:delText>
              </w:r>
            </w:del>
          </w:p>
        </w:tc>
      </w:tr>
      <w:tr w:rsidR="00F54944" w:rsidRPr="00193933" w:rsidDel="00722A05" w14:paraId="3D01C0A7" w14:textId="0D5315E3" w:rsidTr="00D060DB">
        <w:trPr>
          <w:del w:id="1911" w:author="ditaoktaria" w:date="2015-06-22T15:28:00Z"/>
        </w:trPr>
        <w:tc>
          <w:tcPr>
            <w:tcW w:w="1922" w:type="dxa"/>
            <w:shd w:val="clear" w:color="auto" w:fill="BFBFBF"/>
            <w:vAlign w:val="center"/>
          </w:tcPr>
          <w:p w14:paraId="43884D50" w14:textId="11D67D57" w:rsidR="00F54944" w:rsidRPr="00193933" w:rsidDel="00722A05" w:rsidRDefault="00F54944" w:rsidP="00D060DB">
            <w:pPr>
              <w:ind w:firstLine="0"/>
              <w:jc w:val="left"/>
              <w:rPr>
                <w:del w:id="1912" w:author="ditaoktaria" w:date="2015-06-22T15:28:00Z"/>
                <w:b/>
              </w:rPr>
            </w:pPr>
            <w:del w:id="1913" w:author="ditaoktaria" w:date="2015-06-22T15:28:00Z">
              <w:r w:rsidRPr="00193933" w:rsidDel="00722A05">
                <w:rPr>
                  <w:b/>
                  <w:sz w:val="22"/>
                </w:rPr>
                <w:delText>Kode SRS</w:delText>
              </w:r>
            </w:del>
          </w:p>
        </w:tc>
        <w:tc>
          <w:tcPr>
            <w:tcW w:w="6008" w:type="dxa"/>
            <w:vAlign w:val="center"/>
          </w:tcPr>
          <w:p w14:paraId="5F0AD106" w14:textId="421A7DA6" w:rsidR="00F54944" w:rsidRPr="0041328A" w:rsidDel="00722A05" w:rsidRDefault="00F54944" w:rsidP="00D060DB">
            <w:pPr>
              <w:ind w:firstLine="0"/>
              <w:jc w:val="left"/>
              <w:rPr>
                <w:del w:id="1914" w:author="ditaoktaria" w:date="2015-06-22T15:28:00Z"/>
                <w:sz w:val="22"/>
              </w:rPr>
            </w:pPr>
            <w:del w:id="1915" w:author="ditaoktaria" w:date="2015-06-22T15:28:00Z">
              <w:r w:rsidRPr="0041328A" w:rsidDel="00722A05">
                <w:rPr>
                  <w:sz w:val="22"/>
                </w:rPr>
                <w:delText>SRS_002_00</w:delText>
              </w:r>
              <w:r w:rsidDel="00722A05">
                <w:rPr>
                  <w:sz w:val="22"/>
                </w:rPr>
                <w:delText>4</w:delText>
              </w:r>
            </w:del>
          </w:p>
        </w:tc>
      </w:tr>
      <w:tr w:rsidR="00F54944" w:rsidRPr="00193933" w:rsidDel="00722A05" w14:paraId="0D9A99D3" w14:textId="2A656B43" w:rsidTr="00D060DB">
        <w:trPr>
          <w:del w:id="1916" w:author="ditaoktaria" w:date="2015-06-22T15:28:00Z"/>
        </w:trPr>
        <w:tc>
          <w:tcPr>
            <w:tcW w:w="1922" w:type="dxa"/>
            <w:shd w:val="clear" w:color="auto" w:fill="BFBFBF"/>
            <w:vAlign w:val="center"/>
          </w:tcPr>
          <w:p w14:paraId="0748889C" w14:textId="5FF93F47" w:rsidR="00F54944" w:rsidRPr="00193933" w:rsidDel="00722A05" w:rsidRDefault="00F54944" w:rsidP="00D060DB">
            <w:pPr>
              <w:ind w:firstLine="0"/>
              <w:jc w:val="left"/>
              <w:rPr>
                <w:del w:id="1917" w:author="ditaoktaria" w:date="2015-06-22T15:28:00Z"/>
                <w:b/>
              </w:rPr>
            </w:pPr>
            <w:del w:id="1918" w:author="ditaoktaria" w:date="2015-06-22T15:28:00Z">
              <w:r w:rsidRPr="00193933" w:rsidDel="00722A05">
                <w:rPr>
                  <w:b/>
                  <w:sz w:val="22"/>
                </w:rPr>
                <w:delText>Tujuan</w:delText>
              </w:r>
            </w:del>
          </w:p>
        </w:tc>
        <w:tc>
          <w:tcPr>
            <w:tcW w:w="6008" w:type="dxa"/>
            <w:vAlign w:val="center"/>
          </w:tcPr>
          <w:p w14:paraId="04AD7628" w14:textId="7A9467F7" w:rsidR="00F54944" w:rsidRPr="0041328A" w:rsidDel="00722A05" w:rsidRDefault="00F54944" w:rsidP="00D060DB">
            <w:pPr>
              <w:ind w:firstLine="0"/>
              <w:jc w:val="left"/>
              <w:rPr>
                <w:del w:id="1919" w:author="ditaoktaria" w:date="2015-06-22T15:28:00Z"/>
                <w:sz w:val="22"/>
              </w:rPr>
            </w:pPr>
            <w:del w:id="1920" w:author="ditaoktaria" w:date="2015-06-22T15:28:00Z">
              <w:r w:rsidRPr="0041328A" w:rsidDel="00722A05">
                <w:rPr>
                  <w:sz w:val="22"/>
                </w:rPr>
                <w:delText xml:space="preserve">Mengelola </w:delText>
              </w:r>
              <w:r w:rsidRPr="0041328A" w:rsidDel="00722A05">
                <w:rPr>
                  <w:i/>
                  <w:sz w:val="22"/>
                </w:rPr>
                <w:delText>Folder</w:delText>
              </w:r>
            </w:del>
          </w:p>
        </w:tc>
      </w:tr>
      <w:tr w:rsidR="00F54944" w:rsidRPr="00193933" w:rsidDel="00722A05" w14:paraId="0102E3AC" w14:textId="3F99E887" w:rsidTr="00D060DB">
        <w:trPr>
          <w:del w:id="1921" w:author="ditaoktaria" w:date="2015-06-22T15:28:00Z"/>
        </w:trPr>
        <w:tc>
          <w:tcPr>
            <w:tcW w:w="1922" w:type="dxa"/>
            <w:shd w:val="clear" w:color="auto" w:fill="BFBFBF"/>
            <w:vAlign w:val="center"/>
          </w:tcPr>
          <w:p w14:paraId="7F0BFD74" w14:textId="563B94A0" w:rsidR="00F54944" w:rsidRPr="00193933" w:rsidDel="00722A05" w:rsidRDefault="00F54944" w:rsidP="00D060DB">
            <w:pPr>
              <w:ind w:firstLine="0"/>
              <w:jc w:val="left"/>
              <w:rPr>
                <w:del w:id="1922" w:author="ditaoktaria" w:date="2015-06-22T15:28:00Z"/>
                <w:b/>
              </w:rPr>
            </w:pPr>
            <w:del w:id="1923" w:author="ditaoktaria" w:date="2015-06-22T15:28:00Z">
              <w:r w:rsidRPr="00193933" w:rsidDel="00722A05">
                <w:rPr>
                  <w:b/>
                  <w:sz w:val="22"/>
                </w:rPr>
                <w:delText>Deskripsi</w:delText>
              </w:r>
            </w:del>
          </w:p>
          <w:p w14:paraId="0A074820" w14:textId="0BF57026" w:rsidR="00F54944" w:rsidRPr="00193933" w:rsidDel="00722A05" w:rsidRDefault="00F54944" w:rsidP="00D060DB">
            <w:pPr>
              <w:ind w:firstLine="0"/>
              <w:jc w:val="left"/>
              <w:rPr>
                <w:del w:id="1924" w:author="ditaoktaria" w:date="2015-06-22T15:28:00Z"/>
                <w:b/>
                <w:i/>
              </w:rPr>
            </w:pPr>
            <w:del w:id="1925" w:author="ditaoktaria" w:date="2015-06-22T15:28:00Z">
              <w:r w:rsidRPr="00193933" w:rsidDel="00722A05">
                <w:rPr>
                  <w:b/>
                  <w:i/>
                  <w:sz w:val="22"/>
                </w:rPr>
                <w:delText>(Brief Description)</w:delText>
              </w:r>
            </w:del>
          </w:p>
        </w:tc>
        <w:tc>
          <w:tcPr>
            <w:tcW w:w="6008" w:type="dxa"/>
            <w:vAlign w:val="center"/>
          </w:tcPr>
          <w:p w14:paraId="5466A633" w14:textId="4BB6D1C2" w:rsidR="00F54944" w:rsidRPr="0041328A" w:rsidDel="00722A05" w:rsidRDefault="00F54944" w:rsidP="00D060DB">
            <w:pPr>
              <w:ind w:firstLine="0"/>
              <w:jc w:val="left"/>
              <w:rPr>
                <w:del w:id="1926" w:author="ditaoktaria" w:date="2015-06-22T15:28:00Z"/>
                <w:sz w:val="22"/>
              </w:rPr>
            </w:pPr>
            <w:del w:id="1927" w:author="ditaoktaria" w:date="2015-06-22T15:28:00Z">
              <w:r w:rsidRPr="0041328A" w:rsidDel="00722A05">
                <w:rPr>
                  <w:i/>
                  <w:sz w:val="22"/>
                </w:rPr>
                <w:delText xml:space="preserve">Use case </w:delText>
              </w:r>
              <w:r w:rsidRPr="0041328A" w:rsidDel="00722A05">
                <w:rPr>
                  <w:sz w:val="22"/>
                </w:rPr>
                <w:delText>ini memungkinkan aktor untuk menambah</w:delText>
              </w:r>
              <w:r w:rsidRPr="00332A8A" w:rsidDel="00722A05">
                <w:rPr>
                  <w:sz w:val="22"/>
                </w:rPr>
                <w:delText xml:space="preserve">, </w:delText>
              </w:r>
              <w:r w:rsidRPr="0041328A" w:rsidDel="00722A05">
                <w:rPr>
                  <w:sz w:val="22"/>
                </w:rPr>
                <w:delText>menghapus</w:delText>
              </w:r>
              <w:r w:rsidDel="00722A05">
                <w:rPr>
                  <w:sz w:val="22"/>
                </w:rPr>
                <w:delText>, atau mengubah nama</w:delText>
              </w:r>
              <w:r w:rsidRPr="0041328A" w:rsidDel="00722A05">
                <w:rPr>
                  <w:sz w:val="22"/>
                </w:rPr>
                <w:delText xml:space="preserve"> </w:delText>
              </w:r>
              <w:r w:rsidRPr="0041328A" w:rsidDel="00722A05">
                <w:rPr>
                  <w:i/>
                  <w:sz w:val="22"/>
                </w:rPr>
                <w:delText>folder</w:delText>
              </w:r>
              <w:r w:rsidDel="00722A05">
                <w:rPr>
                  <w:sz w:val="22"/>
                </w:rPr>
                <w:delText>.</w:delText>
              </w:r>
            </w:del>
          </w:p>
        </w:tc>
      </w:tr>
      <w:tr w:rsidR="00F54944" w:rsidRPr="00193933" w:rsidDel="00722A05" w14:paraId="661423F5" w14:textId="1F8918BC" w:rsidTr="00D060DB">
        <w:trPr>
          <w:del w:id="1928" w:author="ditaoktaria" w:date="2015-06-22T15:28:00Z"/>
        </w:trPr>
        <w:tc>
          <w:tcPr>
            <w:tcW w:w="1922" w:type="dxa"/>
            <w:shd w:val="clear" w:color="auto" w:fill="BFBFBF"/>
            <w:vAlign w:val="center"/>
          </w:tcPr>
          <w:p w14:paraId="66E4FB99" w14:textId="0555F248" w:rsidR="00F54944" w:rsidRPr="00193933" w:rsidDel="00722A05" w:rsidRDefault="00F54944" w:rsidP="00D060DB">
            <w:pPr>
              <w:ind w:firstLine="0"/>
              <w:jc w:val="left"/>
              <w:rPr>
                <w:del w:id="1929" w:author="ditaoktaria" w:date="2015-06-22T15:28:00Z"/>
                <w:b/>
              </w:rPr>
            </w:pPr>
            <w:del w:id="1930" w:author="ditaoktaria" w:date="2015-06-22T15:28:00Z">
              <w:r w:rsidRPr="00193933" w:rsidDel="00722A05">
                <w:rPr>
                  <w:b/>
                  <w:sz w:val="22"/>
                </w:rPr>
                <w:delText>Aktor</w:delText>
              </w:r>
            </w:del>
          </w:p>
        </w:tc>
        <w:tc>
          <w:tcPr>
            <w:tcW w:w="6008" w:type="dxa"/>
            <w:vAlign w:val="center"/>
          </w:tcPr>
          <w:p w14:paraId="79950CAC" w14:textId="4D3C5B58" w:rsidR="00F54944" w:rsidRPr="0041328A" w:rsidDel="00722A05" w:rsidRDefault="00F54944" w:rsidP="00D060DB">
            <w:pPr>
              <w:ind w:firstLine="0"/>
              <w:jc w:val="left"/>
              <w:rPr>
                <w:del w:id="1931" w:author="ditaoktaria" w:date="2015-06-22T15:28:00Z"/>
                <w:sz w:val="22"/>
              </w:rPr>
            </w:pPr>
            <w:del w:id="1932" w:author="ditaoktaria" w:date="2015-06-22T15:28:00Z">
              <w:r w:rsidRPr="0041328A" w:rsidDel="00722A05">
                <w:rPr>
                  <w:sz w:val="22"/>
                </w:rPr>
                <w:delText>Pengguna</w:delText>
              </w:r>
            </w:del>
          </w:p>
        </w:tc>
      </w:tr>
      <w:tr w:rsidR="00F54944" w:rsidRPr="00193933" w:rsidDel="00722A05" w14:paraId="2F67BDBC" w14:textId="6920D7D5" w:rsidTr="00D060DB">
        <w:trPr>
          <w:del w:id="1933" w:author="ditaoktaria" w:date="2015-06-22T15:28:00Z"/>
        </w:trPr>
        <w:tc>
          <w:tcPr>
            <w:tcW w:w="1922" w:type="dxa"/>
            <w:shd w:val="clear" w:color="auto" w:fill="BFBFBF"/>
            <w:vAlign w:val="center"/>
          </w:tcPr>
          <w:p w14:paraId="2DB4696A" w14:textId="6EF47082" w:rsidR="00F54944" w:rsidRPr="00193933" w:rsidDel="00722A05" w:rsidRDefault="00F54944" w:rsidP="00D060DB">
            <w:pPr>
              <w:ind w:firstLine="0"/>
              <w:jc w:val="left"/>
              <w:rPr>
                <w:del w:id="1934" w:author="ditaoktaria" w:date="2015-06-22T15:28:00Z"/>
                <w:b/>
              </w:rPr>
            </w:pPr>
            <w:del w:id="1935" w:author="ditaoktaria" w:date="2015-06-22T15:28:00Z">
              <w:r w:rsidRPr="00193933" w:rsidDel="00722A05">
                <w:rPr>
                  <w:b/>
                  <w:sz w:val="22"/>
                </w:rPr>
                <w:delText>Kondisi Awal</w:delText>
              </w:r>
            </w:del>
          </w:p>
          <w:p w14:paraId="7D3CC133" w14:textId="6AFC0166" w:rsidR="00F54944" w:rsidRPr="00193933" w:rsidDel="00722A05" w:rsidRDefault="00F54944" w:rsidP="00D060DB">
            <w:pPr>
              <w:ind w:firstLine="0"/>
              <w:jc w:val="left"/>
              <w:rPr>
                <w:del w:id="1936" w:author="ditaoktaria" w:date="2015-06-22T15:28:00Z"/>
                <w:b/>
                <w:i/>
              </w:rPr>
            </w:pPr>
            <w:del w:id="1937" w:author="ditaoktaria" w:date="2015-06-22T15:28:00Z">
              <w:r w:rsidRPr="00193933" w:rsidDel="00722A05">
                <w:rPr>
                  <w:b/>
                  <w:i/>
                  <w:sz w:val="22"/>
                </w:rPr>
                <w:delText>(Pre-Conditions)</w:delText>
              </w:r>
            </w:del>
          </w:p>
        </w:tc>
        <w:tc>
          <w:tcPr>
            <w:tcW w:w="6008" w:type="dxa"/>
            <w:vAlign w:val="center"/>
          </w:tcPr>
          <w:p w14:paraId="1ECCBC7D" w14:textId="6002DE8E" w:rsidR="00F54944" w:rsidRPr="0041328A" w:rsidDel="00722A05" w:rsidRDefault="00F54944" w:rsidP="00D060DB">
            <w:pPr>
              <w:ind w:firstLine="0"/>
              <w:jc w:val="left"/>
              <w:rPr>
                <w:del w:id="1938" w:author="ditaoktaria" w:date="2015-06-22T15:28:00Z"/>
                <w:sz w:val="22"/>
              </w:rPr>
            </w:pPr>
            <w:del w:id="1939" w:author="ditaoktaria" w:date="2015-06-22T15:28:00Z">
              <w:r w:rsidRPr="008B01F5" w:rsidDel="00722A05">
                <w:rPr>
                  <w:sz w:val="22"/>
                </w:rPr>
                <w:delText xml:space="preserve">Aktor harus melakukan </w:delText>
              </w:r>
              <w:r w:rsidRPr="00065742" w:rsidDel="00722A05">
                <w:rPr>
                  <w:i/>
                  <w:sz w:val="22"/>
                </w:rPr>
                <w:delText xml:space="preserve">login </w:delText>
              </w:r>
              <w:r w:rsidRPr="00065742" w:rsidDel="00722A05">
                <w:rPr>
                  <w:sz w:val="22"/>
                </w:rPr>
                <w:delText xml:space="preserve">terlebih dahulu kemudian masuk pada menu </w:delText>
              </w:r>
              <w:r w:rsidRPr="00065742" w:rsidDel="00722A05">
                <w:rPr>
                  <w:i/>
                  <w:sz w:val="22"/>
                </w:rPr>
                <w:delText>materials</w:delText>
              </w:r>
              <w:r w:rsidRPr="00065742" w:rsidDel="00722A05">
                <w:rPr>
                  <w:sz w:val="22"/>
                </w:rPr>
                <w:delText>.</w:delText>
              </w:r>
            </w:del>
          </w:p>
        </w:tc>
      </w:tr>
      <w:tr w:rsidR="00F54944" w:rsidRPr="00193933" w:rsidDel="00722A05" w14:paraId="601097F3" w14:textId="4CBDE522" w:rsidTr="00D060DB">
        <w:trPr>
          <w:del w:id="1940" w:author="ditaoktaria" w:date="2015-06-22T15:28:00Z"/>
        </w:trPr>
        <w:tc>
          <w:tcPr>
            <w:tcW w:w="7930" w:type="dxa"/>
            <w:gridSpan w:val="2"/>
            <w:shd w:val="clear" w:color="auto" w:fill="BFBFBF"/>
            <w:vAlign w:val="center"/>
          </w:tcPr>
          <w:p w14:paraId="39E6A339" w14:textId="555C3083" w:rsidR="00F54944" w:rsidRPr="00193933" w:rsidDel="00722A05" w:rsidRDefault="00F54944" w:rsidP="00D060DB">
            <w:pPr>
              <w:ind w:firstLine="0"/>
              <w:jc w:val="left"/>
              <w:rPr>
                <w:del w:id="1941" w:author="ditaoktaria" w:date="2015-06-22T15:28:00Z"/>
              </w:rPr>
            </w:pPr>
            <w:del w:id="1942" w:author="ditaoktaria" w:date="2015-06-22T15:28:00Z">
              <w:r w:rsidRPr="00193933" w:rsidDel="00722A05">
                <w:rPr>
                  <w:b/>
                  <w:i/>
                  <w:sz w:val="22"/>
                </w:rPr>
                <w:delText>Flow of Events</w:delText>
              </w:r>
            </w:del>
          </w:p>
        </w:tc>
      </w:tr>
      <w:tr w:rsidR="00F54944" w:rsidRPr="00193933" w:rsidDel="00722A05" w14:paraId="21F52F0C" w14:textId="1349BDB4" w:rsidTr="00D060DB">
        <w:trPr>
          <w:del w:id="1943" w:author="ditaoktaria" w:date="2015-06-22T15:28:00Z"/>
        </w:trPr>
        <w:tc>
          <w:tcPr>
            <w:tcW w:w="7930" w:type="dxa"/>
            <w:gridSpan w:val="2"/>
            <w:shd w:val="clear" w:color="auto" w:fill="D9D9D9"/>
            <w:vAlign w:val="center"/>
          </w:tcPr>
          <w:p w14:paraId="77A221BC" w14:textId="79141A81" w:rsidR="00F54944" w:rsidRPr="0041328A" w:rsidDel="00722A05" w:rsidRDefault="00F54944" w:rsidP="00D060DB">
            <w:pPr>
              <w:ind w:firstLine="0"/>
              <w:jc w:val="center"/>
              <w:rPr>
                <w:del w:id="1944" w:author="ditaoktaria" w:date="2015-06-22T15:28:00Z"/>
                <w:b/>
                <w:i/>
                <w:sz w:val="22"/>
              </w:rPr>
            </w:pPr>
            <w:del w:id="1945" w:author="ditaoktaria" w:date="2015-06-22T15:28:00Z">
              <w:r w:rsidRPr="00193933" w:rsidDel="00722A05">
                <w:rPr>
                  <w:b/>
                  <w:sz w:val="22"/>
                </w:rPr>
                <w:delText>Alur Utama</w:delText>
              </w:r>
              <w:r w:rsidRPr="00193933" w:rsidDel="00722A05">
                <w:rPr>
                  <w:sz w:val="22"/>
                </w:rPr>
                <w:delText xml:space="preserve"> </w:delText>
              </w:r>
              <w:r w:rsidRPr="00193933" w:rsidDel="00722A05">
                <w:rPr>
                  <w:b/>
                  <w:i/>
                  <w:sz w:val="22"/>
                </w:rPr>
                <w:delText>(Basic Flow)</w:delText>
              </w:r>
            </w:del>
          </w:p>
        </w:tc>
      </w:tr>
      <w:tr w:rsidR="00F54944" w:rsidRPr="00193933" w:rsidDel="00722A05" w14:paraId="67A80363" w14:textId="074E22E0" w:rsidTr="00D060DB">
        <w:trPr>
          <w:del w:id="1946" w:author="ditaoktaria" w:date="2015-06-22T15:28:00Z"/>
        </w:trPr>
        <w:tc>
          <w:tcPr>
            <w:tcW w:w="7930" w:type="dxa"/>
            <w:gridSpan w:val="2"/>
            <w:shd w:val="clear" w:color="auto" w:fill="auto"/>
            <w:vAlign w:val="center"/>
          </w:tcPr>
          <w:p w14:paraId="561A9BAD" w14:textId="0E133A0E" w:rsidR="00F54944" w:rsidRPr="0041328A" w:rsidDel="00722A05" w:rsidRDefault="00F54944" w:rsidP="00D060DB">
            <w:pPr>
              <w:pStyle w:val="ListParagraph"/>
              <w:keepNext/>
              <w:keepLines/>
              <w:spacing w:before="200" w:after="200"/>
              <w:ind w:left="0" w:firstLine="0"/>
              <w:jc w:val="left"/>
              <w:outlineLvl w:val="4"/>
              <w:rPr>
                <w:del w:id="1947" w:author="ditaoktaria" w:date="2015-06-22T15:28:00Z"/>
                <w:sz w:val="22"/>
                <w:szCs w:val="22"/>
              </w:rPr>
            </w:pPr>
            <w:del w:id="1948" w:author="ditaoktaria" w:date="2015-06-22T15:28:00Z">
              <w:r w:rsidRPr="0095652A" w:rsidDel="00722A05">
                <w:rPr>
                  <w:i/>
                  <w:sz w:val="22"/>
                  <w:szCs w:val="22"/>
                </w:rPr>
                <w:delText xml:space="preserve">Use case </w:delText>
              </w:r>
              <w:r w:rsidRPr="0095652A" w:rsidDel="00722A05">
                <w:rPr>
                  <w:sz w:val="22"/>
                  <w:szCs w:val="22"/>
                </w:rPr>
                <w:delText xml:space="preserve">ini dimulai ketika aktor ingin menambah, </w:delText>
              </w:r>
              <w:r w:rsidRPr="0041328A" w:rsidDel="00722A05">
                <w:rPr>
                  <w:sz w:val="22"/>
                  <w:szCs w:val="22"/>
                </w:rPr>
                <w:delText xml:space="preserve">menambah dan menghapus </w:delText>
              </w:r>
              <w:r w:rsidRPr="0041328A" w:rsidDel="00722A05">
                <w:rPr>
                  <w:i/>
                  <w:sz w:val="22"/>
                  <w:szCs w:val="22"/>
                </w:rPr>
                <w:delText>folder</w:delText>
              </w:r>
              <w:r w:rsidRPr="0041328A" w:rsidDel="00722A05">
                <w:rPr>
                  <w:sz w:val="22"/>
                  <w:szCs w:val="22"/>
                </w:rPr>
                <w:delText xml:space="preserve"> serta memindahkan </w:delText>
              </w:r>
              <w:r w:rsidRPr="0041328A" w:rsidDel="00722A05">
                <w:rPr>
                  <w:i/>
                  <w:sz w:val="22"/>
                  <w:szCs w:val="22"/>
                </w:rPr>
                <w:delText xml:space="preserve">file </w:delText>
              </w:r>
              <w:r w:rsidRPr="0041328A" w:rsidDel="00722A05">
                <w:rPr>
                  <w:sz w:val="22"/>
                  <w:szCs w:val="22"/>
                </w:rPr>
                <w:delText xml:space="preserve">materi ke sebuah </w:delText>
              </w:r>
              <w:r w:rsidRPr="0041328A" w:rsidDel="00722A05">
                <w:rPr>
                  <w:i/>
                  <w:sz w:val="22"/>
                  <w:szCs w:val="22"/>
                </w:rPr>
                <w:delText>folder</w:delText>
              </w:r>
              <w:r w:rsidRPr="0095652A" w:rsidDel="00722A05">
                <w:rPr>
                  <w:sz w:val="22"/>
                  <w:szCs w:val="22"/>
                </w:rPr>
                <w:delText>.</w:delText>
              </w:r>
            </w:del>
          </w:p>
          <w:p w14:paraId="694855EA" w14:textId="12A6F63E" w:rsidR="00203DF1" w:rsidDel="00722A05" w:rsidRDefault="00203DF1" w:rsidP="00D060DB">
            <w:pPr>
              <w:pStyle w:val="ListParagraph"/>
              <w:keepNext/>
              <w:keepLines/>
              <w:numPr>
                <w:ilvl w:val="0"/>
                <w:numId w:val="38"/>
              </w:numPr>
              <w:spacing w:before="200" w:after="200"/>
              <w:jc w:val="left"/>
              <w:outlineLvl w:val="4"/>
              <w:rPr>
                <w:del w:id="1949" w:author="ditaoktaria" w:date="2015-06-22T15:28:00Z"/>
                <w:sz w:val="22"/>
                <w:szCs w:val="22"/>
              </w:rPr>
            </w:pPr>
            <w:del w:id="1950" w:author="ditaoktaria" w:date="2015-06-22T15:28:00Z">
              <w:r w:rsidDel="00722A05">
                <w:rPr>
                  <w:sz w:val="22"/>
                  <w:szCs w:val="22"/>
                </w:rPr>
                <w:delText>Sistem menampilkan daftar mata kuliah yang diampu pengguna.</w:delText>
              </w:r>
            </w:del>
          </w:p>
          <w:p w14:paraId="14F3E8F6" w14:textId="2A41631E" w:rsidR="00203DF1" w:rsidDel="00722A05" w:rsidRDefault="00203DF1" w:rsidP="00D060DB">
            <w:pPr>
              <w:pStyle w:val="ListParagraph"/>
              <w:keepNext/>
              <w:keepLines/>
              <w:numPr>
                <w:ilvl w:val="0"/>
                <w:numId w:val="38"/>
              </w:numPr>
              <w:spacing w:before="200" w:after="200"/>
              <w:jc w:val="left"/>
              <w:outlineLvl w:val="4"/>
              <w:rPr>
                <w:del w:id="1951" w:author="ditaoktaria" w:date="2015-06-22T15:28:00Z"/>
                <w:sz w:val="22"/>
                <w:szCs w:val="22"/>
              </w:rPr>
            </w:pPr>
            <w:del w:id="1952" w:author="ditaoktaria" w:date="2015-06-22T15:28:00Z">
              <w:r w:rsidDel="00722A05">
                <w:rPr>
                  <w:sz w:val="22"/>
                  <w:szCs w:val="22"/>
                </w:rPr>
                <w:delText>Aktor memilih salah satu mata kuliah.</w:delText>
              </w:r>
            </w:del>
          </w:p>
          <w:p w14:paraId="55D31E27" w14:textId="5781E519" w:rsidR="00F54944" w:rsidDel="00722A05" w:rsidRDefault="00F54944" w:rsidP="00D060DB">
            <w:pPr>
              <w:pStyle w:val="ListParagraph"/>
              <w:keepNext/>
              <w:keepLines/>
              <w:numPr>
                <w:ilvl w:val="0"/>
                <w:numId w:val="38"/>
              </w:numPr>
              <w:spacing w:before="200" w:after="200"/>
              <w:jc w:val="left"/>
              <w:outlineLvl w:val="4"/>
              <w:rPr>
                <w:del w:id="1953" w:author="ditaoktaria" w:date="2015-06-22T15:28:00Z"/>
                <w:sz w:val="22"/>
                <w:szCs w:val="22"/>
              </w:rPr>
            </w:pPr>
            <w:del w:id="1954" w:author="ditaoktaria" w:date="2015-06-22T15:28:00Z">
              <w:r w:rsidRPr="00364BC2" w:rsidDel="00722A05">
                <w:rPr>
                  <w:sz w:val="22"/>
                  <w:szCs w:val="22"/>
                </w:rPr>
                <w:delText>Sistem akan menampilkan daftar materi-materi</w:delText>
              </w:r>
              <w:r w:rsidDel="00722A05">
                <w:rPr>
                  <w:sz w:val="22"/>
                  <w:szCs w:val="22"/>
                </w:rPr>
                <w:delText xml:space="preserve"> dan folder</w:delText>
              </w:r>
              <w:r w:rsidRPr="00364BC2" w:rsidDel="00722A05">
                <w:rPr>
                  <w:sz w:val="22"/>
                  <w:szCs w:val="22"/>
                </w:rPr>
                <w:delText xml:space="preserve"> yang dimiliki </w:delText>
              </w:r>
              <w:r w:rsidR="00203DF1" w:rsidDel="00722A05">
                <w:rPr>
                  <w:sz w:val="22"/>
                  <w:szCs w:val="22"/>
                </w:rPr>
                <w:delText>mata kuliah yang dipilih</w:delText>
              </w:r>
              <w:r w:rsidRPr="00364BC2" w:rsidDel="00722A05">
                <w:rPr>
                  <w:sz w:val="22"/>
                  <w:szCs w:val="22"/>
                </w:rPr>
                <w:delText>.</w:delText>
              </w:r>
            </w:del>
          </w:p>
          <w:p w14:paraId="1F38A3FF" w14:textId="5757AEB3" w:rsidR="00F54944" w:rsidRPr="00364BC2" w:rsidDel="00722A05" w:rsidRDefault="00F54944" w:rsidP="00D060DB">
            <w:pPr>
              <w:pStyle w:val="ListParagraph"/>
              <w:keepNext/>
              <w:keepLines/>
              <w:numPr>
                <w:ilvl w:val="0"/>
                <w:numId w:val="38"/>
              </w:numPr>
              <w:spacing w:before="200" w:after="200"/>
              <w:jc w:val="left"/>
              <w:outlineLvl w:val="4"/>
              <w:rPr>
                <w:del w:id="1955" w:author="ditaoktaria" w:date="2015-06-22T15:28:00Z"/>
                <w:sz w:val="22"/>
                <w:szCs w:val="22"/>
              </w:rPr>
            </w:pPr>
            <w:del w:id="1956" w:author="ditaoktaria" w:date="2015-06-22T15:28:00Z">
              <w:r w:rsidDel="00722A05">
                <w:rPr>
                  <w:sz w:val="22"/>
                  <w:szCs w:val="22"/>
                </w:rPr>
                <w:delText>Sistem mengizinkan aktor untuk menentukan tombol yang akan ditekan (</w:delText>
              </w:r>
              <w:r w:rsidDel="00722A05">
                <w:rPr>
                  <w:i/>
                  <w:sz w:val="22"/>
                  <w:szCs w:val="22"/>
                </w:rPr>
                <w:delText xml:space="preserve">add folder </w:delText>
              </w:r>
              <w:r w:rsidDel="00722A05">
                <w:rPr>
                  <w:sz w:val="22"/>
                  <w:szCs w:val="22"/>
                </w:rPr>
                <w:delText xml:space="preserve">atau </w:delText>
              </w:r>
              <w:r w:rsidDel="00722A05">
                <w:rPr>
                  <w:i/>
                  <w:sz w:val="22"/>
                  <w:szCs w:val="22"/>
                </w:rPr>
                <w:delText xml:space="preserve">checkbox </w:delText>
              </w:r>
              <w:r w:rsidDel="00722A05">
                <w:rPr>
                  <w:sz w:val="22"/>
                  <w:szCs w:val="22"/>
                </w:rPr>
                <w:delText xml:space="preserve">pada </w:delText>
              </w:r>
              <w:r w:rsidDel="00722A05">
                <w:rPr>
                  <w:i/>
                  <w:sz w:val="22"/>
                  <w:szCs w:val="22"/>
                </w:rPr>
                <w:delText>folder</w:delText>
              </w:r>
              <w:r w:rsidDel="00722A05">
                <w:rPr>
                  <w:sz w:val="22"/>
                  <w:szCs w:val="22"/>
                </w:rPr>
                <w:delText xml:space="preserve">). </w:delText>
              </w:r>
            </w:del>
          </w:p>
          <w:p w14:paraId="5AF841B4" w14:textId="59D5DCCC" w:rsidR="00F54944" w:rsidRPr="00364BC2" w:rsidDel="00722A05" w:rsidRDefault="00F54944" w:rsidP="00D060DB">
            <w:pPr>
              <w:pStyle w:val="ListParagraph"/>
              <w:keepNext/>
              <w:keepLines/>
              <w:numPr>
                <w:ilvl w:val="0"/>
                <w:numId w:val="38"/>
              </w:numPr>
              <w:spacing w:before="200" w:after="200"/>
              <w:jc w:val="left"/>
              <w:outlineLvl w:val="4"/>
              <w:rPr>
                <w:del w:id="1957" w:author="ditaoktaria" w:date="2015-06-22T15:28:00Z"/>
                <w:sz w:val="22"/>
                <w:szCs w:val="22"/>
              </w:rPr>
            </w:pPr>
            <w:del w:id="1958" w:author="ditaoktaria" w:date="2015-06-22T15:28:00Z">
              <w:r w:rsidRPr="00364BC2" w:rsidDel="00722A05">
                <w:rPr>
                  <w:sz w:val="22"/>
                  <w:szCs w:val="22"/>
                </w:rPr>
                <w:delText>Sistem akan menjalankan fungsi sesuai dengan perilaku aktor.</w:delText>
              </w:r>
            </w:del>
          </w:p>
          <w:p w14:paraId="00FD8EF4" w14:textId="4E267B8C" w:rsidR="00F54944" w:rsidDel="00722A05" w:rsidRDefault="00F54944" w:rsidP="00D060DB">
            <w:pPr>
              <w:pStyle w:val="ListParagraph"/>
              <w:numPr>
                <w:ilvl w:val="1"/>
                <w:numId w:val="38"/>
              </w:numPr>
              <w:spacing w:after="200"/>
              <w:jc w:val="left"/>
              <w:rPr>
                <w:del w:id="1959" w:author="ditaoktaria" w:date="2015-06-22T15:28:00Z"/>
                <w:sz w:val="22"/>
                <w:szCs w:val="22"/>
              </w:rPr>
            </w:pPr>
            <w:del w:id="1960" w:author="ditaoktaria" w:date="2015-06-22T15:28:00Z">
              <w:r w:rsidRPr="00364BC2" w:rsidDel="00722A05">
                <w:rPr>
                  <w:sz w:val="22"/>
                  <w:szCs w:val="22"/>
                </w:rPr>
                <w:delText xml:space="preserve">Jika aktor menekan tombol </w:delText>
              </w:r>
              <w:r w:rsidRPr="0041328A" w:rsidDel="00722A05">
                <w:rPr>
                  <w:i/>
                  <w:sz w:val="22"/>
                  <w:szCs w:val="22"/>
                </w:rPr>
                <w:delText>add</w:delText>
              </w:r>
              <w:r w:rsidDel="00722A05">
                <w:rPr>
                  <w:i/>
                  <w:sz w:val="22"/>
                  <w:szCs w:val="22"/>
                </w:rPr>
                <w:delText xml:space="preserve"> </w:delText>
              </w:r>
              <w:r w:rsidRPr="0041328A" w:rsidDel="00722A05">
                <w:rPr>
                  <w:i/>
                  <w:sz w:val="22"/>
                  <w:szCs w:val="22"/>
                </w:rPr>
                <w:delText>folder</w:delText>
              </w:r>
              <w:r w:rsidRPr="00364BC2" w:rsidDel="00722A05">
                <w:rPr>
                  <w:sz w:val="22"/>
                  <w:szCs w:val="22"/>
                </w:rPr>
                <w:delText>, maka alur bagian “</w:delText>
              </w:r>
              <w:r w:rsidDel="00722A05">
                <w:rPr>
                  <w:sz w:val="22"/>
                  <w:szCs w:val="22"/>
                </w:rPr>
                <w:delText xml:space="preserve">tambah </w:delText>
              </w:r>
              <w:r w:rsidDel="00722A05">
                <w:rPr>
                  <w:i/>
                  <w:sz w:val="22"/>
                  <w:szCs w:val="22"/>
                </w:rPr>
                <w:delText>folder</w:delText>
              </w:r>
              <w:r w:rsidRPr="00364BC2" w:rsidDel="00722A05">
                <w:rPr>
                  <w:sz w:val="22"/>
                  <w:szCs w:val="22"/>
                </w:rPr>
                <w:delText>” akan dijalankan.</w:delText>
              </w:r>
            </w:del>
          </w:p>
          <w:p w14:paraId="1A61E416" w14:textId="02413E90" w:rsidR="00F54944" w:rsidDel="00722A05" w:rsidRDefault="00F54944" w:rsidP="00D060DB">
            <w:pPr>
              <w:pStyle w:val="ListParagraph"/>
              <w:numPr>
                <w:ilvl w:val="1"/>
                <w:numId w:val="38"/>
              </w:numPr>
              <w:spacing w:after="200"/>
              <w:jc w:val="left"/>
              <w:rPr>
                <w:del w:id="1961" w:author="ditaoktaria" w:date="2015-06-22T15:28:00Z"/>
                <w:sz w:val="22"/>
                <w:szCs w:val="22"/>
              </w:rPr>
            </w:pPr>
            <w:del w:id="1962"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RPr="0041328A" w:rsidDel="00722A05">
                <w:rPr>
                  <w:i/>
                  <w:sz w:val="22"/>
                  <w:szCs w:val="22"/>
                </w:rPr>
                <w:delText>edit</w:delText>
              </w:r>
              <w:r w:rsidDel="00722A05">
                <w:rPr>
                  <w:sz w:val="22"/>
                  <w:szCs w:val="22"/>
                </w:rPr>
                <w:delText xml:space="preserve">, maka alur bagian “ubah nama </w:delText>
              </w:r>
              <w:r w:rsidRPr="0041328A" w:rsidDel="00722A05">
                <w:rPr>
                  <w:i/>
                  <w:sz w:val="22"/>
                  <w:szCs w:val="22"/>
                </w:rPr>
                <w:delText>folder</w:delText>
              </w:r>
              <w:r w:rsidDel="00722A05">
                <w:rPr>
                  <w:sz w:val="22"/>
                  <w:szCs w:val="22"/>
                </w:rPr>
                <w:delText>” akan dijalankan.</w:delText>
              </w:r>
            </w:del>
          </w:p>
          <w:p w14:paraId="3877D15F" w14:textId="461AA58E" w:rsidR="00F54944" w:rsidRPr="0041328A" w:rsidDel="00722A05" w:rsidRDefault="00F54944" w:rsidP="00D060DB">
            <w:pPr>
              <w:pStyle w:val="ListParagraph"/>
              <w:numPr>
                <w:ilvl w:val="1"/>
                <w:numId w:val="38"/>
              </w:numPr>
              <w:spacing w:after="200"/>
              <w:jc w:val="left"/>
              <w:rPr>
                <w:del w:id="1963" w:author="ditaoktaria" w:date="2015-06-22T15:28:00Z"/>
                <w:sz w:val="22"/>
                <w:szCs w:val="22"/>
              </w:rPr>
            </w:pPr>
            <w:del w:id="1964"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Del="00722A05">
                <w:rPr>
                  <w:i/>
                  <w:sz w:val="22"/>
                  <w:szCs w:val="22"/>
                </w:rPr>
                <w:delText>delete</w:delText>
              </w:r>
              <w:r w:rsidDel="00722A05">
                <w:rPr>
                  <w:sz w:val="22"/>
                  <w:szCs w:val="22"/>
                </w:rPr>
                <w:delText xml:space="preserve">, maka alur bagian “hapus </w:delText>
              </w:r>
              <w:r w:rsidRPr="0041328A" w:rsidDel="00722A05">
                <w:rPr>
                  <w:i/>
                  <w:sz w:val="22"/>
                  <w:szCs w:val="22"/>
                </w:rPr>
                <w:delText>folder</w:delText>
              </w:r>
              <w:r w:rsidDel="00722A05">
                <w:rPr>
                  <w:sz w:val="22"/>
                  <w:szCs w:val="22"/>
                </w:rPr>
                <w:delText xml:space="preserve">” akan dijalankan. </w:delText>
              </w:r>
            </w:del>
          </w:p>
        </w:tc>
      </w:tr>
      <w:tr w:rsidR="00F54944" w:rsidRPr="00193933" w:rsidDel="00722A05" w14:paraId="3C80658C" w14:textId="403FD990" w:rsidTr="00D060DB">
        <w:trPr>
          <w:del w:id="1965" w:author="ditaoktaria" w:date="2015-06-22T15:28:00Z"/>
        </w:trPr>
        <w:tc>
          <w:tcPr>
            <w:tcW w:w="7930" w:type="dxa"/>
            <w:gridSpan w:val="2"/>
            <w:shd w:val="clear" w:color="auto" w:fill="D9D9D9" w:themeFill="background1" w:themeFillShade="D9"/>
            <w:vAlign w:val="center"/>
          </w:tcPr>
          <w:p w14:paraId="3396D544" w14:textId="2D2A0649" w:rsidR="00F54944" w:rsidRPr="00193933" w:rsidDel="00722A05" w:rsidRDefault="00F54944" w:rsidP="00D060DB">
            <w:pPr>
              <w:ind w:firstLine="0"/>
              <w:jc w:val="center"/>
              <w:rPr>
                <w:del w:id="1966" w:author="ditaoktaria" w:date="2015-06-22T15:28:00Z"/>
                <w:b/>
              </w:rPr>
            </w:pPr>
            <w:del w:id="1967" w:author="ditaoktaria" w:date="2015-06-22T15:28:00Z">
              <w:r w:rsidRPr="00193933" w:rsidDel="00722A05">
                <w:rPr>
                  <w:b/>
                  <w:sz w:val="22"/>
                </w:rPr>
                <w:delText xml:space="preserve">Alur Bagian </w:delText>
              </w:r>
              <w:r w:rsidRPr="00193933" w:rsidDel="00722A05">
                <w:rPr>
                  <w:b/>
                  <w:i/>
                  <w:sz w:val="22"/>
                </w:rPr>
                <w:delText>(Sub Flow)</w:delText>
              </w:r>
            </w:del>
          </w:p>
        </w:tc>
      </w:tr>
      <w:tr w:rsidR="00F54944" w:rsidRPr="00193933" w:rsidDel="00722A05" w14:paraId="7428EEF5" w14:textId="50933021" w:rsidTr="00D060DB">
        <w:trPr>
          <w:del w:id="1968" w:author="ditaoktaria" w:date="2015-06-22T15:28:00Z"/>
        </w:trPr>
        <w:tc>
          <w:tcPr>
            <w:tcW w:w="1922" w:type="dxa"/>
            <w:shd w:val="clear" w:color="auto" w:fill="auto"/>
            <w:vAlign w:val="center"/>
          </w:tcPr>
          <w:p w14:paraId="24C48F84" w14:textId="06C710E5" w:rsidR="00F54944" w:rsidRPr="00193933" w:rsidDel="00722A05" w:rsidRDefault="00F54944" w:rsidP="00D060DB">
            <w:pPr>
              <w:ind w:firstLine="0"/>
              <w:jc w:val="left"/>
              <w:rPr>
                <w:del w:id="1969" w:author="ditaoktaria" w:date="2015-06-22T15:28:00Z"/>
                <w:b/>
              </w:rPr>
            </w:pPr>
            <w:del w:id="1970" w:author="ditaoktaria" w:date="2015-06-22T15:28:00Z">
              <w:r w:rsidDel="00722A05">
                <w:rPr>
                  <w:b/>
                  <w:sz w:val="22"/>
                </w:rPr>
                <w:delText>Tambah</w:delText>
              </w:r>
              <w:r w:rsidRPr="00193933" w:rsidDel="00722A05">
                <w:rPr>
                  <w:b/>
                  <w:sz w:val="22"/>
                </w:rPr>
                <w:delText xml:space="preserve"> </w:delText>
              </w:r>
              <w:r w:rsidDel="00722A05">
                <w:rPr>
                  <w:b/>
                  <w:sz w:val="22"/>
                </w:rPr>
                <w:delText>Folder</w:delText>
              </w:r>
            </w:del>
          </w:p>
        </w:tc>
        <w:tc>
          <w:tcPr>
            <w:tcW w:w="6008" w:type="dxa"/>
            <w:shd w:val="clear" w:color="auto" w:fill="auto"/>
            <w:vAlign w:val="center"/>
          </w:tcPr>
          <w:p w14:paraId="23C284C2" w14:textId="5A0D7283" w:rsidR="00F54944" w:rsidRPr="0041328A" w:rsidDel="00722A05" w:rsidRDefault="00F54944" w:rsidP="00D060DB">
            <w:pPr>
              <w:pStyle w:val="ListParagraph"/>
              <w:numPr>
                <w:ilvl w:val="0"/>
                <w:numId w:val="40"/>
              </w:numPr>
              <w:spacing w:after="200"/>
              <w:ind w:left="328"/>
              <w:jc w:val="left"/>
              <w:rPr>
                <w:del w:id="1971" w:author="ditaoktaria" w:date="2015-06-22T15:28:00Z"/>
                <w:sz w:val="22"/>
                <w:szCs w:val="22"/>
              </w:rPr>
            </w:pPr>
            <w:del w:id="1972" w:author="ditaoktaria" w:date="2015-06-22T15:28:00Z">
              <w:r w:rsidRPr="0041328A" w:rsidDel="00722A05">
                <w:rPr>
                  <w:sz w:val="22"/>
                  <w:szCs w:val="22"/>
                </w:rPr>
                <w:delText xml:space="preserve">Sistem akan memberikan </w:delText>
              </w:r>
              <w:r w:rsidRPr="0041328A" w:rsidDel="00722A05">
                <w:rPr>
                  <w:i/>
                  <w:sz w:val="22"/>
                  <w:szCs w:val="22"/>
                </w:rPr>
                <w:delText>form</w:delText>
              </w:r>
              <w:r w:rsidRPr="0041328A" w:rsidDel="00722A05">
                <w:rPr>
                  <w:sz w:val="22"/>
                  <w:szCs w:val="22"/>
                </w:rPr>
                <w:delText xml:space="preserve"> masukan </w:delText>
              </w:r>
              <w:r w:rsidR="00B05770" w:rsidDel="00722A05">
                <w:rPr>
                  <w:sz w:val="22"/>
                  <w:szCs w:val="22"/>
                </w:rPr>
                <w:delText>untuk memberi nama folder.</w:delText>
              </w:r>
            </w:del>
          </w:p>
          <w:p w14:paraId="5D0DBAA8" w14:textId="7BF02F82" w:rsidR="00F54944" w:rsidRPr="0041328A" w:rsidDel="00722A05" w:rsidRDefault="00F54944" w:rsidP="00D060DB">
            <w:pPr>
              <w:pStyle w:val="ListParagraph"/>
              <w:numPr>
                <w:ilvl w:val="0"/>
                <w:numId w:val="40"/>
              </w:numPr>
              <w:spacing w:after="200"/>
              <w:ind w:left="328"/>
              <w:jc w:val="left"/>
              <w:rPr>
                <w:del w:id="1973" w:author="ditaoktaria" w:date="2015-06-22T15:28:00Z"/>
                <w:sz w:val="22"/>
                <w:szCs w:val="22"/>
              </w:rPr>
            </w:pPr>
            <w:del w:id="1974" w:author="ditaoktaria" w:date="2015-06-22T15:28:00Z">
              <w:r w:rsidRPr="0041328A" w:rsidDel="00722A05">
                <w:rPr>
                  <w:sz w:val="22"/>
                  <w:szCs w:val="22"/>
                </w:rPr>
                <w:delText xml:space="preserve">Aktor memberikan nama untuk </w:delText>
              </w:r>
              <w:r w:rsidRPr="0041328A" w:rsidDel="00722A05">
                <w:rPr>
                  <w:i/>
                  <w:sz w:val="22"/>
                  <w:szCs w:val="22"/>
                </w:rPr>
                <w:delText>folder</w:delText>
              </w:r>
              <w:r w:rsidRPr="0041328A" w:rsidDel="00722A05">
                <w:rPr>
                  <w:sz w:val="22"/>
                  <w:szCs w:val="22"/>
                </w:rPr>
                <w:delText xml:space="preserve"> yang akan dibuat.</w:delText>
              </w:r>
            </w:del>
          </w:p>
          <w:p w14:paraId="72BEB03F" w14:textId="3B74D42E" w:rsidR="00F54944" w:rsidRPr="0041328A" w:rsidDel="00722A05" w:rsidRDefault="00F54944" w:rsidP="00D060DB">
            <w:pPr>
              <w:pStyle w:val="ListParagraph"/>
              <w:numPr>
                <w:ilvl w:val="0"/>
                <w:numId w:val="40"/>
              </w:numPr>
              <w:spacing w:after="200"/>
              <w:ind w:left="328"/>
              <w:jc w:val="left"/>
              <w:rPr>
                <w:del w:id="1975" w:author="ditaoktaria" w:date="2015-06-22T15:28:00Z"/>
                <w:sz w:val="22"/>
                <w:szCs w:val="22"/>
              </w:rPr>
            </w:pPr>
            <w:del w:id="1976" w:author="ditaoktaria" w:date="2015-06-22T15:28:00Z">
              <w:r w:rsidRPr="0041328A" w:rsidDel="00722A05">
                <w:rPr>
                  <w:sz w:val="22"/>
                  <w:szCs w:val="22"/>
                </w:rPr>
                <w:delText xml:space="preserve">Sistem mengizinkan aktor untuk menekan tombol </w:delText>
              </w:r>
              <w:r w:rsidRPr="0041328A" w:rsidDel="00722A05">
                <w:rPr>
                  <w:i/>
                  <w:sz w:val="22"/>
                  <w:szCs w:val="22"/>
                </w:rPr>
                <w:delText>create</w:delText>
              </w:r>
              <w:r w:rsidRPr="0041328A" w:rsidDel="00722A05">
                <w:rPr>
                  <w:sz w:val="22"/>
                  <w:szCs w:val="22"/>
                </w:rPr>
                <w:delText>.</w:delText>
              </w:r>
            </w:del>
          </w:p>
          <w:p w14:paraId="187C4C56" w14:textId="7E9B66A2" w:rsidR="00F54944" w:rsidRPr="0041328A" w:rsidDel="00722A05" w:rsidRDefault="00F54944" w:rsidP="00D060DB">
            <w:pPr>
              <w:pStyle w:val="ListParagraph"/>
              <w:numPr>
                <w:ilvl w:val="0"/>
                <w:numId w:val="40"/>
              </w:numPr>
              <w:spacing w:after="200"/>
              <w:ind w:left="328"/>
              <w:jc w:val="left"/>
              <w:rPr>
                <w:del w:id="1977" w:author="ditaoktaria" w:date="2015-06-22T15:28:00Z"/>
                <w:sz w:val="22"/>
                <w:szCs w:val="22"/>
              </w:rPr>
            </w:pPr>
            <w:del w:id="1978" w:author="ditaoktaria" w:date="2015-06-22T15:28:00Z">
              <w:r w:rsidRPr="0041328A" w:rsidDel="00722A05">
                <w:rPr>
                  <w:sz w:val="22"/>
                  <w:szCs w:val="22"/>
                </w:rPr>
                <w:delText xml:space="preserve">Aktor menekan tombol </w:delText>
              </w:r>
              <w:r w:rsidRPr="0041328A" w:rsidDel="00722A05">
                <w:rPr>
                  <w:i/>
                  <w:sz w:val="22"/>
                  <w:szCs w:val="22"/>
                </w:rPr>
                <w:delText>create</w:delText>
              </w:r>
              <w:r w:rsidRPr="0041328A" w:rsidDel="00722A05">
                <w:rPr>
                  <w:sz w:val="22"/>
                  <w:szCs w:val="22"/>
                </w:rPr>
                <w:delText>.</w:delText>
              </w:r>
            </w:del>
          </w:p>
          <w:p w14:paraId="738944FF" w14:textId="547967E2" w:rsidR="00F54944" w:rsidRPr="00C42A3B" w:rsidDel="00722A05" w:rsidRDefault="00F54944" w:rsidP="00D060DB">
            <w:pPr>
              <w:pStyle w:val="ListParagraph"/>
              <w:numPr>
                <w:ilvl w:val="0"/>
                <w:numId w:val="40"/>
              </w:numPr>
              <w:spacing w:after="200"/>
              <w:ind w:left="328"/>
              <w:jc w:val="left"/>
              <w:rPr>
                <w:del w:id="1979" w:author="ditaoktaria" w:date="2015-06-22T15:28:00Z"/>
                <w:szCs w:val="22"/>
              </w:rPr>
            </w:pPr>
            <w:del w:id="1980" w:author="ditaoktaria" w:date="2015-06-22T15:28:00Z">
              <w:r w:rsidRPr="0041328A" w:rsidDel="00722A05">
                <w:rPr>
                  <w:sz w:val="22"/>
                  <w:szCs w:val="22"/>
                </w:rPr>
                <w:delText>Sistem menambahkan folder ke dalam sistem.</w:delText>
              </w:r>
            </w:del>
          </w:p>
        </w:tc>
      </w:tr>
      <w:tr w:rsidR="00F54944" w:rsidRPr="00193933" w:rsidDel="00722A05" w14:paraId="21364CEC" w14:textId="3B8D59AF" w:rsidTr="00D060DB">
        <w:trPr>
          <w:del w:id="1981" w:author="ditaoktaria" w:date="2015-06-22T15:28:00Z"/>
        </w:trPr>
        <w:tc>
          <w:tcPr>
            <w:tcW w:w="1922" w:type="dxa"/>
            <w:shd w:val="clear" w:color="auto" w:fill="auto"/>
            <w:vAlign w:val="center"/>
          </w:tcPr>
          <w:p w14:paraId="616424D0" w14:textId="397355FF" w:rsidR="00F54944" w:rsidRPr="00193933" w:rsidDel="00722A05" w:rsidRDefault="00F54944" w:rsidP="00D060DB">
            <w:pPr>
              <w:ind w:firstLine="0"/>
              <w:jc w:val="left"/>
              <w:rPr>
                <w:del w:id="1982" w:author="ditaoktaria" w:date="2015-06-22T15:28:00Z"/>
                <w:b/>
              </w:rPr>
            </w:pPr>
            <w:del w:id="1983" w:author="ditaoktaria" w:date="2015-06-22T15:28:00Z">
              <w:r w:rsidDel="00722A05">
                <w:rPr>
                  <w:b/>
                  <w:sz w:val="22"/>
                </w:rPr>
                <w:delText xml:space="preserve">Ubah Nama </w:delText>
              </w:r>
              <w:r w:rsidRPr="0041328A" w:rsidDel="00722A05">
                <w:rPr>
                  <w:b/>
                  <w:i/>
                  <w:sz w:val="22"/>
                </w:rPr>
                <w:delText>Folder</w:delText>
              </w:r>
            </w:del>
          </w:p>
        </w:tc>
        <w:tc>
          <w:tcPr>
            <w:tcW w:w="6008" w:type="dxa"/>
            <w:shd w:val="clear" w:color="auto" w:fill="auto"/>
            <w:vAlign w:val="center"/>
          </w:tcPr>
          <w:p w14:paraId="59E52A7C" w14:textId="67ED1006" w:rsidR="00F54944" w:rsidRPr="0041328A" w:rsidDel="00722A05" w:rsidRDefault="00F54944">
            <w:pPr>
              <w:pStyle w:val="ListParagraph"/>
              <w:numPr>
                <w:ilvl w:val="0"/>
                <w:numId w:val="69"/>
              </w:numPr>
              <w:spacing w:after="200"/>
              <w:ind w:left="346"/>
              <w:jc w:val="left"/>
              <w:rPr>
                <w:del w:id="1984" w:author="ditaoktaria" w:date="2015-06-22T15:28:00Z"/>
                <w:rFonts w:cstheme="majorBidi"/>
                <w:b/>
                <w:i/>
                <w:iCs/>
                <w:color w:val="404040" w:themeColor="text1" w:themeTint="BF"/>
                <w:sz w:val="22"/>
                <w:szCs w:val="22"/>
              </w:rPr>
              <w:pPrChange w:id="1985" w:author="ditaoktaria" w:date="2015-03-27T09:45:00Z">
                <w:pPr>
                  <w:pStyle w:val="ListParagraph"/>
                  <w:keepNext/>
                  <w:keepLines/>
                  <w:numPr>
                    <w:numId w:val="41"/>
                  </w:numPr>
                  <w:spacing w:before="200" w:after="200"/>
                  <w:ind w:left="328" w:hanging="360"/>
                  <w:jc w:val="left"/>
                  <w:outlineLvl w:val="4"/>
                </w:pPr>
              </w:pPrChange>
            </w:pPr>
            <w:del w:id="1986" w:author="ditaoktaria" w:date="2015-06-22T15:28:00Z">
              <w:r w:rsidRPr="0041328A" w:rsidDel="00722A05">
                <w:rPr>
                  <w:sz w:val="22"/>
                  <w:szCs w:val="22"/>
                </w:rPr>
                <w:delText xml:space="preserve">Sistem akan menampilkan </w:delText>
              </w:r>
              <w:r w:rsidRPr="0041328A" w:rsidDel="00722A05">
                <w:rPr>
                  <w:i/>
                  <w:sz w:val="22"/>
                  <w:szCs w:val="22"/>
                </w:rPr>
                <w:delText>form</w:delText>
              </w:r>
              <w:r w:rsidRPr="0041328A" w:rsidDel="00722A05">
                <w:rPr>
                  <w:sz w:val="22"/>
                  <w:szCs w:val="22"/>
                </w:rPr>
                <w:delText xml:space="preserve"> inputan yang telah berisi nama </w:delText>
              </w:r>
              <w:r w:rsidDel="00722A05">
                <w:rPr>
                  <w:i/>
                  <w:sz w:val="22"/>
                  <w:szCs w:val="22"/>
                </w:rPr>
                <w:delText>folder</w:delText>
              </w:r>
              <w:r w:rsidDel="00722A05">
                <w:rPr>
                  <w:sz w:val="22"/>
                  <w:szCs w:val="22"/>
                </w:rPr>
                <w:delText>.</w:delText>
              </w:r>
            </w:del>
          </w:p>
          <w:p w14:paraId="13B9F7DC" w14:textId="7A769DD5" w:rsidR="000532E2" w:rsidDel="00722A05" w:rsidRDefault="00F54944">
            <w:pPr>
              <w:pStyle w:val="ListParagraph"/>
              <w:numPr>
                <w:ilvl w:val="0"/>
                <w:numId w:val="69"/>
              </w:numPr>
              <w:spacing w:after="200"/>
              <w:ind w:left="346"/>
              <w:jc w:val="left"/>
              <w:rPr>
                <w:del w:id="1987" w:author="ditaoktaria" w:date="2015-06-22T15:28:00Z"/>
                <w:rFonts w:cstheme="majorBidi"/>
                <w:b/>
                <w:i/>
                <w:iCs/>
                <w:color w:val="404040" w:themeColor="text1" w:themeTint="BF"/>
                <w:sz w:val="22"/>
                <w:szCs w:val="22"/>
              </w:rPr>
              <w:pPrChange w:id="1988" w:author="ditaoktaria" w:date="2015-03-27T09:45:00Z">
                <w:pPr>
                  <w:pStyle w:val="ListParagraph"/>
                  <w:keepNext/>
                  <w:keepLines/>
                  <w:numPr>
                    <w:numId w:val="41"/>
                  </w:numPr>
                  <w:spacing w:before="200" w:after="200"/>
                  <w:ind w:left="328" w:hanging="360"/>
                  <w:jc w:val="left"/>
                  <w:outlineLvl w:val="4"/>
                </w:pPr>
              </w:pPrChange>
            </w:pPr>
            <w:del w:id="1989" w:author="ditaoktaria" w:date="2015-06-22T15:28:00Z">
              <w:r w:rsidRPr="0041328A" w:rsidDel="00722A05">
                <w:rPr>
                  <w:sz w:val="22"/>
                  <w:szCs w:val="22"/>
                </w:rPr>
                <w:delText xml:space="preserve">Aktor mengubah nama </w:delText>
              </w:r>
              <w:r w:rsidDel="00722A05">
                <w:rPr>
                  <w:i/>
                  <w:sz w:val="22"/>
                  <w:szCs w:val="22"/>
                </w:rPr>
                <w:delText>folder</w:delText>
              </w:r>
              <w:r w:rsidR="000532E2" w:rsidDel="00722A05">
                <w:rPr>
                  <w:sz w:val="22"/>
                  <w:szCs w:val="22"/>
                </w:rPr>
                <w:delText>.</w:delText>
              </w:r>
            </w:del>
          </w:p>
          <w:p w14:paraId="78C85CFD" w14:textId="28BFB8DD" w:rsidR="000532E2" w:rsidDel="00722A05" w:rsidRDefault="000532E2">
            <w:pPr>
              <w:pStyle w:val="ListParagraph"/>
              <w:numPr>
                <w:ilvl w:val="0"/>
                <w:numId w:val="69"/>
              </w:numPr>
              <w:spacing w:after="200"/>
              <w:ind w:left="346"/>
              <w:jc w:val="left"/>
              <w:rPr>
                <w:del w:id="1990" w:author="ditaoktaria" w:date="2015-06-22T15:28:00Z"/>
                <w:rFonts w:cstheme="majorBidi"/>
                <w:b/>
                <w:i/>
                <w:iCs/>
                <w:color w:val="404040" w:themeColor="text1" w:themeTint="BF"/>
                <w:sz w:val="22"/>
                <w:szCs w:val="22"/>
              </w:rPr>
              <w:pPrChange w:id="1991" w:author="ditaoktaria" w:date="2015-03-27T09:45:00Z">
                <w:pPr>
                  <w:pStyle w:val="ListParagraph"/>
                  <w:keepNext/>
                  <w:keepLines/>
                  <w:numPr>
                    <w:numId w:val="41"/>
                  </w:numPr>
                  <w:spacing w:before="200" w:after="200"/>
                  <w:ind w:left="328" w:hanging="360"/>
                  <w:jc w:val="left"/>
                  <w:outlineLvl w:val="4"/>
                </w:pPr>
              </w:pPrChange>
            </w:pPr>
            <w:del w:id="1992" w:author="ditaoktaria" w:date="2015-06-22T15:28:00Z">
              <w:r w:rsidDel="00722A05">
                <w:rPr>
                  <w:sz w:val="22"/>
                  <w:szCs w:val="22"/>
                </w:rPr>
                <w:delText xml:space="preserve">Sistem mengizinkan pengguna menekan tombol </w:delText>
              </w:r>
              <w:r w:rsidRPr="000532E2" w:rsidDel="00722A05">
                <w:rPr>
                  <w:i/>
                  <w:sz w:val="22"/>
                  <w:szCs w:val="22"/>
                </w:rPr>
                <w:delText>save</w:delText>
              </w:r>
              <w:r w:rsidDel="00722A05">
                <w:rPr>
                  <w:sz w:val="22"/>
                  <w:szCs w:val="22"/>
                </w:rPr>
                <w:delText>.</w:delText>
              </w:r>
            </w:del>
          </w:p>
          <w:p w14:paraId="3C05D8D1" w14:textId="7C6E20CC" w:rsidR="00F54944" w:rsidRPr="0041328A" w:rsidDel="00722A05" w:rsidRDefault="000532E2">
            <w:pPr>
              <w:pStyle w:val="ListParagraph"/>
              <w:numPr>
                <w:ilvl w:val="0"/>
                <w:numId w:val="69"/>
              </w:numPr>
              <w:spacing w:after="200"/>
              <w:ind w:left="346"/>
              <w:jc w:val="left"/>
              <w:rPr>
                <w:del w:id="1993" w:author="ditaoktaria" w:date="2015-06-22T15:28:00Z"/>
                <w:rFonts w:cstheme="majorBidi"/>
                <w:b/>
                <w:i/>
                <w:iCs/>
                <w:color w:val="404040" w:themeColor="text1" w:themeTint="BF"/>
                <w:sz w:val="22"/>
                <w:szCs w:val="22"/>
              </w:rPr>
              <w:pPrChange w:id="1994" w:author="ditaoktaria" w:date="2015-03-27T09:45:00Z">
                <w:pPr>
                  <w:pStyle w:val="ListParagraph"/>
                  <w:keepNext/>
                  <w:keepLines/>
                  <w:numPr>
                    <w:numId w:val="41"/>
                  </w:numPr>
                  <w:spacing w:before="200" w:after="200"/>
                  <w:ind w:left="328" w:hanging="360"/>
                  <w:jc w:val="left"/>
                  <w:outlineLvl w:val="4"/>
                </w:pPr>
              </w:pPrChange>
            </w:pPr>
            <w:del w:id="1995" w:author="ditaoktaria" w:date="2015-06-22T15:28:00Z">
              <w:r w:rsidDel="00722A05">
                <w:rPr>
                  <w:sz w:val="22"/>
                  <w:szCs w:val="22"/>
                </w:rPr>
                <w:delText xml:space="preserve">Aktor </w:delText>
              </w:r>
              <w:r w:rsidR="00F54944" w:rsidRPr="0041328A" w:rsidDel="00722A05">
                <w:rPr>
                  <w:sz w:val="22"/>
                  <w:szCs w:val="22"/>
                </w:rPr>
                <w:delText xml:space="preserve">menekan tombol </w:delText>
              </w:r>
              <w:r w:rsidR="00F54944" w:rsidRPr="0041328A" w:rsidDel="00722A05">
                <w:rPr>
                  <w:i/>
                  <w:sz w:val="22"/>
                  <w:szCs w:val="22"/>
                </w:rPr>
                <w:delText>save</w:delText>
              </w:r>
              <w:r w:rsidR="00F54944" w:rsidRPr="0041328A" w:rsidDel="00722A05">
                <w:rPr>
                  <w:sz w:val="22"/>
                  <w:szCs w:val="22"/>
                </w:rPr>
                <w:delText>.</w:delText>
              </w:r>
            </w:del>
          </w:p>
          <w:p w14:paraId="475BA0D8" w14:textId="1F73E10C" w:rsidR="00F54944" w:rsidRPr="0041328A" w:rsidDel="00722A05" w:rsidRDefault="00AB0E89">
            <w:pPr>
              <w:pStyle w:val="ListParagraph"/>
              <w:numPr>
                <w:ilvl w:val="0"/>
                <w:numId w:val="69"/>
              </w:numPr>
              <w:spacing w:after="200"/>
              <w:ind w:left="346"/>
              <w:jc w:val="left"/>
              <w:rPr>
                <w:del w:id="1996" w:author="ditaoktaria" w:date="2015-06-22T15:28:00Z"/>
                <w:rFonts w:cstheme="majorBidi"/>
                <w:b/>
                <w:i/>
                <w:iCs/>
                <w:color w:val="404040" w:themeColor="text1" w:themeTint="BF"/>
                <w:sz w:val="22"/>
                <w:szCs w:val="22"/>
              </w:rPr>
              <w:pPrChange w:id="1997" w:author="ditaoktaria" w:date="2015-03-27T09:45:00Z">
                <w:pPr>
                  <w:pStyle w:val="ListParagraph"/>
                  <w:keepNext/>
                  <w:keepLines/>
                  <w:numPr>
                    <w:numId w:val="41"/>
                  </w:numPr>
                  <w:spacing w:before="200" w:after="200"/>
                  <w:ind w:left="328" w:hanging="360"/>
                  <w:jc w:val="left"/>
                  <w:outlineLvl w:val="4"/>
                </w:pPr>
              </w:pPrChange>
            </w:pPr>
            <w:del w:id="1998" w:author="ditaoktaria" w:date="2015-06-22T15:28:00Z">
              <w:r w:rsidDel="00722A05">
                <w:rPr>
                  <w:sz w:val="22"/>
                  <w:szCs w:val="22"/>
                </w:rPr>
                <w:delText>S</w:delText>
              </w:r>
              <w:r w:rsidR="00F54944" w:rsidRPr="0041328A" w:rsidDel="00722A05">
                <w:rPr>
                  <w:sz w:val="22"/>
                  <w:szCs w:val="22"/>
                </w:rPr>
                <w:delText xml:space="preserve">istem memperbarui nama </w:delText>
              </w:r>
              <w:r w:rsidR="00F54944" w:rsidDel="00722A05">
                <w:rPr>
                  <w:i/>
                  <w:sz w:val="22"/>
                  <w:szCs w:val="22"/>
                </w:rPr>
                <w:delText>folder</w:delText>
              </w:r>
              <w:r w:rsidR="00F54944" w:rsidRPr="0041328A" w:rsidDel="00722A05">
                <w:rPr>
                  <w:sz w:val="22"/>
                  <w:szCs w:val="22"/>
                </w:rPr>
                <w:delText xml:space="preserve"> dengan nama </w:delText>
              </w:r>
              <w:r w:rsidR="00F54944" w:rsidDel="00722A05">
                <w:rPr>
                  <w:sz w:val="22"/>
                  <w:szCs w:val="22"/>
                </w:rPr>
                <w:delText xml:space="preserve">yang </w:delText>
              </w:r>
              <w:r w:rsidR="00F54944" w:rsidRPr="0041328A" w:rsidDel="00722A05">
                <w:rPr>
                  <w:sz w:val="22"/>
                  <w:szCs w:val="22"/>
                </w:rPr>
                <w:delText>baru.</w:delText>
              </w:r>
            </w:del>
          </w:p>
        </w:tc>
      </w:tr>
      <w:tr w:rsidR="00F54944" w:rsidRPr="00193933" w:rsidDel="00722A05" w14:paraId="1D800071" w14:textId="1678CC09" w:rsidTr="00D060DB">
        <w:trPr>
          <w:del w:id="1999" w:author="ditaoktaria" w:date="2015-06-22T15:28:00Z"/>
        </w:trPr>
        <w:tc>
          <w:tcPr>
            <w:tcW w:w="1922" w:type="dxa"/>
            <w:shd w:val="clear" w:color="auto" w:fill="auto"/>
            <w:vAlign w:val="center"/>
          </w:tcPr>
          <w:p w14:paraId="3B31B407" w14:textId="799D39D7" w:rsidR="00F54944" w:rsidRPr="00193933" w:rsidDel="00722A05" w:rsidRDefault="00F54944" w:rsidP="00D060DB">
            <w:pPr>
              <w:ind w:firstLine="0"/>
              <w:jc w:val="left"/>
              <w:rPr>
                <w:del w:id="2000" w:author="ditaoktaria" w:date="2015-06-22T15:28:00Z"/>
                <w:b/>
              </w:rPr>
            </w:pPr>
            <w:del w:id="2001" w:author="ditaoktaria" w:date="2015-06-22T15:28:00Z">
              <w:r w:rsidDel="00722A05">
                <w:rPr>
                  <w:b/>
                  <w:sz w:val="22"/>
                </w:rPr>
                <w:delText xml:space="preserve">Hapus </w:delText>
              </w:r>
              <w:r w:rsidRPr="0041328A" w:rsidDel="00722A05">
                <w:rPr>
                  <w:b/>
                  <w:i/>
                  <w:sz w:val="22"/>
                </w:rPr>
                <w:delText>Folder</w:delText>
              </w:r>
            </w:del>
          </w:p>
        </w:tc>
        <w:tc>
          <w:tcPr>
            <w:tcW w:w="6008" w:type="dxa"/>
            <w:shd w:val="clear" w:color="auto" w:fill="auto"/>
            <w:vAlign w:val="center"/>
          </w:tcPr>
          <w:p w14:paraId="7CD45684" w14:textId="7B6ED49B" w:rsidR="00F54944" w:rsidDel="00722A05" w:rsidRDefault="00F54944" w:rsidP="00D060DB">
            <w:pPr>
              <w:pStyle w:val="ListParagraph"/>
              <w:numPr>
                <w:ilvl w:val="0"/>
                <w:numId w:val="42"/>
              </w:numPr>
              <w:spacing w:after="200"/>
              <w:ind w:left="328"/>
              <w:jc w:val="left"/>
              <w:rPr>
                <w:del w:id="2002" w:author="ditaoktaria" w:date="2015-06-22T15:28:00Z"/>
                <w:sz w:val="22"/>
                <w:szCs w:val="22"/>
              </w:rPr>
            </w:pPr>
            <w:del w:id="2003" w:author="ditaoktaria" w:date="2015-06-22T15:28:00Z">
              <w:r w:rsidDel="00722A05">
                <w:rPr>
                  <w:sz w:val="22"/>
                  <w:szCs w:val="22"/>
                </w:rPr>
                <w:delText xml:space="preserve">Sistem akan meminta aktor untuk mengkonfirmasi penghapusan </w:delText>
              </w:r>
              <w:r w:rsidDel="00722A05">
                <w:rPr>
                  <w:i/>
                  <w:sz w:val="22"/>
                  <w:szCs w:val="22"/>
                </w:rPr>
                <w:delText xml:space="preserve">folder </w:delText>
              </w:r>
              <w:r w:rsidDel="00722A05">
                <w:rPr>
                  <w:sz w:val="22"/>
                  <w:szCs w:val="22"/>
                </w:rPr>
                <w:delText>yang telah dipilih untuk dihapus.</w:delText>
              </w:r>
            </w:del>
          </w:p>
          <w:p w14:paraId="79080E52" w14:textId="65DF445A" w:rsidR="00F54944" w:rsidDel="00722A05" w:rsidRDefault="00F54944" w:rsidP="00D060DB">
            <w:pPr>
              <w:pStyle w:val="ListParagraph"/>
              <w:numPr>
                <w:ilvl w:val="0"/>
                <w:numId w:val="42"/>
              </w:numPr>
              <w:spacing w:after="200"/>
              <w:ind w:left="328"/>
              <w:jc w:val="left"/>
              <w:rPr>
                <w:del w:id="2004" w:author="ditaoktaria" w:date="2015-06-22T15:28:00Z"/>
                <w:sz w:val="22"/>
                <w:szCs w:val="22"/>
              </w:rPr>
            </w:pPr>
            <w:del w:id="2005" w:author="ditaoktaria" w:date="2015-06-22T15:28:00Z">
              <w:r w:rsidDel="00722A05">
                <w:rPr>
                  <w:sz w:val="22"/>
                  <w:szCs w:val="22"/>
                </w:rPr>
                <w:delText>Aktor mengkonfirmasi penghapusan.</w:delText>
              </w:r>
            </w:del>
          </w:p>
          <w:p w14:paraId="451A501B" w14:textId="74C72239" w:rsidR="00F54944" w:rsidRPr="00F50B4A" w:rsidDel="00722A05" w:rsidRDefault="00F54944" w:rsidP="00D060DB">
            <w:pPr>
              <w:pStyle w:val="ListParagraph"/>
              <w:numPr>
                <w:ilvl w:val="0"/>
                <w:numId w:val="42"/>
              </w:numPr>
              <w:spacing w:after="200"/>
              <w:ind w:left="328"/>
              <w:jc w:val="left"/>
              <w:rPr>
                <w:del w:id="2006" w:author="ditaoktaria" w:date="2015-06-22T15:28:00Z"/>
                <w:szCs w:val="22"/>
              </w:rPr>
            </w:pPr>
            <w:del w:id="2007" w:author="ditaoktaria" w:date="2015-06-22T15:28:00Z">
              <w:r w:rsidRPr="0041328A" w:rsidDel="00722A05">
                <w:rPr>
                  <w:sz w:val="22"/>
                  <w:szCs w:val="22"/>
                </w:rPr>
                <w:delText xml:space="preserve">Sistem akan menghapus </w:delText>
              </w:r>
              <w:r w:rsidDel="00722A05">
                <w:rPr>
                  <w:i/>
                  <w:sz w:val="22"/>
                  <w:szCs w:val="22"/>
                </w:rPr>
                <w:delText xml:space="preserve">folder </w:delText>
              </w:r>
              <w:r w:rsidRPr="0041328A" w:rsidDel="00722A05">
                <w:rPr>
                  <w:sz w:val="22"/>
                  <w:szCs w:val="22"/>
                </w:rPr>
                <w:delText>dari sistem</w:delText>
              </w:r>
              <w:r w:rsidDel="00722A05">
                <w:rPr>
                  <w:sz w:val="22"/>
                  <w:szCs w:val="22"/>
                </w:rPr>
                <w:delText>.</w:delText>
              </w:r>
            </w:del>
          </w:p>
        </w:tc>
      </w:tr>
      <w:tr w:rsidR="00F54944" w:rsidRPr="00193933" w:rsidDel="00722A05" w14:paraId="041D8A78" w14:textId="7175F19D" w:rsidTr="00D060DB">
        <w:trPr>
          <w:del w:id="2008" w:author="ditaoktaria" w:date="2015-06-22T15:28:00Z"/>
        </w:trPr>
        <w:tc>
          <w:tcPr>
            <w:tcW w:w="7930" w:type="dxa"/>
            <w:gridSpan w:val="2"/>
            <w:shd w:val="clear" w:color="auto" w:fill="D9D9D9" w:themeFill="background1" w:themeFillShade="D9"/>
            <w:vAlign w:val="center"/>
          </w:tcPr>
          <w:p w14:paraId="529DA05A" w14:textId="78B922B8" w:rsidR="00F54944" w:rsidRPr="005E5775" w:rsidDel="00722A05" w:rsidRDefault="00F54944" w:rsidP="00D060DB">
            <w:pPr>
              <w:ind w:firstLine="0"/>
              <w:jc w:val="center"/>
              <w:rPr>
                <w:del w:id="2009" w:author="ditaoktaria" w:date="2015-06-22T15:28:00Z"/>
                <w:b/>
                <w:sz w:val="22"/>
              </w:rPr>
            </w:pPr>
            <w:del w:id="2010" w:author="ditaoktaria" w:date="2015-06-22T15:28:00Z">
              <w:r w:rsidRPr="005E5775" w:rsidDel="00722A05">
                <w:rPr>
                  <w:b/>
                  <w:sz w:val="22"/>
                </w:rPr>
                <w:delText xml:space="preserve">Alur Alternatif </w:delText>
              </w:r>
              <w:r w:rsidRPr="005E5775" w:rsidDel="00722A05">
                <w:rPr>
                  <w:b/>
                  <w:i/>
                  <w:sz w:val="22"/>
                </w:rPr>
                <w:delText>(Alternative Flows)</w:delText>
              </w:r>
            </w:del>
          </w:p>
        </w:tc>
      </w:tr>
      <w:tr w:rsidR="00F54944" w:rsidRPr="00193933" w:rsidDel="00722A05" w14:paraId="7B91EA49" w14:textId="4C6E9C04" w:rsidTr="00D060DB">
        <w:trPr>
          <w:del w:id="2011" w:author="ditaoktaria" w:date="2015-06-22T15:28:00Z"/>
        </w:trPr>
        <w:tc>
          <w:tcPr>
            <w:tcW w:w="1922" w:type="dxa"/>
            <w:shd w:val="clear" w:color="auto" w:fill="auto"/>
            <w:vAlign w:val="center"/>
          </w:tcPr>
          <w:p w14:paraId="7C55D50A" w14:textId="22BF8F36" w:rsidR="00F54944" w:rsidRPr="00193933" w:rsidDel="00722A05" w:rsidRDefault="00F54944" w:rsidP="00D060DB">
            <w:pPr>
              <w:spacing w:after="200"/>
              <w:ind w:firstLine="0"/>
              <w:jc w:val="left"/>
              <w:rPr>
                <w:del w:id="2012" w:author="ditaoktaria" w:date="2015-06-22T15:28:00Z"/>
                <w:b/>
              </w:rPr>
            </w:pPr>
            <w:del w:id="2013" w:author="ditaoktaria" w:date="2015-06-22T15:28:00Z">
              <w:r w:rsidRPr="00193933" w:rsidDel="00722A05">
                <w:rPr>
                  <w:b/>
                  <w:sz w:val="22"/>
                </w:rPr>
                <w:delText xml:space="preserve">Hapus </w:delText>
              </w:r>
              <w:r w:rsidRPr="0041328A" w:rsidDel="00722A05">
                <w:rPr>
                  <w:b/>
                  <w:i/>
                  <w:sz w:val="22"/>
                </w:rPr>
                <w:delText>Folder</w:delText>
              </w:r>
              <w:r w:rsidDel="00722A05">
                <w:rPr>
                  <w:b/>
                  <w:sz w:val="22"/>
                </w:rPr>
                <w:delText xml:space="preserve"> </w:delText>
              </w:r>
              <w:r w:rsidRPr="00193933" w:rsidDel="00722A05">
                <w:rPr>
                  <w:b/>
                  <w:sz w:val="22"/>
                </w:rPr>
                <w:delText>Dibatalkan</w:delText>
              </w:r>
            </w:del>
          </w:p>
        </w:tc>
        <w:tc>
          <w:tcPr>
            <w:tcW w:w="6008" w:type="dxa"/>
            <w:shd w:val="clear" w:color="auto" w:fill="auto"/>
            <w:vAlign w:val="center"/>
          </w:tcPr>
          <w:p w14:paraId="03DACA5C" w14:textId="3D6E52E3" w:rsidR="00F54944" w:rsidRPr="00FF363E" w:rsidDel="00722A05" w:rsidRDefault="00F54944" w:rsidP="00D060DB">
            <w:pPr>
              <w:spacing w:after="200"/>
              <w:ind w:firstLine="0"/>
              <w:jc w:val="left"/>
              <w:rPr>
                <w:del w:id="2014" w:author="ditaoktaria" w:date="2015-06-22T15:28:00Z"/>
                <w:b/>
              </w:rPr>
            </w:pPr>
            <w:del w:id="2015" w:author="ditaoktaria" w:date="2015-06-22T15:28:00Z">
              <w:r w:rsidRPr="00193933" w:rsidDel="00722A05">
                <w:rPr>
                  <w:sz w:val="22"/>
                </w:rPr>
                <w:delText xml:space="preserve">Jika pada </w:delText>
              </w:r>
              <w:r w:rsidRPr="00193933" w:rsidDel="00722A05">
                <w:rPr>
                  <w:i/>
                  <w:sz w:val="22"/>
                </w:rPr>
                <w:delText>sub flow</w:delText>
              </w:r>
              <w:r w:rsidRPr="00193933" w:rsidDel="00722A05">
                <w:rPr>
                  <w:sz w:val="22"/>
                </w:rPr>
                <w:delText xml:space="preserve"> “Hapus </w:delText>
              </w:r>
              <w:r w:rsidDel="00722A05">
                <w:rPr>
                  <w:i/>
                  <w:sz w:val="22"/>
                </w:rPr>
                <w:delText>Folder</w:delText>
              </w:r>
              <w:r w:rsidRPr="00193933" w:rsidDel="00722A05">
                <w:rPr>
                  <w:sz w:val="22"/>
                </w:rPr>
                <w:delText xml:space="preserve">” aktor memutuskan untuk tidak menghapus </w:delText>
              </w:r>
              <w:r w:rsidDel="00722A05">
                <w:rPr>
                  <w:i/>
                  <w:sz w:val="22"/>
                </w:rPr>
                <w:delText>folder</w:delText>
              </w:r>
              <w:r w:rsidRPr="00193933" w:rsidDel="00722A05">
                <w:rPr>
                  <w:sz w:val="22"/>
                </w:rPr>
                <w:delText>,</w:delText>
              </w:r>
              <w:r w:rsidDel="00722A05">
                <w:rPr>
                  <w:sz w:val="22"/>
                </w:rPr>
                <w:delText xml:space="preserve"> maka</w:delText>
              </w:r>
              <w:r w:rsidRPr="00193933" w:rsidDel="00722A05">
                <w:rPr>
                  <w:sz w:val="22"/>
                </w:rPr>
                <w:delText xml:space="preserve"> penghapusan</w:delText>
              </w:r>
              <w:r w:rsidDel="00722A05">
                <w:rPr>
                  <w:sz w:val="22"/>
                </w:rPr>
                <w:delText xml:space="preserve"> akan</w:delText>
              </w:r>
              <w:r w:rsidRPr="00193933" w:rsidDel="00722A05">
                <w:rPr>
                  <w:sz w:val="22"/>
                </w:rPr>
                <w:delText xml:space="preserve"> dibatalkan, dan kembali ke awal </w:delText>
              </w:r>
              <w:r w:rsidRPr="00193933" w:rsidDel="00722A05">
                <w:rPr>
                  <w:i/>
                  <w:sz w:val="22"/>
                </w:rPr>
                <w:delText>basic flow</w:delText>
              </w:r>
              <w:r w:rsidDel="00722A05">
                <w:rPr>
                  <w:sz w:val="22"/>
                </w:rPr>
                <w:delText>.</w:delText>
              </w:r>
            </w:del>
          </w:p>
        </w:tc>
      </w:tr>
      <w:tr w:rsidR="00F54944" w:rsidRPr="00193933" w:rsidDel="00722A05" w14:paraId="5EE68657" w14:textId="52014EFC" w:rsidTr="00D060DB">
        <w:trPr>
          <w:del w:id="2016" w:author="ditaoktaria" w:date="2015-06-22T15:28:00Z"/>
        </w:trPr>
        <w:tc>
          <w:tcPr>
            <w:tcW w:w="1922" w:type="dxa"/>
            <w:shd w:val="clear" w:color="auto" w:fill="BFBFBF"/>
            <w:vAlign w:val="center"/>
          </w:tcPr>
          <w:p w14:paraId="27D5DB92" w14:textId="7E0E720B" w:rsidR="00F54944" w:rsidRPr="00193933" w:rsidDel="00722A05" w:rsidRDefault="00F54944" w:rsidP="00D060DB">
            <w:pPr>
              <w:ind w:firstLine="0"/>
              <w:jc w:val="left"/>
              <w:rPr>
                <w:del w:id="2017" w:author="ditaoktaria" w:date="2015-06-22T15:28:00Z"/>
                <w:b/>
              </w:rPr>
            </w:pPr>
            <w:del w:id="2018" w:author="ditaoktaria" w:date="2015-06-22T15:28:00Z">
              <w:r w:rsidRPr="00193933" w:rsidDel="00722A05">
                <w:rPr>
                  <w:b/>
                  <w:sz w:val="22"/>
                </w:rPr>
                <w:delText>Kondisi Akhir</w:delText>
              </w:r>
            </w:del>
          </w:p>
          <w:p w14:paraId="52553CFD" w14:textId="4E191FDD" w:rsidR="00F54944" w:rsidRPr="00193933" w:rsidDel="00722A05" w:rsidRDefault="00F54944" w:rsidP="00D060DB">
            <w:pPr>
              <w:ind w:firstLine="0"/>
              <w:jc w:val="left"/>
              <w:rPr>
                <w:del w:id="2019" w:author="ditaoktaria" w:date="2015-06-22T15:28:00Z"/>
                <w:b/>
                <w:i/>
              </w:rPr>
            </w:pPr>
            <w:del w:id="2020" w:author="ditaoktaria" w:date="2015-06-22T15:28:00Z">
              <w:r w:rsidRPr="00193933" w:rsidDel="00722A05">
                <w:rPr>
                  <w:b/>
                  <w:i/>
                  <w:sz w:val="22"/>
                </w:rPr>
                <w:delText>(Post-Conditions)</w:delText>
              </w:r>
            </w:del>
          </w:p>
        </w:tc>
        <w:tc>
          <w:tcPr>
            <w:tcW w:w="6008" w:type="dxa"/>
            <w:vAlign w:val="center"/>
          </w:tcPr>
          <w:p w14:paraId="2B11A4A8" w14:textId="28F17424" w:rsidR="00F54944" w:rsidRPr="00193933" w:rsidDel="00722A05" w:rsidRDefault="00F54944" w:rsidP="00D060DB">
            <w:pPr>
              <w:ind w:firstLine="0"/>
              <w:jc w:val="left"/>
              <w:rPr>
                <w:del w:id="2021" w:author="ditaoktaria" w:date="2015-06-22T15:28:00Z"/>
              </w:rPr>
            </w:pPr>
            <w:del w:id="2022" w:author="ditaoktaria" w:date="2015-06-22T15:28:00Z">
              <w:r w:rsidRPr="00193933" w:rsidDel="00722A05">
                <w:rPr>
                  <w:sz w:val="22"/>
                </w:rPr>
                <w:delText xml:space="preserve">Jika </w:delText>
              </w:r>
              <w:r w:rsidRPr="00193933" w:rsidDel="00722A05">
                <w:rPr>
                  <w:i/>
                  <w:sz w:val="22"/>
                </w:rPr>
                <w:delText>use case</w:delText>
              </w:r>
              <w:r w:rsidRPr="00193933" w:rsidDel="00722A05">
                <w:rPr>
                  <w:sz w:val="22"/>
                </w:rPr>
                <w:delText xml:space="preserve"> berhasil, </w:delText>
              </w:r>
              <w:r w:rsidDel="00722A05">
                <w:rPr>
                  <w:i/>
                  <w:sz w:val="22"/>
                </w:rPr>
                <w:delText>folder</w:delText>
              </w:r>
              <w:r w:rsidDel="00722A05">
                <w:rPr>
                  <w:sz w:val="22"/>
                </w:rPr>
                <w:delText xml:space="preserve"> akan ditambahkan atau dihapus</w:delText>
              </w:r>
              <w:r w:rsidRPr="00193933" w:rsidDel="00722A05">
                <w:rPr>
                  <w:sz w:val="22"/>
                </w:rPr>
                <w:delText xml:space="preserve"> dari sistem. Jika tidak, keadaan sistem tidak</w:delText>
              </w:r>
              <w:r w:rsidDel="00722A05">
                <w:rPr>
                  <w:sz w:val="22"/>
                </w:rPr>
                <w:delText xml:space="preserve"> akan</w:delText>
              </w:r>
              <w:r w:rsidRPr="00193933" w:rsidDel="00722A05">
                <w:rPr>
                  <w:sz w:val="22"/>
                </w:rPr>
                <w:delText xml:space="preserve"> berubah.</w:delText>
              </w:r>
            </w:del>
          </w:p>
        </w:tc>
      </w:tr>
    </w:tbl>
    <w:p w14:paraId="77A35D65" w14:textId="4EF79DD8" w:rsidR="00F54944" w:rsidRDefault="00C22525">
      <w:pPr>
        <w:pStyle w:val="Heading3"/>
        <w:numPr>
          <w:ilvl w:val="0"/>
          <w:numId w:val="48"/>
        </w:numPr>
        <w:ind w:hanging="720"/>
        <w:pPrChange w:id="2023" w:author="ditaoktaria" w:date="2015-03-01T18:34:00Z">
          <w:pPr>
            <w:ind w:firstLine="709"/>
          </w:pPr>
        </w:pPrChange>
      </w:pPr>
      <w:r>
        <w:t>Analisis Kebutuhan Non-Fungsional</w:t>
      </w:r>
    </w:p>
    <w:p w14:paraId="0BB58D3A" w14:textId="0B1C5373" w:rsidR="00C22525" w:rsidDel="00F05CE1" w:rsidRDefault="00C22525">
      <w:pPr>
        <w:rPr>
          <w:del w:id="2024" w:author="ditaoktaria" w:date="2015-07-06T10:22:00Z"/>
        </w:rPr>
        <w:pPrChange w:id="2025" w:author="ditaoktaria" w:date="2015-03-01T18:34:00Z">
          <w:pPr>
            <w:ind w:firstLine="709"/>
          </w:pPr>
        </w:pPrChange>
      </w:pPr>
      <w:r>
        <w:t>Analisis kebutuhan fungsional</w:t>
      </w:r>
      <w:r w:rsidR="001202FD">
        <w:t xml:space="preserve"> didapatkan dengan menganalisis kebutuhan </w:t>
      </w:r>
      <w:proofErr w:type="gramStart"/>
      <w:r w:rsidR="001202FD">
        <w:t>apa</w:t>
      </w:r>
      <w:proofErr w:type="gramEnd"/>
      <w:r w:rsidR="001202FD">
        <w:t xml:space="preserve"> saja yang menentukan </w:t>
      </w:r>
      <w:r w:rsidR="00723587">
        <w:t>parameter</w:t>
      </w:r>
      <w:r w:rsidR="001202FD">
        <w:t xml:space="preserve"> yang dapat digunakan untuk menilai pengoperasian dari sistem. </w:t>
      </w:r>
      <w:proofErr w:type="gramStart"/>
      <w:r w:rsidR="001202FD">
        <w:t>Hal ini sangat berbeda dengan analisis kebutuhan fungsional yang lebih berfokus pada penentuan kebutuhan perilaku atau fungsi sistem.</w:t>
      </w:r>
      <w:proofErr w:type="gramEnd"/>
      <w:r w:rsidR="00E33DED">
        <w:t xml:space="preserve"> Tabel 4.</w:t>
      </w:r>
      <w:ins w:id="2026" w:author="ditaoktaria" w:date="2015-07-06T10:22:00Z">
        <w:r w:rsidR="00F05CE1">
          <w:t>6</w:t>
        </w:r>
      </w:ins>
      <w:del w:id="2027" w:author="ditaoktaria" w:date="2015-07-06T10:22:00Z">
        <w:r w:rsidR="00E33DED" w:rsidDel="00F05CE1">
          <w:delText>10</w:delText>
        </w:r>
      </w:del>
      <w:r w:rsidR="00A207FE">
        <w:t xml:space="preserve"> di bawah ini menjelaskan spesifikasi kebutuhan</w:t>
      </w:r>
      <w:r w:rsidR="00723587">
        <w:t xml:space="preserve"> non-fungsional dari </w:t>
      </w:r>
      <w:proofErr w:type="gramStart"/>
      <w:r w:rsidR="00723587">
        <w:t>sistem :</w:t>
      </w:r>
      <w:proofErr w:type="gramEnd"/>
    </w:p>
    <w:p w14:paraId="695D168F" w14:textId="5E391441" w:rsidR="00C91EEA" w:rsidRPr="001C7A3E" w:rsidRDefault="00C91EEA">
      <w:pPr>
        <w:pPrChange w:id="2028" w:author="ditaoktaria" w:date="2015-07-06T10:22:00Z">
          <w:pPr>
            <w:jc w:val="left"/>
          </w:pPr>
        </w:pPrChange>
      </w:pPr>
      <w:del w:id="2029" w:author="ditaoktaria" w:date="2015-07-06T10:21:00Z">
        <w:r w:rsidDel="00F05CE1">
          <w:delText xml:space="preserve">Tabel 4. </w:delText>
        </w:r>
        <w:r w:rsidR="007E28E8" w:rsidDel="00F05CE1">
          <w:fldChar w:fldCharType="begin"/>
        </w:r>
        <w:r w:rsidR="007E28E8" w:rsidDel="00F05CE1">
          <w:delInstrText xml:space="preserve"> SEQ Tabel_4. \* ARABIC </w:delInstrText>
        </w:r>
        <w:r w:rsidR="007E28E8" w:rsidDel="00F05CE1">
          <w:fldChar w:fldCharType="separate"/>
        </w:r>
        <w:r w:rsidDel="00F05CE1">
          <w:rPr>
            <w:noProof/>
          </w:rPr>
          <w:delText>10</w:delText>
        </w:r>
        <w:r w:rsidR="007E28E8" w:rsidDel="00F05CE1">
          <w:rPr>
            <w:noProof/>
          </w:rPr>
          <w:fldChar w:fldCharType="end"/>
        </w:r>
        <w:r w:rsidDel="00F05CE1">
          <w:delText xml:space="preserve"> </w:delText>
        </w:r>
        <w:r w:rsidRPr="00C91EEA" w:rsidDel="00F05CE1">
          <w:rPr>
            <w:iCs/>
            <w:rPrChange w:id="2030" w:author="ditaoktaria" w:date="2015-03-25T13:52:00Z">
              <w:rPr>
                <w:b/>
                <w:iCs/>
              </w:rPr>
            </w:rPrChange>
          </w:rPr>
          <w:delText>Spesifikasi Kebutuhan Non-Fungsional</w:delText>
        </w:r>
      </w:del>
    </w:p>
    <w:p w14:paraId="542AF0D7" w14:textId="334F6A54" w:rsidR="00F05CE1" w:rsidRDefault="00F05CE1">
      <w:pPr>
        <w:pStyle w:val="Caption"/>
        <w:keepNext/>
        <w:rPr>
          <w:ins w:id="2031" w:author="ditaoktaria" w:date="2015-07-06T10:22:00Z"/>
        </w:rPr>
        <w:pPrChange w:id="2032" w:author="ditaoktaria" w:date="2015-07-06T10:22:00Z">
          <w:pPr>
            <w:jc w:val="left"/>
          </w:pPr>
        </w:pPrChange>
      </w:pPr>
      <w:ins w:id="2033" w:author="ditaoktaria" w:date="2015-07-06T10:22:00Z">
        <w:r>
          <w:t xml:space="preserve">Tabel 4. </w:t>
        </w:r>
        <w:r>
          <w:fldChar w:fldCharType="begin"/>
        </w:r>
        <w:r>
          <w:instrText xml:space="preserve"> SEQ Tabel_4. \* ARABIC </w:instrText>
        </w:r>
      </w:ins>
      <w:r>
        <w:fldChar w:fldCharType="separate"/>
      </w:r>
      <w:ins w:id="2034" w:author="ditaoktaria" w:date="2015-07-06T10:32:00Z">
        <w:r w:rsidR="00494234">
          <w:rPr>
            <w:noProof/>
          </w:rPr>
          <w:t>6</w:t>
        </w:r>
      </w:ins>
      <w:ins w:id="2035" w:author="ditaoktaria" w:date="2015-07-06T10:22:00Z">
        <w:r>
          <w:fldChar w:fldCharType="end"/>
        </w:r>
        <w:r>
          <w:t xml:space="preserve"> </w:t>
        </w:r>
        <w:r w:rsidRPr="00C81F2F">
          <w:rPr>
            <w:b w:val="0"/>
          </w:rPr>
          <w:t>Spesifikasi Kebutuhan Non-Fungsional</w:t>
        </w:r>
      </w:ins>
    </w:p>
    <w:tbl>
      <w:tblPr>
        <w:tblStyle w:val="TableGrid"/>
        <w:tblW w:w="0" w:type="auto"/>
        <w:tblLook w:val="04A0" w:firstRow="1" w:lastRow="0" w:firstColumn="1" w:lastColumn="0" w:noHBand="0" w:noVBand="1"/>
        <w:tblPrChange w:id="2036" w:author="ditaoktaria" w:date="2015-07-06T10:22:00Z">
          <w:tblPr>
            <w:tblStyle w:val="TableGrid"/>
            <w:tblW w:w="0" w:type="auto"/>
            <w:tblLook w:val="04A0" w:firstRow="1" w:lastRow="0" w:firstColumn="1" w:lastColumn="0" w:noHBand="0" w:noVBand="1"/>
          </w:tblPr>
        </w:tblPrChange>
      </w:tblPr>
      <w:tblGrid>
        <w:gridCol w:w="1811"/>
        <w:gridCol w:w="6205"/>
        <w:tblGridChange w:id="2037">
          <w:tblGrid>
            <w:gridCol w:w="2268"/>
            <w:gridCol w:w="5890"/>
          </w:tblGrid>
        </w:tblGridChange>
      </w:tblGrid>
      <w:tr w:rsidR="00723587" w14:paraId="6AE5A378" w14:textId="77777777" w:rsidTr="00F05CE1">
        <w:tc>
          <w:tcPr>
            <w:tcW w:w="1811" w:type="dxa"/>
            <w:tcPrChange w:id="2038" w:author="ditaoktaria" w:date="2015-07-06T10:22:00Z">
              <w:tcPr>
                <w:tcW w:w="2268" w:type="dxa"/>
              </w:tcPr>
            </w:tcPrChange>
          </w:tcPr>
          <w:p w14:paraId="13C88645" w14:textId="7B594E21" w:rsidR="00723587" w:rsidRDefault="00723587">
            <w:pPr>
              <w:ind w:firstLine="0"/>
            </w:pPr>
            <w:r>
              <w:t>Parameter</w:t>
            </w:r>
          </w:p>
        </w:tc>
        <w:tc>
          <w:tcPr>
            <w:tcW w:w="6205" w:type="dxa"/>
            <w:tcPrChange w:id="2039" w:author="ditaoktaria" w:date="2015-07-06T10:22:00Z">
              <w:tcPr>
                <w:tcW w:w="5890" w:type="dxa"/>
              </w:tcPr>
            </w:tcPrChange>
          </w:tcPr>
          <w:p w14:paraId="0ED3B579" w14:textId="037A0D7E" w:rsidR="00723587" w:rsidRDefault="00723587">
            <w:pPr>
              <w:ind w:firstLine="0"/>
            </w:pPr>
            <w:r>
              <w:t>Deskripsi Kebutuhan</w:t>
            </w:r>
          </w:p>
        </w:tc>
      </w:tr>
      <w:tr w:rsidR="00723587" w14:paraId="398B670D" w14:textId="77777777" w:rsidTr="00F05CE1">
        <w:tc>
          <w:tcPr>
            <w:tcW w:w="1811" w:type="dxa"/>
            <w:tcPrChange w:id="2040" w:author="ditaoktaria" w:date="2015-07-06T10:22:00Z">
              <w:tcPr>
                <w:tcW w:w="2268" w:type="dxa"/>
              </w:tcPr>
            </w:tcPrChange>
          </w:tcPr>
          <w:p w14:paraId="06BD1B7F" w14:textId="7C645570" w:rsidR="00723587" w:rsidRDefault="00723587">
            <w:pPr>
              <w:ind w:firstLine="0"/>
            </w:pPr>
            <w:r>
              <w:t>Compatibility</w:t>
            </w:r>
          </w:p>
        </w:tc>
        <w:tc>
          <w:tcPr>
            <w:tcW w:w="6205" w:type="dxa"/>
            <w:tcPrChange w:id="2041" w:author="ditaoktaria" w:date="2015-07-06T10:22: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2042"/>
            <w:r w:rsidRPr="00A74A90">
              <w:t>Android</w:t>
            </w:r>
            <w:r>
              <w:t xml:space="preserve"> versi 3.0.</w:t>
            </w:r>
            <w:commentRangeEnd w:id="2042"/>
            <w:r w:rsidR="006C4F1F">
              <w:rPr>
                <w:rStyle w:val="CommentReference"/>
              </w:rPr>
              <w:commentReference w:id="2042"/>
            </w:r>
          </w:p>
        </w:tc>
      </w:tr>
    </w:tbl>
    <w:p w14:paraId="6AE29F78" w14:textId="3C9DF74D" w:rsidR="00C22525" w:rsidRDefault="00C22525">
      <w:pPr>
        <w:pStyle w:val="Heading2"/>
        <w:numPr>
          <w:ilvl w:val="0"/>
          <w:numId w:val="67"/>
        </w:numPr>
        <w:ind w:hanging="630"/>
        <w:pPrChange w:id="2043" w:author="ditaoktaria oktaria" w:date="2015-03-18T08:55:00Z">
          <w:pPr>
            <w:ind w:firstLine="709"/>
          </w:pPr>
        </w:pPrChange>
      </w:pPr>
      <w:r>
        <w:t>Perancangan</w:t>
      </w:r>
    </w:p>
    <w:p w14:paraId="5A0DDB63" w14:textId="681E4D66" w:rsidR="00C22525" w:rsidRDefault="00C22525">
      <w:pPr>
        <w:pPrChange w:id="2044"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2045"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2046" w:author="ditaoktaria" w:date="2015-03-01T18:56:00Z">
          <w:pPr>
            <w:ind w:firstLine="709"/>
          </w:pPr>
        </w:pPrChange>
      </w:pPr>
      <w:commentRangeStart w:id="2047"/>
      <w:r>
        <w:t>Perancangan Umum Sistem</w:t>
      </w:r>
      <w:commentRangeEnd w:id="2047"/>
      <w:r w:rsidR="007B49F2">
        <w:rPr>
          <w:rStyle w:val="CommentReference"/>
          <w:rFonts w:eastAsia="Calibri"/>
          <w:b w:val="0"/>
        </w:rPr>
        <w:commentReference w:id="2047"/>
      </w:r>
    </w:p>
    <w:p w14:paraId="061C72DA" w14:textId="687F516C" w:rsidR="003A58ED" w:rsidRDefault="00D168AE" w:rsidP="007B49F2">
      <w:pPr>
        <w:rPr>
          <w:ins w:id="2048" w:author="ditaoktaria" w:date="2015-06-16T09:03:00Z"/>
        </w:rPr>
      </w:pPr>
      <w:r>
        <w:t xml:space="preserve">Perancangan umum sistem dilakukan untuk merepresentasikan arsitektur sistem yang </w:t>
      </w:r>
      <w:proofErr w:type="gramStart"/>
      <w:r>
        <w:t>akan</w:t>
      </w:r>
      <w:proofErr w:type="gramEnd"/>
      <w:r>
        <w:t xml:space="preserve"> dibuat secara umum.</w:t>
      </w:r>
      <w:r w:rsidR="00745595">
        <w:t xml:space="preserve"> Arsitektur umum sistem terkait dengan proses kerja objek-objek yang menyusun sistem, yaitu pengguna, </w:t>
      </w:r>
      <w:ins w:id="2049" w:author="ditaoktaria" w:date="2015-06-16T09:52:00Z">
        <w:r w:rsidR="001409D7" w:rsidRPr="001409D7">
          <w:rPr>
            <w:i/>
          </w:rPr>
          <w:t>w</w:t>
        </w:r>
        <w:r w:rsidR="001409D7" w:rsidRPr="001409D7">
          <w:rPr>
            <w:i/>
            <w:rPrChange w:id="2050" w:author="ditaoktaria" w:date="2015-06-16T09:53:00Z">
              <w:rPr/>
            </w:rPrChange>
          </w:rPr>
          <w:t>eb service</w:t>
        </w:r>
        <w:r w:rsidR="001409D7">
          <w:t xml:space="preserve"> dari PTIIK yang berisi data dosen dan mata kuliah, </w:t>
        </w:r>
      </w:ins>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 xml:space="preserve">roses kerja sistem </w:t>
      </w:r>
      <w:ins w:id="2051" w:author="ditaoktaria" w:date="2015-06-16T12:21:00Z">
        <w:r w:rsidR="000E1E4F">
          <w:t>ditunjukkan oleh Gambar 4.</w:t>
        </w:r>
      </w:ins>
      <w:ins w:id="2052" w:author="ditaoktaria" w:date="2015-06-22T13:26:00Z">
        <w:r w:rsidR="007E28E8">
          <w:t>3</w:t>
        </w:r>
      </w:ins>
      <w:ins w:id="2053" w:author="ditaoktaria" w:date="2015-06-16T12:21:00Z">
        <w:r w:rsidR="000E1E4F">
          <w:t xml:space="preserve"> yaitu </w:t>
        </w:r>
      </w:ins>
      <w:r w:rsidR="003A58ED">
        <w:t>dimulai dengan pengguna menjalankan aplikasi dan meminta</w:t>
      </w:r>
      <w:r w:rsidR="00F40A7D">
        <w:t xml:space="preserve"> data melalui aplikasi. Aplikasi </w:t>
      </w:r>
      <w:proofErr w:type="gramStart"/>
      <w:r w:rsidR="00F40A7D">
        <w:t>akan</w:t>
      </w:r>
      <w:proofErr w:type="gramEnd"/>
      <w:r w:rsidR="00F40A7D">
        <w:t xml:space="preserve"> meminta data </w:t>
      </w:r>
      <w:del w:id="2054" w:author="ditaoktaria" w:date="2015-06-16T09:53:00Z">
        <w:r w:rsidR="00F40A7D" w:rsidDel="001409D7">
          <w:delText xml:space="preserve">ke </w:delText>
        </w:r>
        <w:r w:rsidR="00F40A7D" w:rsidDel="001409D7">
          <w:rPr>
            <w:i/>
          </w:rPr>
          <w:delText>database</w:delText>
        </w:r>
      </w:del>
      <w:ins w:id="2055" w:author="ditaoktaria" w:date="2015-06-16T09:53:00Z">
        <w:r w:rsidR="001409D7">
          <w:t>ke server</w:t>
        </w:r>
      </w:ins>
      <w:r w:rsidR="00F40A7D">
        <w:t>, lalu</w:t>
      </w:r>
      <w:ins w:id="2056" w:author="ditaoktaria" w:date="2015-06-16T09:53:00Z">
        <w:r w:rsidR="001409D7">
          <w:t xml:space="preserve"> server akan meminta data dari </w:t>
        </w:r>
        <w:r w:rsidR="001409D7" w:rsidRPr="001409D7">
          <w:rPr>
            <w:i/>
            <w:rPrChange w:id="2057" w:author="ditaoktaria" w:date="2015-06-16T09:53:00Z">
              <w:rPr/>
            </w:rPrChange>
          </w:rPr>
          <w:t>web service</w:t>
        </w:r>
      </w:ins>
      <w:ins w:id="2058" w:author="ditaoktaria" w:date="2015-06-29T10:00:00Z">
        <w:r w:rsidR="00DF23BD">
          <w:t xml:space="preserve"> dan </w:t>
        </w:r>
      </w:ins>
      <w:ins w:id="2059" w:author="ditaoktaria" w:date="2015-06-16T09:54:00Z">
        <w:r w:rsidR="001409D7">
          <w:rPr>
            <w:i/>
          </w:rPr>
          <w:t xml:space="preserve">web service </w:t>
        </w:r>
        <w:r w:rsidR="001409D7">
          <w:t>memberikan kembalian data, kemudian server mengolah data tersebut dan</w:t>
        </w:r>
      </w:ins>
      <w:del w:id="2060" w:author="ditaoktaria" w:date="2015-06-16T09:54:00Z">
        <w:r w:rsidR="00F40A7D" w:rsidDel="001409D7">
          <w:delText xml:space="preserve"> </w:delText>
        </w:r>
      </w:del>
      <w:ins w:id="2061" w:author="ditaoktaria" w:date="2015-06-16T09:54:00Z">
        <w:r w:rsidR="001409D7">
          <w:t xml:space="preserve"> </w:t>
        </w:r>
      </w:ins>
      <w:del w:id="2062" w:author="ditaoktaria" w:date="2015-06-16T09:54:00Z">
        <w:r w:rsidR="00F40A7D" w:rsidDel="001409D7">
          <w:delText xml:space="preserve">database akan </w:delText>
        </w:r>
      </w:del>
      <w:r w:rsidR="00F40A7D">
        <w:t xml:space="preserve">memberikan data yang diminta ke aplikasi. Kemudian aplikasi </w:t>
      </w:r>
      <w:proofErr w:type="gramStart"/>
      <w:r w:rsidR="00F40A7D">
        <w:t>akan</w:t>
      </w:r>
      <w:proofErr w:type="gramEnd"/>
      <w:r w:rsidR="00F40A7D">
        <w:t xml:space="preserve"> memberikan respon informasi kepada pengguna sehingga pengguna mendapatkan data</w:t>
      </w:r>
      <w:r w:rsidR="0069576B">
        <w:t xml:space="preserve"> yang diminta.</w:t>
      </w:r>
    </w:p>
    <w:p w14:paraId="5769E140" w14:textId="77777777" w:rsidR="007E28E8" w:rsidRDefault="00171B1C">
      <w:pPr>
        <w:keepNext/>
        <w:rPr>
          <w:ins w:id="2063" w:author="ditaoktaria" w:date="2015-07-06T10:11:00Z"/>
        </w:rPr>
        <w:pPrChange w:id="2064" w:author="ditaoktaria" w:date="2015-07-06T10:11:00Z">
          <w:pPr/>
        </w:pPrChange>
      </w:pPr>
      <w:ins w:id="2065" w:author="ditaoktaria" w:date="2015-06-20T14:36:00Z">
        <w:r>
          <w:rPr>
            <w:noProof/>
          </w:rPr>
          <w:drawing>
            <wp:inline distT="0" distB="0" distL="0" distR="0" wp14:anchorId="763E2C8B" wp14:editId="5527E426">
              <wp:extent cx="3969073" cy="41247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6 at 9.50.18 AM.png"/>
                      <pic:cNvPicPr/>
                    </pic:nvPicPr>
                    <pic:blipFill>
                      <a:blip r:embed="rId34">
                        <a:extLst>
                          <a:ext uri="{28A0092B-C50C-407E-A947-70E740481C1C}">
                            <a14:useLocalDpi xmlns:a14="http://schemas.microsoft.com/office/drawing/2010/main" val="0"/>
                          </a:ext>
                        </a:extLst>
                      </a:blip>
                      <a:stretch>
                        <a:fillRect/>
                      </a:stretch>
                    </pic:blipFill>
                    <pic:spPr>
                      <a:xfrm>
                        <a:off x="0" y="0"/>
                        <a:ext cx="3969364" cy="4125086"/>
                      </a:xfrm>
                      <a:prstGeom prst="rect">
                        <a:avLst/>
                      </a:prstGeom>
                    </pic:spPr>
                  </pic:pic>
                </a:graphicData>
              </a:graphic>
            </wp:inline>
          </w:drawing>
        </w:r>
      </w:ins>
    </w:p>
    <w:p w14:paraId="2BC7523B" w14:textId="662BA8B0" w:rsidR="002B1B92" w:rsidRPr="00BE351A" w:rsidRDefault="007E28E8" w:rsidP="006550CB">
      <w:pPr>
        <w:pStyle w:val="Caption"/>
      </w:pPr>
      <w:bookmarkStart w:id="2066" w:name="_Toc297822204"/>
      <w:ins w:id="2067" w:author="ditaoktaria" w:date="2015-07-06T10:11:00Z">
        <w:r>
          <w:t xml:space="preserve">Gambar 4. </w:t>
        </w:r>
        <w:r>
          <w:fldChar w:fldCharType="begin"/>
        </w:r>
        <w:r>
          <w:instrText xml:space="preserve"> SEQ Gambar_4. \* ARABIC </w:instrText>
        </w:r>
      </w:ins>
      <w:r>
        <w:fldChar w:fldCharType="separate"/>
      </w:r>
      <w:r w:rsidR="006550CB">
        <w:rPr>
          <w:noProof/>
        </w:rPr>
        <w:t>3</w:t>
      </w:r>
      <w:ins w:id="2068" w:author="ditaoktaria" w:date="2015-07-06T10:11:00Z">
        <w:r>
          <w:fldChar w:fldCharType="end"/>
        </w:r>
        <w:r>
          <w:t xml:space="preserve"> </w:t>
        </w:r>
      </w:ins>
      <w:ins w:id="2069" w:author="ditaoktaria" w:date="2015-07-06T10:12:00Z">
        <w:r>
          <w:rPr>
            <w:b w:val="0"/>
          </w:rPr>
          <w:t>Perancangan Umum Sistem</w:t>
        </w:r>
      </w:ins>
      <w:bookmarkEnd w:id="2066"/>
    </w:p>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erancangan perangkat lunak dimulai dengan perancangan arsitektur sistem</w:t>
      </w:r>
      <w:proofErr w:type="gramStart"/>
      <w:r w:rsidR="003E61F0">
        <w:t xml:space="preserve">, </w:t>
      </w:r>
      <w:r w:rsidR="00EC63D3">
        <w:t xml:space="preserve"> perancangan</w:t>
      </w:r>
      <w:proofErr w:type="gramEnd"/>
      <w:r w:rsidR="00EC63D3">
        <w:t xml:space="preserve">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commentRangeStart w:id="2070"/>
      <w:commentRangeStart w:id="2071"/>
      <w:r>
        <w:t>Perancangan Arsitektur Sistem</w:t>
      </w:r>
      <w:commentRangeEnd w:id="2070"/>
      <w:r w:rsidR="001B3570">
        <w:rPr>
          <w:rStyle w:val="CommentReference"/>
          <w:rFonts w:eastAsia="Calibri"/>
          <w:b w:val="0"/>
        </w:rPr>
        <w:commentReference w:id="2070"/>
      </w:r>
      <w:commentRangeEnd w:id="2071"/>
      <w:r w:rsidR="00775EA2">
        <w:rPr>
          <w:rStyle w:val="CommentReference"/>
          <w:rFonts w:eastAsia="Calibri"/>
          <w:b w:val="0"/>
        </w:rPr>
        <w:commentReference w:id="2071"/>
      </w:r>
    </w:p>
    <w:p w14:paraId="476B9F4E" w14:textId="1AD60F4C" w:rsidR="00745595" w:rsidRDefault="008F291A" w:rsidP="007B49F2">
      <w:pPr>
        <w:rPr>
          <w:ins w:id="2072" w:author="ditaoktaria" w:date="2015-06-20T14:32:00Z"/>
        </w:rPr>
      </w:pPr>
      <w:proofErr w:type="gramStart"/>
      <w:r>
        <w:t xml:space="preserve">Sistem terdiri dari aplikasi </w:t>
      </w:r>
      <w:r>
        <w:rPr>
          <w:i/>
        </w:rPr>
        <w:t xml:space="preserve">client </w:t>
      </w:r>
      <w:r>
        <w:t xml:space="preserve">dan aplikasi </w:t>
      </w:r>
      <w:r w:rsidRPr="008F291A">
        <w:rPr>
          <w:i/>
        </w:rPr>
        <w:t>server</w:t>
      </w:r>
      <w:r>
        <w:t>.</w:t>
      </w:r>
      <w:proofErr w:type="gramEnd"/>
      <w:ins w:id="2073" w:author="ditaoktaria" w:date="2015-06-06T19:43:00Z">
        <w:r w:rsidR="00EF09B4">
          <w:t xml:space="preserve"> </w:t>
        </w:r>
      </w:ins>
      <w:proofErr w:type="gramStart"/>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w:t>
      </w:r>
      <w:proofErr w:type="gramEnd"/>
      <w:r>
        <w:t xml:space="preserve"> </w:t>
      </w:r>
      <w:proofErr w:type="gramStart"/>
      <w:r>
        <w:t xml:space="preserve">Teknik penyimpanan data menggunakan </w:t>
      </w:r>
      <w:r>
        <w:rPr>
          <w:i/>
        </w:rPr>
        <w:t xml:space="preserve">remote server </w:t>
      </w:r>
      <w:r>
        <w:t>dengan DBMS MySQL.</w:t>
      </w:r>
      <w:proofErr w:type="gramEnd"/>
      <w:r>
        <w:t xml:space="preserve"> </w:t>
      </w:r>
      <w:ins w:id="2074" w:author="ditaoktaria" w:date="2015-06-20T14:38:00Z">
        <w:r w:rsidR="00D16236">
          <w:t>Ditunjukkan di dalam Ga</w:t>
        </w:r>
        <w:r w:rsidR="00F05CE1">
          <w:t>mbar 4.4</w:t>
        </w:r>
        <w:r w:rsidR="00D16236">
          <w:t xml:space="preserve">, </w:t>
        </w:r>
      </w:ins>
      <w:ins w:id="2075" w:author="ditaoktaria" w:date="2015-06-20T14:40:00Z">
        <w:r w:rsidR="00D16236">
          <w:t xml:space="preserve">PHP bertanggung jawab mengelola pengambilan </w:t>
        </w:r>
      </w:ins>
      <w:ins w:id="2076" w:author="ditaoktaria" w:date="2015-06-20T14:39:00Z">
        <w:r w:rsidR="00D16236">
          <w:t xml:space="preserve">data dari 2 media yaitu </w:t>
        </w:r>
      </w:ins>
      <w:ins w:id="2077" w:author="ditaoktaria" w:date="2015-06-20T14:40:00Z">
        <w:r w:rsidR="00D16236">
          <w:rPr>
            <w:i/>
          </w:rPr>
          <w:t xml:space="preserve">web service </w:t>
        </w:r>
        <w:r w:rsidR="00D16236">
          <w:t>PTIIK dan database</w:t>
        </w:r>
      </w:ins>
      <w:ins w:id="2078" w:author="ditaoktaria" w:date="2015-06-20T14:41:00Z">
        <w:r w:rsidR="00D16236">
          <w:t xml:space="preserve"> MySQL</w:t>
        </w:r>
      </w:ins>
      <w:ins w:id="2079" w:author="ditaoktaria" w:date="2015-06-20T14:40:00Z">
        <w:r w:rsidR="00D16236">
          <w:t xml:space="preserve">. </w:t>
        </w:r>
      </w:ins>
      <w:ins w:id="2080" w:author="ditaoktaria" w:date="2015-06-20T14:41:00Z">
        <w:r w:rsidR="00930AAB">
          <w:t>Ketika pengguna</w:t>
        </w:r>
        <w:r w:rsidR="00D16236">
          <w:t xml:space="preserve"> </w:t>
        </w:r>
      </w:ins>
      <w:ins w:id="2081" w:author="ditaoktaria" w:date="2015-06-20T14:42:00Z">
        <w:r w:rsidR="00D16236">
          <w:t>menjalankan</w:t>
        </w:r>
      </w:ins>
      <w:ins w:id="2082" w:author="ditaoktaria" w:date="2015-06-20T14:41:00Z">
        <w:r w:rsidR="00D16236">
          <w:t xml:space="preserve"> aplikasi</w:t>
        </w:r>
      </w:ins>
      <w:ins w:id="2083" w:author="ditaoktaria" w:date="2015-06-20T14:42:00Z">
        <w:r w:rsidR="00D16236">
          <w:t xml:space="preserve">, sebuah file </w:t>
        </w:r>
      </w:ins>
      <w:ins w:id="2084" w:author="ditaoktaria" w:date="2015-06-20T14:41:00Z">
        <w:r w:rsidR="00D16236">
          <w:t xml:space="preserve">PHP </w:t>
        </w:r>
        <w:proofErr w:type="gramStart"/>
        <w:r w:rsidR="00D16236">
          <w:t>akan</w:t>
        </w:r>
      </w:ins>
      <w:proofErr w:type="gramEnd"/>
      <w:ins w:id="2085" w:author="ditaoktaria" w:date="2015-06-20T14:42:00Z">
        <w:r w:rsidR="00D16236">
          <w:t xml:space="preserve"> dipanggil</w:t>
        </w:r>
      </w:ins>
      <w:ins w:id="2086" w:author="ditaoktaria" w:date="2015-06-20T14:41:00Z">
        <w:r w:rsidR="00930AAB">
          <w:t xml:space="preserve"> </w:t>
        </w:r>
      </w:ins>
      <w:ins w:id="2087" w:author="ditaoktaria" w:date="2015-06-20T14:38:00Z">
        <w:r w:rsidR="00D16236">
          <w:t>u</w:t>
        </w:r>
      </w:ins>
      <w:del w:id="2088" w:author="ditaoktaria" w:date="2015-06-20T14:38:00Z">
        <w:r w:rsidDel="00D16236">
          <w:delText>U</w:delText>
        </w:r>
      </w:del>
      <w:r>
        <w:t>ntuk</w:t>
      </w:r>
      <w:ins w:id="2089" w:author="ditaoktaria" w:date="2015-06-20T14:42:00Z">
        <w:r w:rsidR="00D16236">
          <w:t xml:space="preserve"> </w:t>
        </w:r>
        <w:r w:rsidR="00930AAB">
          <w:t xml:space="preserve">mendapatkan matakuliah </w:t>
        </w:r>
      </w:ins>
      <w:ins w:id="2090" w:author="ditaoktaria" w:date="2015-06-20T14:43:00Z">
        <w:r w:rsidR="00930AAB">
          <w:t xml:space="preserve">dari </w:t>
        </w:r>
        <w:r w:rsidR="00930AAB">
          <w:rPr>
            <w:i/>
          </w:rPr>
          <w:t xml:space="preserve">web service </w:t>
        </w:r>
        <w:r w:rsidR="00930AAB">
          <w:t xml:space="preserve">kemudian mencocokkan dengan data yang terdapat </w:t>
        </w:r>
      </w:ins>
      <w:ins w:id="2091" w:author="ditaoktaria" w:date="2015-06-20T14:44:00Z">
        <w:r w:rsidR="00930AAB">
          <w:t>pada</w:t>
        </w:r>
      </w:ins>
      <w:ins w:id="2092" w:author="ditaoktaria" w:date="2015-06-20T14:43:00Z">
        <w:r w:rsidR="00930AAB">
          <w:t xml:space="preserve"> tabel Materials di dalam database. Setelah cocok, PHP </w:t>
        </w:r>
        <w:proofErr w:type="gramStart"/>
        <w:r w:rsidR="00930AAB">
          <w:t>akan</w:t>
        </w:r>
        <w:proofErr w:type="gramEnd"/>
        <w:r w:rsidR="00930AAB">
          <w:t xml:space="preserve"> mengambil data materi pada tabel dan mengubah data tersebut menjadi bentuk JSON. </w:t>
        </w:r>
        <w:proofErr w:type="gramStart"/>
        <w:r w:rsidR="00930AAB">
          <w:t>Data yang telah memiliki format JSON</w:t>
        </w:r>
      </w:ins>
      <w:r>
        <w:t xml:space="preserve"> </w:t>
      </w:r>
      <w:ins w:id="2093" w:author="ditaoktaria" w:date="2015-06-20T14:47:00Z">
        <w:r w:rsidR="00930AAB">
          <w:t>tersebut kemudian diambil oleh kelas ListView dari aplikasi.</w:t>
        </w:r>
        <w:proofErr w:type="gramEnd"/>
        <w:r w:rsidR="00930AAB">
          <w:t xml:space="preserve"> Jika materi yang dipilih oleh penggu</w:t>
        </w:r>
      </w:ins>
      <w:ins w:id="2094" w:author="ditaoktaria" w:date="2015-06-20T14:48:00Z">
        <w:r w:rsidR="00930AAB">
          <w:t xml:space="preserve">na untuk ditampilkan memiliki </w:t>
        </w:r>
        <w:r w:rsidR="00930AAB" w:rsidRPr="00930AAB">
          <w:rPr>
            <w:i/>
            <w:rPrChange w:id="2095" w:author="ditaoktaria" w:date="2015-06-20T14:50:00Z">
              <w:rPr/>
            </w:rPrChange>
          </w:rPr>
          <w:t>format</w:t>
        </w:r>
        <w:r w:rsidR="00930AAB">
          <w:t xml:space="preserve"> video, maka aplikasi </w:t>
        </w:r>
        <w:proofErr w:type="gramStart"/>
        <w:r w:rsidR="00930AAB">
          <w:t>akan</w:t>
        </w:r>
        <w:proofErr w:type="gramEnd"/>
        <w:r w:rsidR="00930AAB">
          <w:t xml:space="preserve"> memanggil kelas VideoView kemudian video akan ditampilkan kepada pengguna. Sedangkan, jika materi yang dipilih memiliki </w:t>
        </w:r>
        <w:r w:rsidR="00930AAB" w:rsidRPr="00930AAB">
          <w:rPr>
            <w:i/>
            <w:rPrChange w:id="2096" w:author="ditaoktaria" w:date="2015-06-20T14:50:00Z">
              <w:rPr/>
            </w:rPrChange>
          </w:rPr>
          <w:t xml:space="preserve">format </w:t>
        </w:r>
        <w:r w:rsidR="00930AAB">
          <w:t>PDF,</w:t>
        </w:r>
      </w:ins>
      <w:ins w:id="2097" w:author="ditaoktaria" w:date="2015-06-20T14:50:00Z">
        <w:r w:rsidR="00930AAB">
          <w:t xml:space="preserve"> aplikasi </w:t>
        </w:r>
        <w:proofErr w:type="gramStart"/>
        <w:r w:rsidR="00930AAB">
          <w:t>akan</w:t>
        </w:r>
        <w:proofErr w:type="gramEnd"/>
        <w:r w:rsidR="00930AAB">
          <w:t xml:space="preserve"> memanggil kelas WebView. </w:t>
        </w:r>
      </w:ins>
      <w:ins w:id="2098" w:author="ditaoktaria" w:date="2015-06-20T14:51:00Z">
        <w:r w:rsidR="00930AAB">
          <w:t>Melalui sebuah URL halaman web</w:t>
        </w:r>
      </w:ins>
      <w:ins w:id="2099" w:author="ditaoktaria" w:date="2015-06-20T14:52:00Z">
        <w:r w:rsidR="00930AAB">
          <w:t xml:space="preserve"> yang ditampilkan oleh WebView</w:t>
        </w:r>
      </w:ins>
      <w:ins w:id="2100" w:author="ditaoktaria" w:date="2015-06-20T14:51:00Z">
        <w:r w:rsidR="00930AAB">
          <w:t xml:space="preserve">, file PDF </w:t>
        </w:r>
        <w:proofErr w:type="gramStart"/>
        <w:r w:rsidR="00930AAB">
          <w:t>akan</w:t>
        </w:r>
        <w:proofErr w:type="gramEnd"/>
        <w:r w:rsidR="00930AAB">
          <w:t xml:space="preserve"> ditampilkan </w:t>
        </w:r>
      </w:ins>
      <w:ins w:id="2101" w:author="ditaoktaria" w:date="2015-06-20T14:53:00Z">
        <w:r w:rsidR="00B75D4E">
          <w:t>dengan bantuan Library PDF.js.</w:t>
        </w:r>
      </w:ins>
      <w:del w:id="2102" w:author="ditaoktaria" w:date="2015-06-20T14:48:00Z">
        <w:r w:rsidDel="00930AAB">
          <w:delText xml:space="preserve">dapat mendapatkan data dari basis data, dibutuhkan </w:delText>
        </w:r>
        <w:r w:rsidDel="00930AAB">
          <w:rPr>
            <w:i/>
          </w:rPr>
          <w:delText xml:space="preserve">script </w:delText>
        </w:r>
        <w:r w:rsidDel="00930AAB">
          <w:delText xml:space="preserve">PHP yang meminta data ke basis data, kemudian mengubahnya dalam bentuk JSON, lalu mengirimkan data dalam bentuk JSON ke aplikasi </w:delText>
        </w:r>
        <w:r w:rsidDel="00930AAB">
          <w:rPr>
            <w:i/>
          </w:rPr>
          <w:delText xml:space="preserve">client </w:delText>
        </w:r>
        <w:r w:rsidDel="00930AAB">
          <w:delText>yang men</w:delText>
        </w:r>
        <w:r w:rsidR="00E87332" w:rsidDel="00930AAB">
          <w:delText>ggunakan bahasa pemrograman Java</w:delText>
        </w:r>
        <w:r w:rsidDel="00930AAB">
          <w:delText>.</w:delText>
        </w:r>
      </w:del>
    </w:p>
    <w:p w14:paraId="04F940DB" w14:textId="77777777" w:rsidR="00F05CE1" w:rsidRDefault="00171B1C">
      <w:pPr>
        <w:keepNext/>
        <w:ind w:firstLine="0"/>
        <w:jc w:val="center"/>
        <w:rPr>
          <w:ins w:id="2103" w:author="ditaoktaria" w:date="2015-07-06T10:22:00Z"/>
        </w:rPr>
        <w:pPrChange w:id="2104" w:author="ditaoktaria" w:date="2015-07-06T10:22:00Z">
          <w:pPr>
            <w:ind w:firstLine="0"/>
            <w:jc w:val="center"/>
          </w:pPr>
        </w:pPrChange>
      </w:pPr>
      <w:ins w:id="2105" w:author="ditaoktaria" w:date="2015-06-20T14:33:00Z">
        <w:r>
          <w:rPr>
            <w:noProof/>
          </w:rPr>
          <w:drawing>
            <wp:inline distT="0" distB="0" distL="0" distR="0" wp14:anchorId="1BBD51FA" wp14:editId="72B02294">
              <wp:extent cx="4478225" cy="31749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0 at 2.23.37 PM.png"/>
                      <pic:cNvPicPr/>
                    </pic:nvPicPr>
                    <pic:blipFill>
                      <a:blip r:embed="rId35">
                        <a:extLst>
                          <a:ext uri="{28A0092B-C50C-407E-A947-70E740481C1C}">
                            <a14:useLocalDpi xmlns:a14="http://schemas.microsoft.com/office/drawing/2010/main" val="0"/>
                          </a:ext>
                        </a:extLst>
                      </a:blip>
                      <a:stretch>
                        <a:fillRect/>
                      </a:stretch>
                    </pic:blipFill>
                    <pic:spPr>
                      <a:xfrm>
                        <a:off x="0" y="0"/>
                        <a:ext cx="4478492" cy="3175135"/>
                      </a:xfrm>
                      <a:prstGeom prst="rect">
                        <a:avLst/>
                      </a:prstGeom>
                    </pic:spPr>
                  </pic:pic>
                </a:graphicData>
              </a:graphic>
            </wp:inline>
          </w:drawing>
        </w:r>
      </w:ins>
    </w:p>
    <w:p w14:paraId="3708507E" w14:textId="57D6F7FF" w:rsidR="008F650B" w:rsidRPr="00BE351A" w:rsidRDefault="00F05CE1" w:rsidP="006550CB">
      <w:pPr>
        <w:pStyle w:val="Caption"/>
      </w:pPr>
      <w:bookmarkStart w:id="2106" w:name="_Toc297822205"/>
      <w:ins w:id="2107" w:author="ditaoktaria" w:date="2015-07-06T10:22:00Z">
        <w:r>
          <w:t xml:space="preserve">Gambar 4. </w:t>
        </w:r>
        <w:r>
          <w:fldChar w:fldCharType="begin"/>
        </w:r>
        <w:r>
          <w:instrText xml:space="preserve"> SEQ Gambar_4. \* ARABIC </w:instrText>
        </w:r>
      </w:ins>
      <w:r>
        <w:fldChar w:fldCharType="separate"/>
      </w:r>
      <w:r w:rsidR="006550CB">
        <w:rPr>
          <w:noProof/>
        </w:rPr>
        <w:t>4</w:t>
      </w:r>
      <w:ins w:id="2108" w:author="ditaoktaria" w:date="2015-07-06T10:22:00Z">
        <w:r>
          <w:fldChar w:fldCharType="end"/>
        </w:r>
        <w:r>
          <w:t xml:space="preserve"> </w:t>
        </w:r>
        <w:r>
          <w:rPr>
            <w:b w:val="0"/>
          </w:rPr>
          <w:t>Perancangan Arsitektur Sistem</w:t>
        </w:r>
      </w:ins>
      <w:bookmarkEnd w:id="2106"/>
    </w:p>
    <w:p w14:paraId="35364A4C" w14:textId="7ECD091E" w:rsidR="00B50E8A" w:rsidRDefault="00B50E8A" w:rsidP="007B49F2">
      <w:pPr>
        <w:pStyle w:val="Heading5"/>
        <w:numPr>
          <w:ilvl w:val="0"/>
          <w:numId w:val="55"/>
        </w:numPr>
        <w:ind w:left="720" w:hanging="720"/>
        <w:rPr>
          <w:ins w:id="2109" w:author="ditaoktaria" w:date="2015-06-06T19:41:00Z"/>
        </w:rPr>
      </w:pPr>
      <w:ins w:id="2110" w:author="ditaoktaria" w:date="2015-06-06T19:40:00Z">
        <w:r>
          <w:t>Perancangan Komunikasi Data dengan Web Service</w:t>
        </w:r>
      </w:ins>
    </w:p>
    <w:p w14:paraId="328CC7B5" w14:textId="10A44698" w:rsidR="004D2FAE" w:rsidRDefault="00146381">
      <w:pPr>
        <w:rPr>
          <w:ins w:id="2111" w:author="ditaoktaria" w:date="2015-06-22T08:39:00Z"/>
        </w:rPr>
        <w:pPrChange w:id="2112" w:author="ditaoktaria" w:date="2015-06-12T10:19:00Z">
          <w:pPr>
            <w:pStyle w:val="Heading5"/>
            <w:numPr>
              <w:numId w:val="55"/>
            </w:numPr>
            <w:ind w:left="720" w:hanging="720"/>
          </w:pPr>
        </w:pPrChange>
      </w:pPr>
      <w:ins w:id="2113" w:author="ditaoktaria" w:date="2015-06-12T10:27:00Z">
        <w:r>
          <w:t xml:space="preserve">Sistem ini menggunakan web service dari PTIIK untuk mendapatkan informasi mengenai data dosen </w:t>
        </w:r>
      </w:ins>
      <w:ins w:id="2114" w:author="ditaoktaria" w:date="2015-06-12T10:31:00Z">
        <w:r w:rsidR="00B654E4">
          <w:t xml:space="preserve">seperti </w:t>
        </w:r>
      </w:ins>
      <w:ins w:id="2115" w:author="ditaoktaria" w:date="2015-06-15T11:34:00Z">
        <w:r w:rsidR="00C26EFF">
          <w:t xml:space="preserve">id dosen </w:t>
        </w:r>
      </w:ins>
      <w:ins w:id="2116" w:author="ditaoktaria" w:date="2015-06-12T10:27:00Z">
        <w:r>
          <w:t xml:space="preserve">dan mata kuliah </w:t>
        </w:r>
        <w:proofErr w:type="gramStart"/>
        <w:r>
          <w:t>apa</w:t>
        </w:r>
        <w:proofErr w:type="gramEnd"/>
        <w:r>
          <w:t xml:space="preserve"> saja yang di</w:t>
        </w:r>
      </w:ins>
      <w:ins w:id="2117" w:author="ditaoktaria" w:date="2015-06-12T10:37:00Z">
        <w:r w:rsidR="00B654E4">
          <w:t>ampu</w:t>
        </w:r>
      </w:ins>
      <w:ins w:id="2118" w:author="ditaoktaria" w:date="2015-06-12T10:27:00Z">
        <w:r>
          <w:t xml:space="preserve"> oleh dosen tersebut.</w:t>
        </w:r>
      </w:ins>
      <w:ins w:id="2119" w:author="ditaoktaria" w:date="2015-06-12T10:37:00Z">
        <w:r w:rsidR="00B654E4">
          <w:t xml:space="preserve"> </w:t>
        </w:r>
      </w:ins>
      <w:ins w:id="2120" w:author="ditaoktaria" w:date="2015-06-15T09:05:00Z">
        <w:r w:rsidR="00425DF1">
          <w:t xml:space="preserve">Web service dari PTIIK memberikan kembalian berupa file json dari </w:t>
        </w:r>
      </w:ins>
      <w:ins w:id="2121" w:author="ditaoktaria" w:date="2015-06-15T11:33:00Z">
        <w:r w:rsidR="00C26EFF">
          <w:t xml:space="preserve">data jadwal pengajaran pada </w:t>
        </w:r>
      </w:ins>
      <w:ins w:id="2122" w:author="ditaoktaria" w:date="2015-06-15T11:34:00Z">
        <w:r w:rsidR="00C26EFF">
          <w:t>halaman</w:t>
        </w:r>
      </w:ins>
      <w:ins w:id="2123" w:author="ditaoktaria" w:date="2015-06-15T11:33:00Z">
        <w:r w:rsidR="00C26EFF">
          <w:t xml:space="preserve"> website PTIIK, yaitu </w:t>
        </w:r>
      </w:ins>
      <w:ins w:id="2124" w:author="ditaoktaria" w:date="2015-06-15T11:31:00Z">
        <w:r w:rsidR="00C26EFF" w:rsidRPr="00C26EFF">
          <w:t>http://filkom.ub.ac.id/info/jadwal</w:t>
        </w:r>
      </w:ins>
      <w:ins w:id="2125" w:author="ditaoktaria" w:date="2015-06-15T11:34:00Z">
        <w:r w:rsidR="00C26EFF">
          <w:t xml:space="preserve">. </w:t>
        </w:r>
      </w:ins>
    </w:p>
    <w:p w14:paraId="40F59FC1" w14:textId="4BFCFF33" w:rsidR="006A68AB" w:rsidRDefault="006A68AB">
      <w:pPr>
        <w:rPr>
          <w:ins w:id="2126" w:author="ditaoktaria" w:date="2015-06-22T09:00:00Z"/>
        </w:rPr>
        <w:pPrChange w:id="2127" w:author="ditaoktaria" w:date="2015-06-12T10:19:00Z">
          <w:pPr>
            <w:pStyle w:val="Heading5"/>
            <w:numPr>
              <w:numId w:val="55"/>
            </w:numPr>
            <w:ind w:left="720" w:hanging="720"/>
          </w:pPr>
        </w:pPrChange>
      </w:pPr>
      <w:ins w:id="2128" w:author="ditaoktaria" w:date="2015-06-22T08:39:00Z">
        <w:r>
          <w:t xml:space="preserve">Setiap kali pengguna </w:t>
        </w:r>
      </w:ins>
      <w:ins w:id="2129" w:author="ditaoktaria" w:date="2015-06-22T08:44:00Z">
        <w:r w:rsidR="00BF1FB8">
          <w:t>menjalankan aplikasi</w:t>
        </w:r>
      </w:ins>
      <w:ins w:id="2130" w:author="ditaoktaria" w:date="2015-06-22T08:39:00Z">
        <w:r>
          <w:t xml:space="preserve">, aplikasi </w:t>
        </w:r>
        <w:proofErr w:type="gramStart"/>
        <w:r>
          <w:t>akan</w:t>
        </w:r>
        <w:proofErr w:type="gramEnd"/>
        <w:r>
          <w:t xml:space="preserve"> </w:t>
        </w:r>
      </w:ins>
      <w:ins w:id="2131" w:author="ditaoktaria" w:date="2015-06-22T08:45:00Z">
        <w:r w:rsidR="00BF1FB8">
          <w:t>mengambil data pada file JSON kemb</w:t>
        </w:r>
      </w:ins>
      <w:ins w:id="2132" w:author="ditaoktaria" w:date="2015-06-22T08:46:00Z">
        <w:r w:rsidR="00BF1FB8">
          <w:t>a</w:t>
        </w:r>
      </w:ins>
      <w:ins w:id="2133" w:author="ditaoktaria" w:date="2015-06-22T08:45:00Z">
        <w:r w:rsidR="00BF1FB8">
          <w:t>lian dari</w:t>
        </w:r>
      </w:ins>
      <w:ins w:id="2134" w:author="ditaoktaria" w:date="2015-06-22T08:46:00Z">
        <w:r w:rsidR="00BF1FB8">
          <w:t xml:space="preserve"> </w:t>
        </w:r>
        <w:r w:rsidR="00BF1FB8">
          <w:rPr>
            <w:i/>
          </w:rPr>
          <w:t xml:space="preserve">web service </w:t>
        </w:r>
        <w:r w:rsidR="00BF1FB8">
          <w:t>PTIIK</w:t>
        </w:r>
      </w:ins>
      <w:ins w:id="2135" w:author="ditaoktaria" w:date="2015-06-22T08:45:00Z">
        <w:r w:rsidR="00BF1FB8">
          <w:t xml:space="preserve"> </w:t>
        </w:r>
      </w:ins>
      <w:ins w:id="2136" w:author="ditaoktaria" w:date="2015-06-22T08:46:00Z">
        <w:r w:rsidR="00BF1FB8">
          <w:t xml:space="preserve">dan mengubahnya ke dalam bentuk array, kemudian aplikasi mengambil data tabel pengguna pada </w:t>
        </w:r>
        <w:r w:rsidR="00BF1FB8" w:rsidRPr="00BF1FB8">
          <w:rPr>
            <w:i/>
            <w:rPrChange w:id="2137" w:author="ditaoktaria" w:date="2015-06-22T08:47:00Z">
              <w:rPr/>
            </w:rPrChange>
          </w:rPr>
          <w:t>database</w:t>
        </w:r>
      </w:ins>
      <w:ins w:id="2138" w:author="ditaoktaria" w:date="2015-06-22T08:47:00Z">
        <w:r w:rsidR="00BF1FB8">
          <w:rPr>
            <w:i/>
          </w:rPr>
          <w:t xml:space="preserve"> </w:t>
        </w:r>
        <w:r w:rsidR="00BF1FB8">
          <w:t xml:space="preserve">kemudian menjadikannya ke dalam bentuk array. Aplikasi akan </w:t>
        </w:r>
      </w:ins>
      <w:ins w:id="2139" w:author="ditaoktaria" w:date="2015-06-22T08:39:00Z">
        <w:r>
          <w:t xml:space="preserve">melakukan pengecekan data </w:t>
        </w:r>
      </w:ins>
      <w:ins w:id="2140" w:author="ditaoktaria" w:date="2015-06-22T08:48:00Z">
        <w:r w:rsidR="00BF1FB8">
          <w:t>antara array hasil</w:t>
        </w:r>
      </w:ins>
      <w:ins w:id="2141" w:author="ditaoktaria" w:date="2015-06-22T08:39:00Z">
        <w:r>
          <w:t xml:space="preserve"> </w:t>
        </w:r>
      </w:ins>
      <w:ins w:id="2142" w:author="ditaoktaria" w:date="2015-06-22T08:48:00Z">
        <w:r w:rsidR="00BF1FB8">
          <w:t xml:space="preserve">dari </w:t>
        </w:r>
      </w:ins>
      <w:ins w:id="2143" w:author="ditaoktaria" w:date="2015-06-22T08:39:00Z">
        <w:r>
          <w:t xml:space="preserve">file JSON </w:t>
        </w:r>
      </w:ins>
      <w:ins w:id="2144" w:author="ditaoktaria" w:date="2015-06-22T08:48:00Z">
        <w:r w:rsidR="00BF1FB8">
          <w:t xml:space="preserve">PTIIK dengan array dari </w:t>
        </w:r>
        <w:r w:rsidR="00BF1FB8">
          <w:rPr>
            <w:i/>
          </w:rPr>
          <w:t>database</w:t>
        </w:r>
      </w:ins>
      <w:ins w:id="2145" w:author="ditaoktaria" w:date="2015-06-22T08:40:00Z">
        <w:r>
          <w:t xml:space="preserve"> melalui id dosen, apakah ada id dosen pada file JSON</w:t>
        </w:r>
      </w:ins>
      <w:ins w:id="2146" w:author="ditaoktaria" w:date="2015-06-22T08:41:00Z">
        <w:r>
          <w:t xml:space="preserve"> yang tidak termasuk di antara id yang terdapat pada </w:t>
        </w:r>
        <w:r w:rsidRPr="006A68AB">
          <w:rPr>
            <w:i/>
            <w:rPrChange w:id="2147" w:author="ditaoktaria" w:date="2015-06-22T08:43:00Z">
              <w:rPr/>
            </w:rPrChange>
          </w:rPr>
          <w:t>database</w:t>
        </w:r>
        <w:r>
          <w:t xml:space="preserve">, jika ada maka data baru tersebut akan dimasukkan ke </w:t>
        </w:r>
      </w:ins>
      <w:ins w:id="2148" w:author="ditaoktaria" w:date="2015-06-22T08:43:00Z">
        <w:r>
          <w:t xml:space="preserve">dalam </w:t>
        </w:r>
        <w:r>
          <w:rPr>
            <w:i/>
          </w:rPr>
          <w:t>database</w:t>
        </w:r>
      </w:ins>
      <w:ins w:id="2149" w:author="ditaoktaria" w:date="2015-06-22T08:44:00Z">
        <w:r>
          <w:t xml:space="preserve">. </w:t>
        </w:r>
      </w:ins>
    </w:p>
    <w:p w14:paraId="661C63A9" w14:textId="5333F618" w:rsidR="00EC7428" w:rsidRPr="001E494B" w:rsidRDefault="00EC7428">
      <w:pPr>
        <w:rPr>
          <w:ins w:id="2150" w:author="ditaoktaria" w:date="2015-06-06T20:32:00Z"/>
        </w:rPr>
        <w:pPrChange w:id="2151" w:author="ditaoktaria" w:date="2015-06-12T10:19:00Z">
          <w:pPr>
            <w:pStyle w:val="Heading5"/>
            <w:numPr>
              <w:numId w:val="55"/>
            </w:numPr>
            <w:ind w:left="720" w:hanging="720"/>
          </w:pPr>
        </w:pPrChange>
      </w:pPr>
      <w:proofErr w:type="gramStart"/>
      <w:ins w:id="2152" w:author="ditaoktaria" w:date="2015-06-22T09:00:00Z">
        <w:r>
          <w:t>Selanjutny</w:t>
        </w:r>
        <w:r w:rsidR="000F5E47">
          <w:t>a</w:t>
        </w:r>
      </w:ins>
      <w:ins w:id="2153" w:author="ditaoktaria" w:date="2015-06-22T13:09:00Z">
        <w:r w:rsidR="00AC08EF">
          <w:t xml:space="preserve"> </w:t>
        </w:r>
      </w:ins>
      <w:ins w:id="2154" w:author="ditaoktaria" w:date="2015-06-22T09:00:00Z">
        <w:r>
          <w:t xml:space="preserve">komunikasi </w:t>
        </w:r>
        <w:r w:rsidR="00A504BE">
          <w:t xml:space="preserve">ketika </w:t>
        </w:r>
      </w:ins>
      <w:ins w:id="2155" w:author="ditaoktaria" w:date="2015-06-22T10:30:00Z">
        <w:r w:rsidR="00A504BE">
          <w:t>pengguna meminta data</w:t>
        </w:r>
      </w:ins>
      <w:ins w:id="2156" w:author="ditaoktaria" w:date="2015-06-22T13:09:00Z">
        <w:r w:rsidR="00F05CE1">
          <w:t xml:space="preserve"> ditunjukkan oleh Gambar 4.5</w:t>
        </w:r>
      </w:ins>
      <w:ins w:id="2157" w:author="ditaoktaria" w:date="2015-06-22T10:30:00Z">
        <w:r w:rsidR="00A504BE">
          <w:t>.</w:t>
        </w:r>
        <w:proofErr w:type="gramEnd"/>
        <w:r w:rsidR="00A504BE">
          <w:t xml:space="preserve"> </w:t>
        </w:r>
      </w:ins>
      <w:ins w:id="2158" w:author="ditaoktaria" w:date="2015-06-22T10:32:00Z">
        <w:r w:rsidR="00A504BE">
          <w:t xml:space="preserve">Setalah pengguna memasukkan </w:t>
        </w:r>
      </w:ins>
      <w:ins w:id="2159" w:author="ditaoktaria" w:date="2015-06-22T10:33:00Z">
        <w:r w:rsidR="00A504BE">
          <w:rPr>
            <w:i/>
          </w:rPr>
          <w:t xml:space="preserve">username </w:t>
        </w:r>
        <w:r w:rsidR="00A504BE">
          <w:t xml:space="preserve">dan </w:t>
        </w:r>
        <w:r w:rsidR="00A504BE">
          <w:rPr>
            <w:i/>
          </w:rPr>
          <w:t>password</w:t>
        </w:r>
      </w:ins>
      <w:ins w:id="2160" w:author="ditaoktaria" w:date="2015-06-22T13:09:00Z">
        <w:r w:rsidR="000F5E47">
          <w:rPr>
            <w:i/>
          </w:rPr>
          <w:t xml:space="preserve"> </w:t>
        </w:r>
        <w:r w:rsidR="000F5E47">
          <w:t xml:space="preserve">untuk melakukan </w:t>
        </w:r>
        <w:r w:rsidR="000F5E47">
          <w:rPr>
            <w:i/>
          </w:rPr>
          <w:t>login</w:t>
        </w:r>
      </w:ins>
      <w:ins w:id="2161" w:author="ditaoktaria" w:date="2015-06-22T10:33:00Z">
        <w:r w:rsidR="00A504BE">
          <w:t xml:space="preserve">, sebuah </w:t>
        </w:r>
        <w:r w:rsidR="00A504BE">
          <w:rPr>
            <w:i/>
          </w:rPr>
          <w:t xml:space="preserve">script </w:t>
        </w:r>
        <w:r w:rsidR="00A504BE">
          <w:t xml:space="preserve">PHP </w:t>
        </w:r>
      </w:ins>
      <w:proofErr w:type="gramStart"/>
      <w:ins w:id="2162" w:author="ditaoktaria" w:date="2015-06-22T10:36:00Z">
        <w:r w:rsidR="00D71013">
          <w:t>akan</w:t>
        </w:r>
        <w:proofErr w:type="gramEnd"/>
        <w:r w:rsidR="00D71013">
          <w:t xml:space="preserve"> mencocokkan data yang dimasukkan dengan atribut </w:t>
        </w:r>
        <w:r w:rsidR="00D71013">
          <w:rPr>
            <w:i/>
          </w:rPr>
          <w:t xml:space="preserve">username </w:t>
        </w:r>
        <w:r w:rsidR="00D71013">
          <w:t xml:space="preserve">dan </w:t>
        </w:r>
        <w:r w:rsidR="00D71013">
          <w:rPr>
            <w:i/>
          </w:rPr>
          <w:t xml:space="preserve">password </w:t>
        </w:r>
        <w:r w:rsidR="00D71013">
          <w:t xml:space="preserve">yang terdapat </w:t>
        </w:r>
      </w:ins>
      <w:ins w:id="2163" w:author="ditaoktaria" w:date="2015-06-22T10:41:00Z">
        <w:r w:rsidR="00D71013">
          <w:t xml:space="preserve">pada tabel </w:t>
        </w:r>
        <w:r w:rsidR="00D71013">
          <w:rPr>
            <w:i/>
          </w:rPr>
          <w:t xml:space="preserve">user </w:t>
        </w:r>
      </w:ins>
      <w:ins w:id="2164" w:author="ditaoktaria" w:date="2015-06-22T10:36:00Z">
        <w:r w:rsidR="00D71013">
          <w:t xml:space="preserve">di dalam </w:t>
        </w:r>
      </w:ins>
      <w:ins w:id="2165" w:author="ditaoktaria" w:date="2015-06-22T10:37:00Z">
        <w:r w:rsidR="00D71013">
          <w:rPr>
            <w:i/>
          </w:rPr>
          <w:t>database.</w:t>
        </w:r>
      </w:ins>
      <w:ins w:id="2166" w:author="ditaoktaria" w:date="2015-06-22T10:38:00Z">
        <w:r w:rsidR="00D71013">
          <w:t xml:space="preserve"> Setelah </w:t>
        </w:r>
      </w:ins>
      <w:ins w:id="2167" w:author="ditaoktaria" w:date="2015-06-22T10:41:00Z">
        <w:r w:rsidR="00D71013">
          <w:t xml:space="preserve">itu didapatkan </w:t>
        </w:r>
      </w:ins>
      <w:ins w:id="2168" w:author="ditaoktaria" w:date="2015-06-22T10:44:00Z">
        <w:r w:rsidR="00D71013">
          <w:rPr>
            <w:i/>
          </w:rPr>
          <w:t xml:space="preserve">username </w:t>
        </w:r>
        <w:r w:rsidR="00D71013">
          <w:t xml:space="preserve">dan </w:t>
        </w:r>
        <w:r w:rsidR="00D71013">
          <w:rPr>
            <w:i/>
          </w:rPr>
          <w:t xml:space="preserve">password </w:t>
        </w:r>
        <w:r w:rsidR="00D71013">
          <w:t>yang cocok, k</w:t>
        </w:r>
      </w:ins>
      <w:ins w:id="2169" w:author="ditaoktaria" w:date="2015-06-22T10:38:00Z">
        <w:r w:rsidR="00D71013">
          <w:t xml:space="preserve">emudian </w:t>
        </w:r>
        <w:proofErr w:type="gramStart"/>
        <w:r w:rsidR="00D71013">
          <w:t>akan</w:t>
        </w:r>
        <w:proofErr w:type="gramEnd"/>
        <w:r w:rsidR="00D71013">
          <w:t xml:space="preserve"> diambil atribut id </w:t>
        </w:r>
      </w:ins>
      <w:ins w:id="2170" w:author="ditaoktaria" w:date="2015-06-22T10:52:00Z">
        <w:r w:rsidR="00D101E8">
          <w:t>pengg</w:t>
        </w:r>
      </w:ins>
      <w:ins w:id="2171" w:author="ditaoktaria" w:date="2015-06-22T10:53:00Z">
        <w:r w:rsidR="00D101E8">
          <w:t xml:space="preserve">una </w:t>
        </w:r>
      </w:ins>
      <w:ins w:id="2172" w:author="ditaoktaria" w:date="2015-06-22T10:38:00Z">
        <w:r w:rsidR="00D71013">
          <w:t>dari</w:t>
        </w:r>
        <w:r w:rsidR="00D101E8">
          <w:t xml:space="preserve"> </w:t>
        </w:r>
      </w:ins>
      <w:ins w:id="2173" w:author="ditaoktaria" w:date="2015-06-22T10:48:00Z">
        <w:r w:rsidR="00D101E8">
          <w:rPr>
            <w:i/>
          </w:rPr>
          <w:t xml:space="preserve">username </w:t>
        </w:r>
        <w:r w:rsidR="00D101E8">
          <w:t>tersebut</w:t>
        </w:r>
      </w:ins>
      <w:ins w:id="2174" w:author="ditaoktaria" w:date="2015-06-22T10:49:00Z">
        <w:r w:rsidR="00D101E8">
          <w:t xml:space="preserve">. </w:t>
        </w:r>
      </w:ins>
      <w:ins w:id="2175" w:author="ditaoktaria" w:date="2015-06-22T10:54:00Z">
        <w:r w:rsidR="00CA44C5">
          <w:t xml:space="preserve">Kemudian </w:t>
        </w:r>
      </w:ins>
      <w:ins w:id="2176" w:author="ditaoktaria" w:date="2015-06-22T10:58:00Z">
        <w:r w:rsidR="00CA44C5">
          <w:t xml:space="preserve">id pengguna tersebut </w:t>
        </w:r>
        <w:proofErr w:type="gramStart"/>
        <w:r w:rsidR="00CA44C5">
          <w:t>akan</w:t>
        </w:r>
        <w:proofErr w:type="gramEnd"/>
        <w:r w:rsidR="00CA44C5">
          <w:t xml:space="preserve"> dicocokan dengan id yang terdapat pada</w:t>
        </w:r>
      </w:ins>
      <w:ins w:id="2177" w:author="ditaoktaria" w:date="2015-06-22T11:00:00Z">
        <w:r w:rsidR="008707C8">
          <w:t xml:space="preserve"> </w:t>
        </w:r>
        <w:r w:rsidR="008707C8" w:rsidRPr="008707C8">
          <w:rPr>
            <w:i/>
            <w:rPrChange w:id="2178" w:author="ditaoktaria" w:date="2015-06-22T11:05:00Z">
              <w:rPr/>
            </w:rPrChange>
          </w:rPr>
          <w:t>web service</w:t>
        </w:r>
        <w:r w:rsidR="008707C8">
          <w:t xml:space="preserve"> PTIIK</w:t>
        </w:r>
      </w:ins>
      <w:ins w:id="2179" w:author="ditaoktaria" w:date="2015-06-22T11:05:00Z">
        <w:r w:rsidR="008707C8">
          <w:t xml:space="preserve"> untuk mendapatkan kode mata kuliah yang diampu oleh pengguna tersebut. </w:t>
        </w:r>
        <w:proofErr w:type="gramStart"/>
        <w:r w:rsidR="008707C8">
          <w:t>Kode mata kuliah tersebut kemudian dicocokkan dengan kode mata kuliah yang terdapat</w:t>
        </w:r>
      </w:ins>
      <w:ins w:id="2180" w:author="ditaoktaria" w:date="2015-06-22T12:36:00Z">
        <w:r w:rsidR="00AE5FAF">
          <w:t xml:space="preserve"> pada tabel </w:t>
        </w:r>
        <w:r w:rsidR="00AE5FAF" w:rsidRPr="00AE5FAF">
          <w:rPr>
            <w:i/>
            <w:rPrChange w:id="2181" w:author="ditaoktaria" w:date="2015-06-22T12:37:00Z">
              <w:rPr/>
            </w:rPrChange>
          </w:rPr>
          <w:t>Materials</w:t>
        </w:r>
      </w:ins>
      <w:ins w:id="2182" w:author="ditaoktaria" w:date="2015-06-22T11:05:00Z">
        <w:r w:rsidR="008707C8">
          <w:t xml:space="preserve"> di dalam </w:t>
        </w:r>
        <w:r w:rsidR="008707C8" w:rsidRPr="00FB1F57">
          <w:rPr>
            <w:i/>
            <w:rPrChange w:id="2183" w:author="ditaoktaria" w:date="2015-06-22T12:41:00Z">
              <w:rPr/>
            </w:rPrChange>
          </w:rPr>
          <w:t>database</w:t>
        </w:r>
      </w:ins>
      <w:ins w:id="2184" w:author="ditaoktaria" w:date="2015-06-22T12:54:00Z">
        <w:r w:rsidR="001E494B">
          <w:t>, sehingga</w:t>
        </w:r>
      </w:ins>
      <w:ins w:id="2185" w:author="ditaoktaria" w:date="2015-06-22T12:58:00Z">
        <w:r w:rsidR="001E494B">
          <w:t xml:space="preserve"> bisa didapat </w:t>
        </w:r>
      </w:ins>
      <w:ins w:id="2186" w:author="ditaoktaria" w:date="2015-06-22T12:54:00Z">
        <w:r w:rsidR="001E494B">
          <w:t xml:space="preserve">data materi-materi </w:t>
        </w:r>
      </w:ins>
      <w:ins w:id="2187" w:author="ditaoktaria" w:date="2015-06-22T12:58:00Z">
        <w:r w:rsidR="001E494B">
          <w:t>yang dimiliki oleh mata kuliah tersebut.</w:t>
        </w:r>
      </w:ins>
      <w:proofErr w:type="gramEnd"/>
      <w:ins w:id="2188" w:author="ditaoktaria" w:date="2015-06-22T12:59:00Z">
        <w:r w:rsidR="001E494B">
          <w:t xml:space="preserve"> </w:t>
        </w:r>
        <w:proofErr w:type="gramStart"/>
        <w:r w:rsidR="001E494B">
          <w:t xml:space="preserve">Kemudian data yang telah didapatkan diubah ke dalam bentuk JSON untuk diberikan kepada aplikasi </w:t>
        </w:r>
        <w:r w:rsidR="001E494B">
          <w:rPr>
            <w:i/>
          </w:rPr>
          <w:t>client</w:t>
        </w:r>
        <w:r w:rsidR="001E494B">
          <w:t>.</w:t>
        </w:r>
        <w:proofErr w:type="gramEnd"/>
        <w:r w:rsidR="001E494B">
          <w:t xml:space="preserve"> </w:t>
        </w:r>
      </w:ins>
      <w:ins w:id="2189" w:author="ditaoktaria" w:date="2015-06-22T13:00:00Z">
        <w:r w:rsidR="001E494B">
          <w:t xml:space="preserve">Pada aplikasi </w:t>
        </w:r>
        <w:r w:rsidR="001E494B">
          <w:rPr>
            <w:i/>
          </w:rPr>
          <w:t>client</w:t>
        </w:r>
      </w:ins>
      <w:ins w:id="2190" w:author="ditaoktaria" w:date="2015-06-22T13:01:00Z">
        <w:r w:rsidR="001E494B">
          <w:t xml:space="preserve">, data ditampilkan kepada pengguna dalam bentuk </w:t>
        </w:r>
        <w:r w:rsidR="001E494B">
          <w:rPr>
            <w:i/>
          </w:rPr>
          <w:t xml:space="preserve">list </w:t>
        </w:r>
        <w:r w:rsidR="001E494B">
          <w:t xml:space="preserve">dengan menggunakan bantuan dari kelas ListView. Sebuah adapter </w:t>
        </w:r>
        <w:proofErr w:type="gramStart"/>
        <w:r w:rsidR="001E494B">
          <w:t>akan</w:t>
        </w:r>
        <w:proofErr w:type="gramEnd"/>
        <w:r w:rsidR="001E494B">
          <w:t xml:space="preserve"> melakukan komunikasi dengan server untuk mendapatkan data</w:t>
        </w:r>
      </w:ins>
      <w:ins w:id="2191" w:author="ditaoktaria" w:date="2015-06-22T13:05:00Z">
        <w:r w:rsidR="00AC08EF">
          <w:t xml:space="preserve"> JSON</w:t>
        </w:r>
      </w:ins>
      <w:ins w:id="2192" w:author="ditaoktaria" w:date="2015-06-22T13:01:00Z">
        <w:r w:rsidR="001E494B">
          <w:t>, kemudian data tersebut diberikan kepada ListView untuk ditampilkan kepada pengguna.</w:t>
        </w:r>
      </w:ins>
    </w:p>
    <w:p w14:paraId="2335DA83" w14:textId="77777777" w:rsidR="00F05CE1" w:rsidRDefault="00C26EFF" w:rsidP="00F05CE1">
      <w:pPr>
        <w:keepNext/>
        <w:ind w:firstLine="0"/>
        <w:jc w:val="center"/>
        <w:rPr>
          <w:ins w:id="2193" w:author="ditaoktaria" w:date="2015-07-06T10:25:00Z"/>
        </w:rPr>
      </w:pPr>
      <w:ins w:id="2194" w:author="ditaoktaria" w:date="2015-06-15T11:32:00Z">
        <w:r w:rsidRPr="00B375CE">
          <w:rPr>
            <w:noProof/>
          </w:rPr>
          <w:drawing>
            <wp:inline distT="0" distB="0" distL="0" distR="0" wp14:anchorId="75E526F9" wp14:editId="570C8DFD">
              <wp:extent cx="4573377" cy="479735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11.30.53 AM.png"/>
                      <pic:cNvPicPr/>
                    </pic:nvPicPr>
                    <pic:blipFill>
                      <a:blip r:embed="rId36">
                        <a:extLst>
                          <a:ext uri="{28A0092B-C50C-407E-A947-70E740481C1C}">
                            <a14:useLocalDpi xmlns:a14="http://schemas.microsoft.com/office/drawing/2010/main" val="0"/>
                          </a:ext>
                        </a:extLst>
                      </a:blip>
                      <a:stretch>
                        <a:fillRect/>
                      </a:stretch>
                    </pic:blipFill>
                    <pic:spPr>
                      <a:xfrm>
                        <a:off x="0" y="0"/>
                        <a:ext cx="4575365" cy="4799440"/>
                      </a:xfrm>
                      <a:prstGeom prst="rect">
                        <a:avLst/>
                      </a:prstGeom>
                    </pic:spPr>
                  </pic:pic>
                </a:graphicData>
              </a:graphic>
            </wp:inline>
          </w:drawing>
        </w:r>
      </w:ins>
    </w:p>
    <w:p w14:paraId="005749CA" w14:textId="10B1444D" w:rsidR="004D2FAE" w:rsidRPr="00F05CE1" w:rsidDel="00566B6D" w:rsidRDefault="00F05CE1" w:rsidP="006550CB">
      <w:pPr>
        <w:pStyle w:val="Caption"/>
        <w:rPr>
          <w:ins w:id="2195" w:author="ditaoktaria oktaria" w:date="2015-06-09T17:43:00Z"/>
          <w:del w:id="2196" w:author="ditaoktaria" w:date="2015-06-22T13:25:00Z"/>
          <w:b w:val="0"/>
          <w:i/>
          <w:rPrChange w:id="2197" w:author="ditaoktaria" w:date="2015-07-06T10:25:00Z">
            <w:rPr>
              <w:ins w:id="2198" w:author="ditaoktaria oktaria" w:date="2015-06-09T17:43:00Z"/>
              <w:del w:id="2199" w:author="ditaoktaria" w:date="2015-06-22T13:25:00Z"/>
            </w:rPr>
          </w:rPrChange>
        </w:rPr>
      </w:pPr>
      <w:bookmarkStart w:id="2200" w:name="_Toc297822206"/>
      <w:ins w:id="2201" w:author="ditaoktaria" w:date="2015-07-06T10:25:00Z">
        <w:r>
          <w:t xml:space="preserve">Gambar 4. </w:t>
        </w:r>
        <w:r>
          <w:fldChar w:fldCharType="begin"/>
        </w:r>
        <w:r>
          <w:instrText xml:space="preserve"> SEQ Gambar_4. \* ARABIC </w:instrText>
        </w:r>
      </w:ins>
      <w:r>
        <w:fldChar w:fldCharType="separate"/>
      </w:r>
      <w:r w:rsidR="006550CB">
        <w:rPr>
          <w:noProof/>
        </w:rPr>
        <w:t>5</w:t>
      </w:r>
      <w:ins w:id="2202" w:author="ditaoktaria" w:date="2015-07-06T10:25:00Z">
        <w:r>
          <w:fldChar w:fldCharType="end"/>
        </w:r>
        <w:r>
          <w:t xml:space="preserve"> </w:t>
        </w:r>
        <w:r>
          <w:rPr>
            <w:b w:val="0"/>
          </w:rPr>
          <w:t xml:space="preserve">Perancangan Komunikasi Data dengan </w:t>
        </w:r>
        <w:r>
          <w:rPr>
            <w:b w:val="0"/>
            <w:i/>
          </w:rPr>
          <w:t>Web Service</w:t>
        </w:r>
      </w:ins>
      <w:bookmarkEnd w:id="2200"/>
    </w:p>
    <w:p w14:paraId="70EAB330" w14:textId="7143CB4F" w:rsidR="0025360B" w:rsidDel="002B1B92" w:rsidRDefault="0025360B">
      <w:pPr>
        <w:pStyle w:val="Caption"/>
        <w:rPr>
          <w:ins w:id="2203" w:author="ditaoktaria oktaria" w:date="2015-06-09T17:43:00Z"/>
          <w:del w:id="2204" w:author="ditaoktaria" w:date="2015-06-16T09:02:00Z"/>
        </w:rPr>
        <w:pPrChange w:id="2205" w:author="ditaoktaria" w:date="2015-07-06T10:25:00Z">
          <w:pPr>
            <w:pStyle w:val="Heading5"/>
            <w:numPr>
              <w:numId w:val="55"/>
            </w:numPr>
            <w:ind w:left="720" w:hanging="720"/>
          </w:pPr>
        </w:pPrChange>
      </w:pPr>
    </w:p>
    <w:p w14:paraId="76E93CE8" w14:textId="50DB80EC" w:rsidR="0025360B" w:rsidDel="002B1B92" w:rsidRDefault="0025360B">
      <w:pPr>
        <w:pStyle w:val="Caption"/>
        <w:rPr>
          <w:ins w:id="2206" w:author="ditaoktaria oktaria" w:date="2015-06-09T17:43:00Z"/>
          <w:del w:id="2207" w:author="ditaoktaria" w:date="2015-06-16T09:02:00Z"/>
        </w:rPr>
        <w:pPrChange w:id="2208" w:author="ditaoktaria" w:date="2015-07-06T10:25:00Z">
          <w:pPr>
            <w:pStyle w:val="Heading5"/>
            <w:numPr>
              <w:numId w:val="55"/>
            </w:numPr>
            <w:ind w:left="720" w:hanging="720"/>
          </w:pPr>
        </w:pPrChange>
      </w:pPr>
    </w:p>
    <w:p w14:paraId="65CCAD7B" w14:textId="0FEDB4E1" w:rsidR="0025360B" w:rsidDel="002B1B92" w:rsidRDefault="0025360B">
      <w:pPr>
        <w:pStyle w:val="Caption"/>
        <w:rPr>
          <w:ins w:id="2209" w:author="ditaoktaria oktaria" w:date="2015-06-09T17:43:00Z"/>
          <w:del w:id="2210" w:author="ditaoktaria" w:date="2015-06-16T09:02:00Z"/>
        </w:rPr>
        <w:pPrChange w:id="2211" w:author="ditaoktaria" w:date="2015-07-06T10:25:00Z">
          <w:pPr>
            <w:pStyle w:val="Heading5"/>
            <w:numPr>
              <w:numId w:val="55"/>
            </w:numPr>
            <w:ind w:left="720" w:hanging="720"/>
          </w:pPr>
        </w:pPrChange>
      </w:pPr>
    </w:p>
    <w:p w14:paraId="7828324E" w14:textId="41A54FA9" w:rsidR="0025360B" w:rsidDel="00566B6D" w:rsidRDefault="0025360B">
      <w:pPr>
        <w:pStyle w:val="Caption"/>
        <w:rPr>
          <w:ins w:id="2212" w:author="ditaoktaria oktaria" w:date="2015-06-09T17:43:00Z"/>
          <w:del w:id="2213" w:author="ditaoktaria" w:date="2015-06-22T13:25:00Z"/>
        </w:rPr>
        <w:pPrChange w:id="2214" w:author="ditaoktaria" w:date="2015-07-06T10:25:00Z">
          <w:pPr>
            <w:pStyle w:val="Heading5"/>
            <w:numPr>
              <w:numId w:val="55"/>
            </w:numPr>
            <w:ind w:left="720" w:hanging="720"/>
          </w:pPr>
        </w:pPrChange>
      </w:pPr>
    </w:p>
    <w:p w14:paraId="391EC662" w14:textId="77777777" w:rsidR="0025360B" w:rsidRPr="00B50E8A" w:rsidRDefault="0025360B">
      <w:pPr>
        <w:pStyle w:val="Caption"/>
        <w:rPr>
          <w:ins w:id="2215" w:author="ditaoktaria" w:date="2015-06-06T19:40:00Z"/>
        </w:rPr>
        <w:pPrChange w:id="2216" w:author="ditaoktaria" w:date="2015-07-06T10:25:00Z">
          <w:pPr>
            <w:pStyle w:val="Heading5"/>
            <w:numPr>
              <w:numId w:val="55"/>
            </w:numPr>
            <w:ind w:left="720" w:hanging="720"/>
          </w:pPr>
        </w:pPrChange>
      </w:pPr>
    </w:p>
    <w:p w14:paraId="7D36FA52" w14:textId="307AA45A" w:rsidR="00B50E8A" w:rsidRDefault="00EF09B4" w:rsidP="007B49F2">
      <w:pPr>
        <w:pStyle w:val="Heading5"/>
        <w:numPr>
          <w:ilvl w:val="0"/>
          <w:numId w:val="55"/>
        </w:numPr>
        <w:ind w:left="720" w:hanging="720"/>
        <w:rPr>
          <w:ins w:id="2217" w:author="ditaoktaria" w:date="2015-06-06T19:40:00Z"/>
        </w:rPr>
      </w:pPr>
      <w:ins w:id="2218" w:author="ditaoktaria" w:date="2015-06-06T19:40:00Z">
        <w:r>
          <w:t>Perancangan Pemutar</w:t>
        </w:r>
        <w:r w:rsidR="00B50E8A">
          <w:t xml:space="preserve"> Materi Kuliah</w:t>
        </w:r>
      </w:ins>
    </w:p>
    <w:p w14:paraId="23E2E369" w14:textId="2B16D1A9" w:rsidR="008F3E77" w:rsidRDefault="006555C2">
      <w:pPr>
        <w:rPr>
          <w:ins w:id="2219" w:author="ditaoktaria" w:date="2015-06-15T14:54:00Z"/>
        </w:rPr>
        <w:pPrChange w:id="2220" w:author="ditaoktaria" w:date="2015-06-06T19:40:00Z">
          <w:pPr>
            <w:pStyle w:val="Heading5"/>
            <w:numPr>
              <w:numId w:val="55"/>
            </w:numPr>
            <w:ind w:left="720" w:hanging="720"/>
          </w:pPr>
        </w:pPrChange>
      </w:pPr>
      <w:proofErr w:type="gramStart"/>
      <w:ins w:id="2221" w:author="ditaoktaria" w:date="2015-06-15T11:43:00Z">
        <w:r>
          <w:t xml:space="preserve">Sistem ini dapat memutar </w:t>
        </w:r>
      </w:ins>
      <w:ins w:id="2222" w:author="ditaoktaria" w:date="2015-06-15T13:45:00Z">
        <w:r w:rsidR="004072B3">
          <w:t>present</w:t>
        </w:r>
        <w:r w:rsidR="00FF4850">
          <w:t>asi dalam bentuk video dan PDF.</w:t>
        </w:r>
        <w:proofErr w:type="gramEnd"/>
        <w:r w:rsidR="00FF4850">
          <w:t xml:space="preserve"> </w:t>
        </w:r>
      </w:ins>
      <w:proofErr w:type="gramStart"/>
      <w:ins w:id="2223" w:author="ditaoktaria" w:date="2015-06-15T13:47:00Z">
        <w:r w:rsidR="005A7128">
          <w:t>Presentasi dengan bentuk video</w:t>
        </w:r>
      </w:ins>
      <w:ins w:id="2224" w:author="ditaoktaria" w:date="2015-06-15T11:45:00Z">
        <w:r w:rsidR="004072B3">
          <w:t xml:space="preserve"> ditangani oleh</w:t>
        </w:r>
      </w:ins>
      <w:ins w:id="2225" w:author="ditaoktaria" w:date="2015-06-15T11:46:00Z">
        <w:r w:rsidR="004072B3">
          <w:t xml:space="preserve"> Android API </w:t>
        </w:r>
        <w:r w:rsidR="004072B3" w:rsidRPr="005A7128">
          <w:rPr>
            <w:i/>
            <w:rPrChange w:id="2226" w:author="ditaoktaria" w:date="2015-06-15T13:47:00Z">
              <w:rPr>
                <w:b w:val="0"/>
              </w:rPr>
            </w:rPrChange>
          </w:rPr>
          <w:t>class</w:t>
        </w:r>
        <w:r w:rsidR="004072B3">
          <w:t>, yaitu</w:t>
        </w:r>
      </w:ins>
      <w:ins w:id="2227" w:author="ditaoktaria" w:date="2015-06-15T11:45:00Z">
        <w:r>
          <w:t xml:space="preserve"> </w:t>
        </w:r>
      </w:ins>
      <w:ins w:id="2228" w:author="ditaoktaria" w:date="2015-06-15T13:39:00Z">
        <w:r w:rsidR="004072B3">
          <w:t>VideoView</w:t>
        </w:r>
      </w:ins>
      <w:ins w:id="2229" w:author="ditaoktaria" w:date="2015-06-15T13:43:00Z">
        <w:r w:rsidR="008F3E77">
          <w:t>.</w:t>
        </w:r>
        <w:proofErr w:type="gramEnd"/>
        <w:r w:rsidR="008F3E77">
          <w:t xml:space="preserve"> </w:t>
        </w:r>
      </w:ins>
      <w:proofErr w:type="gramStart"/>
      <w:ins w:id="2230" w:author="ditaoktaria" w:date="2015-06-15T13:48:00Z">
        <w:r w:rsidR="005A7128">
          <w:t>Sedangkan untuk presentasi dalam bentuk PDF ditangani oleh PDF</w:t>
        </w:r>
      </w:ins>
      <w:ins w:id="2231" w:author="ditaoktaria" w:date="2015-06-15T13:56:00Z">
        <w:r w:rsidR="004455F4">
          <w:t>.js</w:t>
        </w:r>
      </w:ins>
      <w:ins w:id="2232" w:author="ditaoktaria" w:date="2015-06-15T13:48:00Z">
        <w:r w:rsidR="004455F4">
          <w:t xml:space="preserve"> </w:t>
        </w:r>
        <w:r w:rsidR="004455F4" w:rsidRPr="004455F4">
          <w:rPr>
            <w:i/>
            <w:rPrChange w:id="2233" w:author="ditaoktaria" w:date="2015-06-15T13:59:00Z">
              <w:rPr>
                <w:b w:val="0"/>
              </w:rPr>
            </w:rPrChange>
          </w:rPr>
          <w:t>library</w:t>
        </w:r>
      </w:ins>
      <w:ins w:id="2234" w:author="ditaoktaria" w:date="2015-06-15T13:59:00Z">
        <w:r w:rsidR="004455F4">
          <w:t>.</w:t>
        </w:r>
      </w:ins>
      <w:proofErr w:type="gramEnd"/>
      <w:ins w:id="2235" w:author="ditaoktaria" w:date="2015-06-15T14:00:00Z">
        <w:r w:rsidR="008F3E77">
          <w:t xml:space="preserve"> </w:t>
        </w:r>
        <w:proofErr w:type="gramStart"/>
        <w:r w:rsidR="008F3E77">
          <w:t>Perancangan pemutar materi kuliah ini dit</w:t>
        </w:r>
        <w:r w:rsidR="00494234">
          <w:t>unjukkan oleh Gambar 4.6</w:t>
        </w:r>
        <w:r w:rsidR="008F3E77">
          <w:t>.</w:t>
        </w:r>
      </w:ins>
      <w:proofErr w:type="gramEnd"/>
      <w:ins w:id="2236" w:author="ditaoktaria" w:date="2015-06-15T14:04:00Z">
        <w:r w:rsidR="008F3E77">
          <w:t xml:space="preserve"> Dalam gambar tersebut ditunjukkan bahwa ketika pengguna memilih untuk memutar presentasi </w:t>
        </w:r>
      </w:ins>
      <w:ins w:id="2237" w:author="ditaoktaria" w:date="2015-06-15T14:06:00Z">
        <w:r w:rsidR="008F3E77">
          <w:t xml:space="preserve">video, maka aplikasi </w:t>
        </w:r>
        <w:proofErr w:type="gramStart"/>
        <w:r w:rsidR="00170003">
          <w:t>akan</w:t>
        </w:r>
        <w:proofErr w:type="gramEnd"/>
        <w:r w:rsidR="00170003">
          <w:t xml:space="preserve"> memanggil kelas VideoView. </w:t>
        </w:r>
      </w:ins>
      <w:ins w:id="2238" w:author="ditaoktaria" w:date="2015-06-15T14:21:00Z">
        <w:r w:rsidR="00962AE4" w:rsidRPr="00962AE4">
          <w:rPr>
            <w:i/>
            <w:rPrChange w:id="2239" w:author="ditaoktaria" w:date="2015-06-15T14:22:00Z">
              <w:rPr>
                <w:b w:val="0"/>
              </w:rPr>
            </w:rPrChange>
          </w:rPr>
          <w:t>File</w:t>
        </w:r>
        <w:r w:rsidR="00962AE4">
          <w:t xml:space="preserve"> video disimpan di suatu </w:t>
        </w:r>
      </w:ins>
      <w:ins w:id="2240" w:author="ditaoktaria" w:date="2015-06-15T14:22:00Z">
        <w:r w:rsidR="00962AE4">
          <w:t>tempat</w:t>
        </w:r>
      </w:ins>
      <w:ins w:id="2241" w:author="ditaoktaria" w:date="2015-06-15T14:21:00Z">
        <w:r w:rsidR="00962AE4">
          <w:t xml:space="preserve"> di dalam </w:t>
        </w:r>
      </w:ins>
      <w:ins w:id="2242" w:author="ditaoktaria" w:date="2015-06-15T14:22:00Z">
        <w:r w:rsidR="00962AE4" w:rsidRPr="00962AE4">
          <w:rPr>
            <w:i/>
          </w:rPr>
          <w:t>server</w:t>
        </w:r>
        <w:r w:rsidR="00962AE4">
          <w:t>. Sehingga untuk</w:t>
        </w:r>
      </w:ins>
      <w:ins w:id="2243" w:author="ditaoktaria" w:date="2015-06-15T14:18:00Z">
        <w:r w:rsidR="000A1A48">
          <w:t xml:space="preserve"> mengatur video mana yang </w:t>
        </w:r>
        <w:proofErr w:type="gramStart"/>
        <w:r w:rsidR="000A1A48">
          <w:t>akan</w:t>
        </w:r>
        <w:proofErr w:type="gramEnd"/>
        <w:r w:rsidR="000A1A48">
          <w:t xml:space="preserve"> ditampilkan, </w:t>
        </w:r>
      </w:ins>
      <w:ins w:id="2244" w:author="ditaoktaria" w:date="2015-06-15T14:19:00Z">
        <w:r w:rsidR="000A1A48">
          <w:t xml:space="preserve">kelas </w:t>
        </w:r>
      </w:ins>
      <w:ins w:id="2245" w:author="ditaoktaria" w:date="2015-06-15T14:18:00Z">
        <w:r w:rsidR="000A1A48">
          <w:t>VideoView memiliki fungsi</w:t>
        </w:r>
      </w:ins>
      <w:ins w:id="2246" w:author="ditaoktaria" w:date="2015-06-15T14:19:00Z">
        <w:r w:rsidR="000A1A48">
          <w:t xml:space="preserve"> setVideoURI</w:t>
        </w:r>
      </w:ins>
      <w:ins w:id="2247" w:author="ditaoktaria" w:date="2015-06-15T14:20:00Z">
        <w:r w:rsidR="000A1A48">
          <w:t xml:space="preserve"> yang</w:t>
        </w:r>
        <w:r w:rsidR="003615A5">
          <w:t xml:space="preserve"> parameternya diisi dengan nilai</w:t>
        </w:r>
        <w:r w:rsidR="000A1A48">
          <w:t xml:space="preserve"> </w:t>
        </w:r>
      </w:ins>
      <w:ins w:id="2248" w:author="ditaoktaria" w:date="2015-06-15T14:49:00Z">
        <w:r w:rsidR="003615A5">
          <w:t xml:space="preserve">String dari </w:t>
        </w:r>
      </w:ins>
      <w:ins w:id="2249" w:author="ditaoktaria" w:date="2015-06-15T14:20:00Z">
        <w:r w:rsidR="000A1A48">
          <w:rPr>
            <w:i/>
          </w:rPr>
          <w:t xml:space="preserve">path </w:t>
        </w:r>
        <w:r w:rsidR="000A1A48">
          <w:t>dimana video tersebut disimpan di dalam server</w:t>
        </w:r>
      </w:ins>
      <w:ins w:id="2250" w:author="ditaoktaria" w:date="2015-06-15T14:19:00Z">
        <w:r w:rsidR="000A1A48">
          <w:t xml:space="preserve">. </w:t>
        </w:r>
      </w:ins>
      <w:ins w:id="2251" w:author="ditaoktaria" w:date="2015-06-15T14:23:00Z">
        <w:r w:rsidR="00B42E7D">
          <w:t xml:space="preserve">Setelah </w:t>
        </w:r>
      </w:ins>
      <w:ins w:id="2252" w:author="ditaoktaria" w:date="2015-06-15T14:24:00Z">
        <w:r w:rsidR="00B42E7D">
          <w:rPr>
            <w:i/>
          </w:rPr>
          <w:t xml:space="preserve">path </w:t>
        </w:r>
        <w:r w:rsidR="00B42E7D">
          <w:t>video diatur, video dapat ditampilkan dengan memanggil fungsi start dari kelas VideoView.</w:t>
        </w:r>
      </w:ins>
    </w:p>
    <w:p w14:paraId="7D0E3ECE" w14:textId="41C17F8F" w:rsidR="00E85959" w:rsidRPr="00C27B22" w:rsidRDefault="008C7398">
      <w:pPr>
        <w:rPr>
          <w:ins w:id="2253" w:author="ditaoktaria" w:date="2015-06-15T14:25:00Z"/>
        </w:rPr>
        <w:pPrChange w:id="2254" w:author="ditaoktaria" w:date="2015-06-06T19:40:00Z">
          <w:pPr>
            <w:pStyle w:val="Heading5"/>
            <w:numPr>
              <w:numId w:val="55"/>
            </w:numPr>
            <w:ind w:left="720" w:hanging="720"/>
          </w:pPr>
        </w:pPrChange>
      </w:pPr>
      <w:ins w:id="2255" w:author="ditaoktaria" w:date="2015-06-15T15:00:00Z">
        <w:r>
          <w:t xml:space="preserve">Sedangkan jika pengguna </w:t>
        </w:r>
      </w:ins>
      <w:ins w:id="2256" w:author="ditaoktaria" w:date="2015-06-15T15:01:00Z">
        <w:r>
          <w:t>memilih untuk memutar presentas</w:t>
        </w:r>
      </w:ins>
      <w:ins w:id="2257" w:author="ditaoktaria" w:date="2015-06-15T15:02:00Z">
        <w:r>
          <w:t>i</w:t>
        </w:r>
      </w:ins>
      <w:ins w:id="2258" w:author="ditaoktaria" w:date="2015-06-15T15:03:00Z">
        <w:r>
          <w:t xml:space="preserve"> PDF, maka aplikasi akan membutuhkan </w:t>
        </w:r>
      </w:ins>
      <w:ins w:id="2259" w:author="ditaoktaria" w:date="2015-06-15T15:04:00Z">
        <w:r>
          <w:rPr>
            <w:i/>
          </w:rPr>
          <w:t xml:space="preserve">library </w:t>
        </w:r>
        <w:r>
          <w:t xml:space="preserve">PDF.js. </w:t>
        </w:r>
      </w:ins>
      <w:ins w:id="2260" w:author="ditaoktaria" w:date="2015-06-15T15:05:00Z">
        <w:r>
          <w:t>Namun</w:t>
        </w:r>
      </w:ins>
      <w:ins w:id="2261" w:author="ditaoktaria" w:date="2015-06-15T15:06:00Z">
        <w:r>
          <w:t xml:space="preserve"> </w:t>
        </w:r>
      </w:ins>
      <w:ins w:id="2262" w:author="ditaoktaria" w:date="2015-06-15T15:05:00Z">
        <w:r>
          <w:t xml:space="preserve">PDF.js merupakan </w:t>
        </w:r>
        <w:r>
          <w:rPr>
            <w:i/>
          </w:rPr>
          <w:t xml:space="preserve">library </w:t>
        </w:r>
        <w:r>
          <w:t xml:space="preserve">yang berjalan </w:t>
        </w:r>
      </w:ins>
      <w:ins w:id="2263" w:author="ditaoktaria" w:date="2015-06-16T09:00:00Z">
        <w:r w:rsidR="00E711DF">
          <w:t xml:space="preserve">pada </w:t>
        </w:r>
      </w:ins>
      <w:ins w:id="2264" w:author="ditaoktaria" w:date="2015-06-15T15:05:00Z">
        <w:r>
          <w:t xml:space="preserve">lingkungan </w:t>
        </w:r>
        <w:r>
          <w:rPr>
            <w:i/>
          </w:rPr>
          <w:t>website</w:t>
        </w:r>
        <w:r>
          <w:t xml:space="preserve">, </w:t>
        </w:r>
      </w:ins>
      <w:ins w:id="2265" w:author="ditaoktaria" w:date="2015-06-15T15:06:00Z">
        <w:r>
          <w:t xml:space="preserve">sehingga tidak dapat langsung dipanggil </w:t>
        </w:r>
        <w:proofErr w:type="gramStart"/>
        <w:r>
          <w:t xml:space="preserve">di </w:t>
        </w:r>
      </w:ins>
      <w:ins w:id="2266" w:author="ditaoktaria" w:date="2015-06-15T15:07:00Z">
        <w:r w:rsidR="009F1463">
          <w:t xml:space="preserve"> oleh</w:t>
        </w:r>
        <w:proofErr w:type="gramEnd"/>
        <w:r w:rsidR="009F1463">
          <w:t xml:space="preserve"> aplikasi. </w:t>
        </w:r>
        <w:proofErr w:type="gramStart"/>
        <w:r w:rsidR="009F1463">
          <w:t xml:space="preserve">Untuk itu diperlukan </w:t>
        </w:r>
      </w:ins>
      <w:ins w:id="2267" w:author="ditaoktaria" w:date="2015-06-15T15:08:00Z">
        <w:r w:rsidR="009F1463">
          <w:t xml:space="preserve">WebView Android API </w:t>
        </w:r>
        <w:r w:rsidR="009F1463">
          <w:rPr>
            <w:i/>
          </w:rPr>
          <w:t>class</w:t>
        </w:r>
        <w:r w:rsidR="009F1463">
          <w:t>.</w:t>
        </w:r>
        <w:proofErr w:type="gramEnd"/>
        <w:r w:rsidR="009F1463">
          <w:t xml:space="preserve"> </w:t>
        </w:r>
      </w:ins>
      <w:proofErr w:type="gramStart"/>
      <w:ins w:id="2268" w:author="ditaoktaria" w:date="2015-06-16T08:42:00Z">
        <w:r w:rsidR="00C27B22">
          <w:t xml:space="preserve">WebView dapat menampilkan konten </w:t>
        </w:r>
        <w:r w:rsidR="00C27B22">
          <w:rPr>
            <w:i/>
          </w:rPr>
          <w:t xml:space="preserve">online </w:t>
        </w:r>
      </w:ins>
      <w:ins w:id="2269" w:author="ditaoktaria" w:date="2015-06-16T08:45:00Z">
        <w:r w:rsidR="00C27B22">
          <w:t>sebuah halaman web.</w:t>
        </w:r>
        <w:proofErr w:type="gramEnd"/>
        <w:r w:rsidR="00C27B22">
          <w:t xml:space="preserve"> Maka, ketika </w:t>
        </w:r>
      </w:ins>
      <w:ins w:id="2270" w:author="ditaoktaria" w:date="2015-06-16T08:46:00Z">
        <w:r w:rsidR="00C27B22">
          <w:t>pengguna memilih untuk memutar presentasi PDF</w:t>
        </w:r>
      </w:ins>
      <w:ins w:id="2271" w:author="ditaoktaria" w:date="2015-06-16T08:47:00Z">
        <w:r w:rsidR="00C27B22">
          <w:t>, yang pertama kali dipanggil adalah kelas WebView, kemudian kelas WebView akan mem</w:t>
        </w:r>
        <w:r w:rsidR="00F743EB">
          <w:t>anggil halaman tampilan PDF.js, dimana PDF.js akan m</w:t>
        </w:r>
      </w:ins>
      <w:ins w:id="2272" w:author="ditaoktaria" w:date="2015-06-16T09:00:00Z">
        <w:r w:rsidR="00E711DF">
          <w:t>emproses tampilan file PDF.</w:t>
        </w:r>
      </w:ins>
    </w:p>
    <w:p w14:paraId="22246789" w14:textId="77777777" w:rsidR="007B7EAA" w:rsidRPr="00B42E7D" w:rsidRDefault="007B7EAA">
      <w:pPr>
        <w:rPr>
          <w:ins w:id="2273" w:author="ditaoktaria" w:date="2015-06-06T20:54:00Z"/>
        </w:rPr>
        <w:pPrChange w:id="2274" w:author="ditaoktaria" w:date="2015-06-06T19:40:00Z">
          <w:pPr>
            <w:pStyle w:val="Heading5"/>
            <w:numPr>
              <w:numId w:val="55"/>
            </w:numPr>
            <w:ind w:left="720" w:hanging="720"/>
          </w:pPr>
        </w:pPrChange>
      </w:pPr>
    </w:p>
    <w:p w14:paraId="2AC1B573" w14:textId="77777777" w:rsidR="00F05CE1" w:rsidRDefault="00683CB3">
      <w:pPr>
        <w:keepNext/>
        <w:ind w:firstLine="0"/>
        <w:jc w:val="center"/>
        <w:rPr>
          <w:ins w:id="2275" w:author="ditaoktaria" w:date="2015-07-06T10:25:00Z"/>
        </w:rPr>
        <w:pPrChange w:id="2276" w:author="ditaoktaria" w:date="2015-07-06T10:25:00Z">
          <w:pPr>
            <w:ind w:firstLine="0"/>
            <w:jc w:val="center"/>
          </w:pPr>
        </w:pPrChange>
      </w:pPr>
      <w:ins w:id="2277" w:author="ditaoktaria" w:date="2015-06-09T20:23:00Z">
        <w:r w:rsidRPr="00C27B22">
          <w:rPr>
            <w:noProof/>
          </w:rPr>
          <w:drawing>
            <wp:inline distT="0" distB="0" distL="0" distR="0" wp14:anchorId="5AB95660" wp14:editId="370BF9E3">
              <wp:extent cx="4602997" cy="3033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9 at 8.21.08 PM.png"/>
                      <pic:cNvPicPr/>
                    </pic:nvPicPr>
                    <pic:blipFill>
                      <a:blip r:embed="rId37">
                        <a:extLst>
                          <a:ext uri="{28A0092B-C50C-407E-A947-70E740481C1C}">
                            <a14:useLocalDpi xmlns:a14="http://schemas.microsoft.com/office/drawing/2010/main" val="0"/>
                          </a:ext>
                        </a:extLst>
                      </a:blip>
                      <a:stretch>
                        <a:fillRect/>
                      </a:stretch>
                    </pic:blipFill>
                    <pic:spPr>
                      <a:xfrm>
                        <a:off x="0" y="0"/>
                        <a:ext cx="4602997" cy="3033257"/>
                      </a:xfrm>
                      <a:prstGeom prst="rect">
                        <a:avLst/>
                      </a:prstGeom>
                    </pic:spPr>
                  </pic:pic>
                </a:graphicData>
              </a:graphic>
            </wp:inline>
          </w:drawing>
        </w:r>
      </w:ins>
    </w:p>
    <w:p w14:paraId="665795DD" w14:textId="5ED94F03" w:rsidR="008F3E77" w:rsidRPr="00ED5836" w:rsidRDefault="00F05CE1" w:rsidP="006550CB">
      <w:pPr>
        <w:pStyle w:val="Caption"/>
        <w:rPr>
          <w:ins w:id="2278" w:author="ditaoktaria" w:date="2015-06-15T14:01:00Z"/>
          <w:b w:val="0"/>
          <w:rPrChange w:id="2279" w:author="ditaoktaria" w:date="2015-07-06T10:26:00Z">
            <w:rPr>
              <w:ins w:id="2280" w:author="ditaoktaria" w:date="2015-06-15T14:01:00Z"/>
            </w:rPr>
          </w:rPrChange>
        </w:rPr>
      </w:pPr>
      <w:bookmarkStart w:id="2281" w:name="_Toc297822207"/>
      <w:ins w:id="2282" w:author="ditaoktaria" w:date="2015-07-06T10:25:00Z">
        <w:r>
          <w:t xml:space="preserve">Gambar 4. </w:t>
        </w:r>
        <w:r>
          <w:fldChar w:fldCharType="begin"/>
        </w:r>
        <w:r>
          <w:instrText xml:space="preserve"> SEQ Gambar_4. \* ARABIC </w:instrText>
        </w:r>
      </w:ins>
      <w:r>
        <w:fldChar w:fldCharType="separate"/>
      </w:r>
      <w:r w:rsidR="006550CB">
        <w:rPr>
          <w:noProof/>
        </w:rPr>
        <w:t>6</w:t>
      </w:r>
      <w:ins w:id="2283" w:author="ditaoktaria" w:date="2015-07-06T10:25:00Z">
        <w:r>
          <w:fldChar w:fldCharType="end"/>
        </w:r>
        <w:r>
          <w:t xml:space="preserve"> </w:t>
        </w:r>
        <w:r>
          <w:rPr>
            <w:b w:val="0"/>
          </w:rPr>
          <w:t xml:space="preserve">Perancangan </w:t>
        </w:r>
        <w:r w:rsidR="00ED5836">
          <w:rPr>
            <w:b w:val="0"/>
          </w:rPr>
          <w:t>Pemutar Materi Kuliah</w:t>
        </w:r>
      </w:ins>
      <w:bookmarkEnd w:id="2281"/>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proofErr w:type="gramStart"/>
      <w:r>
        <w:t xml:space="preserve">Penyimpanan data pada aplikasi ini </w:t>
      </w:r>
      <w:r w:rsidR="00520CB2">
        <w:t>terpusat pada basis data</w:t>
      </w:r>
      <w:r>
        <w:t xml:space="preserve"> dalam satu server.</w:t>
      </w:r>
      <w:proofErr w:type="gramEnd"/>
      <w:r w:rsidR="0008250B">
        <w:t xml:space="preserve"> </w:t>
      </w:r>
      <w:proofErr w:type="gramStart"/>
      <w:r w:rsidR="00E24A25">
        <w:t xml:space="preserve">Perancangan basis data dimodelkan dalam bentuk </w:t>
      </w:r>
      <w:r w:rsidR="00E24A25">
        <w:rPr>
          <w:i/>
        </w:rPr>
        <w:t>Entity Relationship Diagram</w:t>
      </w:r>
      <w:r w:rsidR="00E24A25">
        <w:t>.</w:t>
      </w:r>
      <w:proofErr w:type="gramEnd"/>
      <w:r w:rsidR="00E24A25">
        <w:t xml:space="preserve"> </w:t>
      </w:r>
      <w:proofErr w:type="gramStart"/>
      <w:r w:rsidR="00E24A25">
        <w:t>ERD terdiri dari entitas</w:t>
      </w:r>
      <w:r w:rsidR="00AA62E7">
        <w:t>, atribut, dan relasi antar entitas.</w:t>
      </w:r>
      <w:proofErr w:type="gramEnd"/>
      <w:r w:rsidR="00AA62E7">
        <w:t xml:space="preserve"> </w:t>
      </w:r>
      <w:proofErr w:type="gramStart"/>
      <w:r w:rsidR="00AA62E7">
        <w:t>Entitas merupakan objek dan disusun oleh atribut-atribut yang dapat merepresentasikannya.</w:t>
      </w:r>
      <w:proofErr w:type="gramEnd"/>
      <w:r w:rsidR="00AA62E7">
        <w:t xml:space="preserve"> </w:t>
      </w:r>
      <w:proofErr w:type="gramStart"/>
      <w:r w:rsidR="00AA62E7">
        <w:t xml:space="preserve">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proofErr w:type="gramEnd"/>
      <w:r w:rsidR="003D17CA">
        <w:t xml:space="preserve"> </w:t>
      </w:r>
    </w:p>
    <w:p w14:paraId="6411929B" w14:textId="2071DBD3" w:rsidR="00311C59" w:rsidRDefault="00B97A45" w:rsidP="007B49F2">
      <w:proofErr w:type="gramStart"/>
      <w:r>
        <w:t>Penentuan rancangan entitas, atribut dan relasi didapat dari hasil analisis yang mengacu pada analisis kebutuhan sistem.</w:t>
      </w:r>
      <w:proofErr w:type="gramEnd"/>
      <w:r>
        <w:t xml:space="preserve"> </w:t>
      </w:r>
      <w:r w:rsidR="007333D2">
        <w:t xml:space="preserve">Entitas yang dibutuhkan </w:t>
      </w:r>
      <w:r w:rsidR="00B838DD">
        <w:t xml:space="preserve">oleh sistem ini adalah dosen sebagai pengguna sistem, </w:t>
      </w:r>
      <w:r w:rsidR="00693B93">
        <w:t xml:space="preserve">mata kuliah yang diampu oleh dosen, kelompok dosen yang mengajar mata kuliah yang </w:t>
      </w:r>
      <w:proofErr w:type="gramStart"/>
      <w:r w:rsidR="00693B93">
        <w:t>sama</w:t>
      </w:r>
      <w:proofErr w:type="gramEnd"/>
      <w:r w:rsidR="00693B93">
        <w:t xml:space="preserve"> dan materi yang akan dipresentasikan oleh dosen. </w:t>
      </w:r>
      <w:proofErr w:type="gramStart"/>
      <w:r w:rsidR="00693B93">
        <w:t>Sehingga dibentuk</w:t>
      </w:r>
      <w:r>
        <w:t xml:space="preserve"> </w:t>
      </w:r>
      <w:ins w:id="2284" w:author="ditaoktaria" w:date="2015-06-29T15:02:00Z">
        <w:r w:rsidR="003C3617">
          <w:t>3</w:t>
        </w:r>
      </w:ins>
      <w:del w:id="2285" w:author="ditaoktaria" w:date="2015-06-29T15:02:00Z">
        <w:r w:rsidR="00D040AD" w:rsidDel="003C3617">
          <w:delText>6</w:delText>
        </w:r>
      </w:del>
      <w:r>
        <w:t xml:space="preserve"> entitas </w:t>
      </w:r>
      <w:r w:rsidR="00693B93">
        <w:t xml:space="preserve">dalam basis data </w:t>
      </w:r>
      <w:r>
        <w:t xml:space="preserve">yaitu entitas </w:t>
      </w:r>
      <w:r w:rsidR="00732974">
        <w:rPr>
          <w:i/>
        </w:rPr>
        <w:t>L</w:t>
      </w:r>
      <w:r>
        <w:rPr>
          <w:i/>
        </w:rPr>
        <w:t>ecturer</w:t>
      </w:r>
      <w:r>
        <w:t xml:space="preserve">, </w:t>
      </w:r>
      <w:del w:id="2286" w:author="ditaoktaria" w:date="2015-06-29T15:02:00Z">
        <w:r w:rsidR="00732974" w:rsidRPr="00732974" w:rsidDel="003C3617">
          <w:rPr>
            <w:i/>
          </w:rPr>
          <w:delText>T</w:delText>
        </w:r>
        <w:r w:rsidR="00B934FB" w:rsidRPr="007B49F2" w:rsidDel="003C3617">
          <w:rPr>
            <w:i/>
          </w:rPr>
          <w:delText>eaching</w:delText>
        </w:r>
        <w:r w:rsidDel="003C3617">
          <w:delText xml:space="preserve">, </w:delText>
        </w:r>
        <w:r w:rsidR="00732974" w:rsidDel="003C3617">
          <w:rPr>
            <w:i/>
          </w:rPr>
          <w:delText>L</w:delText>
        </w:r>
        <w:r w:rsidDel="003C3617">
          <w:rPr>
            <w:i/>
          </w:rPr>
          <w:delText>ecturer</w:delText>
        </w:r>
        <w:r w:rsidR="00732974" w:rsidDel="003C3617">
          <w:rPr>
            <w:i/>
          </w:rPr>
          <w:delText>_T</w:delText>
        </w:r>
        <w:r w:rsidRPr="00B97A45" w:rsidDel="003C3617">
          <w:rPr>
            <w:i/>
          </w:rPr>
          <w:delText>eam</w:delText>
        </w:r>
        <w:r w:rsidRPr="007B49F2" w:rsidDel="003C3617">
          <w:rPr>
            <w:i/>
          </w:rPr>
          <w:delText>,</w:delText>
        </w:r>
        <w:r w:rsidDel="003C3617">
          <w:delText xml:space="preserve"> </w:delText>
        </w:r>
        <w:r w:rsidR="00732974" w:rsidDel="003C3617">
          <w:rPr>
            <w:i/>
          </w:rPr>
          <w:delText>C</w:delText>
        </w:r>
        <w:r w:rsidRPr="00B97A45" w:rsidDel="003C3617">
          <w:rPr>
            <w:i/>
          </w:rPr>
          <w:delText>ourse</w:delText>
        </w:r>
        <w:r w:rsidR="00534987" w:rsidDel="003C3617">
          <w:delText>,</w:delText>
        </w:r>
        <w:r w:rsidDel="003C3617">
          <w:delText xml:space="preserve"> </w:delText>
        </w:r>
      </w:del>
      <w:r w:rsidR="00732974">
        <w:rPr>
          <w:i/>
        </w:rPr>
        <w:t>M</w:t>
      </w:r>
      <w:r w:rsidR="00C3691F">
        <w:rPr>
          <w:i/>
        </w:rPr>
        <w:t>aterial</w:t>
      </w:r>
      <w:r w:rsidR="00534987">
        <w:rPr>
          <w:i/>
        </w:rPr>
        <w:t>, dan Folder</w:t>
      </w:r>
      <w:r w:rsidR="00C3691F">
        <w:t>.</w:t>
      </w:r>
      <w:proofErr w:type="gramEnd"/>
      <w:r w:rsidR="00311C59">
        <w:t xml:space="preserve"> </w:t>
      </w:r>
    </w:p>
    <w:p w14:paraId="7C35900D" w14:textId="1C8A34DE" w:rsidR="00BB4DDE" w:rsidRDefault="003D17CA" w:rsidP="007B49F2">
      <w:r>
        <w:t>Representasi hubungan entitas pada sistem ini ditnjukkan oleh gambar 4.</w:t>
      </w:r>
      <w:ins w:id="2287" w:author="ditaoktaria" w:date="2015-07-06T10:26:00Z">
        <w:r w:rsidR="00494234">
          <w:t>7</w:t>
        </w:r>
      </w:ins>
      <w:del w:id="2288" w:author="ditaoktaria" w:date="2015-07-06T10:26:00Z">
        <w:r w:rsidR="00302E73" w:rsidDel="00494234">
          <w:delText>11</w:delText>
        </w:r>
      </w:del>
      <w:r>
        <w:t xml:space="preserve"> di bawah </w:t>
      </w:r>
      <w:proofErr w:type="gramStart"/>
      <w:r>
        <w:t>ini :</w:t>
      </w:r>
      <w:proofErr w:type="gramEnd"/>
    </w:p>
    <w:p w14:paraId="6C29BE1B" w14:textId="77777777" w:rsidR="00494234" w:rsidRDefault="00D615DA" w:rsidP="00494234">
      <w:pPr>
        <w:keepNext/>
        <w:ind w:firstLine="0"/>
        <w:rPr>
          <w:ins w:id="2289" w:author="ditaoktaria" w:date="2015-07-06T10:27:00Z"/>
        </w:rPr>
      </w:pPr>
      <w:del w:id="2290" w:author="ditaoktaria" w:date="2015-06-29T15:00:00Z">
        <w:r w:rsidDel="00D14CC5">
          <w:rPr>
            <w:noProof/>
          </w:rPr>
          <w:drawing>
            <wp:inline distT="0" distB="0" distL="0" distR="0" wp14:anchorId="6B8712C8" wp14:editId="67132A6B">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del>
      <w:ins w:id="2291" w:author="ditaoktaria" w:date="2015-06-29T15:17:00Z">
        <w:r w:rsidR="00E11D56">
          <w:rPr>
            <w:noProof/>
          </w:rPr>
          <w:drawing>
            <wp:inline distT="0" distB="0" distL="0" distR="0" wp14:anchorId="4AA174BC" wp14:editId="78AD99DD">
              <wp:extent cx="4953000" cy="3326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9 at 3.16.50 PM.png"/>
                      <pic:cNvPicPr/>
                    </pic:nvPicPr>
                    <pic:blipFill>
                      <a:blip r:embed="rId39">
                        <a:extLst>
                          <a:ext uri="{28A0092B-C50C-407E-A947-70E740481C1C}">
                            <a14:useLocalDpi xmlns:a14="http://schemas.microsoft.com/office/drawing/2010/main" val="0"/>
                          </a:ext>
                        </a:extLst>
                      </a:blip>
                      <a:stretch>
                        <a:fillRect/>
                      </a:stretch>
                    </pic:blipFill>
                    <pic:spPr>
                      <a:xfrm>
                        <a:off x="0" y="0"/>
                        <a:ext cx="4953000" cy="3326130"/>
                      </a:xfrm>
                      <a:prstGeom prst="rect">
                        <a:avLst/>
                      </a:prstGeom>
                    </pic:spPr>
                  </pic:pic>
                </a:graphicData>
              </a:graphic>
            </wp:inline>
          </w:drawing>
        </w:r>
      </w:ins>
    </w:p>
    <w:p w14:paraId="24AC8C32" w14:textId="6EBF9F11" w:rsidR="00D615DA" w:rsidRPr="00494234" w:rsidRDefault="00494234" w:rsidP="006550CB">
      <w:pPr>
        <w:pStyle w:val="Caption"/>
        <w:rPr>
          <w:i/>
          <w:rPrChange w:id="2292" w:author="ditaoktaria" w:date="2015-07-06T10:27:00Z">
            <w:rPr/>
          </w:rPrChange>
        </w:rPr>
      </w:pPr>
      <w:bookmarkStart w:id="2293" w:name="_Toc297822208"/>
      <w:ins w:id="2294" w:author="ditaoktaria" w:date="2015-07-06T10:27:00Z">
        <w:r>
          <w:t xml:space="preserve">Gambar 4. </w:t>
        </w:r>
        <w:r>
          <w:fldChar w:fldCharType="begin"/>
        </w:r>
        <w:r>
          <w:instrText xml:space="preserve"> SEQ Gambar_4. \* ARABIC </w:instrText>
        </w:r>
      </w:ins>
      <w:r>
        <w:fldChar w:fldCharType="separate"/>
      </w:r>
      <w:r w:rsidR="006550CB">
        <w:rPr>
          <w:noProof/>
        </w:rPr>
        <w:t>7</w:t>
      </w:r>
      <w:ins w:id="2295" w:author="ditaoktaria" w:date="2015-07-06T10:27:00Z">
        <w:r>
          <w:fldChar w:fldCharType="end"/>
        </w:r>
        <w:r>
          <w:rPr>
            <w:b w:val="0"/>
          </w:rPr>
          <w:t xml:space="preserve"> </w:t>
        </w:r>
        <w:r>
          <w:rPr>
            <w:b w:val="0"/>
            <w:i/>
          </w:rPr>
          <w:t>Entity Relational Diagram</w:t>
        </w:r>
      </w:ins>
      <w:bookmarkEnd w:id="2293"/>
    </w:p>
    <w:p w14:paraId="7469E2B3" w14:textId="05CED2EB" w:rsidR="003D17CA" w:rsidRPr="007B49F2" w:rsidDel="00494234" w:rsidRDefault="00D615DA" w:rsidP="007B49F2">
      <w:pPr>
        <w:pStyle w:val="Caption"/>
        <w:rPr>
          <w:del w:id="2296" w:author="ditaoktaria" w:date="2015-07-06T10:27:00Z"/>
          <w:i/>
        </w:rPr>
      </w:pPr>
      <w:del w:id="2297" w:author="ditaoktaria" w:date="2015-07-06T10:27:00Z">
        <w:r w:rsidDel="00494234">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del>
      <w:del w:id="2298" w:author="ditaoktaria" w:date="2015-07-06T10:11:00Z">
        <w:r w:rsidR="00AC2D5F" w:rsidDel="007E28E8">
          <w:rPr>
            <w:noProof/>
          </w:rPr>
          <w:delText>3</w:delText>
        </w:r>
      </w:del>
      <w:del w:id="2299" w:author="ditaoktaria" w:date="2015-07-06T10:27:00Z">
        <w:r w:rsidR="007E28E8" w:rsidDel="00494234">
          <w:rPr>
            <w:noProof/>
          </w:rPr>
          <w:fldChar w:fldCharType="end"/>
        </w:r>
        <w:r w:rsidDel="00494234">
          <w:delText xml:space="preserve"> </w:delText>
        </w:r>
        <w:r w:rsidDel="00494234">
          <w:rPr>
            <w:b w:val="0"/>
            <w:i/>
          </w:rPr>
          <w:delText>Entity Relational Diagram</w:delText>
        </w:r>
      </w:del>
    </w:p>
    <w:p w14:paraId="2ECA4C10" w14:textId="1EEB8FB0" w:rsidR="00CE7AA2" w:rsidRDefault="00116A36" w:rsidP="007B49F2">
      <w:proofErr w:type="gramStart"/>
      <w:r>
        <w:t xml:space="preserve">Entitas </w:t>
      </w:r>
      <w:r w:rsidR="00732974">
        <w:rPr>
          <w:i/>
        </w:rPr>
        <w:t>L</w:t>
      </w:r>
      <w:r>
        <w:rPr>
          <w:i/>
        </w:rPr>
        <w:t xml:space="preserve">ecturer </w:t>
      </w:r>
      <w:r w:rsidR="00B34D23">
        <w:t>berisi</w:t>
      </w:r>
      <w:r>
        <w:t xml:space="preserve"> </w:t>
      </w:r>
      <w:r w:rsidR="004F4D18">
        <w:t>atribut-atribut yang menyimpan</w:t>
      </w:r>
      <w:r w:rsidR="00405E5C">
        <w:t xml:space="preserve"> </w:t>
      </w:r>
      <w:r w:rsidR="00133B75">
        <w:t>data pengguna</w:t>
      </w:r>
      <w:r w:rsidR="00634387">
        <w:t xml:space="preserve"> dan memiliki </w:t>
      </w:r>
      <w:r w:rsidR="00634387" w:rsidRPr="003C3617">
        <w:rPr>
          <w:i/>
          <w:rPrChange w:id="2300" w:author="ditaoktaria" w:date="2015-06-29T15:03:00Z">
            <w:rPr/>
          </w:rPrChange>
        </w:rPr>
        <w:t>idLecturer</w:t>
      </w:r>
      <w:r w:rsidR="00634387">
        <w:t xml:space="preserve"> yang bertindak sebagai </w:t>
      </w:r>
      <w:r w:rsidR="00634387">
        <w:rPr>
          <w:i/>
        </w:rPr>
        <w:t>primary key</w:t>
      </w:r>
      <w:r w:rsidR="00FB6E2C">
        <w:t>.</w:t>
      </w:r>
      <w:proofErr w:type="gramEnd"/>
      <w:ins w:id="2301" w:author="ditaoktaria" w:date="2015-06-29T15:02:00Z">
        <w:r w:rsidR="003C3617">
          <w:t xml:space="preserve"> </w:t>
        </w:r>
      </w:ins>
      <w:proofErr w:type="gramStart"/>
      <w:r w:rsidR="00B34D23">
        <w:t xml:space="preserve">Entitas </w:t>
      </w:r>
      <w:r w:rsidR="00EE4AA3">
        <w:rPr>
          <w:i/>
        </w:rPr>
        <w:t>Material</w:t>
      </w:r>
      <w:r w:rsidR="00B34D23">
        <w:t xml:space="preserve"> berisi</w:t>
      </w:r>
      <w:r w:rsidR="00470E36">
        <w:t xml:space="preserve"> </w:t>
      </w:r>
      <w:r w:rsidR="00EE4AA3">
        <w:t>atribut-atribut yang menyimpan data</w:t>
      </w:r>
      <w:r w:rsidR="00634387">
        <w:t xml:space="preserve"> materi </w:t>
      </w:r>
      <w:r w:rsidR="00470E36">
        <w:t xml:space="preserve">dan </w:t>
      </w:r>
      <w:r w:rsidR="00634387">
        <w:t xml:space="preserve">memiliki satu atribut dari entitas </w:t>
      </w:r>
      <w:r w:rsidR="00634387">
        <w:rPr>
          <w:i/>
        </w:rPr>
        <w:t xml:space="preserve">Lecturer </w:t>
      </w:r>
      <w:r w:rsidR="00634387">
        <w:t xml:space="preserve">yaitu </w:t>
      </w:r>
      <w:r w:rsidR="00470E36" w:rsidRPr="007B49F2">
        <w:rPr>
          <w:i/>
        </w:rPr>
        <w:t>id</w:t>
      </w:r>
      <w:r w:rsidR="00006B6F">
        <w:rPr>
          <w:i/>
        </w:rPr>
        <w:t>L</w:t>
      </w:r>
      <w:r w:rsidR="00470E36">
        <w:rPr>
          <w:i/>
        </w:rPr>
        <w:t xml:space="preserve">ecturer </w:t>
      </w:r>
      <w:r w:rsidR="00470E36">
        <w:t xml:space="preserve">yang menunjukan </w:t>
      </w:r>
      <w:r w:rsidR="00634387">
        <w:t>kode</w:t>
      </w:r>
      <w:r w:rsidR="00470E36">
        <w:t xml:space="preserve"> </w:t>
      </w:r>
      <w:r w:rsidR="00634387">
        <w:t>pengguna</w:t>
      </w:r>
      <w:r w:rsidR="00470E36">
        <w:t xml:space="preserve"> yang mengunggah materi tersebut.</w:t>
      </w:r>
      <w:proofErr w:type="gramEnd"/>
      <w:r w:rsidR="0043193E">
        <w:t xml:space="preserve"> Atribut </w:t>
      </w:r>
      <w:r w:rsidR="0043193E">
        <w:rPr>
          <w:i/>
        </w:rPr>
        <w:t>id</w:t>
      </w:r>
      <w:r w:rsidR="00E24699">
        <w:rPr>
          <w:i/>
        </w:rPr>
        <w:t>L</w:t>
      </w:r>
      <w:r w:rsidR="0043193E">
        <w:rPr>
          <w:i/>
        </w:rPr>
        <w:t xml:space="preserve">ecturer </w:t>
      </w:r>
      <w:r w:rsidR="0043193E">
        <w:t xml:space="preserve">ini berfungsi sebagai kunci </w:t>
      </w:r>
      <w:r w:rsidR="00AB16D5">
        <w:t>relasi</w:t>
      </w:r>
      <w:r w:rsidR="0043193E">
        <w:t xml:space="preserve"> dari entitas </w:t>
      </w:r>
      <w:r w:rsidR="00732974">
        <w:rPr>
          <w:i/>
        </w:rPr>
        <w:t>L</w:t>
      </w:r>
      <w:r w:rsidR="0043193E">
        <w:rPr>
          <w:i/>
        </w:rPr>
        <w:t xml:space="preserve">ecturer </w:t>
      </w:r>
      <w:r w:rsidR="0043193E">
        <w:t xml:space="preserve">dan </w:t>
      </w:r>
      <w:r w:rsidR="00732974">
        <w:rPr>
          <w:i/>
        </w:rPr>
        <w:t>M</w:t>
      </w:r>
      <w:r w:rsidR="0043193E">
        <w:rPr>
          <w:i/>
        </w:rPr>
        <w:t xml:space="preserve">aterial </w:t>
      </w:r>
      <w:r w:rsidR="0043193E">
        <w:t xml:space="preserve">yang memiliki </w:t>
      </w:r>
      <w:r w:rsidR="00AB16D5">
        <w:t>relasi</w:t>
      </w:r>
      <w:r w:rsidR="0043193E">
        <w:t xml:space="preserve"> </w:t>
      </w:r>
      <w:r w:rsidR="0043193E">
        <w:rPr>
          <w:i/>
        </w:rPr>
        <w:t>one-to-many</w:t>
      </w:r>
      <w:r w:rsidR="0043193E">
        <w:t xml:space="preserve">, karena satu dosen dapat mengunggah banyak materi sedangkan satu </w:t>
      </w:r>
      <w:r w:rsidR="0043193E">
        <w:rPr>
          <w:i/>
        </w:rPr>
        <w:t>id</w:t>
      </w:r>
      <w:r w:rsidR="00E24699">
        <w:rPr>
          <w:i/>
        </w:rPr>
        <w:t>M</w:t>
      </w:r>
      <w:r w:rsidR="0043193E">
        <w:rPr>
          <w:i/>
        </w:rPr>
        <w:t xml:space="preserve">aterial </w:t>
      </w:r>
      <w:r w:rsidR="0043193E">
        <w:t>pasti hanya diunggah oleh satu dosen.</w:t>
      </w:r>
      <w:r w:rsidR="00732974">
        <w:t xml:space="preserve"> </w:t>
      </w:r>
      <w:proofErr w:type="gramStart"/>
      <w:r w:rsidR="00BD2A6D">
        <w:t xml:space="preserve">Entitas </w:t>
      </w:r>
      <w:r w:rsidR="00BD2A6D">
        <w:rPr>
          <w:i/>
        </w:rPr>
        <w:t xml:space="preserve">Folder </w:t>
      </w:r>
      <w:r w:rsidR="00BD2A6D">
        <w:t xml:space="preserve">memiliki berisi </w:t>
      </w:r>
      <w:r w:rsidR="00980EB7">
        <w:t>atribut-atribut yang menyimpan data</w:t>
      </w:r>
      <w:r w:rsidR="00BD2A6D">
        <w:t xml:space="preserve"> </w:t>
      </w:r>
      <w:r w:rsidR="00BD2A6D" w:rsidRPr="007B49F2">
        <w:rPr>
          <w:i/>
        </w:rPr>
        <w:t>folder</w:t>
      </w:r>
      <w:r w:rsidR="00BD2A6D">
        <w:t>.</w:t>
      </w:r>
      <w:proofErr w:type="gramEnd"/>
      <w:r w:rsidR="00BD2A6D">
        <w:t xml:space="preserve"> Entitas ini memiliki relasi </w:t>
      </w:r>
      <w:r w:rsidR="00BD2A6D">
        <w:rPr>
          <w:i/>
        </w:rPr>
        <w:t xml:space="preserve">one-to-many </w:t>
      </w:r>
      <w:r w:rsidR="00BD2A6D">
        <w:t xml:space="preserve">dengan entitas </w:t>
      </w:r>
      <w:r w:rsidR="00BD2A6D">
        <w:rPr>
          <w:i/>
        </w:rPr>
        <w:t xml:space="preserve">Material </w:t>
      </w:r>
      <w:r w:rsidR="00BD2A6D">
        <w:t xml:space="preserve">karena satu materi hanya berada pada satu </w:t>
      </w:r>
      <w:r w:rsidR="00BD2A6D" w:rsidRPr="00BD2A6D">
        <w:rPr>
          <w:i/>
        </w:rPr>
        <w:t>folder</w:t>
      </w:r>
      <w:r w:rsidR="00BD2A6D">
        <w:t xml:space="preserve">, sedangkan satu </w:t>
      </w:r>
      <w:r w:rsidR="00BD2A6D">
        <w:rPr>
          <w:i/>
        </w:rPr>
        <w:t xml:space="preserve">folder </w:t>
      </w:r>
      <w:r w:rsidR="00BD2A6D">
        <w:t>bisa memiliki banyak materi</w:t>
      </w:r>
      <w:del w:id="2302" w:author="ditaoktaria" w:date="2015-06-29T15:06:00Z">
        <w:r w:rsidR="00BD2A6D" w:rsidDel="000A7F16">
          <w:delText xml:space="preserve">. </w:delText>
        </w:r>
        <w:r w:rsidR="00732974" w:rsidRPr="00BD2A6D" w:rsidDel="000A7F16">
          <w:delText>Entitas</w:delText>
        </w:r>
        <w:r w:rsidR="00732974" w:rsidDel="000A7F16">
          <w:delText xml:space="preserve"> </w:delText>
        </w:r>
        <w:r w:rsidR="00732974" w:rsidDel="000A7F16">
          <w:rPr>
            <w:i/>
          </w:rPr>
          <w:delText>Course</w:delText>
        </w:r>
        <w:r w:rsidR="00732974" w:rsidDel="000A7F16">
          <w:delText xml:space="preserve"> berisi </w:delText>
        </w:r>
        <w:r w:rsidR="00757B19" w:rsidDel="000A7F16">
          <w:delText xml:space="preserve">atribut-atribut yang menyimpan data mata kuliah dan memiliki atribut </w:delText>
        </w:r>
        <w:r w:rsidR="00732974" w:rsidDel="000A7F16">
          <w:rPr>
            <w:i/>
          </w:rPr>
          <w:delText>id</w:delText>
        </w:r>
        <w:r w:rsidR="00757B19" w:rsidDel="000A7F16">
          <w:rPr>
            <w:i/>
          </w:rPr>
          <w:delText>C</w:delText>
        </w:r>
        <w:r w:rsidR="00732974" w:rsidDel="000A7F16">
          <w:rPr>
            <w:i/>
          </w:rPr>
          <w:delText>ourse</w:delText>
        </w:r>
        <w:r w:rsidR="00757B19" w:rsidDel="000A7F16">
          <w:rPr>
            <w:i/>
          </w:rPr>
          <w:delText xml:space="preserve"> </w:delText>
        </w:r>
        <w:r w:rsidR="00757B19" w:rsidDel="000A7F16">
          <w:delText xml:space="preserve">sebagai </w:delText>
        </w:r>
        <w:r w:rsidR="00757B19" w:rsidDel="000A7F16">
          <w:rPr>
            <w:i/>
          </w:rPr>
          <w:delText>primary key</w:delText>
        </w:r>
        <w:r w:rsidR="00757B19" w:rsidDel="000A7F16">
          <w:delText>.</w:delText>
        </w:r>
        <w:r w:rsidR="00732974" w:rsidDel="000A7F16">
          <w:delText xml:space="preserve"> </w:delText>
        </w:r>
        <w:r w:rsidR="00757B19" w:rsidDel="000A7F16">
          <w:delText xml:space="preserve">Entitas </w:delText>
        </w:r>
        <w:r w:rsidR="00757B19" w:rsidDel="000A7F16">
          <w:rPr>
            <w:i/>
          </w:rPr>
          <w:delText xml:space="preserve">Course </w:delText>
        </w:r>
        <w:r w:rsidR="00757B19" w:rsidDel="000A7F16">
          <w:delText xml:space="preserve">memiliki relasi dengan entitas </w:delText>
        </w:r>
        <w:r w:rsidR="00757B19" w:rsidDel="000A7F16">
          <w:rPr>
            <w:i/>
          </w:rPr>
          <w:delText xml:space="preserve">Teaching </w:delText>
        </w:r>
        <w:r w:rsidR="00757B19" w:rsidDel="000A7F16">
          <w:delText xml:space="preserve">dengan atribut </w:delText>
        </w:r>
        <w:r w:rsidR="00757B19" w:rsidRPr="001A586A" w:rsidDel="000A7F16">
          <w:rPr>
            <w:i/>
          </w:rPr>
          <w:delText xml:space="preserve">idCourse </w:delText>
        </w:r>
        <w:r w:rsidR="00757B19" w:rsidRPr="007B49F2" w:rsidDel="000A7F16">
          <w:delText>bertindak sebagai</w:delText>
        </w:r>
        <w:r w:rsidR="00757B19" w:rsidRPr="001A586A" w:rsidDel="000A7F16">
          <w:rPr>
            <w:i/>
          </w:rPr>
          <w:delText xml:space="preserve"> foreign key di dalam </w:delText>
        </w:r>
        <w:r w:rsidR="00757B19" w:rsidRPr="001A586A" w:rsidDel="000A7F16">
          <w:delText xml:space="preserve">entitas </w:delText>
        </w:r>
        <w:r w:rsidR="00757B19" w:rsidRPr="001A586A" w:rsidDel="000A7F16">
          <w:rPr>
            <w:i/>
          </w:rPr>
          <w:delText>Teaching</w:delText>
        </w:r>
        <w:r w:rsidR="00757B19" w:rsidDel="000A7F16">
          <w:rPr>
            <w:i/>
            <w:u w:val="single"/>
          </w:rPr>
          <w:delText xml:space="preserve">. </w:delText>
        </w:r>
        <w:r w:rsidR="00732974" w:rsidDel="000A7F16">
          <w:delText xml:space="preserve">Entitas </w:delText>
        </w:r>
        <w:r w:rsidR="00AB16D5" w:rsidDel="000A7F16">
          <w:rPr>
            <w:i/>
          </w:rPr>
          <w:delText>T</w:delText>
        </w:r>
        <w:r w:rsidR="00732974" w:rsidDel="000A7F16">
          <w:rPr>
            <w:i/>
          </w:rPr>
          <w:delText>eaching</w:delText>
        </w:r>
        <w:r w:rsidR="00AB16D5" w:rsidDel="000A7F16">
          <w:rPr>
            <w:i/>
          </w:rPr>
          <w:delText xml:space="preserve"> </w:delText>
        </w:r>
        <w:r w:rsidR="00AB16D5" w:rsidDel="000A7F16">
          <w:delText xml:space="preserve">berisi atribut </w:delText>
        </w:r>
        <w:r w:rsidR="00AB16D5" w:rsidDel="000A7F16">
          <w:rPr>
            <w:i/>
          </w:rPr>
          <w:delText>id</w:delText>
        </w:r>
        <w:r w:rsidR="001754AD" w:rsidDel="000A7F16">
          <w:rPr>
            <w:i/>
          </w:rPr>
          <w:delText>T</w:delText>
        </w:r>
        <w:r w:rsidR="00AB16D5" w:rsidDel="000A7F16">
          <w:rPr>
            <w:i/>
          </w:rPr>
          <w:delText>eaching</w:delText>
        </w:r>
        <w:r w:rsidR="00AB16D5" w:rsidDel="000A7F16">
          <w:delText xml:space="preserve"> dan </w:delText>
        </w:r>
        <w:r w:rsidR="00AB16D5" w:rsidDel="000A7F16">
          <w:rPr>
            <w:i/>
          </w:rPr>
          <w:delText>id</w:delText>
        </w:r>
        <w:r w:rsidR="001754AD" w:rsidDel="000A7F16">
          <w:rPr>
            <w:i/>
          </w:rPr>
          <w:delText>C</w:delText>
        </w:r>
        <w:r w:rsidR="00AB16D5" w:rsidDel="000A7F16">
          <w:rPr>
            <w:i/>
          </w:rPr>
          <w:delText>ourse</w:delText>
        </w:r>
        <w:r w:rsidR="006C03C1" w:rsidDel="000A7F16">
          <w:delText xml:space="preserve">. </w:delText>
        </w:r>
        <w:r w:rsidR="00481466" w:rsidDel="000A7F16">
          <w:delText>Atribut</w:delText>
        </w:r>
        <w:r w:rsidR="00AB16D5" w:rsidDel="000A7F16">
          <w:delText xml:space="preserve"> </w:delText>
        </w:r>
        <w:r w:rsidR="00AB16D5" w:rsidDel="000A7F16">
          <w:rPr>
            <w:i/>
          </w:rPr>
          <w:delText>id</w:delText>
        </w:r>
        <w:r w:rsidR="001754AD" w:rsidDel="000A7F16">
          <w:rPr>
            <w:i/>
          </w:rPr>
          <w:delText>T</w:delText>
        </w:r>
        <w:r w:rsidR="00AB16D5" w:rsidDel="000A7F16">
          <w:rPr>
            <w:i/>
          </w:rPr>
          <w:delText xml:space="preserve">eaching </w:delText>
        </w:r>
        <w:r w:rsidR="00AB16D5" w:rsidDel="000A7F16">
          <w:delText>hanya akan dibuat sejumlah mata kuliah yang ada pada sistem</w:delText>
        </w:r>
        <w:r w:rsidR="00481466" w:rsidDel="000A7F16">
          <w:delText xml:space="preserve">, sehingga relasi dari kedua entitas ini adalah </w:delText>
        </w:r>
        <w:r w:rsidR="00481466" w:rsidDel="000A7F16">
          <w:rPr>
            <w:i/>
          </w:rPr>
          <w:delText>one-to-one</w:delText>
        </w:r>
        <w:r w:rsidR="00AB16D5" w:rsidDel="000A7F16">
          <w:delText>.</w:delText>
        </w:r>
        <w:r w:rsidR="00481466" w:rsidDel="000A7F16">
          <w:delText xml:space="preserve"> Entitas yang terakhir adalah entitas </w:delText>
        </w:r>
        <w:r w:rsidR="00481466" w:rsidDel="000A7F16">
          <w:rPr>
            <w:i/>
          </w:rPr>
          <w:delText>Lecturer_Team</w:delText>
        </w:r>
        <w:r w:rsidR="00481466" w:rsidDel="000A7F16">
          <w:delText xml:space="preserve">. Entitas ini menunjukkan kelompok pengajaran dosen yang mengampu mata kuliah yang sama, sehingga entitas ini memiliki relasi dengan entitas </w:delText>
        </w:r>
        <w:r w:rsidR="00481466" w:rsidDel="000A7F16">
          <w:rPr>
            <w:i/>
          </w:rPr>
          <w:delText xml:space="preserve">Lecturer </w:delText>
        </w:r>
        <w:r w:rsidR="00481466" w:rsidDel="000A7F16">
          <w:delText xml:space="preserve">dan </w:delText>
        </w:r>
        <w:r w:rsidR="00481466" w:rsidDel="000A7F16">
          <w:rPr>
            <w:i/>
          </w:rPr>
          <w:delText>Course</w:delText>
        </w:r>
        <w:r w:rsidR="00481466" w:rsidDel="000A7F16">
          <w:delText xml:space="preserve">. Hubungan ketiga entitas tersebut ditunjukkan dengan keberadaan kedua </w:delText>
        </w:r>
        <w:r w:rsidR="00481466" w:rsidDel="000A7F16">
          <w:rPr>
            <w:i/>
          </w:rPr>
          <w:delText xml:space="preserve">primary key </w:delText>
        </w:r>
        <w:r w:rsidR="00481466" w:rsidDel="000A7F16">
          <w:delText xml:space="preserve">dari entitas </w:delText>
        </w:r>
        <w:r w:rsidR="00481466" w:rsidRPr="007B49F2" w:rsidDel="000A7F16">
          <w:rPr>
            <w:i/>
          </w:rPr>
          <w:delText xml:space="preserve">Lecturer </w:delText>
        </w:r>
        <w:r w:rsidR="00481466" w:rsidDel="000A7F16">
          <w:delText xml:space="preserve">dan </w:delText>
        </w:r>
        <w:r w:rsidR="00481466" w:rsidDel="000A7F16">
          <w:rPr>
            <w:i/>
          </w:rPr>
          <w:delText xml:space="preserve">Course </w:delText>
        </w:r>
        <w:r w:rsidR="00481466" w:rsidDel="000A7F16">
          <w:delText xml:space="preserve">di dalam entitas </w:delText>
        </w:r>
        <w:r w:rsidR="00481466" w:rsidDel="000A7F16">
          <w:rPr>
            <w:i/>
          </w:rPr>
          <w:delText>Lecturer_</w:delText>
        </w:r>
        <w:r w:rsidR="00481466" w:rsidRPr="007B49F2" w:rsidDel="000A7F16">
          <w:delText>Team</w:delText>
        </w:r>
        <w:r w:rsidR="00481466" w:rsidDel="000A7F16">
          <w:delText xml:space="preserve">, yaitu </w:delText>
        </w:r>
        <w:r w:rsidR="00481466" w:rsidRPr="00481466" w:rsidDel="000A7F16">
          <w:delText>atribut</w:delText>
        </w:r>
        <w:r w:rsidR="00481466" w:rsidDel="000A7F16">
          <w:delText xml:space="preserve"> </w:delText>
        </w:r>
        <w:r w:rsidR="00481466" w:rsidDel="000A7F16">
          <w:rPr>
            <w:i/>
          </w:rPr>
          <w:delText>id</w:delText>
        </w:r>
        <w:r w:rsidR="00EE0358" w:rsidDel="000A7F16">
          <w:rPr>
            <w:i/>
          </w:rPr>
          <w:delText>T</w:delText>
        </w:r>
        <w:r w:rsidR="00481466" w:rsidDel="000A7F16">
          <w:rPr>
            <w:i/>
          </w:rPr>
          <w:delText>eaching</w:delText>
        </w:r>
        <w:r w:rsidR="00481466" w:rsidDel="000A7F16">
          <w:delText xml:space="preserve"> dan </w:delText>
        </w:r>
        <w:r w:rsidR="00481466" w:rsidDel="000A7F16">
          <w:rPr>
            <w:i/>
          </w:rPr>
          <w:delText>id</w:delText>
        </w:r>
        <w:r w:rsidR="00EE0358" w:rsidDel="000A7F16">
          <w:rPr>
            <w:i/>
          </w:rPr>
          <w:delText>L</w:delText>
        </w:r>
        <w:r w:rsidR="00481466" w:rsidDel="000A7F16">
          <w:rPr>
            <w:i/>
          </w:rPr>
          <w:delText xml:space="preserve">ecturer </w:delText>
        </w:r>
        <w:r w:rsidR="00481466" w:rsidDel="000A7F16">
          <w:delText xml:space="preserve">yang menjadi </w:delText>
        </w:r>
        <w:r w:rsidR="00481466" w:rsidDel="000A7F16">
          <w:rPr>
            <w:i/>
          </w:rPr>
          <w:delText xml:space="preserve">foreign key </w:delText>
        </w:r>
        <w:r w:rsidR="00481466" w:rsidDel="000A7F16">
          <w:delText xml:space="preserve">pada entitas </w:delText>
        </w:r>
        <w:r w:rsidR="00481466" w:rsidDel="000A7F16">
          <w:rPr>
            <w:i/>
          </w:rPr>
          <w:delText>Lecturer_Team</w:delText>
        </w:r>
        <w:r w:rsidR="009D2DE7" w:rsidDel="000A7F16">
          <w:delText>.</w:delText>
        </w:r>
      </w:del>
    </w:p>
    <w:p w14:paraId="12CF7EC0" w14:textId="589ED401" w:rsidR="00656DA1" w:rsidRPr="00B267B2" w:rsidDel="00494234" w:rsidRDefault="00CE7AA2" w:rsidP="007B49F2">
      <w:pPr>
        <w:rPr>
          <w:del w:id="2303" w:author="ditaoktaria" w:date="2015-07-06T10:28:00Z"/>
        </w:rPr>
      </w:pPr>
      <w:r>
        <w:t xml:space="preserve">Entitas di dalam ERD merepresentasikan tabel di dalam basis data, sedangkan atribut merepresentasikan </w:t>
      </w:r>
      <w:r>
        <w:rPr>
          <w:i/>
        </w:rPr>
        <w:t xml:space="preserve">field </w:t>
      </w:r>
      <w:r>
        <w:t xml:space="preserve">dari masing-masing tabel. </w:t>
      </w:r>
      <w:proofErr w:type="gramStart"/>
      <w:r>
        <w:t xml:space="preserve">Berikut ini </w:t>
      </w:r>
      <w:r w:rsidR="00750269">
        <w:t xml:space="preserve">merupakan struktur dari masing-masing tabel serta keterangan tiap </w:t>
      </w:r>
      <w:r w:rsidR="00750269">
        <w:rPr>
          <w:i/>
        </w:rPr>
        <w:t xml:space="preserve">field </w:t>
      </w:r>
      <w:r w:rsidR="00750269">
        <w:t>yang ada pada basis data.</w:t>
      </w:r>
      <w:proofErr w:type="gramEnd"/>
      <w:r w:rsidR="00750269">
        <w:t xml:space="preserve"> </w:t>
      </w:r>
      <w:proofErr w:type="gramStart"/>
      <w:r w:rsidR="00750269">
        <w:t xml:space="preserve">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w:t>
      </w:r>
      <w:proofErr w:type="gramEnd"/>
      <w:r w:rsidR="004A64F1">
        <w:t xml:space="preserve"> </w:t>
      </w:r>
      <w:proofErr w:type="gramStart"/>
      <w:r w:rsidR="004A64F1">
        <w:t xml:space="preserve">Tabel </w:t>
      </w:r>
      <w:r w:rsidR="004A64F1">
        <w:rPr>
          <w:i/>
        </w:rPr>
        <w:t xml:space="preserve">Lecturer </w:t>
      </w:r>
      <w:r w:rsidR="004A64F1">
        <w:t>melakukan penyimpanan data ketika pengguna melakukan perubahan data akun.</w:t>
      </w:r>
      <w:proofErr w:type="gramEnd"/>
      <w:r w:rsidR="004A64F1">
        <w:t xml:space="preserve"> D</w:t>
      </w:r>
      <w:r w:rsidR="007705AB">
        <w:t>ata yang disimpan yaitu berupa kode pengguna</w:t>
      </w:r>
      <w:r w:rsidR="004A64F1">
        <w:t>,</w:t>
      </w:r>
      <w:r w:rsidR="007705AB">
        <w:t xml:space="preserve"> </w:t>
      </w:r>
      <w:proofErr w:type="gramStart"/>
      <w:r w:rsidR="007705AB">
        <w:t>nama</w:t>
      </w:r>
      <w:proofErr w:type="gramEnd"/>
      <w:r w:rsidR="007705AB">
        <w:t xml:space="preserve">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w:t>
      </w:r>
      <w:proofErr w:type="gramStart"/>
      <w:r w:rsidR="00B267B2">
        <w:t xml:space="preserve">Struktur tabel </w:t>
      </w:r>
      <w:r w:rsidR="00B267B2">
        <w:rPr>
          <w:i/>
        </w:rPr>
        <w:t xml:space="preserve">Lecturer </w:t>
      </w:r>
      <w:r w:rsidR="00B267B2">
        <w:t>ditunjukkan pada Tabel 4.</w:t>
      </w:r>
      <w:ins w:id="2304" w:author="ditaoktaria" w:date="2015-07-06T10:29:00Z">
        <w:r w:rsidR="00494234">
          <w:t>7.</w:t>
        </w:r>
      </w:ins>
      <w:del w:id="2305" w:author="ditaoktaria" w:date="2015-07-06T10:29:00Z">
        <w:r w:rsidR="00EA2CE7" w:rsidDel="00494234">
          <w:delText>11</w:delText>
        </w:r>
      </w:del>
      <w:r w:rsidR="00EA2CE7">
        <w:t>.</w:t>
      </w:r>
      <w:proofErr w:type="gramEnd"/>
    </w:p>
    <w:p w14:paraId="44428C54" w14:textId="01FCAD23" w:rsidR="00347C09" w:rsidRPr="007B49F2" w:rsidRDefault="00347C09">
      <w:pPr>
        <w:rPr>
          <w:i/>
        </w:rPr>
        <w:pPrChange w:id="2306" w:author="ditaoktaria" w:date="2015-07-06T10:28:00Z">
          <w:pPr>
            <w:pStyle w:val="Caption"/>
            <w:keepNext/>
          </w:pPr>
        </w:pPrChange>
      </w:pPr>
      <w:del w:id="2307" w:author="ditaoktaria" w:date="2015-07-06T10:28: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11</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Lecturer</w:delText>
        </w:r>
      </w:del>
    </w:p>
    <w:p w14:paraId="0E785F09" w14:textId="07D1C4C2" w:rsidR="00494234" w:rsidRPr="00494234" w:rsidRDefault="00494234">
      <w:pPr>
        <w:pStyle w:val="Caption"/>
        <w:keepNext/>
        <w:rPr>
          <w:ins w:id="2308" w:author="ditaoktaria" w:date="2015-07-06T10:28:00Z"/>
          <w:i/>
          <w:rPrChange w:id="2309" w:author="ditaoktaria" w:date="2015-07-06T10:28:00Z">
            <w:rPr>
              <w:ins w:id="2310" w:author="ditaoktaria" w:date="2015-07-06T10:28:00Z"/>
            </w:rPr>
          </w:rPrChange>
        </w:rPr>
        <w:pPrChange w:id="2311" w:author="ditaoktaria" w:date="2015-07-06T10:28:00Z">
          <w:pPr>
            <w:jc w:val="left"/>
          </w:pPr>
        </w:pPrChange>
      </w:pPr>
      <w:bookmarkStart w:id="2312" w:name="_Toc297818532"/>
      <w:ins w:id="2313" w:author="ditaoktaria" w:date="2015-07-06T10:28:00Z">
        <w:r>
          <w:t xml:space="preserve">Tabel 4. </w:t>
        </w:r>
        <w:r>
          <w:fldChar w:fldCharType="begin"/>
        </w:r>
        <w:r>
          <w:instrText xml:space="preserve"> SEQ Tabel_4. \* ARABIC </w:instrText>
        </w:r>
      </w:ins>
      <w:r>
        <w:fldChar w:fldCharType="separate"/>
      </w:r>
      <w:ins w:id="2314" w:author="ditaoktaria" w:date="2015-07-06T10:32:00Z">
        <w:r>
          <w:rPr>
            <w:noProof/>
          </w:rPr>
          <w:t>7</w:t>
        </w:r>
      </w:ins>
      <w:ins w:id="2315" w:author="ditaoktaria" w:date="2015-07-06T10:28:00Z">
        <w:r>
          <w:fldChar w:fldCharType="end"/>
        </w:r>
        <w:r>
          <w:t xml:space="preserve"> </w:t>
        </w:r>
        <w:r>
          <w:rPr>
            <w:b w:val="0"/>
          </w:rPr>
          <w:t xml:space="preserve">Struktur Tabel </w:t>
        </w:r>
        <w:r>
          <w:rPr>
            <w:b w:val="0"/>
            <w:i/>
          </w:rPr>
          <w:t>Lecturer</w:t>
        </w:r>
        <w:bookmarkEnd w:id="2312"/>
      </w:ins>
    </w:p>
    <w:tbl>
      <w:tblPr>
        <w:tblStyle w:val="TableGrid"/>
        <w:tblW w:w="7920" w:type="dxa"/>
        <w:tblInd w:w="108" w:type="dxa"/>
        <w:tblLayout w:type="fixed"/>
        <w:tblLook w:val="04A0" w:firstRow="1" w:lastRow="0" w:firstColumn="1" w:lastColumn="0" w:noHBand="0" w:noVBand="1"/>
        <w:tblPrChange w:id="2316" w:author="ditaoktaria" w:date="2015-07-06T10:28:00Z">
          <w:tblPr>
            <w:tblStyle w:val="TableGrid"/>
            <w:tblW w:w="0" w:type="auto"/>
            <w:tblInd w:w="108" w:type="dxa"/>
            <w:tblLayout w:type="fixed"/>
            <w:tblLook w:val="04A0" w:firstRow="1" w:lastRow="0" w:firstColumn="1" w:lastColumn="0" w:noHBand="0" w:noVBand="1"/>
          </w:tblPr>
        </w:tblPrChange>
      </w:tblPr>
      <w:tblGrid>
        <w:gridCol w:w="509"/>
        <w:gridCol w:w="2119"/>
        <w:gridCol w:w="1800"/>
        <w:gridCol w:w="3492"/>
        <w:tblGridChange w:id="2317">
          <w:tblGrid>
            <w:gridCol w:w="509"/>
            <w:gridCol w:w="2119"/>
            <w:gridCol w:w="1800"/>
            <w:gridCol w:w="3492"/>
          </w:tblGrid>
        </w:tblGridChange>
      </w:tblGrid>
      <w:tr w:rsidR="00510F24" w14:paraId="37CDEC80" w14:textId="77777777" w:rsidTr="00494234">
        <w:tc>
          <w:tcPr>
            <w:tcW w:w="509" w:type="dxa"/>
            <w:shd w:val="clear" w:color="auto" w:fill="C0C0C0"/>
            <w:tcPrChange w:id="2318" w:author="ditaoktaria" w:date="2015-07-06T10:28:00Z">
              <w:tcPr>
                <w:tcW w:w="509" w:type="dxa"/>
                <w:shd w:val="clear" w:color="auto" w:fill="C0C0C0"/>
              </w:tcPr>
            </w:tcPrChange>
          </w:tcPr>
          <w:p w14:paraId="111F5478" w14:textId="368BF227" w:rsidR="00510F24" w:rsidRPr="00510F24" w:rsidRDefault="00510F24" w:rsidP="00510F24">
            <w:pPr>
              <w:ind w:firstLine="0"/>
              <w:jc w:val="center"/>
              <w:rPr>
                <w:b/>
                <w:sz w:val="22"/>
              </w:rPr>
            </w:pPr>
            <w:r w:rsidRPr="00510F24">
              <w:rPr>
                <w:b/>
                <w:sz w:val="22"/>
              </w:rPr>
              <w:t>No</w:t>
            </w:r>
          </w:p>
        </w:tc>
        <w:tc>
          <w:tcPr>
            <w:tcW w:w="2119" w:type="dxa"/>
            <w:shd w:val="clear" w:color="auto" w:fill="C0C0C0"/>
            <w:tcPrChange w:id="2319" w:author="ditaoktaria" w:date="2015-07-06T10:28:00Z">
              <w:tcPr>
                <w:tcW w:w="2119" w:type="dxa"/>
                <w:shd w:val="clear" w:color="auto" w:fill="C0C0C0"/>
              </w:tcPr>
            </w:tcPrChange>
          </w:tcPr>
          <w:p w14:paraId="79F8456C" w14:textId="31D59231" w:rsidR="00510F24" w:rsidRPr="00510F24" w:rsidRDefault="00510F24" w:rsidP="00510F24">
            <w:pPr>
              <w:ind w:firstLine="0"/>
              <w:jc w:val="center"/>
              <w:rPr>
                <w:b/>
                <w:sz w:val="22"/>
              </w:rPr>
            </w:pPr>
            <w:r w:rsidRPr="00510F24">
              <w:rPr>
                <w:b/>
                <w:sz w:val="22"/>
              </w:rPr>
              <w:t>Nama Field</w:t>
            </w:r>
          </w:p>
        </w:tc>
        <w:tc>
          <w:tcPr>
            <w:tcW w:w="1800" w:type="dxa"/>
            <w:shd w:val="clear" w:color="auto" w:fill="C0C0C0"/>
            <w:tcPrChange w:id="2320" w:author="ditaoktaria" w:date="2015-07-06T10:28:00Z">
              <w:tcPr>
                <w:tcW w:w="1800" w:type="dxa"/>
                <w:shd w:val="clear" w:color="auto" w:fill="C0C0C0"/>
              </w:tcPr>
            </w:tcPrChange>
          </w:tcPr>
          <w:p w14:paraId="448C4B87" w14:textId="69563B57" w:rsidR="00510F24" w:rsidRPr="00510F24" w:rsidRDefault="00510F24" w:rsidP="00510F24">
            <w:pPr>
              <w:ind w:firstLine="0"/>
              <w:jc w:val="center"/>
              <w:rPr>
                <w:b/>
                <w:sz w:val="22"/>
              </w:rPr>
            </w:pPr>
            <w:r w:rsidRPr="00510F24">
              <w:rPr>
                <w:b/>
                <w:sz w:val="22"/>
              </w:rPr>
              <w:t>Tipe Data</w:t>
            </w:r>
          </w:p>
        </w:tc>
        <w:tc>
          <w:tcPr>
            <w:tcW w:w="3492" w:type="dxa"/>
            <w:shd w:val="clear" w:color="auto" w:fill="C0C0C0"/>
            <w:tcPrChange w:id="2321" w:author="ditaoktaria" w:date="2015-07-06T10:28:00Z">
              <w:tcPr>
                <w:tcW w:w="3492" w:type="dxa"/>
                <w:shd w:val="clear" w:color="auto" w:fill="C0C0C0"/>
              </w:tcPr>
            </w:tcPrChange>
          </w:tcPr>
          <w:p w14:paraId="553A474B" w14:textId="2C2F54C5" w:rsidR="00510F24" w:rsidRPr="00510F24" w:rsidRDefault="00510F24" w:rsidP="00510F24">
            <w:pPr>
              <w:ind w:firstLine="0"/>
              <w:jc w:val="center"/>
              <w:rPr>
                <w:b/>
                <w:sz w:val="22"/>
              </w:rPr>
            </w:pPr>
            <w:r w:rsidRPr="00510F24">
              <w:rPr>
                <w:b/>
                <w:sz w:val="22"/>
              </w:rPr>
              <w:t>Keterangan</w:t>
            </w:r>
          </w:p>
        </w:tc>
      </w:tr>
      <w:tr w:rsidR="00DF4480" w14:paraId="4978BF84" w14:textId="77777777" w:rsidTr="00494234">
        <w:tc>
          <w:tcPr>
            <w:tcW w:w="509" w:type="dxa"/>
            <w:tcPrChange w:id="2322" w:author="ditaoktaria" w:date="2015-07-06T10:28:00Z">
              <w:tcPr>
                <w:tcW w:w="509" w:type="dxa"/>
              </w:tcPr>
            </w:tcPrChange>
          </w:tcPr>
          <w:p w14:paraId="71F6C5AF" w14:textId="26CEA479" w:rsidR="00DF4480" w:rsidRPr="00510F24" w:rsidRDefault="00DF4480" w:rsidP="00B541DC">
            <w:pPr>
              <w:ind w:firstLine="0"/>
              <w:jc w:val="center"/>
              <w:rPr>
                <w:sz w:val="22"/>
              </w:rPr>
            </w:pPr>
            <w:r w:rsidRPr="00510F24">
              <w:rPr>
                <w:sz w:val="22"/>
              </w:rPr>
              <w:t>1</w:t>
            </w:r>
          </w:p>
        </w:tc>
        <w:tc>
          <w:tcPr>
            <w:tcW w:w="2119" w:type="dxa"/>
            <w:tcPrChange w:id="2323" w:author="ditaoktaria" w:date="2015-07-06T10:28:00Z">
              <w:tcPr>
                <w:tcW w:w="2119" w:type="dxa"/>
              </w:tcPr>
            </w:tcPrChange>
          </w:tcPr>
          <w:p w14:paraId="230ACCF4" w14:textId="60888B60" w:rsidR="00DF4480" w:rsidRPr="00510F24" w:rsidRDefault="00DF4480" w:rsidP="00B541DC">
            <w:pPr>
              <w:ind w:left="-239" w:firstLine="239"/>
              <w:rPr>
                <w:sz w:val="22"/>
              </w:rPr>
            </w:pPr>
            <w:proofErr w:type="gramStart"/>
            <w:r>
              <w:rPr>
                <w:sz w:val="22"/>
              </w:rPr>
              <w:t>idLecturer</w:t>
            </w:r>
            <w:proofErr w:type="gramEnd"/>
            <w:r>
              <w:rPr>
                <w:sz w:val="22"/>
              </w:rPr>
              <w:t xml:space="preserve"> (PK)</w:t>
            </w:r>
          </w:p>
        </w:tc>
        <w:tc>
          <w:tcPr>
            <w:tcW w:w="1800" w:type="dxa"/>
            <w:tcPrChange w:id="2324" w:author="ditaoktaria" w:date="2015-07-06T10:28:00Z">
              <w:tcPr>
                <w:tcW w:w="1800" w:type="dxa"/>
              </w:tcPr>
            </w:tcPrChange>
          </w:tcPr>
          <w:p w14:paraId="70656236" w14:textId="04BF2F3A" w:rsidR="00DF4480" w:rsidRPr="00510F24" w:rsidRDefault="00DF4480">
            <w:pPr>
              <w:ind w:firstLine="0"/>
              <w:rPr>
                <w:sz w:val="22"/>
              </w:rPr>
            </w:pPr>
            <w:del w:id="2325" w:author="ditaoktaria" w:date="2015-06-29T15:14:00Z">
              <w:r w:rsidDel="00D7731D">
                <w:rPr>
                  <w:sz w:val="22"/>
                </w:rPr>
                <w:delText>Integer</w:delText>
              </w:r>
            </w:del>
            <w:ins w:id="2326" w:author="ditaoktaria" w:date="2015-06-29T15:14:00Z">
              <w:r w:rsidR="00D7731D">
                <w:rPr>
                  <w:sz w:val="22"/>
                </w:rPr>
                <w:t>Varchar</w:t>
              </w:r>
            </w:ins>
          </w:p>
        </w:tc>
        <w:tc>
          <w:tcPr>
            <w:tcW w:w="3492" w:type="dxa"/>
            <w:tcPrChange w:id="2327" w:author="ditaoktaria" w:date="2015-07-06T10:28:00Z">
              <w:tcPr>
                <w:tcW w:w="3492" w:type="dxa"/>
              </w:tcPr>
            </w:tcPrChange>
          </w:tcPr>
          <w:p w14:paraId="7C75ACF2" w14:textId="1F1FF098" w:rsidR="00DF4480" w:rsidRPr="00510F24" w:rsidRDefault="00DF4480" w:rsidP="000A7F16">
            <w:pPr>
              <w:ind w:firstLine="0"/>
              <w:rPr>
                <w:sz w:val="22"/>
              </w:rPr>
            </w:pPr>
            <w:r>
              <w:rPr>
                <w:sz w:val="22"/>
              </w:rPr>
              <w:t xml:space="preserve">Kode dari </w:t>
            </w:r>
            <w:ins w:id="2328" w:author="ditaoktaria" w:date="2015-06-29T15:07:00Z">
              <w:r w:rsidR="000A7F16">
                <w:rPr>
                  <w:sz w:val="22"/>
                </w:rPr>
                <w:t xml:space="preserve">dosen yang diperoleh dari </w:t>
              </w:r>
              <w:r w:rsidR="000A7F16">
                <w:rPr>
                  <w:i/>
                  <w:sz w:val="22"/>
                </w:rPr>
                <w:t xml:space="preserve">web service </w:t>
              </w:r>
            </w:ins>
            <w:ins w:id="2329" w:author="ditaoktaria" w:date="2015-06-29T15:08:00Z">
              <w:r w:rsidR="000A7F16">
                <w:rPr>
                  <w:sz w:val="22"/>
                </w:rPr>
                <w:t>PTIIK</w:t>
              </w:r>
            </w:ins>
            <w:del w:id="2330" w:author="ditaoktaria" w:date="2015-06-29T15:07:00Z">
              <w:r w:rsidDel="000A7F16">
                <w:rPr>
                  <w:sz w:val="22"/>
                </w:rPr>
                <w:delText xml:space="preserve">pengguna </w:delText>
              </w:r>
            </w:del>
            <w:del w:id="2331" w:author="ditaoktaria" w:date="2015-06-29T15:08:00Z">
              <w:r w:rsidDel="000A7F16">
                <w:rPr>
                  <w:sz w:val="22"/>
                </w:rPr>
                <w:delText>(1,2,3)</w:delText>
              </w:r>
            </w:del>
          </w:p>
        </w:tc>
      </w:tr>
      <w:tr w:rsidR="00DF4480" w14:paraId="050E98E6" w14:textId="77777777" w:rsidTr="00494234">
        <w:tc>
          <w:tcPr>
            <w:tcW w:w="509" w:type="dxa"/>
            <w:tcPrChange w:id="2332" w:author="ditaoktaria" w:date="2015-07-06T10:28:00Z">
              <w:tcPr>
                <w:tcW w:w="509" w:type="dxa"/>
              </w:tcPr>
            </w:tcPrChange>
          </w:tcPr>
          <w:p w14:paraId="385811AE" w14:textId="3BBCEEC6" w:rsidR="00DF4480" w:rsidRPr="00510F24" w:rsidRDefault="00DF4480" w:rsidP="00B541DC">
            <w:pPr>
              <w:ind w:firstLine="0"/>
              <w:jc w:val="center"/>
              <w:rPr>
                <w:sz w:val="22"/>
              </w:rPr>
            </w:pPr>
            <w:r>
              <w:rPr>
                <w:sz w:val="22"/>
              </w:rPr>
              <w:t>2</w:t>
            </w:r>
          </w:p>
        </w:tc>
        <w:tc>
          <w:tcPr>
            <w:tcW w:w="2119" w:type="dxa"/>
            <w:tcPrChange w:id="2333" w:author="ditaoktaria" w:date="2015-07-06T10:28:00Z">
              <w:tcPr>
                <w:tcW w:w="2119" w:type="dxa"/>
              </w:tcPr>
            </w:tcPrChange>
          </w:tcPr>
          <w:p w14:paraId="25AB1B2D" w14:textId="5A20E537" w:rsidR="00DF4480" w:rsidRPr="00510F24" w:rsidRDefault="00DF4480">
            <w:pPr>
              <w:ind w:firstLine="0"/>
              <w:rPr>
                <w:sz w:val="22"/>
              </w:rPr>
            </w:pPr>
            <w:proofErr w:type="gramStart"/>
            <w:r>
              <w:rPr>
                <w:sz w:val="22"/>
              </w:rPr>
              <w:t>username</w:t>
            </w:r>
            <w:proofErr w:type="gramEnd"/>
          </w:p>
        </w:tc>
        <w:tc>
          <w:tcPr>
            <w:tcW w:w="1800" w:type="dxa"/>
            <w:tcPrChange w:id="2334" w:author="ditaoktaria" w:date="2015-07-06T10:28:00Z">
              <w:tcPr>
                <w:tcW w:w="1800" w:type="dxa"/>
              </w:tcPr>
            </w:tcPrChange>
          </w:tcPr>
          <w:p w14:paraId="303E5475" w14:textId="3B064D2A" w:rsidR="00DF4480" w:rsidRPr="00510F24" w:rsidRDefault="00DF4480">
            <w:pPr>
              <w:ind w:firstLine="0"/>
              <w:rPr>
                <w:sz w:val="22"/>
              </w:rPr>
            </w:pPr>
            <w:r>
              <w:rPr>
                <w:sz w:val="22"/>
              </w:rPr>
              <w:t>Varchar</w:t>
            </w:r>
          </w:p>
        </w:tc>
        <w:tc>
          <w:tcPr>
            <w:tcW w:w="3492" w:type="dxa"/>
            <w:tcPrChange w:id="2335" w:author="ditaoktaria" w:date="2015-07-06T10:28:00Z">
              <w:tcPr>
                <w:tcW w:w="3492" w:type="dxa"/>
              </w:tcPr>
            </w:tcPrChange>
          </w:tcPr>
          <w:p w14:paraId="623ACE70" w14:textId="1DB4B4E9" w:rsidR="00DF4480" w:rsidRPr="00510F24" w:rsidRDefault="009A16B5" w:rsidP="009A16B5">
            <w:pPr>
              <w:ind w:firstLine="0"/>
              <w:rPr>
                <w:sz w:val="22"/>
              </w:rPr>
            </w:pPr>
            <w:r>
              <w:rPr>
                <w:sz w:val="22"/>
              </w:rPr>
              <w:t>Username</w:t>
            </w:r>
            <w:r w:rsidR="00DF4480">
              <w:rPr>
                <w:sz w:val="22"/>
              </w:rPr>
              <w:t xml:space="preserve"> pengguna, berupa </w:t>
            </w:r>
            <w:r w:rsidR="00DF4480" w:rsidRPr="00135CE5">
              <w:rPr>
                <w:i/>
                <w:sz w:val="22"/>
              </w:rPr>
              <w:t>e</w:t>
            </w:r>
            <w:r w:rsidR="00DF4480">
              <w:rPr>
                <w:i/>
                <w:sz w:val="22"/>
              </w:rPr>
              <w:t>-</w:t>
            </w:r>
            <w:r w:rsidR="00DF4480" w:rsidRPr="00135CE5">
              <w:rPr>
                <w:i/>
                <w:sz w:val="22"/>
              </w:rPr>
              <w:t>mail</w:t>
            </w:r>
            <w:r w:rsidR="00DF4480">
              <w:rPr>
                <w:sz w:val="22"/>
              </w:rPr>
              <w:t xml:space="preserve"> UB (pengguna@ub.ac.id)</w:t>
            </w:r>
          </w:p>
        </w:tc>
      </w:tr>
      <w:tr w:rsidR="00DF4480" w14:paraId="0B9795A5" w14:textId="77777777" w:rsidTr="00494234">
        <w:tc>
          <w:tcPr>
            <w:tcW w:w="509" w:type="dxa"/>
            <w:tcPrChange w:id="2336" w:author="ditaoktaria" w:date="2015-07-06T10:28:00Z">
              <w:tcPr>
                <w:tcW w:w="509" w:type="dxa"/>
              </w:tcPr>
            </w:tcPrChange>
          </w:tcPr>
          <w:p w14:paraId="1C0C6CD9" w14:textId="388D15D4" w:rsidR="00DF4480" w:rsidRPr="00510F24" w:rsidRDefault="00DF4480" w:rsidP="00B541DC">
            <w:pPr>
              <w:ind w:firstLine="0"/>
              <w:jc w:val="center"/>
              <w:rPr>
                <w:sz w:val="22"/>
              </w:rPr>
            </w:pPr>
            <w:r>
              <w:rPr>
                <w:sz w:val="22"/>
              </w:rPr>
              <w:t>3</w:t>
            </w:r>
          </w:p>
        </w:tc>
        <w:tc>
          <w:tcPr>
            <w:tcW w:w="2119" w:type="dxa"/>
            <w:tcPrChange w:id="2337" w:author="ditaoktaria" w:date="2015-07-06T10:28:00Z">
              <w:tcPr>
                <w:tcW w:w="2119" w:type="dxa"/>
              </w:tcPr>
            </w:tcPrChange>
          </w:tcPr>
          <w:p w14:paraId="23B88AA3" w14:textId="178B2EEC" w:rsidR="00DF4480" w:rsidRPr="00510F24" w:rsidRDefault="00DF4480">
            <w:pPr>
              <w:ind w:firstLine="0"/>
              <w:rPr>
                <w:sz w:val="22"/>
              </w:rPr>
            </w:pPr>
            <w:proofErr w:type="gramStart"/>
            <w:r>
              <w:rPr>
                <w:sz w:val="22"/>
              </w:rPr>
              <w:t>pass</w:t>
            </w:r>
            <w:proofErr w:type="gramEnd"/>
          </w:p>
        </w:tc>
        <w:tc>
          <w:tcPr>
            <w:tcW w:w="1800" w:type="dxa"/>
            <w:tcPrChange w:id="2338" w:author="ditaoktaria" w:date="2015-07-06T10:28:00Z">
              <w:tcPr>
                <w:tcW w:w="1800" w:type="dxa"/>
              </w:tcPr>
            </w:tcPrChange>
          </w:tcPr>
          <w:p w14:paraId="79AB65D4" w14:textId="5193E375" w:rsidR="00DF4480" w:rsidRPr="00510F24" w:rsidRDefault="00DF4480">
            <w:pPr>
              <w:ind w:firstLine="0"/>
              <w:rPr>
                <w:sz w:val="22"/>
              </w:rPr>
            </w:pPr>
            <w:r>
              <w:rPr>
                <w:sz w:val="22"/>
              </w:rPr>
              <w:t>Varchar</w:t>
            </w:r>
          </w:p>
        </w:tc>
        <w:tc>
          <w:tcPr>
            <w:tcW w:w="3492" w:type="dxa"/>
            <w:tcPrChange w:id="2339" w:author="ditaoktaria" w:date="2015-07-06T10:28:00Z">
              <w:tcPr>
                <w:tcW w:w="3492" w:type="dxa"/>
              </w:tcPr>
            </w:tcPrChange>
          </w:tcPr>
          <w:p w14:paraId="3F6E7552" w14:textId="3189E389" w:rsidR="00DF4480" w:rsidRPr="00510F24" w:rsidRDefault="009A16B5" w:rsidP="009A16B5">
            <w:pPr>
              <w:ind w:firstLine="0"/>
              <w:rPr>
                <w:sz w:val="22"/>
              </w:rPr>
            </w:pPr>
            <w:r>
              <w:rPr>
                <w:sz w:val="22"/>
              </w:rPr>
              <w:t xml:space="preserve">Password </w:t>
            </w:r>
            <w:r w:rsidR="00DF4480">
              <w:rPr>
                <w:sz w:val="22"/>
              </w:rPr>
              <w:t>pengguna (r4h4s1as3k4l1)</w:t>
            </w:r>
          </w:p>
        </w:tc>
      </w:tr>
      <w:tr w:rsidR="00DF4480" w14:paraId="19F92F79" w14:textId="77777777" w:rsidTr="00494234">
        <w:tc>
          <w:tcPr>
            <w:tcW w:w="509" w:type="dxa"/>
            <w:tcPrChange w:id="2340" w:author="ditaoktaria" w:date="2015-07-06T10:28:00Z">
              <w:tcPr>
                <w:tcW w:w="509" w:type="dxa"/>
              </w:tcPr>
            </w:tcPrChange>
          </w:tcPr>
          <w:p w14:paraId="3D7D239B" w14:textId="11EAC50E" w:rsidR="00DF4480" w:rsidRDefault="00DF4480" w:rsidP="00B541DC">
            <w:pPr>
              <w:ind w:firstLine="0"/>
              <w:jc w:val="center"/>
              <w:rPr>
                <w:sz w:val="22"/>
              </w:rPr>
            </w:pPr>
            <w:r>
              <w:rPr>
                <w:sz w:val="22"/>
              </w:rPr>
              <w:t>4</w:t>
            </w:r>
          </w:p>
        </w:tc>
        <w:tc>
          <w:tcPr>
            <w:tcW w:w="2119" w:type="dxa"/>
            <w:tcPrChange w:id="2341" w:author="ditaoktaria" w:date="2015-07-06T10:28:00Z">
              <w:tcPr>
                <w:tcW w:w="2119" w:type="dxa"/>
              </w:tcPr>
            </w:tcPrChange>
          </w:tcPr>
          <w:p w14:paraId="04CBC3CF" w14:textId="76966C18" w:rsidR="00DF4480" w:rsidRDefault="00DF4480">
            <w:pPr>
              <w:ind w:firstLine="0"/>
              <w:rPr>
                <w:sz w:val="22"/>
              </w:rPr>
            </w:pPr>
            <w:proofErr w:type="gramStart"/>
            <w:r>
              <w:rPr>
                <w:sz w:val="22"/>
              </w:rPr>
              <w:t>fullName</w:t>
            </w:r>
            <w:proofErr w:type="gramEnd"/>
          </w:p>
        </w:tc>
        <w:tc>
          <w:tcPr>
            <w:tcW w:w="1800" w:type="dxa"/>
            <w:tcPrChange w:id="2342" w:author="ditaoktaria" w:date="2015-07-06T10:28:00Z">
              <w:tcPr>
                <w:tcW w:w="1800" w:type="dxa"/>
              </w:tcPr>
            </w:tcPrChange>
          </w:tcPr>
          <w:p w14:paraId="18238F27" w14:textId="03BDD5E6" w:rsidR="00DF4480" w:rsidRDefault="00DF4480">
            <w:pPr>
              <w:ind w:firstLine="0"/>
              <w:rPr>
                <w:sz w:val="22"/>
              </w:rPr>
            </w:pPr>
            <w:r>
              <w:rPr>
                <w:sz w:val="22"/>
              </w:rPr>
              <w:t>Varchar</w:t>
            </w:r>
          </w:p>
        </w:tc>
        <w:tc>
          <w:tcPr>
            <w:tcW w:w="3492" w:type="dxa"/>
            <w:tcPrChange w:id="2343" w:author="ditaoktaria" w:date="2015-07-06T10:28:00Z">
              <w:tcPr>
                <w:tcW w:w="3492" w:type="dxa"/>
              </w:tcPr>
            </w:tcPrChange>
          </w:tcPr>
          <w:p w14:paraId="2737926D" w14:textId="24C391BA" w:rsidR="00DF4480" w:rsidRPr="00510F24" w:rsidRDefault="00DF4480">
            <w:pPr>
              <w:ind w:firstLine="0"/>
              <w:rPr>
                <w:sz w:val="22"/>
              </w:rPr>
            </w:pPr>
            <w:r>
              <w:rPr>
                <w:sz w:val="22"/>
              </w:rPr>
              <w:t>Nama lengkap pengguna</w:t>
            </w:r>
          </w:p>
        </w:tc>
      </w:tr>
      <w:tr w:rsidR="00DF4480" w14:paraId="0652A8C0" w14:textId="77777777" w:rsidTr="00494234">
        <w:tc>
          <w:tcPr>
            <w:tcW w:w="509" w:type="dxa"/>
            <w:tcPrChange w:id="2344" w:author="ditaoktaria" w:date="2015-07-06T10:28:00Z">
              <w:tcPr>
                <w:tcW w:w="509" w:type="dxa"/>
              </w:tcPr>
            </w:tcPrChange>
          </w:tcPr>
          <w:p w14:paraId="132452B9" w14:textId="275DC49F" w:rsidR="00DF4480" w:rsidRDefault="000A7F16" w:rsidP="00B541DC">
            <w:pPr>
              <w:ind w:firstLine="0"/>
              <w:jc w:val="center"/>
              <w:rPr>
                <w:sz w:val="22"/>
              </w:rPr>
            </w:pPr>
            <w:ins w:id="2345" w:author="ditaoktaria" w:date="2015-06-29T15:08:00Z">
              <w:r>
                <w:rPr>
                  <w:sz w:val="22"/>
                </w:rPr>
                <w:t>5</w:t>
              </w:r>
            </w:ins>
          </w:p>
        </w:tc>
        <w:tc>
          <w:tcPr>
            <w:tcW w:w="2119" w:type="dxa"/>
            <w:tcPrChange w:id="2346" w:author="ditaoktaria" w:date="2015-07-06T10:28:00Z">
              <w:tcPr>
                <w:tcW w:w="2119" w:type="dxa"/>
              </w:tcPr>
            </w:tcPrChange>
          </w:tcPr>
          <w:p w14:paraId="73864FB5" w14:textId="534CD397" w:rsidR="00DF4480" w:rsidRDefault="000A7F16">
            <w:pPr>
              <w:ind w:firstLine="0"/>
              <w:rPr>
                <w:sz w:val="22"/>
              </w:rPr>
            </w:pPr>
            <w:proofErr w:type="gramStart"/>
            <w:ins w:id="2347" w:author="ditaoktaria" w:date="2015-06-29T15:08:00Z">
              <w:r>
                <w:rPr>
                  <w:sz w:val="22"/>
                </w:rPr>
                <w:t>email</w:t>
              </w:r>
            </w:ins>
            <w:proofErr w:type="gramEnd"/>
          </w:p>
        </w:tc>
        <w:tc>
          <w:tcPr>
            <w:tcW w:w="1800" w:type="dxa"/>
            <w:tcPrChange w:id="2348" w:author="ditaoktaria" w:date="2015-07-06T10:28:00Z">
              <w:tcPr>
                <w:tcW w:w="1800" w:type="dxa"/>
              </w:tcPr>
            </w:tcPrChange>
          </w:tcPr>
          <w:p w14:paraId="02ACBE0E" w14:textId="455E1ACD" w:rsidR="00DF4480" w:rsidRDefault="000A7F16">
            <w:pPr>
              <w:ind w:firstLine="0"/>
              <w:rPr>
                <w:sz w:val="22"/>
              </w:rPr>
            </w:pPr>
            <w:ins w:id="2349" w:author="ditaoktaria" w:date="2015-06-29T15:08:00Z">
              <w:r>
                <w:rPr>
                  <w:sz w:val="22"/>
                </w:rPr>
                <w:t>Varchar</w:t>
              </w:r>
            </w:ins>
          </w:p>
        </w:tc>
        <w:tc>
          <w:tcPr>
            <w:tcW w:w="3492" w:type="dxa"/>
            <w:tcPrChange w:id="2350" w:author="ditaoktaria" w:date="2015-07-06T10:28:00Z">
              <w:tcPr>
                <w:tcW w:w="3492" w:type="dxa"/>
              </w:tcPr>
            </w:tcPrChange>
          </w:tcPr>
          <w:p w14:paraId="3803D6C2" w14:textId="4637073C" w:rsidR="00DF4480" w:rsidRDefault="000A7F16">
            <w:pPr>
              <w:ind w:firstLine="0"/>
              <w:rPr>
                <w:sz w:val="22"/>
              </w:rPr>
            </w:pPr>
            <w:proofErr w:type="gramStart"/>
            <w:ins w:id="2351" w:author="ditaoktaria" w:date="2015-06-29T15:08:00Z">
              <w:r>
                <w:rPr>
                  <w:sz w:val="22"/>
                </w:rPr>
                <w:t>email</w:t>
              </w:r>
              <w:proofErr w:type="gramEnd"/>
              <w:r>
                <w:rPr>
                  <w:sz w:val="22"/>
                </w:rPr>
                <w:t xml:space="preserve"> UB pengguna</w:t>
              </w:r>
            </w:ins>
          </w:p>
        </w:tc>
      </w:tr>
    </w:tbl>
    <w:p w14:paraId="552A37CB" w14:textId="46CD9A22" w:rsidR="00EA2CE7" w:rsidRPr="00037FB1" w:rsidDel="00494234" w:rsidRDefault="008875D7" w:rsidP="007B49F2">
      <w:pPr>
        <w:rPr>
          <w:del w:id="2352" w:author="ditaoktaria" w:date="2015-07-06T10:29:00Z"/>
        </w:rPr>
      </w:pPr>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w:t>
      </w:r>
      <w:proofErr w:type="gramStart"/>
      <w:r w:rsidR="008C5489">
        <w:t xml:space="preserve">Tabel </w:t>
      </w:r>
      <w:r w:rsidR="008C5489">
        <w:rPr>
          <w:i/>
        </w:rPr>
        <w:t xml:space="preserve">Material </w:t>
      </w:r>
      <w:r w:rsidR="008C5489">
        <w:t xml:space="preserve">melakukan penyimpanan data ketika </w:t>
      </w:r>
      <w:r w:rsidR="00E82418">
        <w:t>pengguna mengunggah materi ke sistem.</w:t>
      </w:r>
      <w:proofErr w:type="gramEnd"/>
      <w:r w:rsidR="00E82418">
        <w:t xml:space="preserve">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w:t>
      </w:r>
      <w:proofErr w:type="gramStart"/>
      <w:r w:rsidR="00037FB1">
        <w:t xml:space="preserve">Struktur tabel </w:t>
      </w:r>
      <w:r w:rsidR="00037FB1">
        <w:rPr>
          <w:i/>
        </w:rPr>
        <w:t xml:space="preserve">Material </w:t>
      </w:r>
      <w:r w:rsidR="00037FB1">
        <w:t xml:space="preserve">ditunjukkan pada </w:t>
      </w:r>
      <w:r w:rsidR="000E080A">
        <w:t>T</w:t>
      </w:r>
      <w:r w:rsidR="00821D21">
        <w:t>abel</w:t>
      </w:r>
      <w:r w:rsidR="00037FB1">
        <w:t xml:space="preserve"> 4.</w:t>
      </w:r>
      <w:ins w:id="2353" w:author="ditaoktaria" w:date="2015-07-06T10:29:00Z">
        <w:r w:rsidR="00494234">
          <w:t>8</w:t>
        </w:r>
      </w:ins>
      <w:del w:id="2354" w:author="ditaoktaria" w:date="2015-07-06T10:29:00Z">
        <w:r w:rsidR="00EA2CE7" w:rsidDel="00494234">
          <w:delText>12</w:delText>
        </w:r>
      </w:del>
      <w:r w:rsidR="00EA2CE7">
        <w:t>.</w:t>
      </w:r>
      <w:proofErr w:type="gramEnd"/>
    </w:p>
    <w:p w14:paraId="4213945C" w14:textId="75D46B7F" w:rsidR="00EA2CE7" w:rsidRPr="007B49F2" w:rsidRDefault="00EA2CE7">
      <w:pPr>
        <w:rPr>
          <w:i/>
        </w:rPr>
        <w:pPrChange w:id="2355" w:author="ditaoktaria" w:date="2015-07-06T10:29:00Z">
          <w:pPr>
            <w:pStyle w:val="Caption"/>
            <w:keepNext/>
          </w:pPr>
        </w:pPrChange>
      </w:pPr>
      <w:del w:id="2356"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12</w:delText>
        </w:r>
        <w:r w:rsidR="007E28E8" w:rsidDel="00494234">
          <w:rPr>
            <w:noProof/>
          </w:rPr>
          <w:fldChar w:fldCharType="end"/>
        </w:r>
        <w:r w:rsidDel="00494234">
          <w:delText xml:space="preserve"> </w:delText>
        </w:r>
        <w:r w:rsidDel="00494234">
          <w:rPr>
            <w:b/>
          </w:rPr>
          <w:delText xml:space="preserve">Strutur Tabel </w:delText>
        </w:r>
        <w:r w:rsidDel="00494234">
          <w:rPr>
            <w:b/>
            <w:i/>
          </w:rPr>
          <w:delText>Material</w:delText>
        </w:r>
      </w:del>
    </w:p>
    <w:p w14:paraId="6F145FF9" w14:textId="65DC12E4" w:rsidR="00494234" w:rsidRPr="00494234" w:rsidRDefault="00494234">
      <w:pPr>
        <w:pStyle w:val="Caption"/>
        <w:keepNext/>
        <w:rPr>
          <w:ins w:id="2357" w:author="ditaoktaria" w:date="2015-07-06T10:29:00Z"/>
          <w:i/>
          <w:rPrChange w:id="2358" w:author="ditaoktaria" w:date="2015-07-06T10:29:00Z">
            <w:rPr>
              <w:ins w:id="2359" w:author="ditaoktaria" w:date="2015-07-06T10:29:00Z"/>
            </w:rPr>
          </w:rPrChange>
        </w:rPr>
        <w:pPrChange w:id="2360" w:author="ditaoktaria" w:date="2015-07-06T10:29:00Z">
          <w:pPr>
            <w:jc w:val="left"/>
          </w:pPr>
        </w:pPrChange>
      </w:pPr>
      <w:bookmarkStart w:id="2361" w:name="_Toc297818533"/>
      <w:ins w:id="2362" w:author="ditaoktaria" w:date="2015-07-06T10:29:00Z">
        <w:r>
          <w:t xml:space="preserve">Tabel 4. </w:t>
        </w:r>
        <w:r>
          <w:fldChar w:fldCharType="begin"/>
        </w:r>
        <w:r>
          <w:instrText xml:space="preserve"> SEQ Tabel_4. \* ARABIC </w:instrText>
        </w:r>
      </w:ins>
      <w:r>
        <w:fldChar w:fldCharType="separate"/>
      </w:r>
      <w:ins w:id="2363" w:author="ditaoktaria" w:date="2015-07-06T10:32:00Z">
        <w:r>
          <w:rPr>
            <w:noProof/>
          </w:rPr>
          <w:t>8</w:t>
        </w:r>
      </w:ins>
      <w:ins w:id="2364" w:author="ditaoktaria" w:date="2015-07-06T10:29:00Z">
        <w:r>
          <w:fldChar w:fldCharType="end"/>
        </w:r>
        <w:r>
          <w:t xml:space="preserve"> </w:t>
        </w:r>
        <w:r>
          <w:rPr>
            <w:b w:val="0"/>
          </w:rPr>
          <w:t xml:space="preserve">Struktur Tabel </w:t>
        </w:r>
        <w:r>
          <w:rPr>
            <w:b w:val="0"/>
            <w:i/>
          </w:rPr>
          <w:t>Material</w:t>
        </w:r>
        <w:bookmarkEnd w:id="2361"/>
      </w:ins>
    </w:p>
    <w:tbl>
      <w:tblPr>
        <w:tblStyle w:val="TableGrid"/>
        <w:tblW w:w="7920" w:type="dxa"/>
        <w:tblInd w:w="108" w:type="dxa"/>
        <w:tblLayout w:type="fixed"/>
        <w:tblLook w:val="04A0" w:firstRow="1" w:lastRow="0" w:firstColumn="1" w:lastColumn="0" w:noHBand="0" w:noVBand="1"/>
      </w:tblPr>
      <w:tblGrid>
        <w:gridCol w:w="509"/>
        <w:gridCol w:w="2119"/>
        <w:gridCol w:w="1649"/>
        <w:gridCol w:w="3643"/>
      </w:tblGrid>
      <w:tr w:rsidR="008875D7" w:rsidRPr="00510F24" w14:paraId="06BD2F7A" w14:textId="77777777" w:rsidTr="00D7731D">
        <w:tc>
          <w:tcPr>
            <w:tcW w:w="509" w:type="dxa"/>
            <w:shd w:val="clear" w:color="auto" w:fill="C0C0C0"/>
          </w:tcPr>
          <w:p w14:paraId="45EBDDF2"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04AE5EAA" w14:textId="77777777" w:rsidR="008875D7" w:rsidRPr="00510F24" w:rsidRDefault="008875D7" w:rsidP="008875D7">
            <w:pPr>
              <w:ind w:firstLine="0"/>
              <w:jc w:val="center"/>
              <w:rPr>
                <w:b/>
                <w:sz w:val="22"/>
              </w:rPr>
            </w:pPr>
            <w:r w:rsidRPr="00510F24">
              <w:rPr>
                <w:b/>
                <w:sz w:val="22"/>
              </w:rPr>
              <w:t>Nama Field</w:t>
            </w:r>
          </w:p>
        </w:tc>
        <w:tc>
          <w:tcPr>
            <w:tcW w:w="1649" w:type="dxa"/>
            <w:shd w:val="clear" w:color="auto" w:fill="C0C0C0"/>
          </w:tcPr>
          <w:p w14:paraId="307259C1" w14:textId="77777777" w:rsidR="008875D7" w:rsidRPr="00510F24" w:rsidRDefault="008875D7" w:rsidP="008875D7">
            <w:pPr>
              <w:ind w:firstLine="0"/>
              <w:jc w:val="center"/>
              <w:rPr>
                <w:b/>
                <w:sz w:val="22"/>
              </w:rPr>
            </w:pPr>
            <w:r w:rsidRPr="00510F24">
              <w:rPr>
                <w:b/>
                <w:sz w:val="22"/>
              </w:rPr>
              <w:t>Tipe Data</w:t>
            </w:r>
          </w:p>
        </w:tc>
        <w:tc>
          <w:tcPr>
            <w:tcW w:w="3643" w:type="dxa"/>
            <w:shd w:val="clear" w:color="auto" w:fill="C0C0C0"/>
          </w:tcPr>
          <w:p w14:paraId="2DEA0B38" w14:textId="77777777" w:rsidR="008875D7" w:rsidRPr="00510F24" w:rsidRDefault="008875D7" w:rsidP="008875D7">
            <w:pPr>
              <w:ind w:firstLine="0"/>
              <w:jc w:val="center"/>
              <w:rPr>
                <w:b/>
                <w:sz w:val="22"/>
              </w:rPr>
            </w:pPr>
            <w:r w:rsidRPr="00510F24">
              <w:rPr>
                <w:b/>
                <w:sz w:val="22"/>
              </w:rPr>
              <w:t>Keterangan</w:t>
            </w:r>
          </w:p>
        </w:tc>
      </w:tr>
      <w:tr w:rsidR="00DF4480" w:rsidRPr="00510F24" w14:paraId="575449A3" w14:textId="77777777" w:rsidTr="00D7731D">
        <w:tc>
          <w:tcPr>
            <w:tcW w:w="509" w:type="dxa"/>
          </w:tcPr>
          <w:p w14:paraId="22D2FD6A" w14:textId="7DBA56BF" w:rsidR="00DF4480" w:rsidRPr="00510F24" w:rsidRDefault="00DF4480" w:rsidP="008875D7">
            <w:pPr>
              <w:ind w:firstLine="0"/>
              <w:jc w:val="center"/>
              <w:rPr>
                <w:sz w:val="22"/>
              </w:rPr>
            </w:pPr>
            <w:r w:rsidRPr="00510F24">
              <w:rPr>
                <w:sz w:val="22"/>
              </w:rPr>
              <w:t>1</w:t>
            </w:r>
          </w:p>
        </w:tc>
        <w:tc>
          <w:tcPr>
            <w:tcW w:w="2119" w:type="dxa"/>
          </w:tcPr>
          <w:p w14:paraId="135097CA" w14:textId="709ED6D8" w:rsidR="00DF4480" w:rsidRPr="00510F24" w:rsidRDefault="00DF4480" w:rsidP="008875D7">
            <w:pPr>
              <w:ind w:left="-239" w:firstLine="239"/>
              <w:rPr>
                <w:sz w:val="22"/>
              </w:rPr>
            </w:pPr>
            <w:proofErr w:type="gramStart"/>
            <w:r>
              <w:rPr>
                <w:sz w:val="22"/>
              </w:rPr>
              <w:t>idMaterial</w:t>
            </w:r>
            <w:proofErr w:type="gramEnd"/>
            <w:r>
              <w:rPr>
                <w:sz w:val="22"/>
              </w:rPr>
              <w:t xml:space="preserve"> (PK)</w:t>
            </w:r>
          </w:p>
        </w:tc>
        <w:tc>
          <w:tcPr>
            <w:tcW w:w="1649" w:type="dxa"/>
          </w:tcPr>
          <w:p w14:paraId="15DBD06A" w14:textId="18A5073F" w:rsidR="00DF4480" w:rsidRPr="00510F24" w:rsidRDefault="00DF4480" w:rsidP="008875D7">
            <w:pPr>
              <w:ind w:firstLine="0"/>
              <w:rPr>
                <w:sz w:val="22"/>
              </w:rPr>
            </w:pPr>
            <w:r>
              <w:rPr>
                <w:sz w:val="22"/>
              </w:rPr>
              <w:t>Integer</w:t>
            </w:r>
          </w:p>
        </w:tc>
        <w:tc>
          <w:tcPr>
            <w:tcW w:w="3643" w:type="dxa"/>
          </w:tcPr>
          <w:p w14:paraId="2CD7368B" w14:textId="0E13A939" w:rsidR="00DF4480" w:rsidRPr="00510F24" w:rsidRDefault="00DF4480" w:rsidP="004D023B">
            <w:pPr>
              <w:ind w:firstLine="0"/>
              <w:rPr>
                <w:sz w:val="22"/>
              </w:rPr>
            </w:pPr>
            <w:r>
              <w:rPr>
                <w:sz w:val="22"/>
              </w:rPr>
              <w:t>Kode dari materi (1,2,3)</w:t>
            </w:r>
          </w:p>
        </w:tc>
      </w:tr>
      <w:tr w:rsidR="00DF4480" w:rsidRPr="00510F24" w14:paraId="28885FFE" w14:textId="77777777" w:rsidTr="00D7731D">
        <w:tc>
          <w:tcPr>
            <w:tcW w:w="509" w:type="dxa"/>
          </w:tcPr>
          <w:p w14:paraId="5799D592" w14:textId="234F9F10" w:rsidR="00DF4480" w:rsidRPr="00510F24" w:rsidRDefault="00DF4480" w:rsidP="008875D7">
            <w:pPr>
              <w:ind w:firstLine="0"/>
              <w:jc w:val="center"/>
              <w:rPr>
                <w:sz w:val="22"/>
              </w:rPr>
            </w:pPr>
            <w:r>
              <w:rPr>
                <w:sz w:val="22"/>
              </w:rPr>
              <w:t>2</w:t>
            </w:r>
          </w:p>
        </w:tc>
        <w:tc>
          <w:tcPr>
            <w:tcW w:w="2119" w:type="dxa"/>
          </w:tcPr>
          <w:p w14:paraId="43A31655" w14:textId="7510F2F9" w:rsidR="00DF4480" w:rsidRPr="00510F24" w:rsidRDefault="00D7731D" w:rsidP="008875D7">
            <w:pPr>
              <w:ind w:firstLine="0"/>
              <w:rPr>
                <w:sz w:val="22"/>
              </w:rPr>
            </w:pPr>
            <w:proofErr w:type="gramStart"/>
            <w:ins w:id="2365" w:author="ditaoktaria" w:date="2015-06-29T15:12:00Z">
              <w:r>
                <w:rPr>
                  <w:sz w:val="22"/>
                </w:rPr>
                <w:t>materialTitle</w:t>
              </w:r>
            </w:ins>
            <w:proofErr w:type="gramEnd"/>
            <w:del w:id="2366" w:author="ditaoktaria" w:date="2015-06-29T15:09:00Z">
              <w:r w:rsidR="00DF4480" w:rsidDel="002E4A7B">
                <w:rPr>
                  <w:sz w:val="22"/>
                </w:rPr>
                <w:delText>material</w:delText>
              </w:r>
            </w:del>
            <w:del w:id="2367" w:author="ditaoktaria" w:date="2015-06-29T15:12:00Z">
              <w:r w:rsidR="00DF4480" w:rsidDel="00D7731D">
                <w:rPr>
                  <w:sz w:val="22"/>
                </w:rPr>
                <w:delText>Name</w:delText>
              </w:r>
            </w:del>
          </w:p>
        </w:tc>
        <w:tc>
          <w:tcPr>
            <w:tcW w:w="1649" w:type="dxa"/>
          </w:tcPr>
          <w:p w14:paraId="629CA1FA" w14:textId="471EE4F3" w:rsidR="00DF4480" w:rsidRPr="00510F24" w:rsidRDefault="00D7731D" w:rsidP="008875D7">
            <w:pPr>
              <w:ind w:firstLine="0"/>
              <w:rPr>
                <w:sz w:val="22"/>
              </w:rPr>
            </w:pPr>
            <w:ins w:id="2368" w:author="ditaoktaria" w:date="2015-06-29T15:13:00Z">
              <w:r>
                <w:rPr>
                  <w:sz w:val="22"/>
                </w:rPr>
                <w:t>Varchar</w:t>
              </w:r>
            </w:ins>
            <w:del w:id="2369" w:author="ditaoktaria" w:date="2015-06-29T15:12:00Z">
              <w:r w:rsidR="00DF4480" w:rsidDel="00D7731D">
                <w:rPr>
                  <w:sz w:val="22"/>
                </w:rPr>
                <w:delText>Varchar</w:delText>
              </w:r>
            </w:del>
          </w:p>
        </w:tc>
        <w:tc>
          <w:tcPr>
            <w:tcW w:w="3643" w:type="dxa"/>
          </w:tcPr>
          <w:p w14:paraId="2DFEF1A0" w14:textId="75E84357" w:rsidR="00DF4480" w:rsidRPr="004D023B" w:rsidRDefault="001A0BB6" w:rsidP="00D7731D">
            <w:pPr>
              <w:ind w:firstLine="0"/>
              <w:rPr>
                <w:sz w:val="22"/>
              </w:rPr>
            </w:pPr>
            <w:ins w:id="2370" w:author="ditaoktaria" w:date="2015-06-29T15:19:00Z">
              <w:r>
                <w:rPr>
                  <w:sz w:val="22"/>
                </w:rPr>
                <w:t>Judul Materi (OSI Layer)</w:t>
              </w:r>
            </w:ins>
            <w:del w:id="2371" w:author="ditaoktaria" w:date="2015-06-29T15:12:00Z">
              <w:r w:rsidR="00DF4480" w:rsidDel="00D7731D">
                <w:rPr>
                  <w:sz w:val="22"/>
                </w:rPr>
                <w:delText>Nama materi (OSI Layer)</w:delText>
              </w:r>
            </w:del>
          </w:p>
        </w:tc>
      </w:tr>
      <w:tr w:rsidR="00D7731D" w:rsidRPr="00510F24" w14:paraId="7C83B7E3" w14:textId="77777777" w:rsidTr="00D7731D">
        <w:tc>
          <w:tcPr>
            <w:tcW w:w="509" w:type="dxa"/>
          </w:tcPr>
          <w:p w14:paraId="12D75716" w14:textId="54E62BA9" w:rsidR="00D7731D" w:rsidRPr="00510F24" w:rsidRDefault="00D7731D" w:rsidP="008875D7">
            <w:pPr>
              <w:ind w:firstLine="0"/>
              <w:jc w:val="center"/>
              <w:rPr>
                <w:sz w:val="22"/>
              </w:rPr>
            </w:pPr>
            <w:r>
              <w:rPr>
                <w:sz w:val="22"/>
              </w:rPr>
              <w:t>3</w:t>
            </w:r>
          </w:p>
        </w:tc>
        <w:tc>
          <w:tcPr>
            <w:tcW w:w="2119" w:type="dxa"/>
          </w:tcPr>
          <w:p w14:paraId="6A34A93A" w14:textId="09B60531" w:rsidR="00D7731D" w:rsidRPr="00510F24" w:rsidRDefault="00D7731D" w:rsidP="008875D7">
            <w:pPr>
              <w:ind w:firstLine="0"/>
              <w:rPr>
                <w:sz w:val="22"/>
              </w:rPr>
            </w:pPr>
            <w:proofErr w:type="gramStart"/>
            <w:ins w:id="2372" w:author="ditaoktaria" w:date="2015-06-29T15:12:00Z">
              <w:r>
                <w:rPr>
                  <w:sz w:val="22"/>
                </w:rPr>
                <w:t>fileName</w:t>
              </w:r>
            </w:ins>
            <w:proofErr w:type="gramEnd"/>
            <w:del w:id="2373" w:author="ditaoktaria" w:date="2015-06-29T15:12:00Z">
              <w:r w:rsidDel="00D7731D">
                <w:rPr>
                  <w:sz w:val="22"/>
                </w:rPr>
                <w:delText>format</w:delText>
              </w:r>
            </w:del>
          </w:p>
        </w:tc>
        <w:tc>
          <w:tcPr>
            <w:tcW w:w="1649" w:type="dxa"/>
          </w:tcPr>
          <w:p w14:paraId="014D05CB" w14:textId="26F1CC18" w:rsidR="00D7731D" w:rsidRPr="00510F24" w:rsidRDefault="00D7731D" w:rsidP="008875D7">
            <w:pPr>
              <w:ind w:firstLine="0"/>
              <w:rPr>
                <w:sz w:val="22"/>
              </w:rPr>
            </w:pPr>
            <w:ins w:id="2374" w:author="ditaoktaria" w:date="2015-06-29T15:12:00Z">
              <w:r>
                <w:rPr>
                  <w:sz w:val="22"/>
                </w:rPr>
                <w:t>Varchar</w:t>
              </w:r>
            </w:ins>
            <w:del w:id="2375" w:author="ditaoktaria" w:date="2015-06-29T15:12:00Z">
              <w:r w:rsidDel="00D7731D">
                <w:rPr>
                  <w:sz w:val="22"/>
                </w:rPr>
                <w:delText>Varchar</w:delText>
              </w:r>
            </w:del>
          </w:p>
        </w:tc>
        <w:tc>
          <w:tcPr>
            <w:tcW w:w="3643" w:type="dxa"/>
          </w:tcPr>
          <w:p w14:paraId="02E3E98F" w14:textId="252F7D67" w:rsidR="00D7731D" w:rsidRPr="00510F24" w:rsidRDefault="00D7731D" w:rsidP="00D7731D">
            <w:pPr>
              <w:ind w:firstLine="0"/>
              <w:rPr>
                <w:sz w:val="22"/>
              </w:rPr>
            </w:pPr>
            <w:ins w:id="2376" w:author="ditaoktaria" w:date="2015-06-29T15:12:00Z">
              <w:r>
                <w:rPr>
                  <w:sz w:val="22"/>
                </w:rPr>
                <w:t>Nama file materi (Bahan ajar OSI Layer)</w:t>
              </w:r>
            </w:ins>
            <w:del w:id="2377" w:author="ditaoktaria" w:date="2015-06-29T15:11:00Z">
              <w:r w:rsidDel="00D7731D">
                <w:rPr>
                  <w:sz w:val="22"/>
                </w:rPr>
                <w:delText>Password dari pengguna</w:delText>
              </w:r>
            </w:del>
            <w:del w:id="2378" w:author="ditaoktaria" w:date="2015-06-29T15:12:00Z">
              <w:r w:rsidDel="00D7731D">
                <w:rPr>
                  <w:sz w:val="22"/>
                </w:rPr>
                <w:delText xml:space="preserve"> (</w:delText>
              </w:r>
            </w:del>
            <w:del w:id="2379" w:author="ditaoktaria" w:date="2015-06-29T15:11:00Z">
              <w:r w:rsidDel="00D7731D">
                <w:rPr>
                  <w:sz w:val="22"/>
                </w:rPr>
                <w:delText>r4h4s1as3k4l1</w:delText>
              </w:r>
            </w:del>
            <w:del w:id="2380" w:author="ditaoktaria" w:date="2015-06-29T15:12:00Z">
              <w:r w:rsidDel="00D7731D">
                <w:rPr>
                  <w:sz w:val="22"/>
                </w:rPr>
                <w:delText>)</w:delText>
              </w:r>
            </w:del>
          </w:p>
        </w:tc>
      </w:tr>
      <w:tr w:rsidR="00D7731D" w:rsidRPr="00510F24" w14:paraId="60896D56" w14:textId="77777777" w:rsidTr="00D7731D">
        <w:tc>
          <w:tcPr>
            <w:tcW w:w="509" w:type="dxa"/>
          </w:tcPr>
          <w:p w14:paraId="643279DB" w14:textId="613D4CAE" w:rsidR="00D7731D" w:rsidRDefault="00D7731D" w:rsidP="008875D7">
            <w:pPr>
              <w:ind w:firstLine="0"/>
              <w:jc w:val="center"/>
              <w:rPr>
                <w:sz w:val="22"/>
              </w:rPr>
            </w:pPr>
            <w:r>
              <w:rPr>
                <w:sz w:val="22"/>
              </w:rPr>
              <w:t>4</w:t>
            </w:r>
          </w:p>
        </w:tc>
        <w:tc>
          <w:tcPr>
            <w:tcW w:w="2119" w:type="dxa"/>
          </w:tcPr>
          <w:p w14:paraId="7F79B7EC" w14:textId="7DC83378" w:rsidR="00D7731D" w:rsidRDefault="00D7731D" w:rsidP="008875D7">
            <w:pPr>
              <w:ind w:firstLine="0"/>
              <w:rPr>
                <w:sz w:val="22"/>
              </w:rPr>
            </w:pPr>
            <w:proofErr w:type="gramStart"/>
            <w:ins w:id="2381" w:author="ditaoktaria" w:date="2015-06-29T15:13:00Z">
              <w:r>
                <w:rPr>
                  <w:sz w:val="22"/>
                </w:rPr>
                <w:t>description</w:t>
              </w:r>
            </w:ins>
            <w:proofErr w:type="gramEnd"/>
            <w:del w:id="2382" w:author="ditaoktaria" w:date="2015-06-29T15:12:00Z">
              <w:r w:rsidDel="00D7731D">
                <w:rPr>
                  <w:sz w:val="22"/>
                </w:rPr>
                <w:delText>uploadDate</w:delText>
              </w:r>
            </w:del>
          </w:p>
        </w:tc>
        <w:tc>
          <w:tcPr>
            <w:tcW w:w="1649" w:type="dxa"/>
          </w:tcPr>
          <w:p w14:paraId="7B91D21D" w14:textId="4EC23577" w:rsidR="00D7731D" w:rsidRDefault="00D7731D" w:rsidP="008875D7">
            <w:pPr>
              <w:ind w:firstLine="0"/>
              <w:rPr>
                <w:sz w:val="22"/>
              </w:rPr>
            </w:pPr>
            <w:ins w:id="2383" w:author="ditaoktaria" w:date="2015-06-29T15:13:00Z">
              <w:r>
                <w:rPr>
                  <w:sz w:val="22"/>
                </w:rPr>
                <w:t>Text</w:t>
              </w:r>
            </w:ins>
            <w:del w:id="2384" w:author="ditaoktaria" w:date="2015-06-29T15:12:00Z">
              <w:r w:rsidDel="00D7731D">
                <w:rPr>
                  <w:sz w:val="22"/>
                </w:rPr>
                <w:delText>Datetime</w:delText>
              </w:r>
            </w:del>
          </w:p>
        </w:tc>
        <w:tc>
          <w:tcPr>
            <w:tcW w:w="3643" w:type="dxa"/>
          </w:tcPr>
          <w:p w14:paraId="2436ACA1" w14:textId="35836EA1" w:rsidR="00D7731D" w:rsidRPr="00510F24" w:rsidRDefault="00D7731D" w:rsidP="008875D7">
            <w:pPr>
              <w:ind w:firstLine="0"/>
              <w:rPr>
                <w:sz w:val="22"/>
              </w:rPr>
            </w:pPr>
            <w:ins w:id="2385" w:author="ditaoktaria" w:date="2015-06-29T15:14:00Z">
              <w:r>
                <w:rPr>
                  <w:sz w:val="22"/>
                </w:rPr>
                <w:t>Deskripsi dari materi yang diajar</w:t>
              </w:r>
            </w:ins>
            <w:del w:id="2386" w:author="ditaoktaria" w:date="2015-06-29T15:12:00Z">
              <w:r w:rsidDel="00D7731D">
                <w:rPr>
                  <w:sz w:val="22"/>
                </w:rPr>
                <w:delText>Tanggal materi diunggah</w:delText>
              </w:r>
            </w:del>
          </w:p>
        </w:tc>
      </w:tr>
      <w:tr w:rsidR="00D7731D" w14:paraId="00ACD400" w14:textId="77777777" w:rsidTr="00D7731D">
        <w:tc>
          <w:tcPr>
            <w:tcW w:w="509" w:type="dxa"/>
          </w:tcPr>
          <w:p w14:paraId="133455B6" w14:textId="31BD5EA5" w:rsidR="00D7731D" w:rsidRDefault="00D7731D" w:rsidP="008875D7">
            <w:pPr>
              <w:ind w:firstLine="0"/>
              <w:jc w:val="center"/>
              <w:rPr>
                <w:sz w:val="22"/>
              </w:rPr>
            </w:pPr>
            <w:r>
              <w:rPr>
                <w:sz w:val="22"/>
              </w:rPr>
              <w:t>5</w:t>
            </w:r>
          </w:p>
        </w:tc>
        <w:tc>
          <w:tcPr>
            <w:tcW w:w="2119" w:type="dxa"/>
          </w:tcPr>
          <w:p w14:paraId="59C8D5F2" w14:textId="0AB1ED5E" w:rsidR="00D7731D" w:rsidRDefault="00D7731D" w:rsidP="008875D7">
            <w:pPr>
              <w:ind w:firstLine="0"/>
              <w:rPr>
                <w:sz w:val="22"/>
              </w:rPr>
            </w:pPr>
            <w:proofErr w:type="gramStart"/>
            <w:ins w:id="2387" w:author="ditaoktaria" w:date="2015-06-29T15:13:00Z">
              <w:r>
                <w:rPr>
                  <w:sz w:val="22"/>
                </w:rPr>
                <w:t>format</w:t>
              </w:r>
            </w:ins>
            <w:proofErr w:type="gramEnd"/>
            <w:del w:id="2388" w:author="ditaoktaria" w:date="2015-06-29T15:12:00Z">
              <w:r w:rsidDel="00D7731D">
                <w:rPr>
                  <w:sz w:val="22"/>
                </w:rPr>
                <w:delText>idLecturer (FK)</w:delText>
              </w:r>
            </w:del>
          </w:p>
        </w:tc>
        <w:tc>
          <w:tcPr>
            <w:tcW w:w="1649" w:type="dxa"/>
          </w:tcPr>
          <w:p w14:paraId="08C492EA" w14:textId="66EBEFE2" w:rsidR="00D7731D" w:rsidRDefault="00D7731D" w:rsidP="008875D7">
            <w:pPr>
              <w:ind w:firstLine="0"/>
              <w:rPr>
                <w:sz w:val="22"/>
              </w:rPr>
            </w:pPr>
            <w:ins w:id="2389" w:author="ditaoktaria" w:date="2015-06-29T15:13:00Z">
              <w:r>
                <w:rPr>
                  <w:sz w:val="22"/>
                </w:rPr>
                <w:t>Varchar</w:t>
              </w:r>
            </w:ins>
            <w:del w:id="2390" w:author="ditaoktaria" w:date="2015-06-29T15:12:00Z">
              <w:r w:rsidDel="00D7731D">
                <w:rPr>
                  <w:sz w:val="22"/>
                </w:rPr>
                <w:delText>Integer</w:delText>
              </w:r>
            </w:del>
          </w:p>
        </w:tc>
        <w:tc>
          <w:tcPr>
            <w:tcW w:w="3643" w:type="dxa"/>
          </w:tcPr>
          <w:p w14:paraId="7844C0FE" w14:textId="149EB1BB" w:rsidR="00D7731D" w:rsidRDefault="00D7731D" w:rsidP="008875D7">
            <w:pPr>
              <w:ind w:firstLine="0"/>
              <w:rPr>
                <w:sz w:val="22"/>
              </w:rPr>
            </w:pPr>
            <w:proofErr w:type="gramStart"/>
            <w:ins w:id="2391" w:author="ditaoktaria" w:date="2015-06-29T15:13:00Z">
              <w:r>
                <w:rPr>
                  <w:sz w:val="22"/>
                </w:rPr>
                <w:t>ekstensi</w:t>
              </w:r>
              <w:proofErr w:type="gramEnd"/>
              <w:r w:rsidR="00BB7A04">
                <w:rPr>
                  <w:sz w:val="22"/>
                </w:rPr>
                <w:t xml:space="preserve"> dari file (PDF, MOV, WEBM, MKV</w:t>
              </w:r>
              <w:r>
                <w:rPr>
                  <w:sz w:val="22"/>
                </w:rPr>
                <w:t>)</w:t>
              </w:r>
            </w:ins>
            <w:del w:id="2392" w:author="ditaoktaria" w:date="2015-06-29T15:12:00Z">
              <w:r w:rsidDel="00D7731D">
                <w:rPr>
                  <w:sz w:val="22"/>
                </w:rPr>
                <w:delText xml:space="preserve">Kode dosen yang mengunggah materi dan merupakan </w:delText>
              </w:r>
              <w:r w:rsidDel="00D7731D">
                <w:rPr>
                  <w:i/>
                  <w:sz w:val="22"/>
                </w:rPr>
                <w:delText>foreign key</w:delText>
              </w:r>
            </w:del>
          </w:p>
        </w:tc>
      </w:tr>
      <w:tr w:rsidR="00D7731D" w14:paraId="11CE7033" w14:textId="77777777" w:rsidTr="00D7731D">
        <w:tc>
          <w:tcPr>
            <w:tcW w:w="509" w:type="dxa"/>
          </w:tcPr>
          <w:p w14:paraId="10F0BDB0" w14:textId="03B3F219" w:rsidR="00D7731D" w:rsidRDefault="00E11D56" w:rsidP="008875D7">
            <w:pPr>
              <w:ind w:firstLine="0"/>
              <w:jc w:val="center"/>
              <w:rPr>
                <w:sz w:val="22"/>
              </w:rPr>
            </w:pPr>
            <w:ins w:id="2393" w:author="ditaoktaria" w:date="2015-06-29T15:18:00Z">
              <w:r>
                <w:rPr>
                  <w:sz w:val="22"/>
                </w:rPr>
                <w:t>6</w:t>
              </w:r>
            </w:ins>
            <w:del w:id="2394" w:author="ditaoktaria" w:date="2015-06-29T15:18:00Z">
              <w:r w:rsidR="00D7731D" w:rsidDel="00E11D56">
                <w:rPr>
                  <w:sz w:val="22"/>
                </w:rPr>
                <w:delText>6</w:delText>
              </w:r>
            </w:del>
          </w:p>
        </w:tc>
        <w:tc>
          <w:tcPr>
            <w:tcW w:w="2119" w:type="dxa"/>
          </w:tcPr>
          <w:p w14:paraId="7EA9B30B" w14:textId="295B4ABA" w:rsidR="00D7731D" w:rsidRDefault="00E11D56" w:rsidP="008875D7">
            <w:pPr>
              <w:ind w:firstLine="0"/>
              <w:rPr>
                <w:sz w:val="22"/>
              </w:rPr>
            </w:pPr>
            <w:proofErr w:type="gramStart"/>
            <w:ins w:id="2395" w:author="ditaoktaria" w:date="2015-06-29T15:18:00Z">
              <w:r>
                <w:rPr>
                  <w:sz w:val="22"/>
                </w:rPr>
                <w:t>size</w:t>
              </w:r>
            </w:ins>
            <w:proofErr w:type="gramEnd"/>
            <w:del w:id="2396" w:author="ditaoktaria" w:date="2015-06-29T15:12:00Z">
              <w:r w:rsidR="00D7731D" w:rsidDel="00D7731D">
                <w:rPr>
                  <w:sz w:val="22"/>
                </w:rPr>
                <w:delText>idFolder</w:delText>
              </w:r>
            </w:del>
          </w:p>
        </w:tc>
        <w:tc>
          <w:tcPr>
            <w:tcW w:w="1649" w:type="dxa"/>
          </w:tcPr>
          <w:p w14:paraId="4F46B058" w14:textId="064A87AB" w:rsidR="00D7731D" w:rsidRDefault="00E11D56" w:rsidP="008875D7">
            <w:pPr>
              <w:ind w:firstLine="0"/>
              <w:rPr>
                <w:sz w:val="22"/>
              </w:rPr>
            </w:pPr>
            <w:ins w:id="2397" w:author="ditaoktaria" w:date="2015-06-29T15:19:00Z">
              <w:r>
                <w:rPr>
                  <w:sz w:val="22"/>
                </w:rPr>
                <w:t>Integer</w:t>
              </w:r>
            </w:ins>
            <w:del w:id="2398" w:author="ditaoktaria" w:date="2015-06-29T15:12:00Z">
              <w:r w:rsidR="00D7731D" w:rsidDel="00D7731D">
                <w:rPr>
                  <w:sz w:val="22"/>
                </w:rPr>
                <w:delText>Integer</w:delText>
              </w:r>
            </w:del>
          </w:p>
        </w:tc>
        <w:tc>
          <w:tcPr>
            <w:tcW w:w="3643" w:type="dxa"/>
          </w:tcPr>
          <w:p w14:paraId="65E809D7" w14:textId="3C283323" w:rsidR="00D7731D" w:rsidRDefault="00E11D56" w:rsidP="008875D7">
            <w:pPr>
              <w:ind w:firstLine="0"/>
              <w:rPr>
                <w:sz w:val="22"/>
              </w:rPr>
            </w:pPr>
            <w:proofErr w:type="gramStart"/>
            <w:ins w:id="2399" w:author="ditaoktaria" w:date="2015-06-29T15:18:00Z">
              <w:r>
                <w:rPr>
                  <w:sz w:val="22"/>
                </w:rPr>
                <w:t>ukuran</w:t>
              </w:r>
              <w:proofErr w:type="gramEnd"/>
              <w:r>
                <w:rPr>
                  <w:sz w:val="22"/>
                </w:rPr>
                <w:t xml:space="preserve"> file</w:t>
              </w:r>
            </w:ins>
            <w:ins w:id="2400" w:author="ditaoktaria" w:date="2015-06-29T15:19:00Z">
              <w:r w:rsidR="00BB7A04">
                <w:rPr>
                  <w:sz w:val="22"/>
                </w:rPr>
                <w:t xml:space="preserve"> (500KB)</w:t>
              </w:r>
            </w:ins>
            <w:del w:id="2401" w:author="ditaoktaria" w:date="2015-06-29T15:12:00Z">
              <w:r w:rsidR="00D7731D" w:rsidDel="00D7731D">
                <w:rPr>
                  <w:sz w:val="22"/>
                </w:rPr>
                <w:delText xml:space="preserve">Kode </w:delText>
              </w:r>
              <w:r w:rsidR="00D7731D" w:rsidRPr="007B49F2" w:rsidDel="00D7731D">
                <w:rPr>
                  <w:i/>
                  <w:sz w:val="22"/>
                </w:rPr>
                <w:delText>folder</w:delText>
              </w:r>
              <w:r w:rsidR="00D7731D" w:rsidDel="00D7731D">
                <w:rPr>
                  <w:sz w:val="22"/>
                </w:rPr>
                <w:delText xml:space="preserve"> tempat materi berada (1,2,3)</w:delText>
              </w:r>
            </w:del>
          </w:p>
        </w:tc>
      </w:tr>
      <w:tr w:rsidR="00E11D56" w14:paraId="466E5BCF" w14:textId="77777777" w:rsidTr="00D7731D">
        <w:trPr>
          <w:ins w:id="2402" w:author="ditaoktaria" w:date="2015-06-29T15:12:00Z"/>
        </w:trPr>
        <w:tc>
          <w:tcPr>
            <w:tcW w:w="509" w:type="dxa"/>
          </w:tcPr>
          <w:p w14:paraId="50F2765D" w14:textId="16205A2D" w:rsidR="00E11D56" w:rsidRDefault="00E11D56" w:rsidP="008875D7">
            <w:pPr>
              <w:ind w:firstLine="0"/>
              <w:jc w:val="center"/>
              <w:rPr>
                <w:ins w:id="2403" w:author="ditaoktaria" w:date="2015-06-29T15:12:00Z"/>
                <w:sz w:val="22"/>
              </w:rPr>
            </w:pPr>
            <w:ins w:id="2404" w:author="ditaoktaria" w:date="2015-06-29T15:18:00Z">
              <w:r>
                <w:rPr>
                  <w:sz w:val="22"/>
                </w:rPr>
                <w:t>7</w:t>
              </w:r>
            </w:ins>
          </w:p>
        </w:tc>
        <w:tc>
          <w:tcPr>
            <w:tcW w:w="2119" w:type="dxa"/>
          </w:tcPr>
          <w:p w14:paraId="00B3A71B" w14:textId="1E142EAE" w:rsidR="00E11D56" w:rsidRDefault="00E11D56" w:rsidP="00D7731D">
            <w:pPr>
              <w:ind w:firstLine="0"/>
              <w:rPr>
                <w:ins w:id="2405" w:author="ditaoktaria" w:date="2015-06-29T15:12:00Z"/>
                <w:sz w:val="22"/>
              </w:rPr>
            </w:pPr>
            <w:proofErr w:type="gramStart"/>
            <w:ins w:id="2406" w:author="ditaoktaria" w:date="2015-06-29T15:18:00Z">
              <w:r>
                <w:rPr>
                  <w:sz w:val="22"/>
                </w:rPr>
                <w:t>uploadDate</w:t>
              </w:r>
            </w:ins>
            <w:proofErr w:type="gramEnd"/>
          </w:p>
        </w:tc>
        <w:tc>
          <w:tcPr>
            <w:tcW w:w="1649" w:type="dxa"/>
          </w:tcPr>
          <w:p w14:paraId="071E57B5" w14:textId="074F9A23" w:rsidR="00E11D56" w:rsidRDefault="00E11D56" w:rsidP="008875D7">
            <w:pPr>
              <w:ind w:firstLine="0"/>
              <w:rPr>
                <w:ins w:id="2407" w:author="ditaoktaria" w:date="2015-06-29T15:12:00Z"/>
                <w:sz w:val="22"/>
              </w:rPr>
            </w:pPr>
            <w:ins w:id="2408" w:author="ditaoktaria" w:date="2015-06-29T15:18:00Z">
              <w:r>
                <w:rPr>
                  <w:sz w:val="22"/>
                </w:rPr>
                <w:t>Datetime</w:t>
              </w:r>
            </w:ins>
          </w:p>
        </w:tc>
        <w:tc>
          <w:tcPr>
            <w:tcW w:w="3643" w:type="dxa"/>
          </w:tcPr>
          <w:p w14:paraId="32176444" w14:textId="13D8EACA" w:rsidR="00E11D56" w:rsidRDefault="00E11D56" w:rsidP="00D7731D">
            <w:pPr>
              <w:ind w:firstLine="0"/>
              <w:rPr>
                <w:ins w:id="2409" w:author="ditaoktaria" w:date="2015-06-29T15:12:00Z"/>
                <w:sz w:val="22"/>
              </w:rPr>
            </w:pPr>
            <w:ins w:id="2410" w:author="ditaoktaria" w:date="2015-06-29T15:18:00Z">
              <w:r>
                <w:rPr>
                  <w:sz w:val="22"/>
                </w:rPr>
                <w:t>Tanggal materi diunggah</w:t>
              </w:r>
            </w:ins>
          </w:p>
        </w:tc>
      </w:tr>
      <w:tr w:rsidR="00E11D56" w14:paraId="464BD8F0" w14:textId="77777777" w:rsidTr="00D7731D">
        <w:trPr>
          <w:ins w:id="2411" w:author="ditaoktaria" w:date="2015-06-29T15:12:00Z"/>
        </w:trPr>
        <w:tc>
          <w:tcPr>
            <w:tcW w:w="509" w:type="dxa"/>
          </w:tcPr>
          <w:p w14:paraId="1836DD81" w14:textId="3E002EA0" w:rsidR="00E11D56" w:rsidRDefault="00E11D56" w:rsidP="008875D7">
            <w:pPr>
              <w:ind w:firstLine="0"/>
              <w:jc w:val="center"/>
              <w:rPr>
                <w:ins w:id="2412" w:author="ditaoktaria" w:date="2015-06-29T15:12:00Z"/>
                <w:sz w:val="22"/>
              </w:rPr>
            </w:pPr>
            <w:ins w:id="2413" w:author="ditaoktaria" w:date="2015-06-29T15:18:00Z">
              <w:r>
                <w:rPr>
                  <w:sz w:val="22"/>
                </w:rPr>
                <w:t>8</w:t>
              </w:r>
            </w:ins>
          </w:p>
        </w:tc>
        <w:tc>
          <w:tcPr>
            <w:tcW w:w="2119" w:type="dxa"/>
          </w:tcPr>
          <w:p w14:paraId="0BDC6293" w14:textId="07A36966" w:rsidR="00E11D56" w:rsidRDefault="00E11D56" w:rsidP="008875D7">
            <w:pPr>
              <w:ind w:firstLine="0"/>
              <w:rPr>
                <w:ins w:id="2414" w:author="ditaoktaria" w:date="2015-06-29T15:12:00Z"/>
                <w:sz w:val="22"/>
              </w:rPr>
            </w:pPr>
            <w:proofErr w:type="gramStart"/>
            <w:ins w:id="2415" w:author="ditaoktaria" w:date="2015-06-29T15:18:00Z">
              <w:r>
                <w:rPr>
                  <w:sz w:val="22"/>
                </w:rPr>
                <w:t>idLecturer</w:t>
              </w:r>
              <w:proofErr w:type="gramEnd"/>
              <w:r>
                <w:rPr>
                  <w:sz w:val="22"/>
                </w:rPr>
                <w:t xml:space="preserve"> </w:t>
              </w:r>
            </w:ins>
          </w:p>
        </w:tc>
        <w:tc>
          <w:tcPr>
            <w:tcW w:w="1649" w:type="dxa"/>
          </w:tcPr>
          <w:p w14:paraId="20BE6A89" w14:textId="230F18C5" w:rsidR="00E11D56" w:rsidRDefault="00E11D56" w:rsidP="008875D7">
            <w:pPr>
              <w:ind w:firstLine="0"/>
              <w:rPr>
                <w:ins w:id="2416" w:author="ditaoktaria" w:date="2015-06-29T15:12:00Z"/>
                <w:sz w:val="22"/>
              </w:rPr>
            </w:pPr>
            <w:ins w:id="2417" w:author="ditaoktaria" w:date="2015-06-29T15:18:00Z">
              <w:r>
                <w:rPr>
                  <w:sz w:val="22"/>
                </w:rPr>
                <w:t>Integer</w:t>
              </w:r>
            </w:ins>
          </w:p>
        </w:tc>
        <w:tc>
          <w:tcPr>
            <w:tcW w:w="3643" w:type="dxa"/>
          </w:tcPr>
          <w:p w14:paraId="4409C809" w14:textId="1535F635" w:rsidR="00E11D56" w:rsidRDefault="00E11D56" w:rsidP="008875D7">
            <w:pPr>
              <w:ind w:firstLine="0"/>
              <w:rPr>
                <w:ins w:id="2418" w:author="ditaoktaria" w:date="2015-06-29T15:12:00Z"/>
                <w:sz w:val="22"/>
              </w:rPr>
            </w:pPr>
            <w:ins w:id="2419" w:author="ditaoktaria" w:date="2015-06-29T15:18:00Z">
              <w:r>
                <w:rPr>
                  <w:sz w:val="22"/>
                </w:rPr>
                <w:t xml:space="preserve">Kode dosen yang mengunggah materi </w:t>
              </w:r>
            </w:ins>
          </w:p>
        </w:tc>
      </w:tr>
      <w:tr w:rsidR="00E11D56" w14:paraId="1BC0CEC9" w14:textId="77777777" w:rsidTr="00D7731D">
        <w:trPr>
          <w:ins w:id="2420" w:author="ditaoktaria" w:date="2015-06-29T15:18:00Z"/>
        </w:trPr>
        <w:tc>
          <w:tcPr>
            <w:tcW w:w="509" w:type="dxa"/>
          </w:tcPr>
          <w:p w14:paraId="58BEF921" w14:textId="0DF67D53" w:rsidR="00E11D56" w:rsidRDefault="00E11D56" w:rsidP="008875D7">
            <w:pPr>
              <w:ind w:firstLine="0"/>
              <w:jc w:val="center"/>
              <w:rPr>
                <w:ins w:id="2421" w:author="ditaoktaria" w:date="2015-06-29T15:18:00Z"/>
                <w:sz w:val="22"/>
              </w:rPr>
            </w:pPr>
            <w:ins w:id="2422" w:author="ditaoktaria" w:date="2015-06-29T15:18:00Z">
              <w:r>
                <w:rPr>
                  <w:sz w:val="22"/>
                </w:rPr>
                <w:t>9</w:t>
              </w:r>
            </w:ins>
          </w:p>
        </w:tc>
        <w:tc>
          <w:tcPr>
            <w:tcW w:w="2119" w:type="dxa"/>
          </w:tcPr>
          <w:p w14:paraId="31685236" w14:textId="098B06B8" w:rsidR="00E11D56" w:rsidRDefault="00E11D56" w:rsidP="008875D7">
            <w:pPr>
              <w:ind w:firstLine="0"/>
              <w:rPr>
                <w:ins w:id="2423" w:author="ditaoktaria" w:date="2015-06-29T15:18:00Z"/>
                <w:sz w:val="22"/>
              </w:rPr>
            </w:pPr>
            <w:proofErr w:type="gramStart"/>
            <w:ins w:id="2424" w:author="ditaoktaria" w:date="2015-06-29T15:18:00Z">
              <w:r>
                <w:rPr>
                  <w:sz w:val="22"/>
                </w:rPr>
                <w:t>idFolder</w:t>
              </w:r>
              <w:proofErr w:type="gramEnd"/>
            </w:ins>
          </w:p>
        </w:tc>
        <w:tc>
          <w:tcPr>
            <w:tcW w:w="1649" w:type="dxa"/>
          </w:tcPr>
          <w:p w14:paraId="0A26B8B0" w14:textId="358D6A0E" w:rsidR="00E11D56" w:rsidRDefault="00E11D56" w:rsidP="008875D7">
            <w:pPr>
              <w:ind w:firstLine="0"/>
              <w:rPr>
                <w:ins w:id="2425" w:author="ditaoktaria" w:date="2015-06-29T15:18:00Z"/>
                <w:sz w:val="22"/>
              </w:rPr>
            </w:pPr>
            <w:ins w:id="2426" w:author="ditaoktaria" w:date="2015-06-29T15:18:00Z">
              <w:r>
                <w:rPr>
                  <w:sz w:val="22"/>
                </w:rPr>
                <w:t>Integer</w:t>
              </w:r>
            </w:ins>
          </w:p>
        </w:tc>
        <w:tc>
          <w:tcPr>
            <w:tcW w:w="3643" w:type="dxa"/>
          </w:tcPr>
          <w:p w14:paraId="0A87EDF7" w14:textId="0D2A712F" w:rsidR="00E11D56" w:rsidRDefault="00E11D56" w:rsidP="008875D7">
            <w:pPr>
              <w:ind w:firstLine="0"/>
              <w:rPr>
                <w:ins w:id="2427" w:author="ditaoktaria" w:date="2015-06-29T15:18:00Z"/>
                <w:sz w:val="22"/>
              </w:rPr>
            </w:pPr>
            <w:ins w:id="2428" w:author="ditaoktaria" w:date="2015-06-29T15:18:00Z">
              <w:r>
                <w:rPr>
                  <w:sz w:val="22"/>
                </w:rPr>
                <w:t xml:space="preserve">Kode </w:t>
              </w:r>
              <w:r w:rsidRPr="007B49F2">
                <w:rPr>
                  <w:i/>
                  <w:sz w:val="22"/>
                </w:rPr>
                <w:t>folder</w:t>
              </w:r>
              <w:r>
                <w:rPr>
                  <w:sz w:val="22"/>
                </w:rPr>
                <w:t xml:space="preserve"> tempat materi berada (1,2,3)</w:t>
              </w:r>
            </w:ins>
          </w:p>
        </w:tc>
      </w:tr>
    </w:tbl>
    <w:p w14:paraId="498CB105" w14:textId="613C2BEB" w:rsidR="00B265B2" w:rsidRPr="007B49F2" w:rsidDel="00494234" w:rsidRDefault="00F51300" w:rsidP="001773A3">
      <w:pPr>
        <w:rPr>
          <w:del w:id="2429" w:author="ditaoktaria" w:date="2015-07-06T10:29:00Z"/>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w:t>
      </w:r>
      <w:proofErr w:type="gramStart"/>
      <w:r w:rsidR="00C07251">
        <w:t>nama</w:t>
      </w:r>
      <w:proofErr w:type="gramEnd"/>
      <w:r w:rsidR="00C07251">
        <w:t xml:space="preserve"> folder. </w:t>
      </w:r>
      <w:proofErr w:type="gramStart"/>
      <w:r w:rsidR="00C07251">
        <w:t xml:space="preserve">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proofErr w:type="gramEnd"/>
      <w:r w:rsidR="00A16567">
        <w:t xml:space="preserve"> </w:t>
      </w:r>
      <w:proofErr w:type="gramStart"/>
      <w:r w:rsidR="00A16567">
        <w:t xml:space="preserve">Struktur tabel </w:t>
      </w:r>
      <w:r w:rsidR="00A16567">
        <w:rPr>
          <w:i/>
        </w:rPr>
        <w:t xml:space="preserve">Folder </w:t>
      </w:r>
      <w:r w:rsidR="00A16567" w:rsidRPr="007B49F2">
        <w:t>ditunjukkan</w:t>
      </w:r>
      <w:r w:rsidR="00A16567">
        <w:t xml:space="preserve"> pada </w:t>
      </w:r>
      <w:r w:rsidR="000E080A">
        <w:t>T</w:t>
      </w:r>
      <w:r w:rsidR="00A16567">
        <w:t>abel 4</w:t>
      </w:r>
      <w:r w:rsidR="009431BA">
        <w:t>.</w:t>
      </w:r>
      <w:ins w:id="2430" w:author="ditaoktaria" w:date="2015-07-06T10:31:00Z">
        <w:r w:rsidR="00494234">
          <w:t>9.</w:t>
        </w:r>
      </w:ins>
      <w:proofErr w:type="gramEnd"/>
      <w:del w:id="2431" w:author="ditaoktaria" w:date="2015-07-06T10:31:00Z">
        <w:r w:rsidR="009431BA" w:rsidDel="00494234">
          <w:delText>13</w:delText>
        </w:r>
        <w:r w:rsidR="00A16567" w:rsidDel="00494234">
          <w:delText>.</w:delText>
        </w:r>
      </w:del>
    </w:p>
    <w:p w14:paraId="13293924" w14:textId="659751E9" w:rsidR="00EA2CE7" w:rsidRPr="007B49F2" w:rsidRDefault="00EA2CE7">
      <w:pPr>
        <w:rPr>
          <w:i/>
        </w:rPr>
        <w:pPrChange w:id="2432" w:author="ditaoktaria" w:date="2015-07-06T10:29:00Z">
          <w:pPr>
            <w:pStyle w:val="Caption"/>
            <w:keepNext/>
          </w:pPr>
        </w:pPrChange>
      </w:pPr>
      <w:del w:id="2433"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13</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Folder</w:delText>
        </w:r>
      </w:del>
    </w:p>
    <w:p w14:paraId="2C7AC22F" w14:textId="753FB756" w:rsidR="00494234" w:rsidRPr="00494234" w:rsidRDefault="00494234">
      <w:pPr>
        <w:pStyle w:val="Caption"/>
        <w:keepNext/>
        <w:rPr>
          <w:ins w:id="2434" w:author="ditaoktaria" w:date="2015-07-06T10:29:00Z"/>
          <w:i/>
          <w:rPrChange w:id="2435" w:author="ditaoktaria" w:date="2015-07-06T10:29:00Z">
            <w:rPr>
              <w:ins w:id="2436" w:author="ditaoktaria" w:date="2015-07-06T10:29:00Z"/>
            </w:rPr>
          </w:rPrChange>
        </w:rPr>
        <w:pPrChange w:id="2437" w:author="ditaoktaria" w:date="2015-07-06T10:29:00Z">
          <w:pPr>
            <w:jc w:val="left"/>
          </w:pPr>
        </w:pPrChange>
      </w:pPr>
      <w:bookmarkStart w:id="2438" w:name="_Toc297818534"/>
      <w:ins w:id="2439" w:author="ditaoktaria" w:date="2015-07-06T10:29:00Z">
        <w:r>
          <w:t xml:space="preserve">Tabel 4. </w:t>
        </w:r>
        <w:r>
          <w:fldChar w:fldCharType="begin"/>
        </w:r>
        <w:r>
          <w:instrText xml:space="preserve"> SEQ Tabel_4. \* ARABIC </w:instrText>
        </w:r>
      </w:ins>
      <w:r>
        <w:fldChar w:fldCharType="separate"/>
      </w:r>
      <w:ins w:id="2440" w:author="ditaoktaria" w:date="2015-07-06T10:32:00Z">
        <w:r>
          <w:rPr>
            <w:noProof/>
          </w:rPr>
          <w:t>9</w:t>
        </w:r>
      </w:ins>
      <w:ins w:id="2441" w:author="ditaoktaria" w:date="2015-07-06T10:29:00Z">
        <w:r>
          <w:fldChar w:fldCharType="end"/>
        </w:r>
        <w:r>
          <w:t xml:space="preserve"> </w:t>
        </w:r>
        <w:r>
          <w:rPr>
            <w:b w:val="0"/>
          </w:rPr>
          <w:t xml:space="preserve">Struktur Tabel </w:t>
        </w:r>
        <w:r>
          <w:rPr>
            <w:b w:val="0"/>
            <w:i/>
          </w:rPr>
          <w:t>Folder</w:t>
        </w:r>
        <w:bookmarkEnd w:id="2438"/>
      </w:ins>
    </w:p>
    <w:tbl>
      <w:tblPr>
        <w:tblStyle w:val="TableGrid"/>
        <w:tblW w:w="0" w:type="auto"/>
        <w:tblInd w:w="108" w:type="dxa"/>
        <w:tblLook w:val="04A0" w:firstRow="1" w:lastRow="0" w:firstColumn="1" w:lastColumn="0" w:noHBand="0" w:noVBand="1"/>
        <w:tblPrChange w:id="2442" w:author="ditaoktaria" w:date="2015-07-06T10:29:00Z">
          <w:tblPr>
            <w:tblStyle w:val="TableGrid"/>
            <w:tblW w:w="0" w:type="auto"/>
            <w:tblInd w:w="108" w:type="dxa"/>
            <w:tblLook w:val="04A0" w:firstRow="1" w:lastRow="0" w:firstColumn="1" w:lastColumn="0" w:noHBand="0" w:noVBand="1"/>
          </w:tblPr>
        </w:tblPrChange>
      </w:tblPr>
      <w:tblGrid>
        <w:gridCol w:w="510"/>
        <w:gridCol w:w="2116"/>
        <w:gridCol w:w="1797"/>
        <w:gridCol w:w="3485"/>
        <w:tblGridChange w:id="2443">
          <w:tblGrid>
            <w:gridCol w:w="510"/>
            <w:gridCol w:w="2116"/>
            <w:gridCol w:w="1797"/>
            <w:gridCol w:w="3485"/>
          </w:tblGrid>
        </w:tblGridChange>
      </w:tblGrid>
      <w:tr w:rsidR="00B265B2" w:rsidRPr="00510F24" w14:paraId="6C273E3E" w14:textId="77777777" w:rsidTr="00494234">
        <w:tc>
          <w:tcPr>
            <w:tcW w:w="510" w:type="dxa"/>
            <w:shd w:val="clear" w:color="auto" w:fill="C0C0C0"/>
            <w:tcPrChange w:id="2444" w:author="ditaoktaria" w:date="2015-07-06T10:29:00Z">
              <w:tcPr>
                <w:tcW w:w="509" w:type="dxa"/>
                <w:shd w:val="clear" w:color="auto" w:fill="C0C0C0"/>
              </w:tcPr>
            </w:tcPrChange>
          </w:tcPr>
          <w:p w14:paraId="2B5DB247" w14:textId="77777777" w:rsidR="00B265B2" w:rsidRPr="00510F24" w:rsidRDefault="00B265B2" w:rsidP="00C90542">
            <w:pPr>
              <w:ind w:firstLine="0"/>
              <w:jc w:val="center"/>
              <w:rPr>
                <w:b/>
                <w:sz w:val="22"/>
              </w:rPr>
            </w:pPr>
            <w:r w:rsidRPr="00510F24">
              <w:rPr>
                <w:b/>
                <w:sz w:val="22"/>
              </w:rPr>
              <w:t>No</w:t>
            </w:r>
          </w:p>
        </w:tc>
        <w:tc>
          <w:tcPr>
            <w:tcW w:w="2116" w:type="dxa"/>
            <w:shd w:val="clear" w:color="auto" w:fill="C0C0C0"/>
            <w:tcPrChange w:id="2445" w:author="ditaoktaria" w:date="2015-07-06T10:29:00Z">
              <w:tcPr>
                <w:tcW w:w="2119" w:type="dxa"/>
                <w:shd w:val="clear" w:color="auto" w:fill="C0C0C0"/>
              </w:tcPr>
            </w:tcPrChange>
          </w:tcPr>
          <w:p w14:paraId="448D0EAE" w14:textId="77777777" w:rsidR="00B265B2" w:rsidRPr="00510F24" w:rsidRDefault="00B265B2" w:rsidP="00C90542">
            <w:pPr>
              <w:ind w:firstLine="0"/>
              <w:jc w:val="center"/>
              <w:rPr>
                <w:b/>
                <w:sz w:val="22"/>
              </w:rPr>
            </w:pPr>
            <w:r w:rsidRPr="00510F24">
              <w:rPr>
                <w:b/>
                <w:sz w:val="22"/>
              </w:rPr>
              <w:t>Nama Field</w:t>
            </w:r>
          </w:p>
        </w:tc>
        <w:tc>
          <w:tcPr>
            <w:tcW w:w="1797" w:type="dxa"/>
            <w:shd w:val="clear" w:color="auto" w:fill="C0C0C0"/>
            <w:tcPrChange w:id="2446" w:author="ditaoktaria" w:date="2015-07-06T10:29:00Z">
              <w:tcPr>
                <w:tcW w:w="1800" w:type="dxa"/>
                <w:shd w:val="clear" w:color="auto" w:fill="C0C0C0"/>
              </w:tcPr>
            </w:tcPrChange>
          </w:tcPr>
          <w:p w14:paraId="72790E96" w14:textId="77777777" w:rsidR="00B265B2" w:rsidRPr="00510F24" w:rsidRDefault="00B265B2" w:rsidP="00C90542">
            <w:pPr>
              <w:ind w:firstLine="0"/>
              <w:jc w:val="center"/>
              <w:rPr>
                <w:b/>
                <w:sz w:val="22"/>
              </w:rPr>
            </w:pPr>
            <w:r w:rsidRPr="00510F24">
              <w:rPr>
                <w:b/>
                <w:sz w:val="22"/>
              </w:rPr>
              <w:t>Tipe Data</w:t>
            </w:r>
          </w:p>
        </w:tc>
        <w:tc>
          <w:tcPr>
            <w:tcW w:w="3485" w:type="dxa"/>
            <w:shd w:val="clear" w:color="auto" w:fill="C0C0C0"/>
            <w:tcPrChange w:id="2447" w:author="ditaoktaria" w:date="2015-07-06T10:29:00Z">
              <w:tcPr>
                <w:tcW w:w="3492" w:type="dxa"/>
                <w:shd w:val="clear" w:color="auto" w:fill="C0C0C0"/>
              </w:tcPr>
            </w:tcPrChange>
          </w:tcPr>
          <w:p w14:paraId="2931877B" w14:textId="77777777" w:rsidR="00B265B2" w:rsidRPr="00510F24" w:rsidRDefault="00B265B2" w:rsidP="00C90542">
            <w:pPr>
              <w:ind w:firstLine="0"/>
              <w:jc w:val="center"/>
              <w:rPr>
                <w:b/>
                <w:sz w:val="22"/>
              </w:rPr>
            </w:pPr>
            <w:r w:rsidRPr="00510F24">
              <w:rPr>
                <w:b/>
                <w:sz w:val="22"/>
              </w:rPr>
              <w:t>Keterangan</w:t>
            </w:r>
          </w:p>
        </w:tc>
      </w:tr>
      <w:tr w:rsidR="00B265B2" w:rsidRPr="00510F24" w14:paraId="5F551709" w14:textId="77777777" w:rsidTr="00494234">
        <w:tc>
          <w:tcPr>
            <w:tcW w:w="510" w:type="dxa"/>
            <w:tcPrChange w:id="2448" w:author="ditaoktaria" w:date="2015-07-06T10:29:00Z">
              <w:tcPr>
                <w:tcW w:w="509" w:type="dxa"/>
              </w:tcPr>
            </w:tcPrChange>
          </w:tcPr>
          <w:p w14:paraId="388BB215" w14:textId="77777777" w:rsidR="00B265B2" w:rsidRPr="00510F24" w:rsidRDefault="00B265B2" w:rsidP="00C90542">
            <w:pPr>
              <w:ind w:firstLine="0"/>
              <w:jc w:val="center"/>
              <w:rPr>
                <w:sz w:val="22"/>
              </w:rPr>
            </w:pPr>
            <w:r w:rsidRPr="00510F24">
              <w:rPr>
                <w:sz w:val="22"/>
              </w:rPr>
              <w:t>1</w:t>
            </w:r>
          </w:p>
        </w:tc>
        <w:tc>
          <w:tcPr>
            <w:tcW w:w="2116" w:type="dxa"/>
            <w:tcPrChange w:id="2449" w:author="ditaoktaria" w:date="2015-07-06T10:29:00Z">
              <w:tcPr>
                <w:tcW w:w="2119" w:type="dxa"/>
              </w:tcPr>
            </w:tcPrChange>
          </w:tcPr>
          <w:p w14:paraId="623B9649" w14:textId="5A3FEA5E" w:rsidR="00B265B2" w:rsidRPr="00510F24" w:rsidRDefault="00B265B2" w:rsidP="00F51300">
            <w:pPr>
              <w:ind w:left="-239" w:firstLine="239"/>
              <w:rPr>
                <w:sz w:val="22"/>
              </w:rPr>
            </w:pPr>
            <w:proofErr w:type="gramStart"/>
            <w:r>
              <w:rPr>
                <w:sz w:val="22"/>
              </w:rPr>
              <w:t>id</w:t>
            </w:r>
            <w:r w:rsidR="00F51300">
              <w:rPr>
                <w:sz w:val="22"/>
              </w:rPr>
              <w:t>Folder</w:t>
            </w:r>
            <w:proofErr w:type="gramEnd"/>
          </w:p>
        </w:tc>
        <w:tc>
          <w:tcPr>
            <w:tcW w:w="1797" w:type="dxa"/>
            <w:tcPrChange w:id="2450" w:author="ditaoktaria" w:date="2015-07-06T10:29:00Z">
              <w:tcPr>
                <w:tcW w:w="1800" w:type="dxa"/>
              </w:tcPr>
            </w:tcPrChange>
          </w:tcPr>
          <w:p w14:paraId="23015360" w14:textId="77777777" w:rsidR="00B265B2" w:rsidRPr="00510F24" w:rsidRDefault="00B265B2" w:rsidP="00C90542">
            <w:pPr>
              <w:ind w:firstLine="0"/>
              <w:rPr>
                <w:sz w:val="22"/>
              </w:rPr>
            </w:pPr>
            <w:r>
              <w:rPr>
                <w:sz w:val="22"/>
              </w:rPr>
              <w:t>Integer</w:t>
            </w:r>
          </w:p>
        </w:tc>
        <w:tc>
          <w:tcPr>
            <w:tcW w:w="3485" w:type="dxa"/>
            <w:tcPrChange w:id="2451" w:author="ditaoktaria" w:date="2015-07-06T10:29:00Z">
              <w:tcPr>
                <w:tcW w:w="3492" w:type="dxa"/>
              </w:tcPr>
            </w:tcPrChange>
          </w:tcPr>
          <w:p w14:paraId="04E85016" w14:textId="147BC930" w:rsidR="00B265B2" w:rsidRPr="00510F24" w:rsidRDefault="00F51300" w:rsidP="00C90542">
            <w:pPr>
              <w:ind w:firstLine="0"/>
              <w:rPr>
                <w:sz w:val="22"/>
              </w:rPr>
            </w:pPr>
            <w:r>
              <w:rPr>
                <w:sz w:val="22"/>
              </w:rPr>
              <w:t xml:space="preserve">Kode dari </w:t>
            </w:r>
            <w:r>
              <w:rPr>
                <w:i/>
                <w:sz w:val="22"/>
              </w:rPr>
              <w:t>folder</w:t>
            </w:r>
            <w:r w:rsidR="00B265B2">
              <w:rPr>
                <w:sz w:val="22"/>
              </w:rPr>
              <w:t xml:space="preserve"> (1,2,3)</w:t>
            </w:r>
          </w:p>
        </w:tc>
      </w:tr>
      <w:tr w:rsidR="00B265B2" w:rsidRPr="00510F24" w14:paraId="225FCCA7" w14:textId="77777777" w:rsidTr="00494234">
        <w:tc>
          <w:tcPr>
            <w:tcW w:w="510" w:type="dxa"/>
            <w:tcPrChange w:id="2452" w:author="ditaoktaria" w:date="2015-07-06T10:29:00Z">
              <w:tcPr>
                <w:tcW w:w="509" w:type="dxa"/>
              </w:tcPr>
            </w:tcPrChange>
          </w:tcPr>
          <w:p w14:paraId="5E619334" w14:textId="77777777" w:rsidR="00B265B2" w:rsidRPr="00510F24" w:rsidRDefault="00B265B2" w:rsidP="00C90542">
            <w:pPr>
              <w:ind w:firstLine="0"/>
              <w:jc w:val="center"/>
              <w:rPr>
                <w:sz w:val="22"/>
              </w:rPr>
            </w:pPr>
            <w:r>
              <w:rPr>
                <w:sz w:val="22"/>
              </w:rPr>
              <w:t>2</w:t>
            </w:r>
          </w:p>
        </w:tc>
        <w:tc>
          <w:tcPr>
            <w:tcW w:w="2116" w:type="dxa"/>
            <w:tcPrChange w:id="2453" w:author="ditaoktaria" w:date="2015-07-06T10:29:00Z">
              <w:tcPr>
                <w:tcW w:w="2119" w:type="dxa"/>
              </w:tcPr>
            </w:tcPrChange>
          </w:tcPr>
          <w:p w14:paraId="6059110C" w14:textId="16F016DE" w:rsidR="00B265B2" w:rsidRPr="00510F24" w:rsidRDefault="00F51300" w:rsidP="00C90542">
            <w:pPr>
              <w:ind w:firstLine="0"/>
              <w:rPr>
                <w:sz w:val="22"/>
              </w:rPr>
            </w:pPr>
            <w:proofErr w:type="gramStart"/>
            <w:r>
              <w:rPr>
                <w:sz w:val="22"/>
              </w:rPr>
              <w:t>folderName</w:t>
            </w:r>
            <w:proofErr w:type="gramEnd"/>
          </w:p>
        </w:tc>
        <w:tc>
          <w:tcPr>
            <w:tcW w:w="1797" w:type="dxa"/>
            <w:tcPrChange w:id="2454" w:author="ditaoktaria" w:date="2015-07-06T10:29:00Z">
              <w:tcPr>
                <w:tcW w:w="1800" w:type="dxa"/>
              </w:tcPr>
            </w:tcPrChange>
          </w:tcPr>
          <w:p w14:paraId="53EFED6C" w14:textId="624A66EA" w:rsidR="00B265B2" w:rsidRPr="00510F24" w:rsidRDefault="00F51300" w:rsidP="00C90542">
            <w:pPr>
              <w:ind w:firstLine="0"/>
              <w:rPr>
                <w:sz w:val="22"/>
              </w:rPr>
            </w:pPr>
            <w:r>
              <w:rPr>
                <w:sz w:val="22"/>
              </w:rPr>
              <w:t>Varchar</w:t>
            </w:r>
          </w:p>
        </w:tc>
        <w:tc>
          <w:tcPr>
            <w:tcW w:w="3485" w:type="dxa"/>
            <w:tcPrChange w:id="2455" w:author="ditaoktaria" w:date="2015-07-06T10:29:00Z">
              <w:tcPr>
                <w:tcW w:w="3492" w:type="dxa"/>
              </w:tcPr>
            </w:tcPrChange>
          </w:tcPr>
          <w:p w14:paraId="36742FF0" w14:textId="755C08FF" w:rsidR="00B265B2" w:rsidRPr="00F51300" w:rsidRDefault="00F51300" w:rsidP="00F51300">
            <w:pPr>
              <w:ind w:firstLine="0"/>
              <w:rPr>
                <w:sz w:val="22"/>
              </w:rPr>
            </w:pPr>
            <w:r>
              <w:rPr>
                <w:sz w:val="22"/>
              </w:rPr>
              <w:t xml:space="preserve">Nama </w:t>
            </w:r>
            <w:r>
              <w:rPr>
                <w:i/>
                <w:sz w:val="22"/>
              </w:rPr>
              <w:t xml:space="preserve">folder </w:t>
            </w:r>
            <w:r>
              <w:rPr>
                <w:sz w:val="22"/>
              </w:rPr>
              <w:t>(Kumpulan Jurnal Fuzzy Metode Tsukamoto)</w:t>
            </w:r>
          </w:p>
        </w:tc>
      </w:tr>
      <w:tr w:rsidR="00252677" w:rsidRPr="00510F24" w14:paraId="31910C5A" w14:textId="77777777" w:rsidTr="00494234">
        <w:trPr>
          <w:ins w:id="2456" w:author="ditaoktaria" w:date="2015-06-29T15:20:00Z"/>
        </w:trPr>
        <w:tc>
          <w:tcPr>
            <w:tcW w:w="510" w:type="dxa"/>
            <w:tcPrChange w:id="2457" w:author="ditaoktaria" w:date="2015-07-06T10:29:00Z">
              <w:tcPr>
                <w:tcW w:w="509" w:type="dxa"/>
              </w:tcPr>
            </w:tcPrChange>
          </w:tcPr>
          <w:p w14:paraId="27C598EF" w14:textId="043E7CD4" w:rsidR="00252677" w:rsidRDefault="00252677" w:rsidP="00C90542">
            <w:pPr>
              <w:ind w:firstLine="0"/>
              <w:jc w:val="center"/>
              <w:rPr>
                <w:ins w:id="2458" w:author="ditaoktaria" w:date="2015-06-29T15:20:00Z"/>
                <w:sz w:val="22"/>
              </w:rPr>
            </w:pPr>
            <w:ins w:id="2459" w:author="ditaoktaria" w:date="2015-06-29T15:20:00Z">
              <w:r>
                <w:rPr>
                  <w:sz w:val="22"/>
                </w:rPr>
                <w:t>3</w:t>
              </w:r>
            </w:ins>
          </w:p>
        </w:tc>
        <w:tc>
          <w:tcPr>
            <w:tcW w:w="2116" w:type="dxa"/>
            <w:tcPrChange w:id="2460" w:author="ditaoktaria" w:date="2015-07-06T10:29:00Z">
              <w:tcPr>
                <w:tcW w:w="2119" w:type="dxa"/>
              </w:tcPr>
            </w:tcPrChange>
          </w:tcPr>
          <w:p w14:paraId="6288DE04" w14:textId="271EB670" w:rsidR="00252677" w:rsidRDefault="00252677" w:rsidP="00C90542">
            <w:pPr>
              <w:ind w:firstLine="0"/>
              <w:rPr>
                <w:ins w:id="2461" w:author="ditaoktaria" w:date="2015-06-29T15:20:00Z"/>
                <w:sz w:val="22"/>
              </w:rPr>
            </w:pPr>
            <w:proofErr w:type="gramStart"/>
            <w:ins w:id="2462" w:author="ditaoktaria" w:date="2015-06-29T15:20:00Z">
              <w:r>
                <w:rPr>
                  <w:sz w:val="22"/>
                </w:rPr>
                <w:t>idCourse</w:t>
              </w:r>
              <w:proofErr w:type="gramEnd"/>
            </w:ins>
          </w:p>
        </w:tc>
        <w:tc>
          <w:tcPr>
            <w:tcW w:w="1797" w:type="dxa"/>
            <w:tcPrChange w:id="2463" w:author="ditaoktaria" w:date="2015-07-06T10:29:00Z">
              <w:tcPr>
                <w:tcW w:w="1800" w:type="dxa"/>
              </w:tcPr>
            </w:tcPrChange>
          </w:tcPr>
          <w:p w14:paraId="37BA2D73" w14:textId="0E67EAD0" w:rsidR="00252677" w:rsidRDefault="00252677" w:rsidP="00C90542">
            <w:pPr>
              <w:ind w:firstLine="0"/>
              <w:rPr>
                <w:ins w:id="2464" w:author="ditaoktaria" w:date="2015-06-29T15:20:00Z"/>
                <w:sz w:val="22"/>
              </w:rPr>
            </w:pPr>
            <w:ins w:id="2465" w:author="ditaoktaria" w:date="2015-06-29T15:20:00Z">
              <w:r>
                <w:rPr>
                  <w:sz w:val="22"/>
                </w:rPr>
                <w:t>Varchar</w:t>
              </w:r>
            </w:ins>
          </w:p>
        </w:tc>
        <w:tc>
          <w:tcPr>
            <w:tcW w:w="3485" w:type="dxa"/>
            <w:tcPrChange w:id="2466" w:author="ditaoktaria" w:date="2015-07-06T10:29:00Z">
              <w:tcPr>
                <w:tcW w:w="3492" w:type="dxa"/>
              </w:tcPr>
            </w:tcPrChange>
          </w:tcPr>
          <w:p w14:paraId="7C6E6120" w14:textId="4CB856F9" w:rsidR="00252677" w:rsidRPr="00494234" w:rsidRDefault="00494234" w:rsidP="00F51300">
            <w:pPr>
              <w:ind w:firstLine="0"/>
              <w:rPr>
                <w:ins w:id="2467" w:author="ditaoktaria" w:date="2015-06-29T15:20:00Z"/>
                <w:i/>
                <w:sz w:val="22"/>
                <w:rPrChange w:id="2468" w:author="ditaoktaria" w:date="2015-07-06T10:30:00Z">
                  <w:rPr>
                    <w:ins w:id="2469" w:author="ditaoktaria" w:date="2015-06-29T15:20:00Z"/>
                    <w:sz w:val="22"/>
                  </w:rPr>
                </w:rPrChange>
              </w:rPr>
            </w:pPr>
            <w:ins w:id="2470" w:author="ditaoktaria" w:date="2015-07-06T10:30:00Z">
              <w:r>
                <w:rPr>
                  <w:sz w:val="22"/>
                </w:rPr>
                <w:t xml:space="preserve">Kode Mata Kuliah yang memiliki </w:t>
              </w:r>
              <w:r>
                <w:rPr>
                  <w:i/>
                  <w:sz w:val="22"/>
                </w:rPr>
                <w:t>folder</w:t>
              </w:r>
            </w:ins>
          </w:p>
        </w:tc>
      </w:tr>
      <w:tr w:rsidR="00252677" w:rsidRPr="00510F24" w14:paraId="55EAADE9" w14:textId="77777777" w:rsidTr="00494234">
        <w:trPr>
          <w:ins w:id="2471" w:author="ditaoktaria" w:date="2015-06-29T15:20:00Z"/>
        </w:trPr>
        <w:tc>
          <w:tcPr>
            <w:tcW w:w="510" w:type="dxa"/>
            <w:tcPrChange w:id="2472" w:author="ditaoktaria" w:date="2015-07-06T10:29:00Z">
              <w:tcPr>
                <w:tcW w:w="509" w:type="dxa"/>
              </w:tcPr>
            </w:tcPrChange>
          </w:tcPr>
          <w:p w14:paraId="6F3CC89C" w14:textId="6C47828A" w:rsidR="00252677" w:rsidRDefault="00252677" w:rsidP="00C90542">
            <w:pPr>
              <w:ind w:firstLine="0"/>
              <w:jc w:val="center"/>
              <w:rPr>
                <w:ins w:id="2473" w:author="ditaoktaria" w:date="2015-06-29T15:20:00Z"/>
                <w:sz w:val="22"/>
              </w:rPr>
            </w:pPr>
            <w:ins w:id="2474" w:author="ditaoktaria" w:date="2015-06-29T15:20:00Z">
              <w:r>
                <w:rPr>
                  <w:sz w:val="22"/>
                </w:rPr>
                <w:t>4</w:t>
              </w:r>
            </w:ins>
          </w:p>
        </w:tc>
        <w:tc>
          <w:tcPr>
            <w:tcW w:w="2116" w:type="dxa"/>
            <w:tcPrChange w:id="2475" w:author="ditaoktaria" w:date="2015-07-06T10:29:00Z">
              <w:tcPr>
                <w:tcW w:w="2119" w:type="dxa"/>
              </w:tcPr>
            </w:tcPrChange>
          </w:tcPr>
          <w:p w14:paraId="09E8F206" w14:textId="6049A4A7" w:rsidR="00252677" w:rsidRDefault="00252677" w:rsidP="00C90542">
            <w:pPr>
              <w:ind w:firstLine="0"/>
              <w:rPr>
                <w:ins w:id="2476" w:author="ditaoktaria" w:date="2015-06-29T15:20:00Z"/>
                <w:sz w:val="22"/>
              </w:rPr>
            </w:pPr>
            <w:proofErr w:type="gramStart"/>
            <w:ins w:id="2477" w:author="ditaoktaria" w:date="2015-06-29T15:20:00Z">
              <w:r>
                <w:rPr>
                  <w:sz w:val="22"/>
                </w:rPr>
                <w:t>idParent</w:t>
              </w:r>
              <w:proofErr w:type="gramEnd"/>
            </w:ins>
          </w:p>
        </w:tc>
        <w:tc>
          <w:tcPr>
            <w:tcW w:w="1797" w:type="dxa"/>
            <w:tcPrChange w:id="2478" w:author="ditaoktaria" w:date="2015-07-06T10:29:00Z">
              <w:tcPr>
                <w:tcW w:w="1800" w:type="dxa"/>
              </w:tcPr>
            </w:tcPrChange>
          </w:tcPr>
          <w:p w14:paraId="489992A4" w14:textId="43A7D8A5" w:rsidR="00252677" w:rsidRDefault="00252677" w:rsidP="00C90542">
            <w:pPr>
              <w:ind w:firstLine="0"/>
              <w:rPr>
                <w:ins w:id="2479" w:author="ditaoktaria" w:date="2015-06-29T15:20:00Z"/>
                <w:sz w:val="22"/>
              </w:rPr>
            </w:pPr>
            <w:ins w:id="2480" w:author="ditaoktaria" w:date="2015-06-29T15:21:00Z">
              <w:r>
                <w:rPr>
                  <w:sz w:val="22"/>
                </w:rPr>
                <w:t>Integer</w:t>
              </w:r>
            </w:ins>
          </w:p>
        </w:tc>
        <w:tc>
          <w:tcPr>
            <w:tcW w:w="3485" w:type="dxa"/>
            <w:tcPrChange w:id="2481" w:author="ditaoktaria" w:date="2015-07-06T10:29:00Z">
              <w:tcPr>
                <w:tcW w:w="3492" w:type="dxa"/>
              </w:tcPr>
            </w:tcPrChange>
          </w:tcPr>
          <w:p w14:paraId="469B7BD6" w14:textId="7DE5EA54" w:rsidR="00252677" w:rsidRPr="00494234" w:rsidRDefault="00252677" w:rsidP="00F51300">
            <w:pPr>
              <w:ind w:firstLine="0"/>
              <w:rPr>
                <w:ins w:id="2482" w:author="ditaoktaria" w:date="2015-06-29T15:20:00Z"/>
                <w:i/>
                <w:sz w:val="22"/>
                <w:rPrChange w:id="2483" w:author="ditaoktaria" w:date="2015-07-06T10:30:00Z">
                  <w:rPr>
                    <w:ins w:id="2484" w:author="ditaoktaria" w:date="2015-06-29T15:20:00Z"/>
                    <w:sz w:val="22"/>
                  </w:rPr>
                </w:rPrChange>
              </w:rPr>
            </w:pPr>
          </w:p>
        </w:tc>
      </w:tr>
    </w:tbl>
    <w:p w14:paraId="4389A6FB" w14:textId="05D9EE90" w:rsidR="008875D7" w:rsidRPr="00043449" w:rsidDel="00494234" w:rsidRDefault="001773A3" w:rsidP="001773A3">
      <w:pPr>
        <w:rPr>
          <w:del w:id="2485" w:author="ditaoktaria" w:date="2015-07-06T10:31:00Z"/>
        </w:rPr>
      </w:pPr>
      <w:del w:id="2486" w:author="ditaoktaria" w:date="2015-07-06T10:31:00Z">
        <w:r w:rsidDel="00494234">
          <w:delText xml:space="preserve">Entitas </w:delText>
        </w:r>
        <w:r w:rsidDel="00494234">
          <w:rPr>
            <w:i/>
          </w:rPr>
          <w:delText xml:space="preserve">Course </w:delText>
        </w:r>
        <w:r w:rsidDel="00494234">
          <w:delText xml:space="preserve">merepresentasikan tabel </w:delText>
        </w:r>
        <w:r w:rsidDel="00494234">
          <w:rPr>
            <w:i/>
          </w:rPr>
          <w:delText xml:space="preserve">Course </w:delText>
        </w:r>
        <w:r w:rsidR="00456EF2" w:rsidDel="00494234">
          <w:delText>yang berisi data mata kuliah, yaitu kode mata kuliah yang dibuat oleh sistem, nama mata kuliah</w:delText>
        </w:r>
        <w:r w:rsidR="0038252A" w:rsidDel="00494234">
          <w:delText xml:space="preserve">, dan  kode mata kuliah yang menjadi standar di PTIIK. </w:delText>
        </w:r>
        <w:r w:rsidR="00043449" w:rsidDel="00494234">
          <w:delText xml:space="preserve">Struktur tabel </w:delText>
        </w:r>
        <w:r w:rsidR="00043449" w:rsidDel="00494234">
          <w:rPr>
            <w:i/>
          </w:rPr>
          <w:delText xml:space="preserve">Course </w:delText>
        </w:r>
        <w:r w:rsidR="00043449" w:rsidDel="00494234">
          <w:delText xml:space="preserve">ditunjukkan pada </w:delText>
        </w:r>
        <w:r w:rsidR="000E080A" w:rsidDel="00494234">
          <w:delText>T</w:delText>
        </w:r>
        <w:r w:rsidR="00043449" w:rsidDel="00494234">
          <w:delText>abel 4</w:delText>
        </w:r>
        <w:r w:rsidR="009431BA" w:rsidDel="00494234">
          <w:delText>.14</w:delText>
        </w:r>
        <w:r w:rsidR="00043449" w:rsidDel="00494234">
          <w:delText>.</w:delText>
        </w:r>
      </w:del>
    </w:p>
    <w:p w14:paraId="7CC1E9F7" w14:textId="108216DC" w:rsidR="007A0993" w:rsidRPr="007B49F2" w:rsidDel="00494234" w:rsidRDefault="007A0993" w:rsidP="007B49F2">
      <w:pPr>
        <w:pStyle w:val="Caption"/>
        <w:keepNext/>
        <w:rPr>
          <w:del w:id="2487" w:author="ditaoktaria" w:date="2015-07-06T10:31:00Z"/>
          <w:i/>
        </w:rPr>
      </w:pPr>
      <w:del w:id="2488"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14</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Course</w:delText>
        </w:r>
      </w:del>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rsidDel="00494234" w14:paraId="52E6DBDC" w14:textId="5B8F9882" w:rsidTr="007B49F2">
        <w:trPr>
          <w:del w:id="2489" w:author="ditaoktaria" w:date="2015-07-06T10:31:00Z"/>
        </w:trPr>
        <w:tc>
          <w:tcPr>
            <w:tcW w:w="509" w:type="dxa"/>
            <w:shd w:val="clear" w:color="auto" w:fill="C0C0C0"/>
          </w:tcPr>
          <w:p w14:paraId="1F677F45" w14:textId="69B3A43A" w:rsidR="008875D7" w:rsidRPr="00510F24" w:rsidDel="00494234" w:rsidRDefault="008875D7" w:rsidP="008875D7">
            <w:pPr>
              <w:ind w:firstLine="0"/>
              <w:jc w:val="center"/>
              <w:rPr>
                <w:del w:id="2490" w:author="ditaoktaria" w:date="2015-07-06T10:31:00Z"/>
                <w:b/>
                <w:sz w:val="22"/>
              </w:rPr>
            </w:pPr>
            <w:del w:id="2491" w:author="ditaoktaria" w:date="2015-07-06T10:31:00Z">
              <w:r w:rsidRPr="00510F24" w:rsidDel="00494234">
                <w:rPr>
                  <w:b/>
                  <w:sz w:val="22"/>
                </w:rPr>
                <w:delText>No</w:delText>
              </w:r>
            </w:del>
          </w:p>
        </w:tc>
        <w:tc>
          <w:tcPr>
            <w:tcW w:w="2119" w:type="dxa"/>
            <w:shd w:val="clear" w:color="auto" w:fill="C0C0C0"/>
          </w:tcPr>
          <w:p w14:paraId="608A36CB" w14:textId="2BB028A7" w:rsidR="008875D7" w:rsidRPr="00510F24" w:rsidDel="00494234" w:rsidRDefault="008875D7" w:rsidP="008875D7">
            <w:pPr>
              <w:ind w:firstLine="0"/>
              <w:jc w:val="center"/>
              <w:rPr>
                <w:del w:id="2492" w:author="ditaoktaria" w:date="2015-07-06T10:31:00Z"/>
                <w:b/>
                <w:sz w:val="22"/>
              </w:rPr>
            </w:pPr>
            <w:del w:id="2493" w:author="ditaoktaria" w:date="2015-07-06T10:31:00Z">
              <w:r w:rsidRPr="00510F24" w:rsidDel="00494234">
                <w:rPr>
                  <w:b/>
                  <w:sz w:val="22"/>
                </w:rPr>
                <w:delText>Nama Field</w:delText>
              </w:r>
            </w:del>
          </w:p>
        </w:tc>
        <w:tc>
          <w:tcPr>
            <w:tcW w:w="1800" w:type="dxa"/>
            <w:shd w:val="clear" w:color="auto" w:fill="C0C0C0"/>
          </w:tcPr>
          <w:p w14:paraId="3164E832" w14:textId="20145182" w:rsidR="008875D7" w:rsidRPr="00510F24" w:rsidDel="00494234" w:rsidRDefault="008875D7" w:rsidP="008875D7">
            <w:pPr>
              <w:ind w:firstLine="0"/>
              <w:jc w:val="center"/>
              <w:rPr>
                <w:del w:id="2494" w:author="ditaoktaria" w:date="2015-07-06T10:31:00Z"/>
                <w:b/>
                <w:sz w:val="22"/>
              </w:rPr>
            </w:pPr>
            <w:del w:id="2495" w:author="ditaoktaria" w:date="2015-07-06T10:31:00Z">
              <w:r w:rsidRPr="00510F24" w:rsidDel="00494234">
                <w:rPr>
                  <w:b/>
                  <w:sz w:val="22"/>
                </w:rPr>
                <w:delText>Tipe Data</w:delText>
              </w:r>
            </w:del>
          </w:p>
        </w:tc>
        <w:tc>
          <w:tcPr>
            <w:tcW w:w="3492" w:type="dxa"/>
            <w:shd w:val="clear" w:color="auto" w:fill="C0C0C0"/>
          </w:tcPr>
          <w:p w14:paraId="072C8B40" w14:textId="46879C9A" w:rsidR="008875D7" w:rsidRPr="00510F24" w:rsidDel="00494234" w:rsidRDefault="008875D7" w:rsidP="008875D7">
            <w:pPr>
              <w:ind w:firstLine="0"/>
              <w:jc w:val="center"/>
              <w:rPr>
                <w:del w:id="2496" w:author="ditaoktaria" w:date="2015-07-06T10:31:00Z"/>
                <w:b/>
                <w:sz w:val="22"/>
              </w:rPr>
            </w:pPr>
            <w:del w:id="2497" w:author="ditaoktaria" w:date="2015-07-06T10:31:00Z">
              <w:r w:rsidRPr="00510F24" w:rsidDel="00494234">
                <w:rPr>
                  <w:b/>
                  <w:sz w:val="22"/>
                </w:rPr>
                <w:delText>Keterangan</w:delText>
              </w:r>
            </w:del>
          </w:p>
        </w:tc>
      </w:tr>
      <w:tr w:rsidR="00DF4480" w:rsidRPr="00510F24" w:rsidDel="00494234" w14:paraId="4E86F773" w14:textId="78562FBC" w:rsidTr="007B49F2">
        <w:trPr>
          <w:del w:id="2498" w:author="ditaoktaria" w:date="2015-07-06T10:31:00Z"/>
        </w:trPr>
        <w:tc>
          <w:tcPr>
            <w:tcW w:w="509" w:type="dxa"/>
          </w:tcPr>
          <w:p w14:paraId="7D8D56F1" w14:textId="2EDAA7E4" w:rsidR="00DF4480" w:rsidRPr="00510F24" w:rsidDel="00494234" w:rsidRDefault="00DF4480" w:rsidP="008875D7">
            <w:pPr>
              <w:ind w:firstLine="0"/>
              <w:jc w:val="center"/>
              <w:rPr>
                <w:del w:id="2499" w:author="ditaoktaria" w:date="2015-07-06T10:31:00Z"/>
                <w:sz w:val="22"/>
              </w:rPr>
            </w:pPr>
            <w:del w:id="2500" w:author="ditaoktaria" w:date="2015-07-06T10:31:00Z">
              <w:r w:rsidRPr="00510F24" w:rsidDel="00494234">
                <w:rPr>
                  <w:sz w:val="22"/>
                </w:rPr>
                <w:delText>1</w:delText>
              </w:r>
            </w:del>
          </w:p>
        </w:tc>
        <w:tc>
          <w:tcPr>
            <w:tcW w:w="2119" w:type="dxa"/>
          </w:tcPr>
          <w:p w14:paraId="324D5B74" w14:textId="2C626D86" w:rsidR="00DF4480" w:rsidRPr="00510F24" w:rsidDel="00494234" w:rsidRDefault="00DF4480" w:rsidP="00DF4480">
            <w:pPr>
              <w:ind w:left="-239" w:firstLine="239"/>
              <w:rPr>
                <w:del w:id="2501" w:author="ditaoktaria" w:date="2015-07-06T10:31:00Z"/>
                <w:sz w:val="22"/>
              </w:rPr>
            </w:pPr>
            <w:del w:id="2502" w:author="ditaoktaria" w:date="2015-07-06T10:31:00Z">
              <w:r w:rsidDel="00494234">
                <w:rPr>
                  <w:sz w:val="22"/>
                </w:rPr>
                <w:delText>idCourse</w:delText>
              </w:r>
              <w:r w:rsidR="00A544AF" w:rsidDel="00494234">
                <w:rPr>
                  <w:sz w:val="22"/>
                </w:rPr>
                <w:delText xml:space="preserve"> (PK)</w:delText>
              </w:r>
            </w:del>
          </w:p>
        </w:tc>
        <w:tc>
          <w:tcPr>
            <w:tcW w:w="1800" w:type="dxa"/>
          </w:tcPr>
          <w:p w14:paraId="5CBA4D60" w14:textId="2ED89A40" w:rsidR="00DF4480" w:rsidRPr="00510F24" w:rsidDel="00494234" w:rsidRDefault="00DF4480" w:rsidP="008875D7">
            <w:pPr>
              <w:ind w:firstLine="0"/>
              <w:rPr>
                <w:del w:id="2503" w:author="ditaoktaria" w:date="2015-07-06T10:31:00Z"/>
                <w:sz w:val="22"/>
              </w:rPr>
            </w:pPr>
            <w:del w:id="2504" w:author="ditaoktaria" w:date="2015-07-06T10:31:00Z">
              <w:r w:rsidDel="00494234">
                <w:rPr>
                  <w:sz w:val="22"/>
                </w:rPr>
                <w:delText>Integer</w:delText>
              </w:r>
            </w:del>
          </w:p>
        </w:tc>
        <w:tc>
          <w:tcPr>
            <w:tcW w:w="3492" w:type="dxa"/>
          </w:tcPr>
          <w:p w14:paraId="72374CB7" w14:textId="5CD1D145" w:rsidR="00DF4480" w:rsidRPr="00510F24" w:rsidDel="00494234" w:rsidRDefault="00DF4480" w:rsidP="00DF4480">
            <w:pPr>
              <w:ind w:firstLine="0"/>
              <w:rPr>
                <w:del w:id="2505" w:author="ditaoktaria" w:date="2015-07-06T10:31:00Z"/>
                <w:sz w:val="22"/>
              </w:rPr>
            </w:pPr>
            <w:del w:id="2506" w:author="ditaoktaria" w:date="2015-07-06T10:31:00Z">
              <w:r w:rsidDel="00494234">
                <w:rPr>
                  <w:sz w:val="22"/>
                </w:rPr>
                <w:delText>Kode dari mata kuliah yang dibuat oleh sistem (1,2,3)</w:delText>
              </w:r>
            </w:del>
          </w:p>
        </w:tc>
      </w:tr>
      <w:tr w:rsidR="00DF4480" w:rsidRPr="00510F24" w:rsidDel="00494234" w14:paraId="0B724969" w14:textId="473CC81B" w:rsidTr="007B49F2">
        <w:trPr>
          <w:del w:id="2507" w:author="ditaoktaria" w:date="2015-07-06T10:31:00Z"/>
        </w:trPr>
        <w:tc>
          <w:tcPr>
            <w:tcW w:w="509" w:type="dxa"/>
          </w:tcPr>
          <w:p w14:paraId="2ACFD111" w14:textId="4314C202" w:rsidR="00DF4480" w:rsidRPr="00510F24" w:rsidDel="00494234" w:rsidRDefault="00DF4480" w:rsidP="008875D7">
            <w:pPr>
              <w:ind w:firstLine="0"/>
              <w:jc w:val="center"/>
              <w:rPr>
                <w:del w:id="2508" w:author="ditaoktaria" w:date="2015-07-06T10:31:00Z"/>
                <w:sz w:val="22"/>
              </w:rPr>
            </w:pPr>
            <w:del w:id="2509" w:author="ditaoktaria" w:date="2015-07-06T10:31:00Z">
              <w:r w:rsidDel="00494234">
                <w:rPr>
                  <w:sz w:val="22"/>
                </w:rPr>
                <w:delText>2</w:delText>
              </w:r>
            </w:del>
          </w:p>
        </w:tc>
        <w:tc>
          <w:tcPr>
            <w:tcW w:w="2119" w:type="dxa"/>
          </w:tcPr>
          <w:p w14:paraId="01944E4C" w14:textId="1F334AED" w:rsidR="00DF4480" w:rsidRPr="00510F24" w:rsidDel="00494234" w:rsidRDefault="00DF4480" w:rsidP="008875D7">
            <w:pPr>
              <w:ind w:firstLine="0"/>
              <w:rPr>
                <w:del w:id="2510" w:author="ditaoktaria" w:date="2015-07-06T10:31:00Z"/>
                <w:sz w:val="22"/>
              </w:rPr>
            </w:pPr>
            <w:del w:id="2511" w:author="ditaoktaria" w:date="2015-07-06T10:31:00Z">
              <w:r w:rsidDel="00494234">
                <w:rPr>
                  <w:sz w:val="22"/>
                </w:rPr>
                <w:delText>courseName</w:delText>
              </w:r>
            </w:del>
          </w:p>
        </w:tc>
        <w:tc>
          <w:tcPr>
            <w:tcW w:w="1800" w:type="dxa"/>
          </w:tcPr>
          <w:p w14:paraId="318C7A46" w14:textId="3B5B18AA" w:rsidR="00DF4480" w:rsidRPr="00510F24" w:rsidDel="00494234" w:rsidRDefault="00DF4480" w:rsidP="008875D7">
            <w:pPr>
              <w:ind w:firstLine="0"/>
              <w:rPr>
                <w:del w:id="2512" w:author="ditaoktaria" w:date="2015-07-06T10:31:00Z"/>
                <w:sz w:val="22"/>
              </w:rPr>
            </w:pPr>
            <w:del w:id="2513" w:author="ditaoktaria" w:date="2015-07-06T10:31:00Z">
              <w:r w:rsidDel="00494234">
                <w:rPr>
                  <w:sz w:val="22"/>
                </w:rPr>
                <w:delText>Varchar</w:delText>
              </w:r>
            </w:del>
          </w:p>
        </w:tc>
        <w:tc>
          <w:tcPr>
            <w:tcW w:w="3492" w:type="dxa"/>
          </w:tcPr>
          <w:p w14:paraId="753B9FE7" w14:textId="6974F736" w:rsidR="00DF4480" w:rsidRPr="00510F24" w:rsidDel="00494234" w:rsidRDefault="00DF4480" w:rsidP="008875D7">
            <w:pPr>
              <w:ind w:firstLine="0"/>
              <w:rPr>
                <w:del w:id="2514" w:author="ditaoktaria" w:date="2015-07-06T10:31:00Z"/>
                <w:sz w:val="22"/>
              </w:rPr>
            </w:pPr>
            <w:del w:id="2515" w:author="ditaoktaria" w:date="2015-07-06T10:31:00Z">
              <w:r w:rsidDel="00494234">
                <w:rPr>
                  <w:sz w:val="22"/>
                </w:rPr>
                <w:delText>Nama mata kuliah (Keamanan Jaringan)</w:delText>
              </w:r>
            </w:del>
          </w:p>
        </w:tc>
      </w:tr>
      <w:tr w:rsidR="00DF4480" w:rsidRPr="00510F24" w:rsidDel="00494234" w14:paraId="5F2B0DBD" w14:textId="25C740BE" w:rsidTr="007B49F2">
        <w:trPr>
          <w:del w:id="2516" w:author="ditaoktaria" w:date="2015-07-06T10:31:00Z"/>
        </w:trPr>
        <w:tc>
          <w:tcPr>
            <w:tcW w:w="509" w:type="dxa"/>
          </w:tcPr>
          <w:p w14:paraId="3A76ECFA" w14:textId="7793F764" w:rsidR="00DF4480" w:rsidRPr="00510F24" w:rsidDel="00494234" w:rsidRDefault="00DF4480" w:rsidP="008875D7">
            <w:pPr>
              <w:ind w:firstLine="0"/>
              <w:jc w:val="center"/>
              <w:rPr>
                <w:del w:id="2517" w:author="ditaoktaria" w:date="2015-07-06T10:31:00Z"/>
                <w:sz w:val="22"/>
              </w:rPr>
            </w:pPr>
            <w:del w:id="2518" w:author="ditaoktaria" w:date="2015-07-06T10:31:00Z">
              <w:r w:rsidDel="00494234">
                <w:rPr>
                  <w:sz w:val="22"/>
                </w:rPr>
                <w:delText>3</w:delText>
              </w:r>
            </w:del>
          </w:p>
        </w:tc>
        <w:tc>
          <w:tcPr>
            <w:tcW w:w="2119" w:type="dxa"/>
          </w:tcPr>
          <w:p w14:paraId="7F6E169F" w14:textId="0136B362" w:rsidR="00DF4480" w:rsidRPr="00510F24" w:rsidDel="00494234" w:rsidRDefault="00DF4480" w:rsidP="008875D7">
            <w:pPr>
              <w:ind w:firstLine="0"/>
              <w:rPr>
                <w:del w:id="2519" w:author="ditaoktaria" w:date="2015-07-06T10:31:00Z"/>
                <w:sz w:val="22"/>
              </w:rPr>
            </w:pPr>
            <w:del w:id="2520" w:author="ditaoktaria" w:date="2015-07-06T10:31:00Z">
              <w:r w:rsidDel="00494234">
                <w:rPr>
                  <w:sz w:val="22"/>
                </w:rPr>
                <w:delText>courseCode</w:delText>
              </w:r>
            </w:del>
          </w:p>
        </w:tc>
        <w:tc>
          <w:tcPr>
            <w:tcW w:w="1800" w:type="dxa"/>
          </w:tcPr>
          <w:p w14:paraId="3D66CFDE" w14:textId="6901FC18" w:rsidR="00DF4480" w:rsidRPr="00510F24" w:rsidDel="00494234" w:rsidRDefault="00DF4480" w:rsidP="008875D7">
            <w:pPr>
              <w:ind w:firstLine="0"/>
              <w:rPr>
                <w:del w:id="2521" w:author="ditaoktaria" w:date="2015-07-06T10:31:00Z"/>
                <w:sz w:val="22"/>
              </w:rPr>
            </w:pPr>
            <w:del w:id="2522" w:author="ditaoktaria" w:date="2015-07-06T10:31:00Z">
              <w:r w:rsidDel="00494234">
                <w:rPr>
                  <w:sz w:val="22"/>
                </w:rPr>
                <w:delText>Varchar</w:delText>
              </w:r>
            </w:del>
          </w:p>
        </w:tc>
        <w:tc>
          <w:tcPr>
            <w:tcW w:w="3492" w:type="dxa"/>
          </w:tcPr>
          <w:p w14:paraId="2C41461A" w14:textId="52FF4357" w:rsidR="00DF4480" w:rsidRPr="00510F24" w:rsidDel="00494234" w:rsidRDefault="00DF4480" w:rsidP="008875D7">
            <w:pPr>
              <w:ind w:firstLine="0"/>
              <w:rPr>
                <w:del w:id="2523" w:author="ditaoktaria" w:date="2015-07-06T10:31:00Z"/>
                <w:sz w:val="22"/>
              </w:rPr>
            </w:pPr>
            <w:del w:id="2524" w:author="ditaoktaria" w:date="2015-07-06T10:31:00Z">
              <w:r w:rsidDel="00494234">
                <w:rPr>
                  <w:sz w:val="22"/>
                </w:rPr>
                <w:delText>Kode dari mata kuliah yang menjadi standar di PTIIK (KOM15008)</w:delText>
              </w:r>
            </w:del>
          </w:p>
        </w:tc>
      </w:tr>
    </w:tbl>
    <w:p w14:paraId="014DC411" w14:textId="182B55E1" w:rsidR="008875D7" w:rsidRPr="00F3590B" w:rsidDel="00494234" w:rsidRDefault="00F3590B" w:rsidP="000F52F2">
      <w:pPr>
        <w:rPr>
          <w:del w:id="2525" w:author="ditaoktaria" w:date="2015-07-06T10:31:00Z"/>
        </w:rPr>
      </w:pPr>
      <w:del w:id="2526" w:author="ditaoktaria" w:date="2015-07-06T10:31:00Z">
        <w:r w:rsidDel="00494234">
          <w:delText xml:space="preserve">Entitas </w:delText>
        </w:r>
        <w:r w:rsidDel="00494234">
          <w:rPr>
            <w:i/>
          </w:rPr>
          <w:delText xml:space="preserve">Teaching </w:delText>
        </w:r>
        <w:r w:rsidDel="00494234">
          <w:delText xml:space="preserve">merepresentasikan tabel </w:delText>
        </w:r>
        <w:r w:rsidDel="00494234">
          <w:rPr>
            <w:i/>
          </w:rPr>
          <w:delText xml:space="preserve">Teaching </w:delText>
        </w:r>
        <w:r w:rsidDel="00494234">
          <w:delText xml:space="preserve">pada basis data yang berisi kode pengajaran dan kode mata kuliah. Struktur tabel </w:delText>
        </w:r>
        <w:r w:rsidDel="00494234">
          <w:rPr>
            <w:i/>
          </w:rPr>
          <w:delText xml:space="preserve">Teaching </w:delText>
        </w:r>
        <w:r w:rsidDel="00494234">
          <w:delText xml:space="preserve">ditunjukkan pada </w:delText>
        </w:r>
        <w:r w:rsidR="000E080A" w:rsidDel="00494234">
          <w:delText>T</w:delText>
        </w:r>
        <w:r w:rsidDel="00494234">
          <w:delText>abel 4</w:delText>
        </w:r>
        <w:r w:rsidR="009431BA" w:rsidDel="00494234">
          <w:delText>.15</w:delText>
        </w:r>
        <w:r w:rsidDel="00494234">
          <w:delText>.</w:delText>
        </w:r>
      </w:del>
    </w:p>
    <w:p w14:paraId="39B56BCB" w14:textId="48A753FD" w:rsidR="00BC17DE" w:rsidRPr="007B49F2" w:rsidDel="00494234" w:rsidRDefault="00BC17DE" w:rsidP="007B49F2">
      <w:pPr>
        <w:pStyle w:val="Caption"/>
        <w:keepNext/>
        <w:rPr>
          <w:del w:id="2527" w:author="ditaoktaria" w:date="2015-07-06T10:31:00Z"/>
          <w:i/>
        </w:rPr>
      </w:pPr>
      <w:del w:id="2528"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15</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Teaching</w:delText>
        </w:r>
      </w:del>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rsidDel="00494234" w14:paraId="77EB97AD" w14:textId="3AF9E553" w:rsidTr="007B49F2">
        <w:trPr>
          <w:del w:id="2529" w:author="ditaoktaria" w:date="2015-07-06T10:31:00Z"/>
        </w:trPr>
        <w:tc>
          <w:tcPr>
            <w:tcW w:w="509" w:type="dxa"/>
            <w:shd w:val="clear" w:color="auto" w:fill="C0C0C0"/>
          </w:tcPr>
          <w:p w14:paraId="5AE5370D" w14:textId="564DFDC8" w:rsidR="008875D7" w:rsidRPr="00510F24" w:rsidDel="00494234" w:rsidRDefault="008875D7" w:rsidP="008875D7">
            <w:pPr>
              <w:ind w:firstLine="0"/>
              <w:jc w:val="center"/>
              <w:rPr>
                <w:del w:id="2530" w:author="ditaoktaria" w:date="2015-07-06T10:31:00Z"/>
                <w:b/>
                <w:sz w:val="22"/>
              </w:rPr>
            </w:pPr>
            <w:del w:id="2531" w:author="ditaoktaria" w:date="2015-07-06T10:31:00Z">
              <w:r w:rsidRPr="00510F24" w:rsidDel="00494234">
                <w:rPr>
                  <w:b/>
                  <w:sz w:val="22"/>
                </w:rPr>
                <w:delText>No</w:delText>
              </w:r>
            </w:del>
          </w:p>
        </w:tc>
        <w:tc>
          <w:tcPr>
            <w:tcW w:w="2119" w:type="dxa"/>
            <w:shd w:val="clear" w:color="auto" w:fill="C0C0C0"/>
          </w:tcPr>
          <w:p w14:paraId="267DC3F8" w14:textId="090DB894" w:rsidR="008875D7" w:rsidRPr="00510F24" w:rsidDel="00494234" w:rsidRDefault="008875D7" w:rsidP="008875D7">
            <w:pPr>
              <w:ind w:firstLine="0"/>
              <w:jc w:val="center"/>
              <w:rPr>
                <w:del w:id="2532" w:author="ditaoktaria" w:date="2015-07-06T10:31:00Z"/>
                <w:b/>
                <w:sz w:val="22"/>
              </w:rPr>
            </w:pPr>
            <w:del w:id="2533" w:author="ditaoktaria" w:date="2015-07-06T10:31:00Z">
              <w:r w:rsidRPr="00510F24" w:rsidDel="00494234">
                <w:rPr>
                  <w:b/>
                  <w:sz w:val="22"/>
                </w:rPr>
                <w:delText>Nama Field</w:delText>
              </w:r>
            </w:del>
          </w:p>
        </w:tc>
        <w:tc>
          <w:tcPr>
            <w:tcW w:w="1800" w:type="dxa"/>
            <w:shd w:val="clear" w:color="auto" w:fill="C0C0C0"/>
          </w:tcPr>
          <w:p w14:paraId="41D3B731" w14:textId="6E6EADDA" w:rsidR="008875D7" w:rsidRPr="00510F24" w:rsidDel="00494234" w:rsidRDefault="008875D7" w:rsidP="008875D7">
            <w:pPr>
              <w:ind w:firstLine="0"/>
              <w:jc w:val="center"/>
              <w:rPr>
                <w:del w:id="2534" w:author="ditaoktaria" w:date="2015-07-06T10:31:00Z"/>
                <w:b/>
                <w:sz w:val="22"/>
              </w:rPr>
            </w:pPr>
            <w:del w:id="2535" w:author="ditaoktaria" w:date="2015-07-06T10:31:00Z">
              <w:r w:rsidRPr="00510F24" w:rsidDel="00494234">
                <w:rPr>
                  <w:b/>
                  <w:sz w:val="22"/>
                </w:rPr>
                <w:delText>Tipe Data</w:delText>
              </w:r>
            </w:del>
          </w:p>
        </w:tc>
        <w:tc>
          <w:tcPr>
            <w:tcW w:w="3492" w:type="dxa"/>
            <w:shd w:val="clear" w:color="auto" w:fill="C0C0C0"/>
          </w:tcPr>
          <w:p w14:paraId="7227B22F" w14:textId="271064DB" w:rsidR="008875D7" w:rsidRPr="00510F24" w:rsidDel="00494234" w:rsidRDefault="008875D7" w:rsidP="008875D7">
            <w:pPr>
              <w:ind w:firstLine="0"/>
              <w:jc w:val="center"/>
              <w:rPr>
                <w:del w:id="2536" w:author="ditaoktaria" w:date="2015-07-06T10:31:00Z"/>
                <w:b/>
                <w:sz w:val="22"/>
              </w:rPr>
            </w:pPr>
            <w:del w:id="2537" w:author="ditaoktaria" w:date="2015-07-06T10:31:00Z">
              <w:r w:rsidRPr="00510F24" w:rsidDel="00494234">
                <w:rPr>
                  <w:b/>
                  <w:sz w:val="22"/>
                </w:rPr>
                <w:delText>Keterangan</w:delText>
              </w:r>
            </w:del>
          </w:p>
        </w:tc>
      </w:tr>
      <w:tr w:rsidR="008875D7" w:rsidRPr="00510F24" w:rsidDel="00494234" w14:paraId="067DBFB7" w14:textId="6F5B246C" w:rsidTr="007B49F2">
        <w:trPr>
          <w:del w:id="2538" w:author="ditaoktaria" w:date="2015-07-06T10:31:00Z"/>
        </w:trPr>
        <w:tc>
          <w:tcPr>
            <w:tcW w:w="509" w:type="dxa"/>
          </w:tcPr>
          <w:p w14:paraId="2426C98D" w14:textId="1FDF6ABC" w:rsidR="008875D7" w:rsidRPr="00510F24" w:rsidDel="00494234" w:rsidRDefault="008875D7" w:rsidP="008875D7">
            <w:pPr>
              <w:ind w:firstLine="0"/>
              <w:jc w:val="center"/>
              <w:rPr>
                <w:del w:id="2539" w:author="ditaoktaria" w:date="2015-07-06T10:31:00Z"/>
                <w:sz w:val="22"/>
              </w:rPr>
            </w:pPr>
            <w:del w:id="2540" w:author="ditaoktaria" w:date="2015-07-06T10:31:00Z">
              <w:r w:rsidRPr="00510F24" w:rsidDel="00494234">
                <w:rPr>
                  <w:sz w:val="22"/>
                </w:rPr>
                <w:delText>1</w:delText>
              </w:r>
            </w:del>
          </w:p>
        </w:tc>
        <w:tc>
          <w:tcPr>
            <w:tcW w:w="2119" w:type="dxa"/>
          </w:tcPr>
          <w:p w14:paraId="7F0EE9E1" w14:textId="20AD5AFF" w:rsidR="008875D7" w:rsidRPr="00510F24" w:rsidDel="00494234" w:rsidRDefault="009A16B5" w:rsidP="009A16B5">
            <w:pPr>
              <w:ind w:left="-239" w:firstLine="239"/>
              <w:rPr>
                <w:del w:id="2541" w:author="ditaoktaria" w:date="2015-07-06T10:31:00Z"/>
                <w:sz w:val="22"/>
              </w:rPr>
            </w:pPr>
            <w:del w:id="2542" w:author="ditaoktaria" w:date="2015-07-06T10:31:00Z">
              <w:r w:rsidDel="00494234">
                <w:rPr>
                  <w:sz w:val="22"/>
                </w:rPr>
                <w:delText>idTeaching</w:delText>
              </w:r>
              <w:r w:rsidR="00A544AF" w:rsidDel="00494234">
                <w:rPr>
                  <w:sz w:val="22"/>
                </w:rPr>
                <w:delText xml:space="preserve"> (PK)</w:delText>
              </w:r>
            </w:del>
          </w:p>
        </w:tc>
        <w:tc>
          <w:tcPr>
            <w:tcW w:w="1800" w:type="dxa"/>
          </w:tcPr>
          <w:p w14:paraId="7A2F5DC3" w14:textId="55F38988" w:rsidR="008875D7" w:rsidRPr="00510F24" w:rsidDel="00494234" w:rsidRDefault="008875D7" w:rsidP="008875D7">
            <w:pPr>
              <w:ind w:firstLine="0"/>
              <w:rPr>
                <w:del w:id="2543" w:author="ditaoktaria" w:date="2015-07-06T10:31:00Z"/>
                <w:sz w:val="22"/>
              </w:rPr>
            </w:pPr>
            <w:del w:id="2544" w:author="ditaoktaria" w:date="2015-07-06T10:31:00Z">
              <w:r w:rsidDel="00494234">
                <w:rPr>
                  <w:sz w:val="22"/>
                </w:rPr>
                <w:delText>Integer</w:delText>
              </w:r>
            </w:del>
          </w:p>
        </w:tc>
        <w:tc>
          <w:tcPr>
            <w:tcW w:w="3492" w:type="dxa"/>
          </w:tcPr>
          <w:p w14:paraId="062CF9F4" w14:textId="1F5DDFB0" w:rsidR="008875D7" w:rsidRPr="00510F24" w:rsidDel="00494234" w:rsidRDefault="009A16B5" w:rsidP="008875D7">
            <w:pPr>
              <w:ind w:firstLine="0"/>
              <w:rPr>
                <w:del w:id="2545" w:author="ditaoktaria" w:date="2015-07-06T10:31:00Z"/>
                <w:sz w:val="22"/>
              </w:rPr>
            </w:pPr>
            <w:del w:id="2546" w:author="ditaoktaria" w:date="2015-07-06T10:31:00Z">
              <w:r w:rsidDel="00494234">
                <w:rPr>
                  <w:sz w:val="22"/>
                </w:rPr>
                <w:delText>Kode pengajaran</w:delText>
              </w:r>
              <w:r w:rsidR="00B0311F" w:rsidDel="00494234">
                <w:rPr>
                  <w:sz w:val="22"/>
                </w:rPr>
                <w:delText xml:space="preserve"> (1,2,3)</w:delText>
              </w:r>
            </w:del>
          </w:p>
        </w:tc>
      </w:tr>
      <w:tr w:rsidR="008875D7" w:rsidRPr="00510F24" w:rsidDel="00494234" w14:paraId="073D5D8C" w14:textId="6C4C9570" w:rsidTr="007B49F2">
        <w:trPr>
          <w:del w:id="2547" w:author="ditaoktaria" w:date="2015-07-06T10:31:00Z"/>
        </w:trPr>
        <w:tc>
          <w:tcPr>
            <w:tcW w:w="509" w:type="dxa"/>
          </w:tcPr>
          <w:p w14:paraId="21307A31" w14:textId="5C6AC1BA" w:rsidR="008875D7" w:rsidRPr="00510F24" w:rsidDel="00494234" w:rsidRDefault="008875D7" w:rsidP="008875D7">
            <w:pPr>
              <w:ind w:firstLine="0"/>
              <w:jc w:val="center"/>
              <w:rPr>
                <w:del w:id="2548" w:author="ditaoktaria" w:date="2015-07-06T10:31:00Z"/>
                <w:sz w:val="22"/>
              </w:rPr>
            </w:pPr>
            <w:del w:id="2549" w:author="ditaoktaria" w:date="2015-07-06T10:31:00Z">
              <w:r w:rsidDel="00494234">
                <w:rPr>
                  <w:sz w:val="22"/>
                </w:rPr>
                <w:delText>2</w:delText>
              </w:r>
            </w:del>
          </w:p>
        </w:tc>
        <w:tc>
          <w:tcPr>
            <w:tcW w:w="2119" w:type="dxa"/>
          </w:tcPr>
          <w:p w14:paraId="5BCC71CE" w14:textId="6530BCD8" w:rsidR="008875D7" w:rsidRPr="00510F24" w:rsidDel="00494234" w:rsidRDefault="00A544AF" w:rsidP="007B49F2">
            <w:pPr>
              <w:tabs>
                <w:tab w:val="right" w:pos="2443"/>
              </w:tabs>
              <w:ind w:firstLine="0"/>
              <w:rPr>
                <w:del w:id="2550" w:author="ditaoktaria" w:date="2015-07-06T10:31:00Z"/>
                <w:sz w:val="22"/>
              </w:rPr>
            </w:pPr>
            <w:del w:id="2551" w:author="ditaoktaria" w:date="2015-07-06T10:31:00Z">
              <w:r w:rsidDel="00494234">
                <w:rPr>
                  <w:sz w:val="22"/>
                </w:rPr>
                <w:delText>idCourse (FK)</w:delText>
              </w:r>
              <w:r w:rsidR="00254CD8" w:rsidDel="00494234">
                <w:rPr>
                  <w:sz w:val="22"/>
                </w:rPr>
                <w:tab/>
              </w:r>
            </w:del>
          </w:p>
        </w:tc>
        <w:tc>
          <w:tcPr>
            <w:tcW w:w="1800" w:type="dxa"/>
          </w:tcPr>
          <w:p w14:paraId="4D36DB07" w14:textId="642D4DA0" w:rsidR="008875D7" w:rsidRPr="00510F24" w:rsidDel="00494234" w:rsidRDefault="00C4143F" w:rsidP="008875D7">
            <w:pPr>
              <w:ind w:firstLine="0"/>
              <w:rPr>
                <w:del w:id="2552" w:author="ditaoktaria" w:date="2015-07-06T10:31:00Z"/>
                <w:sz w:val="22"/>
              </w:rPr>
            </w:pPr>
            <w:del w:id="2553" w:author="ditaoktaria" w:date="2015-07-06T10:31:00Z">
              <w:r w:rsidDel="00494234">
                <w:rPr>
                  <w:sz w:val="22"/>
                </w:rPr>
                <w:delText>Integer</w:delText>
              </w:r>
            </w:del>
          </w:p>
        </w:tc>
        <w:tc>
          <w:tcPr>
            <w:tcW w:w="3492" w:type="dxa"/>
          </w:tcPr>
          <w:p w14:paraId="4C7D8AA9" w14:textId="7451418C" w:rsidR="008875D7" w:rsidRPr="00510F24" w:rsidDel="00494234" w:rsidRDefault="00A544AF" w:rsidP="008875D7">
            <w:pPr>
              <w:ind w:firstLine="0"/>
              <w:rPr>
                <w:del w:id="2554" w:author="ditaoktaria" w:date="2015-07-06T10:31:00Z"/>
                <w:sz w:val="22"/>
              </w:rPr>
            </w:pPr>
            <w:del w:id="2555" w:author="ditaoktaria" w:date="2015-07-06T10:31:00Z">
              <w:r w:rsidDel="00494234">
                <w:rPr>
                  <w:sz w:val="22"/>
                </w:rPr>
                <w:delText xml:space="preserve">Kode dari mata kuliah yang menjadi </w:delText>
              </w:r>
              <w:r w:rsidDel="00494234">
                <w:rPr>
                  <w:i/>
                  <w:sz w:val="22"/>
                </w:rPr>
                <w:delText xml:space="preserve">foreign key </w:delText>
              </w:r>
              <w:r w:rsidDel="00494234">
                <w:rPr>
                  <w:sz w:val="22"/>
                </w:rPr>
                <w:delText>(1,2,3)</w:delText>
              </w:r>
            </w:del>
          </w:p>
        </w:tc>
      </w:tr>
    </w:tbl>
    <w:p w14:paraId="6BA959C1" w14:textId="3707CCBA" w:rsidR="008875D7" w:rsidRPr="009431BA" w:rsidDel="00494234" w:rsidRDefault="009431BA" w:rsidP="00875118">
      <w:pPr>
        <w:rPr>
          <w:del w:id="2556" w:author="ditaoktaria" w:date="2015-07-06T10:31:00Z"/>
        </w:rPr>
      </w:pPr>
      <w:del w:id="2557" w:author="ditaoktaria" w:date="2015-07-06T10:31:00Z">
        <w:r w:rsidDel="00494234">
          <w:delText xml:space="preserve">Entitas </w:delText>
        </w:r>
        <w:r w:rsidDel="00494234">
          <w:rPr>
            <w:i/>
          </w:rPr>
          <w:delText xml:space="preserve">Lecturer_Team </w:delText>
        </w:r>
        <w:r w:rsidDel="00494234">
          <w:delText xml:space="preserve">merepresentasikan tabel </w:delText>
        </w:r>
        <w:r w:rsidDel="00494234">
          <w:rPr>
            <w:i/>
          </w:rPr>
          <w:delText xml:space="preserve">Lecturer_Team </w:delText>
        </w:r>
        <w:r w:rsidDel="00494234">
          <w:delText xml:space="preserve">pada basis data yang berisi kode </w:delText>
        </w:r>
        <w:r w:rsidDel="00494234">
          <w:rPr>
            <w:i/>
          </w:rPr>
          <w:delText>Lecturer_Team</w:delText>
        </w:r>
        <w:r w:rsidDel="00494234">
          <w:delText xml:space="preserve">, kode </w:delText>
        </w:r>
        <w:r w:rsidDel="00494234">
          <w:rPr>
            <w:i/>
          </w:rPr>
          <w:delText xml:space="preserve">Teaching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tabel </w:delText>
        </w:r>
        <w:r w:rsidDel="00494234">
          <w:rPr>
            <w:i/>
          </w:rPr>
          <w:delText>Teaching</w:delText>
        </w:r>
        <w:r w:rsidDel="00494234">
          <w:delText xml:space="preserve">, dan kode </w:delText>
        </w:r>
        <w:r w:rsidDel="00494234">
          <w:rPr>
            <w:i/>
          </w:rPr>
          <w:delText xml:space="preserve">Lecturer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w:delText>
        </w:r>
        <w:r w:rsidR="000E080A" w:rsidDel="00494234">
          <w:delText>T</w:delText>
        </w:r>
        <w:r w:rsidDel="00494234">
          <w:delText xml:space="preserve">abel </w:delText>
        </w:r>
        <w:r w:rsidDel="00494234">
          <w:rPr>
            <w:i/>
          </w:rPr>
          <w:delText>Lecturer</w:delText>
        </w:r>
        <w:r w:rsidDel="00494234">
          <w:delText>.</w:delText>
        </w:r>
      </w:del>
    </w:p>
    <w:p w14:paraId="0A883470" w14:textId="6049576D" w:rsidR="006035CF" w:rsidRPr="007B49F2" w:rsidDel="00494234" w:rsidRDefault="006035CF" w:rsidP="007B49F2">
      <w:pPr>
        <w:pStyle w:val="Caption"/>
        <w:keepNext/>
        <w:rPr>
          <w:del w:id="2558" w:author="ditaoktaria" w:date="2015-07-06T10:31:00Z"/>
          <w:i/>
        </w:rPr>
      </w:pPr>
      <w:del w:id="2559"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16</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Lecturer</w:delText>
        </w:r>
        <w:r w:rsidR="009431BA" w:rsidDel="00494234">
          <w:rPr>
            <w:b w:val="0"/>
            <w:i/>
          </w:rPr>
          <w:delText>_</w:delText>
        </w:r>
        <w:r w:rsidDel="00494234">
          <w:rPr>
            <w:b w:val="0"/>
            <w:i/>
          </w:rPr>
          <w:delText>Team</w:delText>
        </w:r>
      </w:del>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rsidDel="00494234" w14:paraId="3BF01225" w14:textId="75606399" w:rsidTr="007B49F2">
        <w:trPr>
          <w:del w:id="2560" w:author="ditaoktaria" w:date="2015-07-06T10:31:00Z"/>
        </w:trPr>
        <w:tc>
          <w:tcPr>
            <w:tcW w:w="509" w:type="dxa"/>
            <w:shd w:val="clear" w:color="auto" w:fill="C0C0C0"/>
          </w:tcPr>
          <w:p w14:paraId="77001BD6" w14:textId="78ABCC62" w:rsidR="00815DA1" w:rsidRPr="00510F24" w:rsidDel="00494234" w:rsidRDefault="00815DA1" w:rsidP="004D023B">
            <w:pPr>
              <w:ind w:firstLine="0"/>
              <w:jc w:val="center"/>
              <w:rPr>
                <w:del w:id="2561" w:author="ditaoktaria" w:date="2015-07-06T10:31:00Z"/>
                <w:b/>
                <w:sz w:val="22"/>
              </w:rPr>
            </w:pPr>
            <w:del w:id="2562" w:author="ditaoktaria" w:date="2015-07-06T10:31:00Z">
              <w:r w:rsidRPr="00510F24" w:rsidDel="00494234">
                <w:rPr>
                  <w:b/>
                  <w:sz w:val="22"/>
                </w:rPr>
                <w:delText>No</w:delText>
              </w:r>
            </w:del>
          </w:p>
        </w:tc>
        <w:tc>
          <w:tcPr>
            <w:tcW w:w="2119" w:type="dxa"/>
            <w:shd w:val="clear" w:color="auto" w:fill="C0C0C0"/>
          </w:tcPr>
          <w:p w14:paraId="5A38E9C9" w14:textId="71CCB8FF" w:rsidR="00815DA1" w:rsidRPr="00510F24" w:rsidDel="00494234" w:rsidRDefault="00815DA1" w:rsidP="004D023B">
            <w:pPr>
              <w:ind w:firstLine="0"/>
              <w:jc w:val="center"/>
              <w:rPr>
                <w:del w:id="2563" w:author="ditaoktaria" w:date="2015-07-06T10:31:00Z"/>
                <w:b/>
                <w:sz w:val="22"/>
              </w:rPr>
            </w:pPr>
            <w:del w:id="2564" w:author="ditaoktaria" w:date="2015-07-06T10:31:00Z">
              <w:r w:rsidRPr="00510F24" w:rsidDel="00494234">
                <w:rPr>
                  <w:b/>
                  <w:sz w:val="22"/>
                </w:rPr>
                <w:delText>Nama Field</w:delText>
              </w:r>
            </w:del>
          </w:p>
        </w:tc>
        <w:tc>
          <w:tcPr>
            <w:tcW w:w="1800" w:type="dxa"/>
            <w:shd w:val="clear" w:color="auto" w:fill="C0C0C0"/>
          </w:tcPr>
          <w:p w14:paraId="546DA666" w14:textId="55E1EFF8" w:rsidR="00815DA1" w:rsidRPr="00510F24" w:rsidDel="00494234" w:rsidRDefault="00815DA1" w:rsidP="004D023B">
            <w:pPr>
              <w:ind w:firstLine="0"/>
              <w:jc w:val="center"/>
              <w:rPr>
                <w:del w:id="2565" w:author="ditaoktaria" w:date="2015-07-06T10:31:00Z"/>
                <w:b/>
                <w:sz w:val="22"/>
              </w:rPr>
            </w:pPr>
            <w:del w:id="2566" w:author="ditaoktaria" w:date="2015-07-06T10:31:00Z">
              <w:r w:rsidRPr="00510F24" w:rsidDel="00494234">
                <w:rPr>
                  <w:b/>
                  <w:sz w:val="22"/>
                </w:rPr>
                <w:delText>Tipe Data</w:delText>
              </w:r>
            </w:del>
          </w:p>
        </w:tc>
        <w:tc>
          <w:tcPr>
            <w:tcW w:w="3492" w:type="dxa"/>
            <w:shd w:val="clear" w:color="auto" w:fill="C0C0C0"/>
          </w:tcPr>
          <w:p w14:paraId="0D9583DB" w14:textId="57BFD522" w:rsidR="00815DA1" w:rsidRPr="00510F24" w:rsidDel="00494234" w:rsidRDefault="00815DA1" w:rsidP="004D023B">
            <w:pPr>
              <w:ind w:firstLine="0"/>
              <w:jc w:val="center"/>
              <w:rPr>
                <w:del w:id="2567" w:author="ditaoktaria" w:date="2015-07-06T10:31:00Z"/>
                <w:b/>
                <w:sz w:val="22"/>
              </w:rPr>
            </w:pPr>
            <w:del w:id="2568" w:author="ditaoktaria" w:date="2015-07-06T10:31:00Z">
              <w:r w:rsidRPr="00510F24" w:rsidDel="00494234">
                <w:rPr>
                  <w:b/>
                  <w:sz w:val="22"/>
                </w:rPr>
                <w:delText>Keterangan</w:delText>
              </w:r>
            </w:del>
          </w:p>
        </w:tc>
      </w:tr>
      <w:tr w:rsidR="00815DA1" w:rsidRPr="00510F24" w:rsidDel="00494234" w14:paraId="31A005C3" w14:textId="0AD98965" w:rsidTr="007B49F2">
        <w:trPr>
          <w:del w:id="2569" w:author="ditaoktaria" w:date="2015-07-06T10:31:00Z"/>
        </w:trPr>
        <w:tc>
          <w:tcPr>
            <w:tcW w:w="509" w:type="dxa"/>
          </w:tcPr>
          <w:p w14:paraId="03F4E804" w14:textId="0DD9D427" w:rsidR="00815DA1" w:rsidRPr="00510F24" w:rsidDel="00494234" w:rsidRDefault="00815DA1" w:rsidP="004D023B">
            <w:pPr>
              <w:ind w:firstLine="0"/>
              <w:jc w:val="center"/>
              <w:rPr>
                <w:del w:id="2570" w:author="ditaoktaria" w:date="2015-07-06T10:31:00Z"/>
                <w:sz w:val="22"/>
              </w:rPr>
            </w:pPr>
            <w:del w:id="2571" w:author="ditaoktaria" w:date="2015-07-06T10:31:00Z">
              <w:r w:rsidRPr="00510F24" w:rsidDel="00494234">
                <w:rPr>
                  <w:sz w:val="22"/>
                </w:rPr>
                <w:delText>1</w:delText>
              </w:r>
            </w:del>
          </w:p>
        </w:tc>
        <w:tc>
          <w:tcPr>
            <w:tcW w:w="2119" w:type="dxa"/>
          </w:tcPr>
          <w:p w14:paraId="65759B5F" w14:textId="33B68215" w:rsidR="00815DA1" w:rsidRPr="00510F24" w:rsidDel="00494234" w:rsidRDefault="00C4143F" w:rsidP="004D023B">
            <w:pPr>
              <w:ind w:left="-239" w:firstLine="239"/>
              <w:rPr>
                <w:del w:id="2572" w:author="ditaoktaria" w:date="2015-07-06T10:31:00Z"/>
                <w:sz w:val="22"/>
              </w:rPr>
            </w:pPr>
            <w:del w:id="2573" w:author="ditaoktaria" w:date="2015-07-06T10:31:00Z">
              <w:r w:rsidDel="00494234">
                <w:rPr>
                  <w:sz w:val="22"/>
                </w:rPr>
                <w:delText>idLecture</w:delText>
              </w:r>
              <w:r w:rsidR="001F0286" w:rsidDel="00494234">
                <w:rPr>
                  <w:sz w:val="22"/>
                </w:rPr>
                <w:delText>r</w:delText>
              </w:r>
              <w:r w:rsidDel="00494234">
                <w:rPr>
                  <w:sz w:val="22"/>
                </w:rPr>
                <w:delText>Team</w:delText>
              </w:r>
            </w:del>
          </w:p>
        </w:tc>
        <w:tc>
          <w:tcPr>
            <w:tcW w:w="1800" w:type="dxa"/>
          </w:tcPr>
          <w:p w14:paraId="6BD67502" w14:textId="24D2507E" w:rsidR="00815DA1" w:rsidRPr="00510F24" w:rsidDel="00494234" w:rsidRDefault="00815DA1" w:rsidP="004D023B">
            <w:pPr>
              <w:ind w:firstLine="0"/>
              <w:rPr>
                <w:del w:id="2574" w:author="ditaoktaria" w:date="2015-07-06T10:31:00Z"/>
                <w:sz w:val="22"/>
              </w:rPr>
            </w:pPr>
            <w:del w:id="2575" w:author="ditaoktaria" w:date="2015-07-06T10:31:00Z">
              <w:r w:rsidDel="00494234">
                <w:rPr>
                  <w:sz w:val="22"/>
                </w:rPr>
                <w:delText>Integer</w:delText>
              </w:r>
            </w:del>
          </w:p>
        </w:tc>
        <w:tc>
          <w:tcPr>
            <w:tcW w:w="3492" w:type="dxa"/>
          </w:tcPr>
          <w:p w14:paraId="1D53C457" w14:textId="7D7EF713" w:rsidR="00815DA1" w:rsidRPr="00510F24" w:rsidDel="00494234" w:rsidRDefault="00815DA1" w:rsidP="004D023B">
            <w:pPr>
              <w:ind w:firstLine="0"/>
              <w:rPr>
                <w:del w:id="2576" w:author="ditaoktaria" w:date="2015-07-06T10:31:00Z"/>
                <w:sz w:val="22"/>
              </w:rPr>
            </w:pPr>
            <w:del w:id="2577" w:author="ditaoktaria" w:date="2015-07-06T10:31:00Z">
              <w:r w:rsidDel="00494234">
                <w:rPr>
                  <w:sz w:val="22"/>
                </w:rPr>
                <w:delText>Kode dari pengguna (1,2,3)</w:delText>
              </w:r>
            </w:del>
          </w:p>
        </w:tc>
      </w:tr>
      <w:tr w:rsidR="00815DA1" w:rsidRPr="00510F24" w:rsidDel="00494234" w14:paraId="02FFB3A1" w14:textId="3759A134" w:rsidTr="007B49F2">
        <w:trPr>
          <w:del w:id="2578" w:author="ditaoktaria" w:date="2015-07-06T10:31:00Z"/>
        </w:trPr>
        <w:tc>
          <w:tcPr>
            <w:tcW w:w="509" w:type="dxa"/>
          </w:tcPr>
          <w:p w14:paraId="6309E09B" w14:textId="6AD19EB5" w:rsidR="00815DA1" w:rsidRPr="00510F24" w:rsidDel="00494234" w:rsidRDefault="00815DA1" w:rsidP="004D023B">
            <w:pPr>
              <w:ind w:firstLine="0"/>
              <w:jc w:val="center"/>
              <w:rPr>
                <w:del w:id="2579" w:author="ditaoktaria" w:date="2015-07-06T10:31:00Z"/>
                <w:sz w:val="22"/>
              </w:rPr>
            </w:pPr>
            <w:del w:id="2580" w:author="ditaoktaria" w:date="2015-07-06T10:31:00Z">
              <w:r w:rsidDel="00494234">
                <w:rPr>
                  <w:sz w:val="22"/>
                </w:rPr>
                <w:delText>2</w:delText>
              </w:r>
            </w:del>
          </w:p>
        </w:tc>
        <w:tc>
          <w:tcPr>
            <w:tcW w:w="2119" w:type="dxa"/>
          </w:tcPr>
          <w:p w14:paraId="0CFA8130" w14:textId="6B94C80C" w:rsidR="00815DA1" w:rsidRPr="00510F24" w:rsidDel="00494234" w:rsidRDefault="00C4143F" w:rsidP="004D023B">
            <w:pPr>
              <w:ind w:firstLine="0"/>
              <w:rPr>
                <w:del w:id="2581" w:author="ditaoktaria" w:date="2015-07-06T10:31:00Z"/>
                <w:sz w:val="22"/>
              </w:rPr>
            </w:pPr>
            <w:del w:id="2582" w:author="ditaoktaria" w:date="2015-07-06T10:31:00Z">
              <w:r w:rsidDel="00494234">
                <w:rPr>
                  <w:sz w:val="22"/>
                </w:rPr>
                <w:delText>idTeaching</w:delText>
              </w:r>
            </w:del>
          </w:p>
        </w:tc>
        <w:tc>
          <w:tcPr>
            <w:tcW w:w="1800" w:type="dxa"/>
          </w:tcPr>
          <w:p w14:paraId="013AD0FA" w14:textId="271E82B0" w:rsidR="00815DA1" w:rsidRPr="00510F24" w:rsidDel="00494234" w:rsidRDefault="00C4143F" w:rsidP="004D023B">
            <w:pPr>
              <w:ind w:firstLine="0"/>
              <w:rPr>
                <w:del w:id="2583" w:author="ditaoktaria" w:date="2015-07-06T10:31:00Z"/>
                <w:sz w:val="22"/>
              </w:rPr>
            </w:pPr>
            <w:del w:id="2584" w:author="ditaoktaria" w:date="2015-07-06T10:31:00Z">
              <w:r w:rsidDel="00494234">
                <w:rPr>
                  <w:sz w:val="22"/>
                </w:rPr>
                <w:delText>Integer</w:delText>
              </w:r>
            </w:del>
          </w:p>
        </w:tc>
        <w:tc>
          <w:tcPr>
            <w:tcW w:w="3492" w:type="dxa"/>
          </w:tcPr>
          <w:p w14:paraId="486FC5AF" w14:textId="45BB23CF" w:rsidR="00815DA1" w:rsidRPr="00510F24" w:rsidDel="00494234" w:rsidRDefault="00C4143F" w:rsidP="00C4143F">
            <w:pPr>
              <w:ind w:firstLine="0"/>
              <w:rPr>
                <w:del w:id="2585" w:author="ditaoktaria" w:date="2015-07-06T10:31:00Z"/>
                <w:sz w:val="22"/>
              </w:rPr>
            </w:pPr>
            <w:del w:id="2586" w:author="ditaoktaria" w:date="2015-07-06T10:31:00Z">
              <w:r w:rsidDel="00494234">
                <w:rPr>
                  <w:sz w:val="22"/>
                </w:rPr>
                <w:delText>Kode pengajaran dari tabel Teaching</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Lecturer_Team</w:delText>
              </w:r>
            </w:del>
          </w:p>
        </w:tc>
      </w:tr>
      <w:tr w:rsidR="00815DA1" w:rsidRPr="00510F24" w:rsidDel="00494234" w14:paraId="2879C509" w14:textId="326F0F08" w:rsidTr="007B49F2">
        <w:trPr>
          <w:del w:id="2587" w:author="ditaoktaria" w:date="2015-07-06T10:31:00Z"/>
        </w:trPr>
        <w:tc>
          <w:tcPr>
            <w:tcW w:w="509" w:type="dxa"/>
          </w:tcPr>
          <w:p w14:paraId="269AD964" w14:textId="41625E6F" w:rsidR="00815DA1" w:rsidRPr="00510F24" w:rsidDel="00494234" w:rsidRDefault="00815DA1" w:rsidP="004D023B">
            <w:pPr>
              <w:ind w:firstLine="0"/>
              <w:jc w:val="center"/>
              <w:rPr>
                <w:del w:id="2588" w:author="ditaoktaria" w:date="2015-07-06T10:31:00Z"/>
                <w:sz w:val="22"/>
              </w:rPr>
            </w:pPr>
            <w:del w:id="2589" w:author="ditaoktaria" w:date="2015-07-06T10:31:00Z">
              <w:r w:rsidDel="00494234">
                <w:rPr>
                  <w:sz w:val="22"/>
                </w:rPr>
                <w:delText>3</w:delText>
              </w:r>
            </w:del>
          </w:p>
        </w:tc>
        <w:tc>
          <w:tcPr>
            <w:tcW w:w="2119" w:type="dxa"/>
          </w:tcPr>
          <w:p w14:paraId="1D92AA1F" w14:textId="6DB32CD7" w:rsidR="00815DA1" w:rsidRPr="00510F24" w:rsidDel="00494234" w:rsidRDefault="00C4143F" w:rsidP="004D023B">
            <w:pPr>
              <w:ind w:firstLine="0"/>
              <w:rPr>
                <w:del w:id="2590" w:author="ditaoktaria" w:date="2015-07-06T10:31:00Z"/>
                <w:sz w:val="22"/>
              </w:rPr>
            </w:pPr>
            <w:del w:id="2591" w:author="ditaoktaria" w:date="2015-07-06T10:31:00Z">
              <w:r w:rsidDel="00494234">
                <w:rPr>
                  <w:sz w:val="22"/>
                </w:rPr>
                <w:delText>idLecturer</w:delText>
              </w:r>
            </w:del>
          </w:p>
        </w:tc>
        <w:tc>
          <w:tcPr>
            <w:tcW w:w="1800" w:type="dxa"/>
          </w:tcPr>
          <w:p w14:paraId="1E953B1C" w14:textId="6BC0A64F" w:rsidR="00815DA1" w:rsidRPr="00510F24" w:rsidDel="00494234" w:rsidRDefault="00C4143F" w:rsidP="004D023B">
            <w:pPr>
              <w:ind w:firstLine="0"/>
              <w:rPr>
                <w:del w:id="2592" w:author="ditaoktaria" w:date="2015-07-06T10:31:00Z"/>
                <w:sz w:val="22"/>
              </w:rPr>
            </w:pPr>
            <w:del w:id="2593" w:author="ditaoktaria" w:date="2015-07-06T10:31:00Z">
              <w:r w:rsidDel="00494234">
                <w:rPr>
                  <w:sz w:val="22"/>
                </w:rPr>
                <w:delText>Integer</w:delText>
              </w:r>
            </w:del>
          </w:p>
        </w:tc>
        <w:tc>
          <w:tcPr>
            <w:tcW w:w="3492" w:type="dxa"/>
          </w:tcPr>
          <w:p w14:paraId="5E095E76" w14:textId="37181875" w:rsidR="00815DA1" w:rsidRPr="00510F24" w:rsidDel="00494234" w:rsidRDefault="00C4143F" w:rsidP="007B49F2">
            <w:pPr>
              <w:ind w:firstLine="0"/>
              <w:jc w:val="left"/>
              <w:rPr>
                <w:del w:id="2594" w:author="ditaoktaria" w:date="2015-07-06T10:31:00Z"/>
                <w:sz w:val="22"/>
              </w:rPr>
            </w:pPr>
            <w:del w:id="2595" w:author="ditaoktaria" w:date="2015-07-06T10:31:00Z">
              <w:r w:rsidDel="00494234">
                <w:rPr>
                  <w:sz w:val="22"/>
                </w:rPr>
                <w:delText>Kode pengguna dari tabel Lecturer</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LecturerTeam</w:delText>
              </w:r>
            </w:del>
          </w:p>
        </w:tc>
      </w:tr>
    </w:tbl>
    <w:p w14:paraId="2FF8CDE8" w14:textId="77777777" w:rsidR="00815DA1" w:rsidRPr="00AA62E7" w:rsidRDefault="00815DA1" w:rsidP="008875D7">
      <w:pPr>
        <w:ind w:firstLine="0"/>
      </w:pPr>
    </w:p>
    <w:p w14:paraId="580A612C" w14:textId="54326E36" w:rsidR="00122119" w:rsidRDefault="00122119" w:rsidP="00565D1B">
      <w:pPr>
        <w:pStyle w:val="Heading5"/>
        <w:numPr>
          <w:ilvl w:val="0"/>
          <w:numId w:val="55"/>
        </w:numPr>
        <w:ind w:left="720" w:hanging="720"/>
        <w:rPr>
          <w:i/>
        </w:rPr>
      </w:pPr>
      <w:commentRangeStart w:id="2596"/>
      <w:r>
        <w:t xml:space="preserve">Perancangan </w:t>
      </w:r>
      <w:r>
        <w:rPr>
          <w:i/>
        </w:rPr>
        <w:t>Activity Diagram</w:t>
      </w:r>
      <w:commentRangeEnd w:id="2596"/>
      <w:r w:rsidR="00512B14">
        <w:rPr>
          <w:rStyle w:val="CommentReference"/>
          <w:rFonts w:eastAsia="Calibri"/>
          <w:b w:val="0"/>
        </w:rPr>
        <w:commentReference w:id="2596"/>
      </w:r>
    </w:p>
    <w:p w14:paraId="3F80FED4" w14:textId="19562EB8" w:rsidR="00E72982" w:rsidRDefault="00D45CF6" w:rsidP="00E72982">
      <w:pPr>
        <w:rPr>
          <w:ins w:id="2597" w:author="ditaoktaria" w:date="2015-07-06T17:12:00Z"/>
          <w:rFonts w:eastAsia="Times New Roman"/>
          <w:szCs w:val="20"/>
        </w:rPr>
      </w:pPr>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 xml:space="preserve">yang telah </w:t>
      </w:r>
      <w:r w:rsidR="00E72982">
        <w:rPr>
          <w:rFonts w:eastAsia="Times New Roman"/>
          <w:szCs w:val="20"/>
        </w:rPr>
        <w:t>dibuat sebelumnya.</w:t>
      </w:r>
    </w:p>
    <w:p w14:paraId="58757C79" w14:textId="77777777" w:rsidR="006550CB" w:rsidRDefault="006550CB" w:rsidP="006550CB">
      <w:pPr>
        <w:pStyle w:val="Heading6"/>
        <w:numPr>
          <w:ilvl w:val="0"/>
          <w:numId w:val="58"/>
        </w:numPr>
        <w:ind w:left="720"/>
        <w:rPr>
          <w:ins w:id="2598" w:author="ditaoktaria" w:date="2015-07-06T17:12:00Z"/>
        </w:rPr>
      </w:pPr>
      <w:ins w:id="2599" w:author="ditaoktaria" w:date="2015-07-06T17:12:00Z">
        <w:r>
          <w:rPr>
            <w:i/>
          </w:rPr>
          <w:t xml:space="preserve">Activity Diagram </w:t>
        </w:r>
        <w:r>
          <w:t>Kelola Akun</w:t>
        </w:r>
      </w:ins>
    </w:p>
    <w:p w14:paraId="3F486C74" w14:textId="2E352219" w:rsidR="006550CB" w:rsidRDefault="006550CB" w:rsidP="006550CB">
      <w:pPr>
        <w:rPr>
          <w:rFonts w:eastAsia="Times New Roman"/>
          <w:szCs w:val="20"/>
        </w:rPr>
      </w:pPr>
      <w:ins w:id="2600" w:author="ditaoktaria" w:date="2015-07-06T17:12:00Z">
        <w:r>
          <w:rPr>
            <w:i/>
          </w:rPr>
          <w:t xml:space="preserve">Activity diagram </w:t>
        </w:r>
        <w:r>
          <w:t>kelola akun</w:t>
        </w:r>
        <w:r>
          <w:rPr>
            <w:i/>
          </w:rPr>
          <w:t xml:space="preserve"> </w:t>
        </w:r>
        <w:r>
          <w:t xml:space="preserve">dibuat sesuai dengan skenario pada </w:t>
        </w:r>
        <w:r>
          <w:rPr>
            <w:i/>
          </w:rPr>
          <w:t xml:space="preserve">use case </w:t>
        </w:r>
        <w:r>
          <w:t>kelola akun</w:t>
        </w:r>
        <w:r>
          <w:rPr>
            <w:i/>
          </w:rPr>
          <w:t xml:space="preserve"> </w:t>
        </w:r>
        <w:r>
          <w:t xml:space="preserve">yang ditunjukkan pada Tabel 4.3. Dalam Gambar 4.8 ditunjukkan interaksi yang dilakukan oleh pengguna dan sistem dalam melakukan aktifitas kelola akun, yaitu diawali ketika pengguna melakukan login dan memilih menu akun, selanjutnya sistem akan mengambil data akun lalu menampilkan data akun dan menu </w:t>
        </w:r>
        <w:r>
          <w:rPr>
            <w:i/>
          </w:rPr>
          <w:t xml:space="preserve">edit </w:t>
        </w:r>
        <w:r>
          <w:t>akun.</w:t>
        </w:r>
      </w:ins>
    </w:p>
    <w:p w14:paraId="4BBE5071" w14:textId="53F56437" w:rsidR="00E72982" w:rsidDel="006550CB" w:rsidRDefault="00E72982" w:rsidP="00E72982">
      <w:pPr>
        <w:pStyle w:val="Heading6"/>
        <w:numPr>
          <w:ilvl w:val="0"/>
          <w:numId w:val="58"/>
        </w:numPr>
        <w:ind w:left="720"/>
        <w:rPr>
          <w:del w:id="2601" w:author="ditaoktaria" w:date="2015-07-06T17:12:00Z"/>
        </w:rPr>
      </w:pPr>
      <w:del w:id="2602" w:author="ditaoktaria" w:date="2015-07-06T17:12:00Z">
        <w:r w:rsidDel="006550CB">
          <w:rPr>
            <w:i/>
          </w:rPr>
          <w:delText xml:space="preserve">Activity Diagram </w:delText>
        </w:r>
        <w:r w:rsidDel="006550CB">
          <w:delText>Kelola Akun</w:delText>
        </w:r>
      </w:del>
    </w:p>
    <w:p w14:paraId="1A4B09A9" w14:textId="7117F615" w:rsidR="00E72982" w:rsidRPr="00E72982" w:rsidRDefault="00E72982" w:rsidP="00E72982">
      <w:pPr>
        <w:keepNext/>
        <w:ind w:firstLine="709"/>
      </w:pPr>
      <w:del w:id="2603" w:author="ditaoktaria" w:date="2015-07-06T17:12:00Z">
        <w:r w:rsidDel="006550CB">
          <w:rPr>
            <w:i/>
          </w:rPr>
          <w:delText xml:space="preserve">Activity diagram </w:delText>
        </w:r>
        <w:r w:rsidDel="006550CB">
          <w:delText>kelola akun</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akun</w:delText>
        </w:r>
        <w:r w:rsidDel="006550CB">
          <w:rPr>
            <w:i/>
          </w:rPr>
          <w:delText xml:space="preserve"> </w:delText>
        </w:r>
        <w:r w:rsidDel="006550CB">
          <w:delText>yang ditunjukkan pada Tabel 4.</w:delText>
        </w:r>
      </w:del>
      <w:del w:id="2604" w:author="ditaoktaria" w:date="2015-07-06T10:33:00Z">
        <w:r w:rsidDel="00494234">
          <w:delText>5</w:delText>
        </w:r>
      </w:del>
      <w:del w:id="2605" w:author="ditaoktaria" w:date="2015-07-06T10:34:00Z">
        <w:r w:rsidDel="00494234">
          <w:delText xml:space="preserve">. </w:delText>
        </w:r>
      </w:del>
      <w:del w:id="2606" w:author="ditaoktaria" w:date="2015-07-06T17:12:00Z">
        <w:r w:rsidDel="006550CB">
          <w:delText>Dalam Gambar 4.</w:delText>
        </w:r>
      </w:del>
      <w:del w:id="2607" w:author="ditaoktaria" w:date="2015-07-06T10:34:00Z">
        <w:r w:rsidDel="00494234">
          <w:delText>5</w:delText>
        </w:r>
      </w:del>
      <w:del w:id="2608" w:author="ditaoktaria" w:date="2015-07-06T17:12:00Z">
        <w:r w:rsidDel="006550CB">
          <w:delText xml:space="preserve"> ditunjukkan interaksi yang dilakukan oleh pengguna dan sistem dalam melakukan aktifitas kelola akun, yaitu diawali ketika pengguna melakukan login dan memilih menu akun, selanjutnya sistem akan mengambil data akun lalu menampilkan data akun dan menu </w:delText>
        </w:r>
        <w:r w:rsidDel="006550CB">
          <w:rPr>
            <w:i/>
          </w:rPr>
          <w:delText xml:space="preserve">edit </w:delText>
        </w:r>
        <w:r w:rsidDel="006550CB">
          <w:delText>akun.</w:delText>
        </w:r>
      </w:del>
    </w:p>
    <w:p w14:paraId="383FAC63" w14:textId="77777777" w:rsidR="00E72982" w:rsidRDefault="00E72982" w:rsidP="00E72982">
      <w:pPr>
        <w:keepNext/>
        <w:ind w:firstLine="0"/>
        <w:jc w:val="center"/>
      </w:pPr>
      <w:r>
        <w:rPr>
          <w:noProof/>
        </w:rPr>
        <w:drawing>
          <wp:inline distT="0" distB="0" distL="0" distR="0" wp14:anchorId="21DA6A86" wp14:editId="311F4AD8">
            <wp:extent cx="4953000" cy="500351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Akun.png"/>
                    <pic:cNvPicPr/>
                  </pic:nvPicPr>
                  <pic:blipFill rotWithShape="1">
                    <a:blip r:embed="rId40">
                      <a:extLst>
                        <a:ext uri="{28A0092B-C50C-407E-A947-70E740481C1C}">
                          <a14:useLocalDpi xmlns:a14="http://schemas.microsoft.com/office/drawing/2010/main" val="0"/>
                        </a:ext>
                      </a:extLst>
                    </a:blip>
                    <a:srcRect b="3188"/>
                    <a:stretch/>
                  </pic:blipFill>
                  <pic:spPr bwMode="auto">
                    <a:xfrm>
                      <a:off x="0" y="0"/>
                      <a:ext cx="4953000" cy="5003514"/>
                    </a:xfrm>
                    <a:prstGeom prst="rect">
                      <a:avLst/>
                    </a:prstGeom>
                    <a:ln>
                      <a:noFill/>
                    </a:ln>
                    <a:extLst>
                      <a:ext uri="{53640926-AAD7-44d8-BBD7-CCE9431645EC}">
                        <a14:shadowObscured xmlns:a14="http://schemas.microsoft.com/office/drawing/2010/main"/>
                      </a:ext>
                    </a:extLst>
                  </pic:spPr>
                </pic:pic>
              </a:graphicData>
            </a:graphic>
          </wp:inline>
        </w:drawing>
      </w:r>
    </w:p>
    <w:p w14:paraId="6C194C64" w14:textId="0BA73AC4" w:rsidR="00D03603" w:rsidRPr="00E72982" w:rsidDel="00494234" w:rsidRDefault="00E72982" w:rsidP="00E72982">
      <w:pPr>
        <w:pStyle w:val="Caption"/>
        <w:rPr>
          <w:del w:id="2609" w:author="ditaoktaria" w:date="2015-07-06T10:32:00Z"/>
          <w:b w:val="0"/>
        </w:rPr>
      </w:pPr>
      <w:bookmarkStart w:id="2610" w:name="_Toc297822209"/>
      <w:r>
        <w:t xml:space="preserve">Gambar 4. </w:t>
      </w:r>
      <w:r w:rsidR="00783124">
        <w:fldChar w:fldCharType="begin"/>
      </w:r>
      <w:r w:rsidR="00783124">
        <w:rPr>
          <w:b w:val="0"/>
          <w:iCs w:val="0"/>
        </w:rPr>
        <w:instrText xml:space="preserve"> SEQ Gambar_4. \* ARABIC </w:instrText>
      </w:r>
      <w:r w:rsidR="00783124">
        <w:fldChar w:fldCharType="separate"/>
      </w:r>
      <w:r>
        <w:rPr>
          <w:noProof/>
        </w:rPr>
        <w:t>8</w:t>
      </w:r>
      <w:r w:rsidR="00783124">
        <w:rPr>
          <w:noProof/>
        </w:rPr>
        <w:fldChar w:fldCharType="end"/>
      </w:r>
      <w:r>
        <w:t xml:space="preserve"> </w:t>
      </w:r>
      <w:r>
        <w:rPr>
          <w:b w:val="0"/>
          <w:i/>
        </w:rPr>
        <w:t xml:space="preserve">Activity Diagram </w:t>
      </w:r>
      <w:r>
        <w:rPr>
          <w:b w:val="0"/>
        </w:rPr>
        <w:t>Kelola Akun</w:t>
      </w:r>
      <w:bookmarkEnd w:id="2610"/>
      <w:del w:id="2611" w:author="ditaoktaria" w:date="2015-07-06T10:32:00Z">
        <w:r w:rsidR="00A27234" w:rsidDel="00494234">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r w:rsidR="00AC2D5F" w:rsidDel="00494234">
          <w:rPr>
            <w:noProof/>
          </w:rPr>
          <w:delText>6</w:delText>
        </w:r>
        <w:r w:rsidR="007E28E8" w:rsidDel="00494234">
          <w:rPr>
            <w:noProof/>
          </w:rPr>
          <w:fldChar w:fldCharType="end"/>
        </w:r>
        <w:r w:rsidR="00A27234" w:rsidDel="00494234">
          <w:delText xml:space="preserve"> </w:delText>
        </w:r>
        <w:r w:rsidR="00A27234" w:rsidDel="00494234">
          <w:rPr>
            <w:b w:val="0"/>
            <w:i/>
          </w:rPr>
          <w:delText xml:space="preserve">Activity Diagram </w:delText>
        </w:r>
        <w:r w:rsidR="00A27234" w:rsidDel="00494234">
          <w:rPr>
            <w:b w:val="0"/>
          </w:rPr>
          <w:delText>Kelola Aku</w:delText>
        </w:r>
        <w:r w:rsidR="00D03603" w:rsidDel="00494234">
          <w:rPr>
            <w:b w:val="0"/>
          </w:rPr>
          <w:delText>n</w:delText>
        </w:r>
      </w:del>
    </w:p>
    <w:p w14:paraId="0559DFCB" w14:textId="5F1B6BAF" w:rsidR="0028068D" w:rsidRPr="0028068D" w:rsidRDefault="0028068D" w:rsidP="00E72982">
      <w:pPr>
        <w:pStyle w:val="Caption"/>
      </w:pPr>
    </w:p>
    <w:p w14:paraId="06094B52" w14:textId="7C1163D7" w:rsidR="007B328C" w:rsidDel="00E34166" w:rsidRDefault="007B328C" w:rsidP="00565D1B">
      <w:pPr>
        <w:pStyle w:val="Heading6"/>
        <w:numPr>
          <w:ilvl w:val="0"/>
          <w:numId w:val="58"/>
        </w:numPr>
        <w:ind w:left="720"/>
        <w:rPr>
          <w:del w:id="2612" w:author="ditaoktaria" w:date="2015-06-23T14:56:00Z"/>
        </w:rPr>
      </w:pPr>
      <w:del w:id="2613" w:author="ditaoktaria" w:date="2015-06-26T14:26:00Z">
        <w:r w:rsidDel="00F90FDC">
          <w:rPr>
            <w:i/>
          </w:rPr>
          <w:delText xml:space="preserve">Activity Diagram </w:delText>
        </w:r>
        <w:r w:rsidDel="00F90FDC">
          <w:delText>Unggah Materi</w:delText>
        </w:r>
      </w:del>
    </w:p>
    <w:p w14:paraId="32733528" w14:textId="42302F75" w:rsidR="007B328C" w:rsidRPr="00E34166" w:rsidDel="00F90FDC" w:rsidRDefault="007B328C">
      <w:pPr>
        <w:pStyle w:val="Heading6"/>
        <w:numPr>
          <w:ilvl w:val="0"/>
          <w:numId w:val="58"/>
        </w:numPr>
        <w:ind w:left="720"/>
        <w:rPr>
          <w:del w:id="2614" w:author="ditaoktaria" w:date="2015-06-26T14:26:00Z"/>
          <w:b w:val="0"/>
          <w:i/>
          <w:iCs w:val="0"/>
          <w:rPrChange w:id="2615" w:author="ditaoktaria" w:date="2015-06-23T14:56:00Z">
            <w:rPr>
              <w:del w:id="2616" w:author="ditaoktaria" w:date="2015-06-26T14:26:00Z"/>
              <w:b/>
              <w:iCs/>
            </w:rPr>
          </w:rPrChange>
        </w:rPr>
        <w:pPrChange w:id="2617" w:author="ditaoktaria" w:date="2015-06-23T14:56:00Z">
          <w:pPr/>
        </w:pPrChange>
      </w:pPr>
    </w:p>
    <w:p w14:paraId="530C8010" w14:textId="1417B88E" w:rsidR="00CB4CB0" w:rsidDel="00F90FDC" w:rsidRDefault="008977FB" w:rsidP="00565D1B">
      <w:pPr>
        <w:keepNext/>
        <w:ind w:firstLine="0"/>
        <w:jc w:val="center"/>
        <w:rPr>
          <w:del w:id="2618" w:author="ditaoktaria" w:date="2015-06-26T14:26:00Z"/>
        </w:rPr>
      </w:pPr>
      <w:del w:id="2619" w:author="ditaoktaria" w:date="2015-06-26T14:26:00Z">
        <w:r w:rsidRPr="00565D1B" w:rsidDel="00F90FDC">
          <w:rPr>
            <w:rFonts w:eastAsia="Times New Roman"/>
            <w:b/>
            <w:i/>
            <w:iCs/>
            <w:noProof/>
            <w:szCs w:val="20"/>
            <w:rPrChange w:id="2620">
              <w:rPr>
                <w:noProof/>
              </w:rPr>
            </w:rPrChange>
          </w:rPr>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41"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del>
    </w:p>
    <w:p w14:paraId="280D2FFF" w14:textId="0BDA71AB" w:rsidR="008977FB" w:rsidRPr="00565D1B" w:rsidDel="00F90FDC" w:rsidRDefault="00CB4CB0" w:rsidP="00565D1B">
      <w:pPr>
        <w:pStyle w:val="Caption"/>
        <w:rPr>
          <w:del w:id="2621" w:author="ditaoktaria" w:date="2015-06-26T14:26:00Z"/>
          <w:rFonts w:eastAsia="Times New Roman"/>
          <w:b w:val="0"/>
          <w:iCs w:val="0"/>
          <w:szCs w:val="20"/>
        </w:rPr>
      </w:pPr>
      <w:del w:id="2622" w:author="ditaoktaria" w:date="2015-06-26T14:26:00Z">
        <w:r w:rsidDel="00F90FDC">
          <w:delText xml:space="preserve">Gambar 4. </w:delText>
        </w:r>
        <w:r w:rsidR="00E554F6" w:rsidDel="00F90FDC">
          <w:fldChar w:fldCharType="begin"/>
        </w:r>
        <w:r w:rsidR="00E554F6" w:rsidDel="00F90FDC">
          <w:delInstrText xml:space="preserve"> SEQ Gambar_4. \* ARABIC </w:delInstrText>
        </w:r>
        <w:r w:rsidR="00E554F6" w:rsidDel="00F90FDC">
          <w:fldChar w:fldCharType="separate"/>
        </w:r>
        <w:r w:rsidR="00AC2D5F" w:rsidDel="00F90FDC">
          <w:rPr>
            <w:noProof/>
          </w:rPr>
          <w:delText>7</w:delText>
        </w:r>
        <w:r w:rsidR="00E554F6" w:rsidDel="00F90FDC">
          <w:rPr>
            <w:noProof/>
          </w:rPr>
          <w:fldChar w:fldCharType="end"/>
        </w:r>
        <w:r w:rsidDel="00F90FDC">
          <w:delText xml:space="preserve"> </w:delText>
        </w:r>
        <w:r w:rsidDel="00F90FDC">
          <w:rPr>
            <w:b w:val="0"/>
            <w:i/>
          </w:rPr>
          <w:delText xml:space="preserve">Acitvity Diagram </w:delText>
        </w:r>
        <w:r w:rsidDel="00F90FDC">
          <w:rPr>
            <w:b w:val="0"/>
          </w:rPr>
          <w:delText>Unggah Materi</w:delText>
        </w:r>
      </w:del>
    </w:p>
    <w:p w14:paraId="1F2D215B" w14:textId="0F89584F" w:rsidR="00046B5A" w:rsidDel="00F90FDC" w:rsidRDefault="009B1742" w:rsidP="009B1742">
      <w:pPr>
        <w:ind w:firstLine="709"/>
        <w:rPr>
          <w:ins w:id="2623" w:author="Aryo Pinandito" w:date="2015-05-01T10:12:00Z"/>
          <w:del w:id="2624" w:author="ditaoktaria" w:date="2015-06-26T14:26:00Z"/>
        </w:rPr>
      </w:pPr>
      <w:del w:id="2625" w:author="ditaoktaria" w:date="2015-06-26T14:26:00Z">
        <w:r w:rsidDel="00F90FDC">
          <w:rPr>
            <w:i/>
          </w:rPr>
          <w:delText>Activity d</w:delText>
        </w:r>
        <w:r w:rsidR="009124B1" w:rsidDel="00F90FDC">
          <w:rPr>
            <w:i/>
          </w:rPr>
          <w:delText xml:space="preserve">iagram </w:delText>
        </w:r>
        <w:r w:rsidDel="00F90FDC">
          <w:delText>unggah materi</w:delText>
        </w:r>
        <w:r w:rsidR="009124B1" w:rsidDel="00F90FDC">
          <w:rPr>
            <w:i/>
          </w:rPr>
          <w:delText xml:space="preserve"> </w:delText>
        </w:r>
        <w:r w:rsidR="009124B1" w:rsidDel="00F90FDC">
          <w:delText xml:space="preserve">dibuat sesuai dengan skenario pada </w:delText>
        </w:r>
        <w:r w:rsidR="009124B1" w:rsidDel="00F90FDC">
          <w:rPr>
            <w:i/>
          </w:rPr>
          <w:delText xml:space="preserve">use case </w:delText>
        </w:r>
        <w:r w:rsidDel="00F90FDC">
          <w:delText>unggah materi</w:delText>
        </w:r>
        <w:r w:rsidR="009124B1" w:rsidDel="00F90FDC">
          <w:rPr>
            <w:i/>
          </w:rPr>
          <w:delText xml:space="preserve"> </w:delText>
        </w:r>
        <w:r w:rsidDel="00F90FDC">
          <w:delText xml:space="preserve">yang ditunjukkan pada </w:delText>
        </w:r>
        <w:r w:rsidR="000E080A" w:rsidDel="00F90FDC">
          <w:delText>T</w:delText>
        </w:r>
        <w:r w:rsidDel="00F90FDC">
          <w:delText xml:space="preserve">abel 4.6. Dalam </w:delText>
        </w:r>
        <w:r w:rsidR="000E080A" w:rsidDel="00F90FDC">
          <w:delText>G</w:delText>
        </w:r>
        <w:r w:rsidDel="00F90FDC">
          <w:delText>ambar 4.6</w:delText>
        </w:r>
        <w:r w:rsidR="009124B1" w:rsidDel="00F90FDC">
          <w:delText xml:space="preserve"> ditunjukkan interaksi yang dilakukan oleh pengguna dan sistem dalam melakukan aktifitas</w:delText>
        </w:r>
        <w:r w:rsidDel="00F90FDC">
          <w:delText xml:space="preserve"> unggah materi</w:delText>
        </w:r>
        <w:r w:rsidR="009124B1" w:rsidDel="00F90FDC">
          <w:delText>, yaitu diawali ketika pengguna menjalankan aplikasi</w:delText>
        </w:r>
        <w:r w:rsidR="00962AC2" w:rsidDel="00F90FDC">
          <w:delText xml:space="preserve"> dan berhasil melakukan login</w:delText>
        </w:r>
        <w:r w:rsidR="009124B1" w:rsidDel="00F90FDC">
          <w:delText>, selanjutnya sistem akan menampilkan halaman</w:delText>
        </w:r>
        <w:r w:rsidR="00962AC2" w:rsidDel="00F90FDC">
          <w:rPr>
            <w:i/>
          </w:rPr>
          <w:delText xml:space="preserve"> </w:delText>
        </w:r>
        <w:r w:rsidR="00962AC2" w:rsidDel="00F90FDC">
          <w:delText>utama</w:delText>
        </w:r>
        <w:r w:rsidR="009124B1" w:rsidDel="00F90FDC">
          <w:delText>.</w:delText>
        </w:r>
        <w:r w:rsidR="00962AC2" w:rsidDel="00F90FDC">
          <w:delText xml:space="preserve"> Pengguna memilih menu </w:delText>
        </w:r>
        <w:r w:rsidR="00EB5463" w:rsidDel="00F90FDC">
          <w:rPr>
            <w:i/>
          </w:rPr>
          <w:delText>m</w:delText>
        </w:r>
        <w:r w:rsidR="00962AC2" w:rsidDel="00F90FDC">
          <w:rPr>
            <w:i/>
          </w:rPr>
          <w:delText>aterials</w:delText>
        </w:r>
        <w:r w:rsidR="00EB5463" w:rsidDel="00F90FDC">
          <w:rPr>
            <w:i/>
          </w:rPr>
          <w:delText xml:space="preserve"> </w:delText>
        </w:r>
        <w:r w:rsidR="00EB5463" w:rsidDel="00F90FDC">
          <w:delText xml:space="preserve">kemudian menekan tombol </w:delText>
        </w:r>
        <w:r w:rsidR="00EB5463" w:rsidDel="00F90FDC">
          <w:rPr>
            <w:i/>
          </w:rPr>
          <w:delText>upload</w:delText>
        </w:r>
        <w:r w:rsidR="00EB5463" w:rsidDel="00F90FDC">
          <w:delText>. Selanjutnya sistem akan menjalankan prosedur yang dibutuhkan agar aktifitas unggah materi berhasil dilakukan.</w:delText>
        </w:r>
      </w:del>
    </w:p>
    <w:p w14:paraId="11548B3E" w14:textId="02943F8A" w:rsidR="00565D1B" w:rsidDel="00920905" w:rsidRDefault="00565D1B" w:rsidP="009B1742">
      <w:pPr>
        <w:ind w:firstLine="709"/>
        <w:rPr>
          <w:ins w:id="2626" w:author="Aryo Pinandito" w:date="2015-05-01T10:12:00Z"/>
          <w:del w:id="2627" w:author="ditaoktaria oktaria" w:date="2015-05-21T09:17:00Z"/>
        </w:rPr>
      </w:pPr>
      <w:commentRangeStart w:id="2628"/>
    </w:p>
    <w:p w14:paraId="736E7BF3" w14:textId="0C56394C" w:rsidR="00565D1B" w:rsidDel="00920905" w:rsidRDefault="00565D1B">
      <w:pPr>
        <w:ind w:firstLine="0"/>
        <w:rPr>
          <w:ins w:id="2629" w:author="Aryo Pinandito" w:date="2015-05-01T10:12:00Z"/>
          <w:del w:id="2630" w:author="ditaoktaria oktaria" w:date="2015-05-21T09:17:00Z"/>
        </w:rPr>
        <w:pPrChange w:id="2631" w:author="ditaoktaria oktaria" w:date="2015-05-21T09:17:00Z">
          <w:pPr>
            <w:ind w:firstLine="709"/>
          </w:pPr>
        </w:pPrChange>
      </w:pPr>
    </w:p>
    <w:p w14:paraId="7095FC7B" w14:textId="62E0D9DF" w:rsidR="00565D1B" w:rsidRPr="00EB5463" w:rsidDel="00920905" w:rsidRDefault="00565D1B" w:rsidP="009B1742">
      <w:pPr>
        <w:ind w:firstLine="709"/>
        <w:rPr>
          <w:del w:id="2632" w:author="ditaoktaria oktaria" w:date="2015-05-21T09:17:00Z"/>
        </w:rPr>
      </w:pPr>
    </w:p>
    <w:commentRangeEnd w:id="2628"/>
    <w:p w14:paraId="27B9442E" w14:textId="59F38CB6" w:rsidR="007B328C" w:rsidRDefault="00565D1B">
      <w:pPr>
        <w:pStyle w:val="Heading6"/>
        <w:numPr>
          <w:ilvl w:val="0"/>
          <w:numId w:val="58"/>
        </w:numPr>
        <w:ind w:left="720"/>
        <w:rPr>
          <w:ins w:id="2633" w:author="ditaoktaria" w:date="2015-07-06T17:11:00Z"/>
        </w:rPr>
        <w:pPrChange w:id="2634" w:author="ditaoktaria oktaria" w:date="2015-03-10T14:24:00Z">
          <w:pPr>
            <w:ind w:firstLine="709"/>
          </w:pPr>
        </w:pPrChange>
      </w:pPr>
      <w:r>
        <w:rPr>
          <w:rStyle w:val="CommentReference"/>
          <w:rFonts w:eastAsia="Calibri"/>
          <w:b w:val="0"/>
          <w:iCs w:val="0"/>
        </w:rPr>
        <w:commentReference w:id="2628"/>
      </w:r>
      <w:ins w:id="2635" w:author="ditaoktaria oktaria" w:date="2015-03-05T14:26:00Z">
        <w:r w:rsidR="007B328C">
          <w:rPr>
            <w:i/>
          </w:rPr>
          <w:t xml:space="preserve">Activity Diagram </w:t>
        </w:r>
        <w:r w:rsidR="007B328C">
          <w:t>Kelola Materi</w:t>
        </w:r>
      </w:ins>
    </w:p>
    <w:p w14:paraId="257F6C8F" w14:textId="1FCC294A" w:rsidR="006550CB" w:rsidRPr="006550CB" w:rsidRDefault="006550CB" w:rsidP="006550CB">
      <w:pPr>
        <w:rPr>
          <w:ins w:id="2636" w:author="ditaoktaria oktaria" w:date="2015-03-10T14:23:00Z"/>
          <w:rPrChange w:id="2637" w:author="ditaoktaria" w:date="2015-07-06T17:11:00Z">
            <w:rPr>
              <w:ins w:id="2638" w:author="ditaoktaria oktaria" w:date="2015-03-10T14:23:00Z"/>
            </w:rPr>
          </w:rPrChange>
        </w:rPr>
        <w:pPrChange w:id="2639" w:author="ditaoktaria" w:date="2015-07-06T17:11:00Z">
          <w:pPr>
            <w:ind w:firstLine="709"/>
          </w:pPr>
        </w:pPrChange>
      </w:pPr>
      <w:ins w:id="2640" w:author="ditaoktaria" w:date="2015-07-06T17:11:00Z">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Tabel 4.4. Dalam Gambar 4.9 ditunjukkan interaksi yang dilakukan oleh pengguna dan sistem dalam melakukan aktifitas kelola materi, yaitu diawali ketika pengguna menjalankan aplikasi dan berhasil melakukan </w:t>
        </w:r>
        <w:r>
          <w:rPr>
            <w:i/>
          </w:rPr>
          <w:t>login</w:t>
        </w:r>
        <w:r>
          <w:t xml:space="preserve">, selanjutnya sistem </w:t>
        </w:r>
        <w:proofErr w:type="gramStart"/>
        <w:r>
          <w:t>akan</w:t>
        </w:r>
        <w:proofErr w:type="gramEnd"/>
        <w:r>
          <w:t xml:space="preserve"> menampilkan halaman halaman utama. Pengguna memilih menu </w:t>
        </w:r>
        <w:r>
          <w:rPr>
            <w:i/>
          </w:rPr>
          <w:t xml:space="preserve">materials </w:t>
        </w:r>
        <w:r>
          <w:t xml:space="preserve">dan melakukan instruksi sesuai dengan menu yang diberikan, yaitu mengubah </w:t>
        </w:r>
        <w:proofErr w:type="gramStart"/>
        <w:r>
          <w:t>nama</w:t>
        </w:r>
        <w:proofErr w:type="gramEnd"/>
        <w:r>
          <w:t xml:space="preserve"> materi, menghapus materi, dan memindahkan materi ke </w:t>
        </w:r>
        <w:r>
          <w:rPr>
            <w:i/>
          </w:rPr>
          <w:t xml:space="preserve">folder </w:t>
        </w:r>
        <w:r>
          <w:t>lain</w:t>
        </w:r>
      </w:ins>
    </w:p>
    <w:p w14:paraId="4C84C59B" w14:textId="77777777" w:rsidR="00E72982" w:rsidRDefault="00E72982" w:rsidP="00E72982">
      <w:pPr>
        <w:keepNext/>
        <w:ind w:firstLine="0"/>
        <w:jc w:val="center"/>
      </w:pPr>
      <w:r>
        <w:rPr>
          <w:noProof/>
        </w:rPr>
        <w:drawing>
          <wp:inline distT="0" distB="0" distL="0" distR="0" wp14:anchorId="45D5513B" wp14:editId="1A753ACE">
            <wp:extent cx="3819086" cy="7549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Materi.png"/>
                    <pic:cNvPicPr/>
                  </pic:nvPicPr>
                  <pic:blipFill rotWithShape="1">
                    <a:blip r:embed="rId42">
                      <a:extLst>
                        <a:ext uri="{28A0092B-C50C-407E-A947-70E740481C1C}">
                          <a14:useLocalDpi xmlns:a14="http://schemas.microsoft.com/office/drawing/2010/main" val="0"/>
                        </a:ext>
                      </a:extLst>
                    </a:blip>
                    <a:srcRect b="1445"/>
                    <a:stretch/>
                  </pic:blipFill>
                  <pic:spPr bwMode="auto">
                    <a:xfrm>
                      <a:off x="0" y="0"/>
                      <a:ext cx="3819399" cy="7550246"/>
                    </a:xfrm>
                    <a:prstGeom prst="rect">
                      <a:avLst/>
                    </a:prstGeom>
                    <a:ln>
                      <a:noFill/>
                    </a:ln>
                    <a:extLst>
                      <a:ext uri="{53640926-AAD7-44d8-BBD7-CCE9431645EC}">
                        <a14:shadowObscured xmlns:a14="http://schemas.microsoft.com/office/drawing/2010/main"/>
                      </a:ext>
                    </a:extLst>
                  </pic:spPr>
                </pic:pic>
              </a:graphicData>
            </a:graphic>
          </wp:inline>
        </w:drawing>
      </w:r>
    </w:p>
    <w:p w14:paraId="5FB83436" w14:textId="476E54F1" w:rsidR="00D03603" w:rsidRPr="00E72982" w:rsidRDefault="00E72982" w:rsidP="00E72982">
      <w:pPr>
        <w:pStyle w:val="Caption"/>
        <w:rPr>
          <w:b w:val="0"/>
        </w:rPr>
      </w:pPr>
      <w:bookmarkStart w:id="2641" w:name="_Toc297822210"/>
      <w:r>
        <w:t xml:space="preserve">Gambar 4. </w:t>
      </w:r>
      <w:fldSimple w:instr=" SEQ Gambar_4. \* ARABIC ">
        <w:r>
          <w:rPr>
            <w:noProof/>
          </w:rPr>
          <w:t>9</w:t>
        </w:r>
      </w:fldSimple>
      <w:r>
        <w:t xml:space="preserve"> </w:t>
      </w:r>
      <w:r>
        <w:rPr>
          <w:b w:val="0"/>
          <w:i/>
        </w:rPr>
        <w:t xml:space="preserve">Activity Diagram </w:t>
      </w:r>
      <w:r>
        <w:rPr>
          <w:b w:val="0"/>
        </w:rPr>
        <w:t>Kelola Materi</w:t>
      </w:r>
      <w:bookmarkEnd w:id="2641"/>
    </w:p>
    <w:p w14:paraId="6DD2677F" w14:textId="446021AE" w:rsidR="001C57ED" w:rsidRPr="001C57ED" w:rsidDel="006550CB" w:rsidRDefault="001C57ED" w:rsidP="00740888">
      <w:pPr>
        <w:rPr>
          <w:ins w:id="2642" w:author="ditaoktaria oktaria" w:date="2015-03-05T14:27:00Z"/>
          <w:del w:id="2643" w:author="ditaoktaria" w:date="2015-07-06T17:11:00Z"/>
        </w:rPr>
      </w:pPr>
      <w:del w:id="2644" w:author="ditaoktaria" w:date="2015-07-06T17:11:00Z">
        <w:r w:rsidDel="006550CB">
          <w:rPr>
            <w:i/>
          </w:rPr>
          <w:delText xml:space="preserve">Activity diagram </w:delText>
        </w:r>
        <w:r w:rsidDel="006550CB">
          <w:delText>kelola materi</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materi</w:delText>
        </w:r>
        <w:r w:rsidDel="006550CB">
          <w:rPr>
            <w:i/>
          </w:rPr>
          <w:delText xml:space="preserve"> </w:delText>
        </w:r>
        <w:r w:rsidDel="006550CB">
          <w:delText xml:space="preserve">yang ditunjukkan pada </w:delText>
        </w:r>
        <w:r w:rsidR="000911FD" w:rsidDel="006550CB">
          <w:delText>T</w:delText>
        </w:r>
        <w:r w:rsidDel="006550CB">
          <w:delText>abel 4.</w:delText>
        </w:r>
      </w:del>
      <w:del w:id="2645" w:author="ditaoktaria" w:date="2015-07-06T10:34:00Z">
        <w:r w:rsidDel="00494234">
          <w:delText>7</w:delText>
        </w:r>
      </w:del>
      <w:del w:id="2646" w:author="ditaoktaria" w:date="2015-07-06T17:11:00Z">
        <w:r w:rsidDel="006550CB">
          <w:delText>. Dalam Gambar 4.</w:delText>
        </w:r>
      </w:del>
      <w:del w:id="2647" w:author="ditaoktaria" w:date="2015-07-06T10:34:00Z">
        <w:r w:rsidDel="00494234">
          <w:delText>7</w:delText>
        </w:r>
      </w:del>
      <w:del w:id="2648" w:author="ditaoktaria" w:date="2015-07-06T17:11:00Z">
        <w:r w:rsidDel="006550CB">
          <w:delText xml:space="preserve"> ditunjukkan interaksi yang dilakukan oleh pengguna dan sistem dalam melakukan aktifitas kelola materi, yaitu diawali ketika pengguna menjalankan aplikasi dan berhasil melakukan </w:delText>
        </w:r>
        <w:r w:rsidDel="006550CB">
          <w:rPr>
            <w:i/>
          </w:rPr>
          <w:delText>login</w:delText>
        </w:r>
        <w:r w:rsidDel="006550CB">
          <w:delText xml:space="preserve">, selanjutnya sistem akan menampilkan halaman halaman utama. Pengguna memilih menu </w:delText>
        </w:r>
        <w:r w:rsidDel="006550CB">
          <w:rPr>
            <w:i/>
          </w:rPr>
          <w:delText xml:space="preserve">materials </w:delText>
        </w:r>
        <w:r w:rsidDel="006550CB">
          <w:delText xml:space="preserve">dan melakukan instruksi sesuai dengan menu yang diberikan, yaitu mengubah nama materi, menghapus materi, dan memindahkan materi ke </w:delText>
        </w:r>
        <w:r w:rsidDel="006550CB">
          <w:rPr>
            <w:i/>
          </w:rPr>
          <w:delText xml:space="preserve">folder </w:delText>
        </w:r>
        <w:r w:rsidDel="006550CB">
          <w:delText>lain.</w:delText>
        </w:r>
      </w:del>
    </w:p>
    <w:p w14:paraId="20B65DA6" w14:textId="292E365C" w:rsidR="007B328C" w:rsidRDefault="007B328C">
      <w:pPr>
        <w:pStyle w:val="Heading6"/>
        <w:numPr>
          <w:ilvl w:val="0"/>
          <w:numId w:val="58"/>
        </w:numPr>
        <w:ind w:left="720"/>
        <w:rPr>
          <w:ins w:id="2649" w:author="ditaoktaria oktaria" w:date="2015-03-05T14:27:00Z"/>
        </w:rPr>
        <w:pPrChange w:id="2650" w:author="ditaoktaria oktaria" w:date="2015-03-05T14:27:00Z">
          <w:pPr>
            <w:ind w:firstLine="709"/>
          </w:pPr>
        </w:pPrChange>
      </w:pPr>
      <w:ins w:id="2651"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2652" w:author="ditaoktaria" w:date="2015-03-27T10:11:00Z"/>
        </w:rPr>
        <w:pPrChange w:id="2653" w:author="ditaoktaria" w:date="2015-03-27T10:11:00Z">
          <w:pPr>
            <w:ind w:firstLine="0"/>
            <w:jc w:val="center"/>
          </w:pPr>
        </w:pPrChange>
      </w:pPr>
      <w:ins w:id="2654"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2655" w:author="ditaoktaria" w:date="2015-03-27T20:35:00Z"/>
        </w:rPr>
        <w:pPrChange w:id="2656" w:author="ditaoktaria" w:date="2015-03-27T10:11:00Z">
          <w:pPr>
            <w:ind w:firstLine="709"/>
          </w:pPr>
        </w:pPrChange>
      </w:pPr>
      <w:ins w:id="2657" w:author="ditaoktaria" w:date="2015-03-27T10:11:00Z">
        <w:r>
          <w:t xml:space="preserve">Gambar 4. </w:t>
        </w:r>
        <w:r>
          <w:fldChar w:fldCharType="begin"/>
        </w:r>
        <w:r>
          <w:instrText xml:space="preserve"> SEQ Gambar_4. \* ARABIC </w:instrText>
        </w:r>
      </w:ins>
      <w:r>
        <w:fldChar w:fldCharType="separate"/>
      </w:r>
      <w:ins w:id="2658" w:author="ditaoktaria" w:date="2015-07-06T10:32:00Z">
        <w:r w:rsidR="00494234">
          <w:rPr>
            <w:noProof/>
          </w:rPr>
          <w:t>10</w:t>
        </w:r>
      </w:ins>
      <w:del w:id="2659" w:author="ditaoktaria" w:date="2015-07-06T10:32:00Z">
        <w:r w:rsidR="00AC2D5F" w:rsidDel="00494234">
          <w:rPr>
            <w:noProof/>
          </w:rPr>
          <w:delText>9</w:delText>
        </w:r>
      </w:del>
      <w:ins w:id="2660" w:author="ditaoktaria" w:date="2015-03-27T10:11:00Z">
        <w:r>
          <w:fldChar w:fldCharType="end"/>
        </w:r>
        <w:r>
          <w:t xml:space="preserve"> </w:t>
        </w:r>
        <w:r>
          <w:rPr>
            <w:b w:val="0"/>
            <w:i/>
          </w:rPr>
          <w:t xml:space="preserve">Activity Diagram </w:t>
        </w:r>
        <w:r>
          <w:rPr>
            <w:b w:val="0"/>
          </w:rPr>
          <w:t>Presentasi Materi</w:t>
        </w:r>
      </w:ins>
    </w:p>
    <w:p w14:paraId="2FAF8EDC" w14:textId="17AA73A3" w:rsidR="00FE093A" w:rsidRPr="00FE093A" w:rsidRDefault="00FE093A">
      <w:pPr>
        <w:rPr>
          <w:ins w:id="2661" w:author="ditaoktaria oktaria" w:date="2015-03-05T14:27:00Z"/>
        </w:rPr>
        <w:pPrChange w:id="2662" w:author="ditaoktaria" w:date="2015-03-27T20:35:00Z">
          <w:pPr>
            <w:ind w:firstLine="709"/>
          </w:pPr>
        </w:pPrChange>
      </w:pPr>
      <w:ins w:id="2663" w:author="ditaoktaria" w:date="2015-03-27T20:35:00Z">
        <w:r>
          <w:rPr>
            <w:i/>
          </w:rPr>
          <w:t xml:space="preserve">Activity diagram </w:t>
        </w:r>
      </w:ins>
      <w:ins w:id="2664" w:author="ditaoktaria" w:date="2015-03-27T20:36:00Z">
        <w:r>
          <w:t>presentasi materi</w:t>
        </w:r>
      </w:ins>
      <w:ins w:id="2665" w:author="ditaoktaria" w:date="2015-03-27T20:35:00Z">
        <w:r>
          <w:rPr>
            <w:i/>
          </w:rPr>
          <w:t xml:space="preserve"> </w:t>
        </w:r>
        <w:r>
          <w:t xml:space="preserve">dibuat sesuai dengan skenario pada </w:t>
        </w:r>
        <w:r>
          <w:rPr>
            <w:i/>
          </w:rPr>
          <w:t xml:space="preserve">use case </w:t>
        </w:r>
      </w:ins>
      <w:ins w:id="2666" w:author="ditaoktaria" w:date="2015-03-27T20:36:00Z">
        <w:r>
          <w:t>presentasi materi</w:t>
        </w:r>
      </w:ins>
      <w:ins w:id="2667" w:author="ditaoktaria" w:date="2015-03-27T20:35:00Z">
        <w:r>
          <w:rPr>
            <w:i/>
          </w:rPr>
          <w:t xml:space="preserve"> </w:t>
        </w:r>
        <w:r>
          <w:t xml:space="preserve">yang ditunjukkan pada </w:t>
        </w:r>
      </w:ins>
      <w:r w:rsidR="0009734D">
        <w:t>T</w:t>
      </w:r>
      <w:ins w:id="2668" w:author="ditaoktaria" w:date="2015-03-27T20:35:00Z">
        <w:r w:rsidR="00494234">
          <w:t>abel 4.5. Dalam Gambar 4.10</w:t>
        </w:r>
        <w:r>
          <w:t xml:space="preserve"> ditunjukkan interaksi yang dilakukan oleh pengguna dan sistem dalam melakukan aktifitas </w:t>
        </w:r>
      </w:ins>
      <w:ins w:id="2669" w:author="ditaoktaria" w:date="2015-03-27T20:37:00Z">
        <w:r>
          <w:t>presentasi materi</w:t>
        </w:r>
      </w:ins>
      <w:ins w:id="2670" w:author="ditaoktaria" w:date="2015-03-27T20:35:00Z">
        <w:r>
          <w:t xml:space="preserve">, yaitu diawali ketika pengguna menjalankan aplikasi dan berhasil melakukan </w:t>
        </w:r>
      </w:ins>
      <w:ins w:id="2671" w:author="ditaoktaria" w:date="2015-03-27T20:37:00Z">
        <w:r>
          <w:rPr>
            <w:i/>
          </w:rPr>
          <w:t>login</w:t>
        </w:r>
        <w:r>
          <w:t>,</w:t>
        </w:r>
      </w:ins>
      <w:ins w:id="2672" w:author="ditaoktaria" w:date="2015-03-27T20:35:00Z">
        <w:r>
          <w:t xml:space="preserve"> </w:t>
        </w:r>
      </w:ins>
      <w:ins w:id="2673" w:author="ditaoktaria" w:date="2015-03-27T20:39:00Z">
        <w:r>
          <w:t>kemudian</w:t>
        </w:r>
      </w:ins>
      <w:ins w:id="2674" w:author="ditaoktaria" w:date="2015-03-27T20:35:00Z">
        <w:r>
          <w:t xml:space="preserve"> sistem </w:t>
        </w:r>
        <w:proofErr w:type="gramStart"/>
        <w:r>
          <w:t>akan</w:t>
        </w:r>
        <w:proofErr w:type="gramEnd"/>
        <w:r>
          <w:t xml:space="preserve"> menampilkan halaman </w:t>
        </w:r>
      </w:ins>
      <w:ins w:id="2675" w:author="ditaoktaria" w:date="2015-03-27T20:37:00Z">
        <w:r>
          <w:t xml:space="preserve">utama. </w:t>
        </w:r>
        <w:proofErr w:type="gramStart"/>
        <w:r>
          <w:t xml:space="preserve">Pengguna memilih </w:t>
        </w:r>
        <w:r>
          <w:rPr>
            <w:i/>
          </w:rPr>
          <w:t xml:space="preserve">menu materials </w:t>
        </w:r>
        <w:r>
          <w:t>dan menekan salah satu materi.</w:t>
        </w:r>
      </w:ins>
      <w:proofErr w:type="gramEnd"/>
      <w:ins w:id="2676" w:author="ditaoktaria" w:date="2015-03-27T20:38:00Z">
        <w:r>
          <w:t xml:space="preserve"> Sistem selanjutnya </w:t>
        </w:r>
        <w:proofErr w:type="gramStart"/>
        <w:r>
          <w:t>akan</w:t>
        </w:r>
        <w:proofErr w:type="gramEnd"/>
        <w:r>
          <w:t xml:space="preserve"> menjalankan prosedur penayangan materi sesuai dengan format </w:t>
        </w:r>
      </w:ins>
      <w:ins w:id="2677" w:author="ditaoktaria" w:date="2015-03-27T20:39:00Z">
        <w:r>
          <w:rPr>
            <w:i/>
          </w:rPr>
          <w:t xml:space="preserve">file </w:t>
        </w:r>
      </w:ins>
      <w:ins w:id="2678" w:author="ditaoktaria" w:date="2015-03-27T20:38:00Z">
        <w:r>
          <w:t>dari materi yang di</w:t>
        </w:r>
      </w:ins>
      <w:ins w:id="2679" w:author="ditaoktaria" w:date="2015-03-27T20:39:00Z">
        <w:r>
          <w:t>pilih.</w:t>
        </w:r>
      </w:ins>
    </w:p>
    <w:p w14:paraId="25057A0C" w14:textId="7E4CD547" w:rsidR="007B328C" w:rsidDel="00E34166" w:rsidRDefault="007B328C">
      <w:pPr>
        <w:pStyle w:val="Heading6"/>
        <w:numPr>
          <w:ilvl w:val="0"/>
          <w:numId w:val="58"/>
        </w:numPr>
        <w:ind w:left="720"/>
        <w:rPr>
          <w:ins w:id="2680" w:author="ditaoktaria oktaria" w:date="2015-03-05T14:27:00Z"/>
          <w:del w:id="2681" w:author="ditaoktaria" w:date="2015-06-23T14:57:00Z"/>
        </w:rPr>
        <w:pPrChange w:id="2682" w:author="ditaoktaria oktaria" w:date="2015-03-10T14:25:00Z">
          <w:pPr>
            <w:ind w:firstLine="709"/>
          </w:pPr>
        </w:pPrChange>
      </w:pPr>
      <w:ins w:id="2683" w:author="ditaoktaria oktaria" w:date="2015-03-05T14:27:00Z">
        <w:del w:id="2684" w:author="ditaoktaria" w:date="2015-06-23T14:57:00Z">
          <w:r w:rsidRPr="00046B5A" w:rsidDel="00E34166">
            <w:rPr>
              <w:i/>
            </w:rPr>
            <w:delText xml:space="preserve">Activity Diagram </w:delText>
          </w:r>
          <w:r w:rsidDel="00E34166">
            <w:delText>Kelola Folder</w:delText>
          </w:r>
        </w:del>
      </w:ins>
    </w:p>
    <w:p w14:paraId="68F16D3D" w14:textId="78998C2E" w:rsidR="003B35C6" w:rsidRPr="00AE5DAE" w:rsidDel="006550CB" w:rsidRDefault="00120BBC" w:rsidP="00AE5DAE">
      <w:pPr>
        <w:rPr>
          <w:del w:id="2685" w:author="ditaoktaria" w:date="2015-07-06T17:12:00Z"/>
        </w:rPr>
      </w:pPr>
      <w:ins w:id="2686" w:author="ditaoktaria oktaria" w:date="2015-03-10T17:08:00Z">
        <w:del w:id="2687" w:author="ditaoktaria" w:date="2015-06-23T14:57:00Z">
          <w:r w:rsidDel="00E34166">
            <w:rPr>
              <w:noProof/>
            </w:rPr>
            <w:drawing>
              <wp:inline distT="0" distB="0" distL="0" distR="0" wp14:anchorId="469FF2F2" wp14:editId="568DA732">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44"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del>
      </w:ins>
      <w:del w:id="2688" w:author="ditaoktaria" w:date="2015-06-23T14:57:00Z">
        <w:r w:rsidR="003B35C6" w:rsidDel="00E34166">
          <w:rPr>
            <w:i/>
          </w:rPr>
          <w:delText xml:space="preserve">Activity diagram </w:delText>
        </w:r>
        <w:r w:rsidR="003B35C6" w:rsidDel="00E34166">
          <w:delText>kelola</w:delText>
        </w:r>
        <w:r w:rsidR="003B35C6" w:rsidDel="00E34166">
          <w:rPr>
            <w:i/>
          </w:rPr>
          <w:delText xml:space="preserve"> folder </w:delText>
        </w:r>
        <w:r w:rsidR="003B35C6" w:rsidDel="00E34166">
          <w:delText xml:space="preserve">dibuat sesuai dengan skenario pada </w:delText>
        </w:r>
        <w:r w:rsidR="003B35C6" w:rsidDel="00E34166">
          <w:rPr>
            <w:i/>
          </w:rPr>
          <w:delText xml:space="preserve">use case login </w:delText>
        </w:r>
        <w:r w:rsidR="003B35C6" w:rsidDel="00E34166">
          <w:delText xml:space="preserve">yang ditunjukkan pada </w:delText>
        </w:r>
        <w:r w:rsidR="00485131" w:rsidDel="00E34166">
          <w:delText>T</w:delText>
        </w:r>
        <w:r w:rsidR="003B35C6" w:rsidDel="00E34166">
          <w:delText xml:space="preserve">abel 4.9. Dalam Gambar 4.9 ditunjukkan interaksi yang dilakukan oleh pengguna dan sistem dalam melakukan aktifitas kelola </w:delText>
        </w:r>
        <w:r w:rsidR="003B35C6" w:rsidDel="00E34166">
          <w:rPr>
            <w:i/>
          </w:rPr>
          <w:delText>folder</w:delText>
        </w:r>
        <w:r w:rsidR="003B35C6" w:rsidDel="00E34166">
          <w:delText xml:space="preserve">, yaitu diawali ketika pengguna menjalankan aplikasi dan </w:delText>
        </w:r>
        <w:r w:rsidR="005F7869" w:rsidDel="00E34166">
          <w:delText xml:space="preserve">berhasil </w:delText>
        </w:r>
        <w:r w:rsidR="003B35C6" w:rsidDel="00E34166">
          <w:delText xml:space="preserve">melakukan </w:delText>
        </w:r>
        <w:r w:rsidR="003B35C6" w:rsidRPr="003B35C6" w:rsidDel="00E34166">
          <w:rPr>
            <w:i/>
          </w:rPr>
          <w:delText>login</w:delText>
        </w:r>
        <w:r w:rsidR="005F7869" w:rsidDel="00E34166">
          <w:delText xml:space="preserve">, </w:delText>
        </w:r>
        <w:r w:rsidR="003B35C6" w:rsidRPr="003B35C6" w:rsidDel="00E34166">
          <w:delText>selanjutnya</w:delText>
        </w:r>
        <w:r w:rsidR="003B35C6" w:rsidDel="00E34166">
          <w:delText xml:space="preserve"> sistem akan menampilkan halaman </w:delText>
        </w:r>
        <w:r w:rsidR="005F7869" w:rsidDel="00E34166">
          <w:delText>utama</w:delText>
        </w:r>
        <w:r w:rsidR="003B35C6" w:rsidDel="00E34166">
          <w:delText>.</w:delText>
        </w:r>
        <w:r w:rsidR="002237A9" w:rsidDel="00E34166">
          <w:delText xml:space="preserve"> Pengguna memilih menu </w:delText>
        </w:r>
        <w:r w:rsidR="002237A9" w:rsidDel="00E34166">
          <w:rPr>
            <w:i/>
          </w:rPr>
          <w:delText xml:space="preserve">materials </w:delText>
        </w:r>
        <w:r w:rsidR="002237A9" w:rsidDel="00E34166">
          <w:delText xml:space="preserve">dan melakukan instruksi sesuai dengan yang disediakan, yaitu menambahkan </w:delText>
        </w:r>
        <w:r w:rsidR="002237A9" w:rsidDel="00E34166">
          <w:rPr>
            <w:i/>
          </w:rPr>
          <w:delText>folder</w:delText>
        </w:r>
        <w:r w:rsidR="002237A9" w:rsidDel="00E34166">
          <w:delText xml:space="preserve">, mengubah nama </w:delText>
        </w:r>
        <w:r w:rsidR="002237A9" w:rsidDel="00E34166">
          <w:rPr>
            <w:i/>
          </w:rPr>
          <w:delText>folder</w:delText>
        </w:r>
        <w:r w:rsidR="002237A9" w:rsidDel="00E34166">
          <w:delText xml:space="preserve">, dan menghapus </w:delText>
        </w:r>
        <w:r w:rsidR="002237A9" w:rsidDel="00E34166">
          <w:rPr>
            <w:i/>
          </w:rPr>
          <w:delText>folder</w:delText>
        </w:r>
      </w:del>
      <w:del w:id="2689" w:author="ditaoktaria" w:date="2015-07-06T17:12:00Z">
        <w:r w:rsidR="002237A9" w:rsidDel="006550CB">
          <w:delText>.</w:delText>
        </w:r>
      </w:del>
    </w:p>
    <w:p w14:paraId="2DBADFF7" w14:textId="22386F92" w:rsidR="00122119" w:rsidRDefault="00122119" w:rsidP="00AE5DAE">
      <w:pPr>
        <w:pStyle w:val="Heading5"/>
        <w:numPr>
          <w:ilvl w:val="0"/>
          <w:numId w:val="56"/>
        </w:numPr>
        <w:ind w:left="720" w:hanging="720"/>
      </w:pPr>
      <w:commentRangeStart w:id="2690"/>
      <w:r>
        <w:t>Perancangan Antar Muka</w:t>
      </w:r>
      <w:commentRangeEnd w:id="2690"/>
      <w:r w:rsidR="00C170CA">
        <w:rPr>
          <w:rStyle w:val="CommentReference"/>
          <w:rFonts w:eastAsia="Calibri"/>
          <w:b w:val="0"/>
        </w:rPr>
        <w:commentReference w:id="2690"/>
      </w:r>
    </w:p>
    <w:p w14:paraId="1CDCCED2" w14:textId="69E26BC0" w:rsidR="00D45CF6" w:rsidRPr="00EA067D" w:rsidRDefault="008D0D25" w:rsidP="00AE5DAE">
      <w:pPr>
        <w:rPr>
          <w:ins w:id="2691" w:author="ditaoktaria" w:date="2015-07-06T15:26:00Z"/>
        </w:rPr>
      </w:pPr>
      <w:r>
        <w:t xml:space="preserve">Proses perancangan antar muka </w:t>
      </w:r>
      <w:proofErr w:type="gramStart"/>
      <w:r>
        <w:t>akan</w:t>
      </w:r>
      <w:proofErr w:type="gramEnd"/>
      <w:r>
        <w:t xml:space="preserve"> menggambarkan perancangan antar muka aplikasi dalam bentuk </w:t>
      </w:r>
      <w:r>
        <w:rPr>
          <w:i/>
        </w:rPr>
        <w:t>layout</w:t>
      </w:r>
      <w:r>
        <w:t>.</w:t>
      </w:r>
      <w:r w:rsidR="00EA067D">
        <w:t xml:space="preserve"> </w:t>
      </w:r>
      <w:proofErr w:type="gramStart"/>
      <w:r w:rsidR="00EA067D">
        <w:t xml:space="preserve">Gambar </w:t>
      </w:r>
      <w:r w:rsidR="00EA067D">
        <w:rPr>
          <w:i/>
        </w:rPr>
        <w:t xml:space="preserve">site map </w:t>
      </w:r>
      <w:r w:rsidR="00EA067D">
        <w:t>aplikasi ditunjukkan pada Gambar 4.11.</w:t>
      </w:r>
      <w:proofErr w:type="gramEnd"/>
    </w:p>
    <w:p w14:paraId="02194B49" w14:textId="77777777" w:rsidR="00BE351A" w:rsidRDefault="00BE351A">
      <w:pPr>
        <w:keepNext/>
        <w:ind w:firstLine="0"/>
        <w:jc w:val="center"/>
        <w:rPr>
          <w:ins w:id="2692" w:author="ditaoktaria" w:date="2015-07-06T15:27:00Z"/>
        </w:rPr>
        <w:pPrChange w:id="2693" w:author="ditaoktaria" w:date="2015-07-06T15:27:00Z">
          <w:pPr>
            <w:ind w:firstLine="0"/>
            <w:jc w:val="center"/>
          </w:pPr>
        </w:pPrChange>
      </w:pPr>
      <w:ins w:id="2694" w:author="ditaoktaria" w:date="2015-07-06T15:26:00Z">
        <w:r>
          <w:rPr>
            <w:noProof/>
          </w:rPr>
          <w:drawing>
            <wp:inline distT="0" distB="0" distL="0" distR="0" wp14:anchorId="1F355B51" wp14:editId="60D5E152">
              <wp:extent cx="4266701" cy="3924271"/>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6 at 3.22.38 PM.png"/>
                      <pic:cNvPicPr/>
                    </pic:nvPicPr>
                    <pic:blipFill>
                      <a:blip r:embed="rId45">
                        <a:extLst>
                          <a:ext uri="{28A0092B-C50C-407E-A947-70E740481C1C}">
                            <a14:useLocalDpi xmlns:a14="http://schemas.microsoft.com/office/drawing/2010/main" val="0"/>
                          </a:ext>
                        </a:extLst>
                      </a:blip>
                      <a:stretch>
                        <a:fillRect/>
                      </a:stretch>
                    </pic:blipFill>
                    <pic:spPr>
                      <a:xfrm>
                        <a:off x="0" y="0"/>
                        <a:ext cx="4267766" cy="3925250"/>
                      </a:xfrm>
                      <a:prstGeom prst="rect">
                        <a:avLst/>
                      </a:prstGeom>
                    </pic:spPr>
                  </pic:pic>
                </a:graphicData>
              </a:graphic>
            </wp:inline>
          </w:drawing>
        </w:r>
      </w:ins>
    </w:p>
    <w:p w14:paraId="52F0BB15" w14:textId="7912243B" w:rsidR="00BE351A" w:rsidRPr="008E336F" w:rsidRDefault="00BE351A">
      <w:pPr>
        <w:pStyle w:val="Caption"/>
        <w:pPrChange w:id="2695" w:author="ditaoktaria" w:date="2015-07-06T15:27:00Z">
          <w:pPr>
            <w:ind w:firstLine="0"/>
          </w:pPr>
        </w:pPrChange>
      </w:pPr>
      <w:bookmarkStart w:id="2696" w:name="_Toc297822211"/>
      <w:ins w:id="2697" w:author="ditaoktaria" w:date="2015-07-06T15:27:00Z">
        <w:r>
          <w:t xml:space="preserve">Gambar 4. </w:t>
        </w:r>
        <w:r>
          <w:fldChar w:fldCharType="begin"/>
        </w:r>
        <w:r>
          <w:instrText xml:space="preserve"> SEQ Gambar_4. \* ARABIC </w:instrText>
        </w:r>
      </w:ins>
      <w:r>
        <w:fldChar w:fldCharType="separate"/>
      </w:r>
      <w:ins w:id="2698" w:author="ditaoktaria" w:date="2015-07-06T15:27:00Z">
        <w:r>
          <w:rPr>
            <w:noProof/>
          </w:rPr>
          <w:t>11</w:t>
        </w:r>
        <w:r>
          <w:fldChar w:fldCharType="end"/>
        </w:r>
        <w:r>
          <w:t xml:space="preserve"> </w:t>
        </w:r>
        <w:r>
          <w:rPr>
            <w:b w:val="0"/>
            <w:i/>
          </w:rPr>
          <w:t xml:space="preserve">Site Map </w:t>
        </w:r>
        <w:r>
          <w:rPr>
            <w:b w:val="0"/>
          </w:rPr>
          <w:t>Aplikasi</w:t>
        </w:r>
      </w:ins>
      <w:bookmarkEnd w:id="2696"/>
    </w:p>
    <w:p w14:paraId="13793123" w14:textId="4BD8001E" w:rsidR="005A4E6A" w:rsidDel="008C58B9" w:rsidRDefault="00F339E6" w:rsidP="00AE5DAE">
      <w:pPr>
        <w:pStyle w:val="Heading6"/>
        <w:numPr>
          <w:ilvl w:val="0"/>
          <w:numId w:val="57"/>
        </w:numPr>
        <w:ind w:left="720"/>
        <w:rPr>
          <w:del w:id="2699" w:author="ditaoktaria" w:date="2015-06-23T14:58:00Z"/>
          <w:i/>
        </w:rPr>
      </w:pPr>
      <w:del w:id="2700" w:author="ditaoktaria" w:date="2015-06-23T14:58:00Z">
        <w:r w:rsidDel="008C58B9">
          <w:delText>Halaman</w:delText>
        </w:r>
        <w:r w:rsidR="00023395" w:rsidDel="008C58B9">
          <w:delText xml:space="preserve"> </w:delText>
        </w:r>
        <w:r w:rsidR="00023395" w:rsidRPr="00AE5DAE" w:rsidDel="008C58B9">
          <w:rPr>
            <w:i/>
          </w:rPr>
          <w:delText>Login</w:delText>
        </w:r>
      </w:del>
    </w:p>
    <w:p w14:paraId="484E8141" w14:textId="45D96B71" w:rsidR="005B536E" w:rsidDel="008C58B9" w:rsidRDefault="005B536E" w:rsidP="00AE5DAE">
      <w:pPr>
        <w:rPr>
          <w:del w:id="2701" w:author="ditaoktaria" w:date="2015-06-23T14:58:00Z"/>
        </w:rPr>
      </w:pPr>
      <w:del w:id="2702" w:author="ditaoktaria" w:date="2015-06-23T14:58:00Z">
        <w:r w:rsidDel="008C58B9">
          <w:delText xml:space="preserve">Ketika pengguna menjalankan aplikasi, maka halaman pertama yang akan muncuk adalah halaman </w:delText>
        </w:r>
        <w:r w:rsidDel="008C58B9">
          <w:rPr>
            <w:i/>
          </w:rPr>
          <w:delText>login</w:delText>
        </w:r>
        <w:r w:rsidDel="008C58B9">
          <w:delText xml:space="preserve">. Halaman </w:delText>
        </w:r>
        <w:r w:rsidDel="008C58B9">
          <w:rPr>
            <w:i/>
          </w:rPr>
          <w:delText xml:space="preserve">login </w:delText>
        </w:r>
        <w:r w:rsidDel="008C58B9">
          <w:delText xml:space="preserve">terdiri dari logo aplikasi, form </w:delText>
        </w:r>
        <w:r w:rsidDel="008C58B9">
          <w:rPr>
            <w:i/>
          </w:rPr>
          <w:delText xml:space="preserve">login </w:delText>
        </w:r>
        <w:r w:rsidDel="008C58B9">
          <w:delText xml:space="preserve">dan menu </w:delText>
        </w:r>
        <w:r w:rsidDel="008C58B9">
          <w:rPr>
            <w:i/>
          </w:rPr>
          <w:delText>forgot password</w:delText>
        </w:r>
        <w:r w:rsidDel="008C58B9">
          <w:delText xml:space="preserve">. Gambar 4.10 adalah gambar rancangan antarmuka </w:delText>
        </w:r>
        <w:r w:rsidDel="008C58B9">
          <w:rPr>
            <w:i/>
          </w:rPr>
          <w:delText>login</w:delText>
        </w:r>
        <w:r w:rsidDel="008C58B9">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rsidDel="008C58B9" w14:paraId="4F0FA66E" w14:textId="7C4C280E" w:rsidTr="00AE5DAE">
        <w:trPr>
          <w:del w:id="2703" w:author="ditaoktaria" w:date="2015-06-23T14:58:00Z"/>
        </w:trPr>
        <w:tc>
          <w:tcPr>
            <w:tcW w:w="4786" w:type="dxa"/>
          </w:tcPr>
          <w:p w14:paraId="1E69F547" w14:textId="0FEEF851" w:rsidR="007207A1" w:rsidDel="008C58B9" w:rsidRDefault="007207A1" w:rsidP="007207A1">
            <w:pPr>
              <w:ind w:firstLine="0"/>
              <w:rPr>
                <w:del w:id="2704" w:author="ditaoktaria" w:date="2015-06-23T14:58:00Z"/>
              </w:rPr>
            </w:pPr>
            <w:del w:id="2705" w:author="ditaoktaria" w:date="2015-06-23T14:58:00Z">
              <w:r w:rsidDel="008C58B9">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del>
          </w:p>
        </w:tc>
        <w:tc>
          <w:tcPr>
            <w:tcW w:w="3230" w:type="dxa"/>
          </w:tcPr>
          <w:p w14:paraId="13E375E3" w14:textId="1A6CE8B2" w:rsidR="007207A1" w:rsidRPr="00AE5DAE" w:rsidDel="008C58B9" w:rsidRDefault="007207A1" w:rsidP="007207A1">
            <w:pPr>
              <w:ind w:firstLine="0"/>
              <w:rPr>
                <w:del w:id="2706" w:author="ditaoktaria" w:date="2015-06-23T14:58:00Z"/>
                <w:b/>
              </w:rPr>
            </w:pPr>
            <w:del w:id="2707" w:author="ditaoktaria" w:date="2015-06-23T14:58:00Z">
              <w:r w:rsidRPr="00AE5DAE" w:rsidDel="008C58B9">
                <w:rPr>
                  <w:b/>
                </w:rPr>
                <w:delText>Keterangan :</w:delText>
              </w:r>
            </w:del>
          </w:p>
          <w:p w14:paraId="182E4BE6" w14:textId="12ABD940" w:rsidR="007207A1" w:rsidDel="008C58B9" w:rsidRDefault="007207A1" w:rsidP="007207A1">
            <w:pPr>
              <w:ind w:firstLine="0"/>
              <w:rPr>
                <w:del w:id="2708" w:author="ditaoktaria" w:date="2015-06-23T14:58:00Z"/>
              </w:rPr>
            </w:pPr>
            <w:del w:id="2709" w:author="ditaoktaria" w:date="2015-06-23T14:58:00Z">
              <w:r w:rsidDel="008C58B9">
                <w:delText>1. Logo Aplikasi</w:delText>
              </w:r>
            </w:del>
          </w:p>
          <w:p w14:paraId="43228681" w14:textId="2785608E" w:rsidR="007207A1" w:rsidRPr="00E34C4F" w:rsidDel="008C58B9" w:rsidRDefault="007207A1" w:rsidP="007207A1">
            <w:pPr>
              <w:ind w:firstLine="0"/>
              <w:rPr>
                <w:del w:id="2710" w:author="ditaoktaria" w:date="2015-06-23T14:58:00Z"/>
              </w:rPr>
            </w:pPr>
            <w:del w:id="2711" w:author="ditaoktaria" w:date="2015-06-23T14:58:00Z">
              <w:r w:rsidDel="008C58B9">
                <w:delText xml:space="preserve">2. </w:delText>
              </w:r>
              <w:r w:rsidRPr="00E50688" w:rsidDel="008C58B9">
                <w:rPr>
                  <w:i/>
                </w:rPr>
                <w:delText>Tagline</w:delText>
              </w:r>
              <w:r w:rsidDel="008C58B9">
                <w:rPr>
                  <w:i/>
                </w:rPr>
                <w:delText xml:space="preserve"> </w:delText>
              </w:r>
              <w:r w:rsidDel="008C58B9">
                <w:delText>Aplikasi</w:delText>
              </w:r>
            </w:del>
          </w:p>
          <w:p w14:paraId="1E8ED570" w14:textId="27DA7020" w:rsidR="007207A1" w:rsidRPr="00E50688" w:rsidDel="008C58B9" w:rsidRDefault="007207A1" w:rsidP="007207A1">
            <w:pPr>
              <w:ind w:firstLine="0"/>
              <w:rPr>
                <w:del w:id="2712" w:author="ditaoktaria" w:date="2015-06-23T14:58:00Z"/>
                <w:i/>
              </w:rPr>
            </w:pPr>
            <w:del w:id="2713" w:author="ditaoktaria" w:date="2015-06-23T14:58:00Z">
              <w:r w:rsidDel="008C58B9">
                <w:delText xml:space="preserve">3. </w:delText>
              </w:r>
              <w:r w:rsidRPr="00E50688" w:rsidDel="008C58B9">
                <w:rPr>
                  <w:i/>
                </w:rPr>
                <w:delText>Form username</w:delText>
              </w:r>
            </w:del>
          </w:p>
          <w:p w14:paraId="689EE39B" w14:textId="31AEA79D" w:rsidR="007207A1" w:rsidDel="008C58B9" w:rsidRDefault="007207A1" w:rsidP="007207A1">
            <w:pPr>
              <w:ind w:firstLine="0"/>
              <w:rPr>
                <w:del w:id="2714" w:author="ditaoktaria" w:date="2015-06-23T14:58:00Z"/>
              </w:rPr>
            </w:pPr>
            <w:del w:id="2715" w:author="ditaoktaria" w:date="2015-06-23T14:58:00Z">
              <w:r w:rsidDel="008C58B9">
                <w:delText xml:space="preserve">4. </w:delText>
              </w:r>
              <w:r w:rsidRPr="00E50688" w:rsidDel="008C58B9">
                <w:rPr>
                  <w:i/>
                </w:rPr>
                <w:delText>Form password</w:delText>
              </w:r>
            </w:del>
          </w:p>
          <w:p w14:paraId="328E9ACF" w14:textId="12CF69AF" w:rsidR="007207A1" w:rsidRPr="00E50688" w:rsidDel="008C58B9" w:rsidRDefault="007207A1" w:rsidP="007207A1">
            <w:pPr>
              <w:ind w:firstLine="0"/>
              <w:rPr>
                <w:del w:id="2716" w:author="ditaoktaria" w:date="2015-06-23T14:58:00Z"/>
                <w:i/>
              </w:rPr>
            </w:pPr>
            <w:del w:id="2717" w:author="ditaoktaria" w:date="2015-06-23T14:58:00Z">
              <w:r w:rsidDel="008C58B9">
                <w:delText xml:space="preserve">5. Tombol </w:delText>
              </w:r>
              <w:r w:rsidDel="008C58B9">
                <w:rPr>
                  <w:i/>
                </w:rPr>
                <w:delText>login</w:delText>
              </w:r>
            </w:del>
          </w:p>
          <w:p w14:paraId="61F354F8" w14:textId="3A1615B9" w:rsidR="007207A1" w:rsidDel="008C58B9" w:rsidRDefault="007207A1" w:rsidP="00AE5DAE">
            <w:pPr>
              <w:keepNext/>
              <w:ind w:firstLine="0"/>
              <w:rPr>
                <w:del w:id="2718" w:author="ditaoktaria" w:date="2015-06-23T14:58:00Z"/>
                <w:rFonts w:eastAsia="SimSun"/>
                <w:color w:val="000000"/>
                <w:lang w:val="id-ID" w:eastAsia="id-ID"/>
              </w:rPr>
            </w:pPr>
          </w:p>
        </w:tc>
      </w:tr>
    </w:tbl>
    <w:p w14:paraId="0F13E828" w14:textId="4CD78593" w:rsidR="00F339E6" w:rsidRPr="005B536E" w:rsidDel="008C58B9" w:rsidRDefault="007207A1" w:rsidP="00AE5DAE">
      <w:pPr>
        <w:pStyle w:val="Caption"/>
        <w:rPr>
          <w:del w:id="2719" w:author="ditaoktaria" w:date="2015-06-23T14:58:00Z"/>
        </w:rPr>
      </w:pPr>
      <w:del w:id="2720" w:author="ditaoktaria" w:date="2015-06-23T14:58:00Z">
        <w:r w:rsidDel="008C58B9">
          <w:delText xml:space="preserve">Gambar 4. </w:delText>
        </w:r>
        <w:r w:rsidR="00D105AE" w:rsidDel="008C58B9">
          <w:rPr>
            <w:b w:val="0"/>
            <w:iCs w:val="0"/>
          </w:rPr>
          <w:fldChar w:fldCharType="begin"/>
        </w:r>
        <w:r w:rsidR="00D105AE" w:rsidDel="008C58B9">
          <w:delInstrText xml:space="preserve"> SEQ Gambar_4. \* ARABIC </w:delInstrText>
        </w:r>
        <w:r w:rsidR="00D105AE" w:rsidDel="008C58B9">
          <w:rPr>
            <w:b w:val="0"/>
            <w:iCs w:val="0"/>
          </w:rPr>
          <w:fldChar w:fldCharType="separate"/>
        </w:r>
        <w:r w:rsidR="00AC2D5F" w:rsidDel="008C58B9">
          <w:rPr>
            <w:noProof/>
          </w:rPr>
          <w:delText>11</w:delText>
        </w:r>
        <w:r w:rsidR="00D105AE" w:rsidDel="008C58B9">
          <w:rPr>
            <w:b w:val="0"/>
            <w:iCs w:val="0"/>
            <w:noProof/>
          </w:rPr>
          <w:fldChar w:fldCharType="end"/>
        </w:r>
        <w:r w:rsidDel="008C58B9">
          <w:delText xml:space="preserve"> </w:delText>
        </w:r>
        <w:r w:rsidRPr="00E53EA3" w:rsidDel="008C58B9">
          <w:delText xml:space="preserve">Antarmuka Halaman </w:delText>
        </w:r>
        <w:r w:rsidRPr="00E53EA3" w:rsidDel="008C58B9">
          <w:rPr>
            <w:i/>
          </w:rPr>
          <w:delText>Login</w:delText>
        </w:r>
      </w:del>
    </w:p>
    <w:p w14:paraId="029148B4" w14:textId="42B7E343" w:rsidR="00A10954" w:rsidRDefault="00A10954" w:rsidP="00AE5DAE">
      <w:pPr>
        <w:pStyle w:val="Heading6"/>
        <w:numPr>
          <w:ilvl w:val="0"/>
          <w:numId w:val="57"/>
        </w:numPr>
        <w:ind w:left="720"/>
      </w:pPr>
      <w:r>
        <w:t xml:space="preserve">Antarmuka </w:t>
      </w:r>
      <w:r w:rsidR="006E7731">
        <w:t>Halaman</w:t>
      </w:r>
      <w:r>
        <w:t xml:space="preserve"> Utama</w:t>
      </w:r>
    </w:p>
    <w:p w14:paraId="73B2C847" w14:textId="7DC609A8" w:rsidR="00B311EA" w:rsidRDefault="00B311EA" w:rsidP="00AE5DAE">
      <w:r>
        <w:t xml:space="preserve">Jika pengguna sukses melakukan </w:t>
      </w:r>
      <w:r>
        <w:rPr>
          <w:i/>
        </w:rPr>
        <w:t>login</w:t>
      </w:r>
      <w:r>
        <w:t xml:space="preserve">, halaman pertama yang </w:t>
      </w:r>
      <w:proofErr w:type="gramStart"/>
      <w:r>
        <w:t>akan</w:t>
      </w:r>
      <w:proofErr w:type="gramEnd"/>
      <w:r>
        <w:t xml:space="preserve"> ditampilkan adalah halaman utama.</w:t>
      </w:r>
      <w:r w:rsidR="005A6F41">
        <w:t xml:space="preserve"> </w:t>
      </w:r>
      <w:r w:rsidR="00E24B4A">
        <w:t>Halaman utam</w:t>
      </w:r>
      <w:r w:rsidR="000604EC">
        <w:t xml:space="preserve">a menampilkan menu </w:t>
      </w:r>
      <w:r w:rsidR="000604EC">
        <w:rPr>
          <w:i/>
        </w:rPr>
        <w:t>M</w:t>
      </w:r>
      <w:r w:rsidR="000604EC" w:rsidRPr="000604EC">
        <w:rPr>
          <w:i/>
        </w:rPr>
        <w:t>aterials</w:t>
      </w:r>
      <w:r w:rsidR="000604EC">
        <w:t xml:space="preserve">, menu </w:t>
      </w:r>
      <w:r w:rsidR="000604EC" w:rsidRPr="00AE5DAE">
        <w:rPr>
          <w:i/>
        </w:rPr>
        <w:t>A</w:t>
      </w:r>
      <w:r w:rsidR="000604EC" w:rsidRPr="000604EC">
        <w:rPr>
          <w:i/>
        </w:rPr>
        <w:t>ccount</w:t>
      </w:r>
      <w:r w:rsidR="000604EC">
        <w:t xml:space="preserve">, menu </w:t>
      </w:r>
      <w:r w:rsidR="000604EC" w:rsidRPr="000604EC">
        <w:rPr>
          <w:i/>
        </w:rPr>
        <w:t>Upload</w:t>
      </w:r>
      <w:r w:rsidR="000604EC">
        <w:t xml:space="preserve">, menu </w:t>
      </w:r>
      <w:r w:rsidR="000604EC">
        <w:rPr>
          <w:i/>
        </w:rPr>
        <w:t xml:space="preserve">Add </w:t>
      </w:r>
      <w:r w:rsidR="000604EC" w:rsidRPr="000604EC">
        <w:rPr>
          <w:i/>
        </w:rPr>
        <w:t>Folder</w:t>
      </w:r>
      <w:r w:rsidR="00FC4271">
        <w:t xml:space="preserve">, serta </w:t>
      </w:r>
      <w:r w:rsidR="000604EC" w:rsidRPr="000604EC">
        <w:t>daftar</w:t>
      </w:r>
      <w:r w:rsidR="000604EC">
        <w:t xml:space="preserve"> mata k</w:t>
      </w:r>
      <w:r w:rsidR="004A3675">
        <w:t>uliah yang dimiliki oleh dosen.</w:t>
      </w:r>
      <w:r w:rsidR="00BE072A">
        <w:t xml:space="preserve"> </w:t>
      </w:r>
      <w:proofErr w:type="gramStart"/>
      <w:r w:rsidR="00BE072A">
        <w:t>Gambar 4.1</w:t>
      </w:r>
      <w:ins w:id="2721" w:author="ditaoktaria" w:date="2015-07-06T15:27:00Z">
        <w:r w:rsidR="00B02086">
          <w:t>2</w:t>
        </w:r>
      </w:ins>
      <w:del w:id="2722" w:author="ditaoktaria" w:date="2015-07-06T15:27:00Z">
        <w:r w:rsidR="00BE072A" w:rsidDel="00B02086">
          <w:delText>1</w:delText>
        </w:r>
      </w:del>
      <w:r w:rsidR="00BE072A">
        <w:t xml:space="preserve"> adalah gamb</w:t>
      </w:r>
      <w:r w:rsidR="004057C6">
        <w:t>a</w:t>
      </w:r>
      <w:r w:rsidR="00123F08">
        <w:t>r perancangan antarmuka halaman utama.</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D9354D" w14:paraId="69985913" w14:textId="77777777" w:rsidTr="00D9354D">
        <w:tc>
          <w:tcPr>
            <w:tcW w:w="4928" w:type="dxa"/>
          </w:tcPr>
          <w:p w14:paraId="0EE1D8ED" w14:textId="7E793B19" w:rsidR="00D9354D" w:rsidRDefault="00D9354D" w:rsidP="00D9354D">
            <w:pPr>
              <w:ind w:firstLine="0"/>
            </w:pPr>
            <w:r w:rsidRPr="00CC66A4">
              <w:rPr>
                <w:noProof/>
              </w:rPr>
              <w:drawing>
                <wp:inline distT="0" distB="0" distL="0" distR="0" wp14:anchorId="0BDD1DCE" wp14:editId="3CCD14B8">
                  <wp:extent cx="2868754" cy="1896118"/>
                  <wp:effectExtent l="25400" t="25400" r="27305" b="34290"/>
                  <wp:docPr id="38" name="Picture 38"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del w:id="2723" w:author="ditaoktaria" w:date="2015-06-29T09:39:00Z">
              <w:r w:rsidRPr="00891550" w:rsidDel="008D0CDA">
                <w:rPr>
                  <w:noProof/>
                </w:rPr>
                <w:drawing>
                  <wp:inline distT="0" distB="0" distL="0" distR="0" wp14:anchorId="0B01DC18" wp14:editId="46D1A09D">
                    <wp:extent cx="2884742" cy="1906684"/>
                    <wp:effectExtent l="25400" t="25400" r="36830" b="24130"/>
                    <wp:docPr id="37" name="Picture 37"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094BAF34" w14:textId="77777777" w:rsidR="00D9354D" w:rsidRDefault="00D9354D" w:rsidP="00D9354D">
            <w:pPr>
              <w:ind w:firstLine="0"/>
              <w:rPr>
                <w:b/>
              </w:rPr>
            </w:pPr>
            <w:proofErr w:type="gramStart"/>
            <w:r>
              <w:rPr>
                <w:b/>
              </w:rPr>
              <w:t>Keterangan :</w:t>
            </w:r>
            <w:proofErr w:type="gramEnd"/>
          </w:p>
          <w:p w14:paraId="378D0CB9" w14:textId="77777777" w:rsidR="00D9354D" w:rsidRPr="00AE5DAE" w:rsidDel="009674A4" w:rsidRDefault="00D9354D" w:rsidP="00D9354D">
            <w:pPr>
              <w:pStyle w:val="ListParagraph"/>
              <w:numPr>
                <w:ilvl w:val="0"/>
                <w:numId w:val="71"/>
              </w:numPr>
              <w:ind w:left="317"/>
              <w:rPr>
                <w:del w:id="2724" w:author="ditaoktaria" w:date="2015-06-29T09:48:00Z"/>
              </w:rPr>
            </w:pPr>
            <w:del w:id="2725" w:author="ditaoktaria" w:date="2015-06-29T09:48:00Z">
              <w:r w:rsidDel="009674A4">
                <w:delText xml:space="preserve">Menu </w:delText>
              </w:r>
              <w:r w:rsidDel="009674A4">
                <w:rPr>
                  <w:i/>
                </w:rPr>
                <w:delText>Materials</w:delText>
              </w:r>
            </w:del>
          </w:p>
          <w:p w14:paraId="392DDCD7" w14:textId="77777777" w:rsidR="00D9354D" w:rsidRPr="00AE5DAE" w:rsidDel="009674A4" w:rsidRDefault="00D9354D" w:rsidP="00D9354D">
            <w:pPr>
              <w:pStyle w:val="ListParagraph"/>
              <w:numPr>
                <w:ilvl w:val="0"/>
                <w:numId w:val="71"/>
              </w:numPr>
              <w:ind w:left="317"/>
              <w:rPr>
                <w:del w:id="2726" w:author="ditaoktaria" w:date="2015-06-29T09:48:00Z"/>
              </w:rPr>
            </w:pPr>
            <w:del w:id="2727" w:author="ditaoktaria" w:date="2015-06-29T09:48:00Z">
              <w:r w:rsidDel="009674A4">
                <w:delText xml:space="preserve">Menu </w:delText>
              </w:r>
              <w:r w:rsidDel="009674A4">
                <w:rPr>
                  <w:i/>
                </w:rPr>
                <w:delText>Account</w:delText>
              </w:r>
            </w:del>
          </w:p>
          <w:p w14:paraId="2F7DF075" w14:textId="77777777" w:rsidR="00D9354D" w:rsidRPr="00AE5DAE" w:rsidDel="009674A4" w:rsidRDefault="00D9354D" w:rsidP="00D9354D">
            <w:pPr>
              <w:pStyle w:val="ListParagraph"/>
              <w:numPr>
                <w:ilvl w:val="0"/>
                <w:numId w:val="71"/>
              </w:numPr>
              <w:ind w:left="317"/>
              <w:rPr>
                <w:del w:id="2728" w:author="ditaoktaria" w:date="2015-06-29T09:48:00Z"/>
              </w:rPr>
            </w:pPr>
            <w:del w:id="2729" w:author="ditaoktaria" w:date="2015-06-29T09:48:00Z">
              <w:r w:rsidDel="009674A4">
                <w:delText xml:space="preserve">Menu </w:delText>
              </w:r>
              <w:r w:rsidDel="009674A4">
                <w:rPr>
                  <w:i/>
                </w:rPr>
                <w:delText>Upload Materials</w:delText>
              </w:r>
            </w:del>
          </w:p>
          <w:p w14:paraId="0D7E95DE" w14:textId="77777777" w:rsidR="00D9354D" w:rsidRPr="00AE5DAE" w:rsidDel="009674A4" w:rsidRDefault="00D9354D" w:rsidP="00D9354D">
            <w:pPr>
              <w:pStyle w:val="ListParagraph"/>
              <w:numPr>
                <w:ilvl w:val="0"/>
                <w:numId w:val="71"/>
              </w:numPr>
              <w:ind w:left="317"/>
              <w:rPr>
                <w:del w:id="2730" w:author="ditaoktaria" w:date="2015-06-29T09:48:00Z"/>
              </w:rPr>
            </w:pPr>
            <w:del w:id="2731" w:author="ditaoktaria" w:date="2015-06-29T09:48:00Z">
              <w:r w:rsidDel="009674A4">
                <w:delText xml:space="preserve">Menu </w:delText>
              </w:r>
              <w:r w:rsidDel="009674A4">
                <w:rPr>
                  <w:i/>
                </w:rPr>
                <w:delText>Add Folder</w:delText>
              </w:r>
            </w:del>
          </w:p>
          <w:p w14:paraId="08F57388" w14:textId="77777777" w:rsidR="00D9354D" w:rsidRPr="00AE5DAE" w:rsidRDefault="00D9354D" w:rsidP="00D9354D">
            <w:pPr>
              <w:pStyle w:val="ListParagraph"/>
              <w:numPr>
                <w:ilvl w:val="3"/>
                <w:numId w:val="23"/>
              </w:numPr>
              <w:ind w:left="287"/>
              <w:rPr>
                <w:i/>
              </w:rPr>
            </w:pPr>
            <w:r>
              <w:t xml:space="preserve">Menu </w:t>
            </w:r>
            <w:r w:rsidRPr="00AE5DAE">
              <w:rPr>
                <w:i/>
              </w:rPr>
              <w:t>Materials</w:t>
            </w:r>
          </w:p>
          <w:p w14:paraId="4B5DE0E7" w14:textId="77777777" w:rsidR="00D9354D" w:rsidRDefault="00D9354D" w:rsidP="00D9354D">
            <w:pPr>
              <w:pStyle w:val="ListParagraph"/>
              <w:numPr>
                <w:ilvl w:val="3"/>
                <w:numId w:val="23"/>
              </w:numPr>
              <w:ind w:left="287"/>
              <w:rPr>
                <w:i/>
              </w:rPr>
            </w:pPr>
            <w:r>
              <w:t xml:space="preserve">Menu </w:t>
            </w:r>
            <w:r w:rsidRPr="00AE5DAE">
              <w:rPr>
                <w:i/>
              </w:rPr>
              <w:t>Account</w:t>
            </w:r>
          </w:p>
          <w:p w14:paraId="6B89D61B" w14:textId="77777777" w:rsidR="00D9354D" w:rsidRDefault="00D9354D" w:rsidP="00D9354D">
            <w:pPr>
              <w:pStyle w:val="ListParagraph"/>
              <w:numPr>
                <w:ilvl w:val="3"/>
                <w:numId w:val="23"/>
              </w:numPr>
              <w:ind w:left="287"/>
              <w:rPr>
                <w:i/>
              </w:rPr>
            </w:pPr>
            <w:r>
              <w:t xml:space="preserve">Menu </w:t>
            </w:r>
            <w:r>
              <w:rPr>
                <w:i/>
              </w:rPr>
              <w:t>Upload</w:t>
            </w:r>
          </w:p>
          <w:p w14:paraId="3C7A4BF2" w14:textId="77777777" w:rsidR="00D9354D" w:rsidRDefault="00D9354D" w:rsidP="00D9354D">
            <w:pPr>
              <w:pStyle w:val="ListParagraph"/>
              <w:numPr>
                <w:ilvl w:val="3"/>
                <w:numId w:val="23"/>
              </w:numPr>
              <w:ind w:left="287"/>
              <w:rPr>
                <w:i/>
              </w:rPr>
            </w:pPr>
            <w:r>
              <w:t xml:space="preserve">Menu </w:t>
            </w:r>
            <w:r>
              <w:rPr>
                <w:i/>
              </w:rPr>
              <w:t>Add Folder</w:t>
            </w:r>
          </w:p>
          <w:p w14:paraId="0012BAE3" w14:textId="3AC04946" w:rsidR="00D9354D" w:rsidRPr="00D9354D" w:rsidRDefault="00D9354D" w:rsidP="00D9354D">
            <w:pPr>
              <w:pStyle w:val="ListParagraph"/>
              <w:numPr>
                <w:ilvl w:val="3"/>
                <w:numId w:val="23"/>
              </w:numPr>
              <w:ind w:left="287"/>
              <w:rPr>
                <w:i/>
              </w:rPr>
            </w:pPr>
            <w:r>
              <w:t>Daftar mata kuliah yang dimiliki akun</w:t>
            </w:r>
          </w:p>
        </w:tc>
      </w:tr>
    </w:tbl>
    <w:p w14:paraId="0E8037EC" w14:textId="29B98C34" w:rsidR="00D9354D" w:rsidRDefault="00D9354D" w:rsidP="00D9354D">
      <w:pPr>
        <w:pStyle w:val="Caption"/>
      </w:pPr>
      <w:r>
        <w:t xml:space="preserve">Gambar 4. </w:t>
      </w:r>
      <w:r w:rsidR="001F592B">
        <w:fldChar w:fldCharType="begin"/>
      </w:r>
      <w:r w:rsidR="001F592B">
        <w:instrText xml:space="preserve"> SEQ Gambar_4. \* ARABIC </w:instrText>
      </w:r>
      <w:r w:rsidR="001F592B">
        <w:fldChar w:fldCharType="separate"/>
      </w:r>
      <w:r>
        <w:rPr>
          <w:noProof/>
        </w:rPr>
        <w:t>12</w:t>
      </w:r>
      <w:r w:rsidR="001F592B">
        <w:rPr>
          <w:noProof/>
        </w:rPr>
        <w:fldChar w:fldCharType="end"/>
      </w:r>
      <w:r>
        <w:t xml:space="preserve"> </w:t>
      </w:r>
      <w:r>
        <w:rPr>
          <w:b w:val="0"/>
        </w:rPr>
        <w:t xml:space="preserve">Antarmuka Halaman </w:t>
      </w:r>
      <w:r w:rsidR="008E336F">
        <w:rPr>
          <w:b w:val="0"/>
        </w:rPr>
        <w:t>Utama</w:t>
      </w:r>
    </w:p>
    <w:p w14:paraId="5A8AF297" w14:textId="7086C47A" w:rsidR="006E7731" w:rsidRPr="00023395" w:rsidDel="00B02086" w:rsidRDefault="00D32B0E" w:rsidP="00AE5DAE">
      <w:pPr>
        <w:pStyle w:val="Caption"/>
        <w:rPr>
          <w:del w:id="2732" w:author="ditaoktaria" w:date="2015-07-06T15:28:00Z"/>
        </w:rPr>
      </w:pPr>
      <w:del w:id="2733" w:author="ditaoktaria" w:date="2015-07-06T15:28:00Z">
        <w:r w:rsidDel="00B02086">
          <w:delText xml:space="preserve">Gambar 4. </w:delText>
        </w:r>
        <w:r w:rsidR="00B02086" w:rsidDel="00B02086">
          <w:rPr>
            <w:b w:val="0"/>
            <w:iCs w:val="0"/>
          </w:rPr>
          <w:fldChar w:fldCharType="begin"/>
        </w:r>
        <w:r w:rsidR="00B02086" w:rsidDel="00B02086">
          <w:delInstrText xml:space="preserve"> SEQ Gambar_4. \* ARABIC </w:delInstrText>
        </w:r>
        <w:r w:rsidR="00B02086" w:rsidDel="00B02086">
          <w:rPr>
            <w:b w:val="0"/>
            <w:iCs w:val="0"/>
          </w:rPr>
          <w:fldChar w:fldCharType="separate"/>
        </w:r>
      </w:del>
      <w:del w:id="2734" w:author="ditaoktaria" w:date="2015-07-06T10:32:00Z">
        <w:r w:rsidR="00AC2D5F" w:rsidDel="00494234">
          <w:rPr>
            <w:noProof/>
          </w:rPr>
          <w:delText>12</w:delText>
        </w:r>
      </w:del>
      <w:del w:id="2735" w:author="ditaoktaria" w:date="2015-07-06T15:28:00Z">
        <w:r w:rsidR="00B02086" w:rsidDel="00B02086">
          <w:rPr>
            <w:b w:val="0"/>
            <w:iCs w:val="0"/>
            <w:noProof/>
          </w:rPr>
          <w:fldChar w:fldCharType="end"/>
        </w:r>
        <w:r w:rsidDel="00B02086">
          <w:delText xml:space="preserve"> </w:delText>
        </w:r>
        <w:r w:rsidDel="00B02086">
          <w:rPr>
            <w:b w:val="0"/>
          </w:rPr>
          <w:delText>Antarmuka Halaman Utama</w:delText>
        </w:r>
      </w:del>
    </w:p>
    <w:p w14:paraId="7468290E" w14:textId="20E6D7A2" w:rsidR="00A10954" w:rsidRDefault="00A10954" w:rsidP="00AE5DAE">
      <w:pPr>
        <w:pStyle w:val="Heading6"/>
        <w:numPr>
          <w:ilvl w:val="0"/>
          <w:numId w:val="57"/>
        </w:numPr>
        <w:ind w:left="720"/>
      </w:pPr>
      <w:r>
        <w:t xml:space="preserve">Antarmuka </w:t>
      </w:r>
      <w:r w:rsidR="00574102">
        <w:t xml:space="preserve">Halaman </w:t>
      </w:r>
      <w:r>
        <w:t>Kelola Materi</w:t>
      </w:r>
    </w:p>
    <w:p w14:paraId="14396912" w14:textId="337871E4" w:rsidR="00DE7826" w:rsidRDefault="00123F08" w:rsidP="00AE5DAE">
      <w:pPr>
        <w:rPr>
          <w:ins w:id="2736" w:author="ditaoktaria" w:date="2015-06-29T09:47:00Z"/>
        </w:rPr>
      </w:pPr>
      <w:proofErr w:type="gramStart"/>
      <w:r>
        <w:t xml:space="preserve">Halaman kelola materi ditampilkan ketika pengguna mengklik </w:t>
      </w:r>
      <w:r>
        <w:rPr>
          <w:i/>
        </w:rPr>
        <w:t xml:space="preserve">checkbox </w:t>
      </w:r>
      <w:r>
        <w:t>pada materi.</w:t>
      </w:r>
      <w:proofErr w:type="gramEnd"/>
      <w:r>
        <w:t xml:space="preserve"> </w:t>
      </w:r>
      <w:r w:rsidR="008A02A5">
        <w:t xml:space="preserve">Pada halaman ini </w:t>
      </w:r>
      <w:proofErr w:type="gramStart"/>
      <w:r w:rsidR="008A02A5">
        <w:t>akan</w:t>
      </w:r>
      <w:proofErr w:type="gramEnd"/>
      <w:r w:rsidR="008A02A5">
        <w:t xml:space="preserve"> ditampilkan d</w:t>
      </w:r>
      <w:r w:rsidR="008A02A5" w:rsidRPr="008E77BF">
        <w:t>aftar</w:t>
      </w:r>
      <w:r w:rsidR="008A02A5">
        <w:t xml:space="preserve"> materi yang dimiliki oleh 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 xml:space="preserve">edit, delete, </w:t>
      </w:r>
      <w:r w:rsidR="008E77BF">
        <w:t xml:space="preserve">dan </w:t>
      </w:r>
      <w:r w:rsidR="008E77BF">
        <w:rPr>
          <w:i/>
        </w:rPr>
        <w:t>move to.</w:t>
      </w:r>
      <w:r w:rsidR="008A02A5">
        <w:rPr>
          <w:i/>
        </w:rPr>
        <w:t xml:space="preserve"> </w:t>
      </w:r>
      <w:proofErr w:type="gramStart"/>
      <w:r w:rsidR="00C1642A">
        <w:t xml:space="preserve">Gambar 4.12 </w:t>
      </w:r>
      <w:r w:rsidR="00BE072A">
        <w:t xml:space="preserve">adalah </w:t>
      </w:r>
      <w:r w:rsidR="00766AAE">
        <w:t>gambar perancangan halaman kelola materi.</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9674A4" w14:paraId="0C993CDA" w14:textId="77777777" w:rsidTr="00D9354D">
        <w:trPr>
          <w:trHeight w:val="3164"/>
          <w:ins w:id="2737" w:author="ditaoktaria" w:date="2015-06-29T09:47:00Z"/>
        </w:trPr>
        <w:tc>
          <w:tcPr>
            <w:tcW w:w="4928" w:type="dxa"/>
          </w:tcPr>
          <w:p w14:paraId="28D3E8B5" w14:textId="2E606B0D" w:rsidR="009674A4" w:rsidRDefault="009674A4" w:rsidP="00D9354D">
            <w:pPr>
              <w:keepNext/>
              <w:ind w:firstLine="0"/>
              <w:rPr>
                <w:ins w:id="2738" w:author="ditaoktaria" w:date="2015-06-29T09:47:00Z"/>
              </w:rPr>
            </w:pPr>
            <w:ins w:id="2739" w:author="ditaoktaria" w:date="2015-06-29T09:47:00Z">
              <w:r>
                <w:rPr>
                  <w:noProof/>
                </w:rPr>
                <w:drawing>
                  <wp:inline distT="0" distB="0" distL="0" distR="0" wp14:anchorId="059FA2B1" wp14:editId="6BF8251F">
                    <wp:extent cx="2925042" cy="1935028"/>
                    <wp:effectExtent l="25400" t="25400" r="2159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 baru.jpg"/>
                            <pic:cNvPicPr/>
                          </pic:nvPicPr>
                          <pic:blipFill>
                            <a:blip r:embed="rId49">
                              <a:extLst>
                                <a:ext uri="{28A0092B-C50C-407E-A947-70E740481C1C}">
                                  <a14:useLocalDpi xmlns:a14="http://schemas.microsoft.com/office/drawing/2010/main" val="0"/>
                                </a:ext>
                              </a:extLst>
                            </a:blip>
                            <a:stretch>
                              <a:fillRect/>
                            </a:stretch>
                          </pic:blipFill>
                          <pic:spPr>
                            <a:xfrm>
                              <a:off x="0" y="0"/>
                              <a:ext cx="2925366" cy="1935243"/>
                            </a:xfrm>
                            <a:prstGeom prst="rect">
                              <a:avLst/>
                            </a:prstGeom>
                            <a:ln>
                              <a:solidFill>
                                <a:schemeClr val="tx1">
                                  <a:lumMod val="50000"/>
                                  <a:lumOff val="50000"/>
                                </a:schemeClr>
                              </a:solidFill>
                            </a:ln>
                          </pic:spPr>
                        </pic:pic>
                      </a:graphicData>
                    </a:graphic>
                  </wp:inline>
                </w:drawing>
              </w:r>
            </w:ins>
          </w:p>
        </w:tc>
        <w:tc>
          <w:tcPr>
            <w:tcW w:w="3088" w:type="dxa"/>
          </w:tcPr>
          <w:p w14:paraId="649321BF" w14:textId="77777777" w:rsidR="009674A4" w:rsidRDefault="009674A4" w:rsidP="003C3617">
            <w:pPr>
              <w:ind w:firstLine="0"/>
              <w:rPr>
                <w:ins w:id="2740" w:author="ditaoktaria" w:date="2015-06-29T09:47:00Z"/>
                <w:b/>
              </w:rPr>
            </w:pPr>
            <w:proofErr w:type="gramStart"/>
            <w:ins w:id="2741" w:author="ditaoktaria" w:date="2015-06-29T09:47:00Z">
              <w:r>
                <w:rPr>
                  <w:b/>
                </w:rPr>
                <w:t>Keterangan :</w:t>
              </w:r>
              <w:proofErr w:type="gramEnd"/>
            </w:ins>
          </w:p>
          <w:p w14:paraId="7B828CDA" w14:textId="77777777" w:rsidR="009674A4" w:rsidRPr="00AE5DAE" w:rsidRDefault="009674A4" w:rsidP="003C3617">
            <w:pPr>
              <w:pStyle w:val="ListParagraph"/>
              <w:numPr>
                <w:ilvl w:val="0"/>
                <w:numId w:val="71"/>
              </w:numPr>
              <w:ind w:left="317"/>
              <w:rPr>
                <w:ins w:id="2742" w:author="ditaoktaria" w:date="2015-06-29T09:47:00Z"/>
              </w:rPr>
            </w:pPr>
            <w:ins w:id="2743" w:author="ditaoktaria" w:date="2015-06-29T09:47:00Z">
              <w:r>
                <w:t xml:space="preserve">Menu </w:t>
              </w:r>
              <w:r>
                <w:rPr>
                  <w:i/>
                </w:rPr>
                <w:t>Materials</w:t>
              </w:r>
            </w:ins>
          </w:p>
          <w:p w14:paraId="5A6279AF" w14:textId="77777777" w:rsidR="009674A4" w:rsidRPr="00AE5DAE" w:rsidRDefault="009674A4" w:rsidP="003C3617">
            <w:pPr>
              <w:pStyle w:val="ListParagraph"/>
              <w:numPr>
                <w:ilvl w:val="0"/>
                <w:numId w:val="71"/>
              </w:numPr>
              <w:ind w:left="317"/>
              <w:rPr>
                <w:ins w:id="2744" w:author="ditaoktaria" w:date="2015-06-29T09:47:00Z"/>
              </w:rPr>
            </w:pPr>
            <w:ins w:id="2745" w:author="ditaoktaria" w:date="2015-06-29T09:47:00Z">
              <w:r>
                <w:t xml:space="preserve">Menu </w:t>
              </w:r>
              <w:r>
                <w:rPr>
                  <w:i/>
                </w:rPr>
                <w:t>Account</w:t>
              </w:r>
            </w:ins>
          </w:p>
          <w:p w14:paraId="0EE31D65" w14:textId="77777777" w:rsidR="009674A4" w:rsidRPr="00AE5DAE" w:rsidRDefault="009674A4" w:rsidP="003C3617">
            <w:pPr>
              <w:pStyle w:val="ListParagraph"/>
              <w:numPr>
                <w:ilvl w:val="0"/>
                <w:numId w:val="71"/>
              </w:numPr>
              <w:ind w:left="317"/>
              <w:rPr>
                <w:ins w:id="2746" w:author="ditaoktaria" w:date="2015-06-29T09:47:00Z"/>
              </w:rPr>
            </w:pPr>
            <w:ins w:id="2747" w:author="ditaoktaria" w:date="2015-06-29T09:47:00Z">
              <w:r>
                <w:t xml:space="preserve">Menu </w:t>
              </w:r>
              <w:r>
                <w:rPr>
                  <w:i/>
                </w:rPr>
                <w:t>Upload Materials</w:t>
              </w:r>
            </w:ins>
          </w:p>
          <w:p w14:paraId="5CBF42D1" w14:textId="77777777" w:rsidR="009674A4" w:rsidRPr="009674A4" w:rsidRDefault="009674A4">
            <w:pPr>
              <w:pStyle w:val="ListParagraph"/>
              <w:numPr>
                <w:ilvl w:val="0"/>
                <w:numId w:val="71"/>
              </w:numPr>
              <w:ind w:left="317"/>
              <w:rPr>
                <w:ins w:id="2748" w:author="ditaoktaria" w:date="2015-06-29T09:49:00Z"/>
                <w:rPrChange w:id="2749" w:author="ditaoktaria" w:date="2015-06-29T09:49:00Z">
                  <w:rPr>
                    <w:ins w:id="2750" w:author="ditaoktaria" w:date="2015-06-29T09:49:00Z"/>
                    <w:i/>
                  </w:rPr>
                </w:rPrChange>
              </w:rPr>
              <w:pPrChange w:id="2751" w:author="ditaoktaria" w:date="2015-06-29T09:48:00Z">
                <w:pPr>
                  <w:pStyle w:val="ListParagraph"/>
                  <w:keepNext/>
                  <w:numPr>
                    <w:numId w:val="71"/>
                  </w:numPr>
                  <w:ind w:left="317" w:hanging="360"/>
                </w:pPr>
              </w:pPrChange>
            </w:pPr>
            <w:ins w:id="2752" w:author="ditaoktaria" w:date="2015-06-29T09:49:00Z">
              <w:r>
                <w:t xml:space="preserve">Menu </w:t>
              </w:r>
              <w:r>
                <w:rPr>
                  <w:i/>
                </w:rPr>
                <w:t>Add Folder</w:t>
              </w:r>
            </w:ins>
          </w:p>
          <w:p w14:paraId="319DC4F2" w14:textId="4BF2A815" w:rsidR="009674A4" w:rsidRPr="00891550" w:rsidRDefault="009674A4">
            <w:pPr>
              <w:pStyle w:val="ListParagraph"/>
              <w:numPr>
                <w:ilvl w:val="0"/>
                <w:numId w:val="71"/>
              </w:numPr>
              <w:ind w:left="317"/>
              <w:rPr>
                <w:ins w:id="2753" w:author="ditaoktaria" w:date="2015-06-29T09:47:00Z"/>
              </w:rPr>
              <w:pPrChange w:id="2754" w:author="ditaoktaria" w:date="2015-06-29T09:48:00Z">
                <w:pPr>
                  <w:pStyle w:val="ListParagraph"/>
                  <w:keepNext/>
                  <w:numPr>
                    <w:numId w:val="71"/>
                  </w:numPr>
                  <w:ind w:left="317" w:hanging="360"/>
                </w:pPr>
              </w:pPrChange>
            </w:pPr>
            <w:ins w:id="2755" w:author="ditaoktaria" w:date="2015-06-29T09:49:00Z">
              <w:r>
                <w:t>Daftar Materi</w:t>
              </w:r>
            </w:ins>
          </w:p>
        </w:tc>
      </w:tr>
    </w:tbl>
    <w:p w14:paraId="4F995A38" w14:textId="26F8B5BA" w:rsidR="00D9354D" w:rsidDel="006550CB" w:rsidRDefault="006550CB" w:rsidP="00D9354D">
      <w:pPr>
        <w:pStyle w:val="Caption"/>
        <w:rPr>
          <w:del w:id="2756" w:author="ditaoktaria" w:date="2015-07-06T17:13:00Z"/>
        </w:rPr>
      </w:pPr>
      <w:bookmarkStart w:id="2757" w:name="_Toc297822212"/>
      <w:ins w:id="2758" w:author="ditaoktaria" w:date="2015-07-06T17:13:00Z">
        <w:r w:rsidRPr="006550CB">
          <w:rPr>
            <w:rPrChange w:id="2759" w:author="ditaoktaria" w:date="2015-07-06T17:14:00Z">
              <w:rPr/>
            </w:rPrChange>
          </w:rPr>
          <w:t xml:space="preserve">Gambar 4. </w:t>
        </w:r>
        <w:r w:rsidRPr="006550CB">
          <w:rPr>
            <w:rPrChange w:id="2760" w:author="ditaoktaria" w:date="2015-07-06T17:14:00Z">
              <w:rPr/>
            </w:rPrChange>
          </w:rPr>
          <w:fldChar w:fldCharType="begin"/>
        </w:r>
        <w:r w:rsidRPr="006550CB">
          <w:rPr>
            <w:rPrChange w:id="2761" w:author="ditaoktaria" w:date="2015-07-06T17:14:00Z">
              <w:rPr/>
            </w:rPrChange>
          </w:rPr>
          <w:instrText xml:space="preserve"> SEQ Gambar_4. \* ARABIC </w:instrText>
        </w:r>
        <w:r w:rsidRPr="006550CB">
          <w:rPr>
            <w:rPrChange w:id="2762" w:author="ditaoktaria" w:date="2015-07-06T17:14:00Z">
              <w:rPr/>
            </w:rPrChange>
          </w:rPr>
          <w:fldChar w:fldCharType="separate"/>
        </w:r>
      </w:ins>
      <w:r w:rsidRPr="006550CB">
        <w:rPr>
          <w:noProof/>
          <w:rPrChange w:id="2763" w:author="ditaoktaria" w:date="2015-07-06T17:14:00Z">
            <w:rPr>
              <w:noProof/>
            </w:rPr>
          </w:rPrChange>
        </w:rPr>
        <w:t>13</w:t>
      </w:r>
      <w:ins w:id="2764" w:author="ditaoktaria" w:date="2015-07-06T17:13:00Z">
        <w:r w:rsidRPr="006550CB">
          <w:rPr>
            <w:rPrChange w:id="2765" w:author="ditaoktaria" w:date="2015-07-06T17:14:00Z">
              <w:rPr/>
            </w:rPrChange>
          </w:rPr>
          <w:fldChar w:fldCharType="end"/>
        </w:r>
        <w:r>
          <w:t xml:space="preserve"> </w:t>
        </w:r>
        <w:r w:rsidRPr="006550CB">
          <w:rPr>
            <w:b w:val="0"/>
            <w:rPrChange w:id="2766" w:author="ditaoktaria" w:date="2015-07-06T17:14:00Z">
              <w:rPr>
                <w:b w:val="0"/>
              </w:rPr>
            </w:rPrChange>
          </w:rPr>
          <w:t>Antarmuka Halaman Material</w:t>
        </w:r>
        <w:bookmarkEnd w:id="2757"/>
        <w:r w:rsidDel="006550CB">
          <w:t xml:space="preserve"> </w:t>
        </w:r>
      </w:ins>
      <w:del w:id="2767" w:author="ditaoktaria" w:date="2015-07-06T17:13:00Z">
        <w:r w:rsidR="00D9354D" w:rsidDel="006550CB">
          <w:delText xml:space="preserve">Gambar 4. </w:delText>
        </w:r>
        <w:r w:rsidR="001F592B" w:rsidDel="006550CB">
          <w:fldChar w:fldCharType="begin"/>
        </w:r>
        <w:r w:rsidR="001F592B" w:rsidDel="006550CB">
          <w:delInstrText xml:space="preserve"> SEQ Gambar_4. \* ARABIC </w:delInstrText>
        </w:r>
        <w:r w:rsidR="001F592B" w:rsidDel="006550CB">
          <w:fldChar w:fldCharType="separate"/>
        </w:r>
        <w:r w:rsidR="00D9354D" w:rsidDel="006550CB">
          <w:rPr>
            <w:noProof/>
          </w:rPr>
          <w:delText>13</w:delText>
        </w:r>
        <w:r w:rsidR="001F592B" w:rsidDel="006550CB">
          <w:rPr>
            <w:noProof/>
          </w:rPr>
          <w:fldChar w:fldCharType="end"/>
        </w:r>
        <w:r w:rsidR="00D9354D" w:rsidDel="006550CB">
          <w:delText xml:space="preserve"> </w:delText>
        </w:r>
      </w:del>
      <w:del w:id="2768" w:author="ditaoktaria" w:date="2015-07-06T17:14:00Z">
        <w:r w:rsidR="00D9354D" w:rsidRPr="008E336F" w:rsidDel="006550CB">
          <w:rPr>
            <w:b w:val="0"/>
          </w:rPr>
          <w:delText>Antarmuka Halaman Material</w:delText>
        </w:r>
      </w:del>
    </w:p>
    <w:p w14:paraId="68DCE62F" w14:textId="634688DA" w:rsidR="00497EC2" w:rsidRDefault="00497EC2">
      <w:pPr>
        <w:ind w:firstLine="0"/>
        <w:jc w:val="center"/>
        <w:rPr>
          <w:b/>
          <w:iCs/>
          <w:szCs w:val="18"/>
        </w:rPr>
        <w:pPrChange w:id="2769" w:author="ditaoktaria" w:date="2015-06-29T09:37:00Z">
          <w:pPr/>
        </w:pPrChange>
      </w:pPr>
    </w:p>
    <w:p w14:paraId="4769E163" w14:textId="77777777" w:rsidR="006550CB" w:rsidRPr="00C1642A" w:rsidRDefault="006550CB">
      <w:pPr>
        <w:ind w:firstLine="0"/>
        <w:jc w:val="center"/>
        <w:pPrChange w:id="2770" w:author="ditaoktaria" w:date="2015-06-29T09:37: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414C2C">
        <w:trPr>
          <w:trHeight w:val="3261"/>
        </w:trPr>
        <w:tc>
          <w:tcPr>
            <w:tcW w:w="4928" w:type="dxa"/>
          </w:tcPr>
          <w:p w14:paraId="26B25FAE" w14:textId="5E170A7B" w:rsidR="00891550" w:rsidRDefault="009674A4" w:rsidP="00414C2C">
            <w:pPr>
              <w:keepNext/>
              <w:ind w:firstLine="0"/>
            </w:pPr>
            <w:ins w:id="2771" w:author="ditaoktaria" w:date="2015-06-29T09:47:00Z">
              <w:r>
                <w:rPr>
                  <w:noProof/>
                </w:rPr>
                <w:drawing>
                  <wp:inline distT="0" distB="0" distL="0" distR="0" wp14:anchorId="3A631554" wp14:editId="383DDE3D">
                    <wp:extent cx="2971301" cy="19656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 sub menu.jpg"/>
                            <pic:cNvPicPr/>
                          </pic:nvPicPr>
                          <pic:blipFill>
                            <a:blip r:embed="rId50">
                              <a:extLst>
                                <a:ext uri="{28A0092B-C50C-407E-A947-70E740481C1C}">
                                  <a14:useLocalDpi xmlns:a14="http://schemas.microsoft.com/office/drawing/2010/main" val="0"/>
                                </a:ext>
                              </a:extLst>
                            </a:blip>
                            <a:stretch>
                              <a:fillRect/>
                            </a:stretch>
                          </pic:blipFill>
                          <pic:spPr>
                            <a:xfrm>
                              <a:off x="0" y="0"/>
                              <a:ext cx="2975510" cy="1968414"/>
                            </a:xfrm>
                            <a:prstGeom prst="rect">
                              <a:avLst/>
                            </a:prstGeom>
                          </pic:spPr>
                        </pic:pic>
                      </a:graphicData>
                    </a:graphic>
                  </wp:inline>
                </w:drawing>
              </w:r>
            </w:ins>
            <w:del w:id="2772" w:author="ditaoktaria" w:date="2015-06-29T09:39:00Z">
              <w:r w:rsidR="00891550" w:rsidRPr="00891550" w:rsidDel="008D0CDA">
                <w:rPr>
                  <w:noProof/>
                </w:rPr>
                <w:drawing>
                  <wp:inline distT="0" distB="0" distL="0" distR="0" wp14:anchorId="65FECABC" wp14:editId="1B56D0DA">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62C6D9BD" w14:textId="77777777" w:rsidR="00D9354D" w:rsidRDefault="00891550" w:rsidP="00D9354D">
            <w:pPr>
              <w:ind w:firstLine="34"/>
              <w:rPr>
                <w:b/>
              </w:rPr>
            </w:pPr>
            <w:proofErr w:type="gramStart"/>
            <w:r>
              <w:rPr>
                <w:b/>
              </w:rPr>
              <w:t>Keterangan :</w:t>
            </w:r>
            <w:proofErr w:type="gramEnd"/>
          </w:p>
          <w:p w14:paraId="689D6E18" w14:textId="5835BEFF" w:rsidR="00891550" w:rsidRPr="00D9354D" w:rsidDel="009674A4" w:rsidRDefault="00D9354D" w:rsidP="00414C2C">
            <w:pPr>
              <w:ind w:left="317" w:hanging="317"/>
              <w:rPr>
                <w:del w:id="2773" w:author="ditaoktaria" w:date="2015-06-29T09:48:00Z"/>
                <w:b/>
              </w:rPr>
            </w:pPr>
            <w:r>
              <w:t xml:space="preserve">1. </w:t>
            </w:r>
            <w:r w:rsidR="00414C2C">
              <w:t xml:space="preserve"> </w:t>
            </w:r>
            <w:del w:id="2774" w:author="ditaoktaria" w:date="2015-06-29T09:48:00Z">
              <w:r w:rsidR="00891550" w:rsidDel="009674A4">
                <w:delText xml:space="preserve">Menu </w:delText>
              </w:r>
              <w:r w:rsidR="00891550" w:rsidDel="009674A4">
                <w:rPr>
                  <w:i/>
                </w:rPr>
                <w:delText>Materials</w:delText>
              </w:r>
            </w:del>
          </w:p>
          <w:p w14:paraId="4DEAEC81" w14:textId="62EDAE39" w:rsidR="00891550" w:rsidRPr="00AE5DAE" w:rsidDel="009674A4" w:rsidRDefault="00891550" w:rsidP="00414C2C">
            <w:pPr>
              <w:ind w:left="317" w:hanging="317"/>
              <w:rPr>
                <w:del w:id="2775" w:author="ditaoktaria" w:date="2015-06-29T09:48:00Z"/>
              </w:rPr>
            </w:pPr>
            <w:del w:id="2776" w:author="ditaoktaria" w:date="2015-06-29T09:48:00Z">
              <w:r w:rsidDel="009674A4">
                <w:delText xml:space="preserve">Menu </w:delText>
              </w:r>
              <w:r w:rsidDel="009674A4">
                <w:rPr>
                  <w:i/>
                </w:rPr>
                <w:delText>Account</w:delText>
              </w:r>
            </w:del>
          </w:p>
          <w:p w14:paraId="07C54052" w14:textId="31167764" w:rsidR="00891550" w:rsidRPr="00AE5DAE" w:rsidDel="009674A4" w:rsidRDefault="00891550" w:rsidP="00414C2C">
            <w:pPr>
              <w:ind w:left="317" w:hanging="317"/>
              <w:rPr>
                <w:del w:id="2777" w:author="ditaoktaria" w:date="2015-06-29T09:48:00Z"/>
              </w:rPr>
            </w:pPr>
            <w:del w:id="2778" w:author="ditaoktaria" w:date="2015-06-29T09:48:00Z">
              <w:r w:rsidDel="009674A4">
                <w:delText xml:space="preserve">Menu </w:delText>
              </w:r>
              <w:r w:rsidDel="009674A4">
                <w:rPr>
                  <w:i/>
                </w:rPr>
                <w:delText>Upload Materials</w:delText>
              </w:r>
            </w:del>
          </w:p>
          <w:p w14:paraId="7E3C9284" w14:textId="54B6DD50" w:rsidR="00891550" w:rsidRPr="00AE5DAE" w:rsidDel="009674A4" w:rsidRDefault="00891550" w:rsidP="00414C2C">
            <w:pPr>
              <w:ind w:left="317" w:hanging="317"/>
              <w:rPr>
                <w:del w:id="2779" w:author="ditaoktaria" w:date="2015-06-29T09:48:00Z"/>
              </w:rPr>
            </w:pPr>
            <w:del w:id="2780" w:author="ditaoktaria" w:date="2015-06-29T09:48:00Z">
              <w:r w:rsidDel="009674A4">
                <w:delText>Menu</w:delText>
              </w:r>
              <w:r w:rsidR="00A26F2E" w:rsidDel="009674A4">
                <w:delText xml:space="preserve"> </w:delText>
              </w:r>
              <w:r w:rsidR="00A26F2E" w:rsidDel="009674A4">
                <w:rPr>
                  <w:i/>
                </w:rPr>
                <w:delText>Add Folder</w:delText>
              </w:r>
            </w:del>
          </w:p>
          <w:p w14:paraId="1BF61EC2" w14:textId="77777777" w:rsidR="00D9354D" w:rsidRDefault="00404C19" w:rsidP="00414C2C">
            <w:pPr>
              <w:ind w:left="317" w:hanging="317"/>
            </w:pPr>
            <w:r>
              <w:t>Daftar Materi</w:t>
            </w:r>
          </w:p>
          <w:p w14:paraId="77C233A1" w14:textId="20ED21A4" w:rsidR="00414C2C" w:rsidRDefault="00D9354D" w:rsidP="00D9354D">
            <w:pPr>
              <w:ind w:firstLine="0"/>
              <w:rPr>
                <w:i/>
              </w:rPr>
            </w:pPr>
            <w:r>
              <w:t xml:space="preserve">2. </w:t>
            </w:r>
            <w:r w:rsidR="00414C2C">
              <w:t xml:space="preserve"> </w:t>
            </w:r>
            <w:r w:rsidR="00A26F2E">
              <w:t xml:space="preserve">Menu </w:t>
            </w:r>
            <w:r w:rsidR="00A26F2E" w:rsidRPr="00D9354D">
              <w:rPr>
                <w:i/>
              </w:rPr>
              <w:t>Edit</w:t>
            </w:r>
          </w:p>
          <w:p w14:paraId="606B99EA" w14:textId="443064B9" w:rsidR="00414C2C" w:rsidRDefault="00414C2C" w:rsidP="00D9354D">
            <w:pPr>
              <w:ind w:firstLine="0"/>
              <w:rPr>
                <w:i/>
              </w:rPr>
            </w:pPr>
            <w:r w:rsidRPr="00414C2C">
              <w:t>3.</w:t>
            </w:r>
            <w:r>
              <w:rPr>
                <w:i/>
              </w:rPr>
              <w:t xml:space="preserve">  </w:t>
            </w:r>
            <w:r w:rsidR="00A26F2E">
              <w:t xml:space="preserve">Menu </w:t>
            </w:r>
            <w:r w:rsidR="00A26F2E" w:rsidRPr="00D9354D">
              <w:rPr>
                <w:i/>
              </w:rPr>
              <w:t>Delete</w:t>
            </w:r>
          </w:p>
          <w:p w14:paraId="240D4F15" w14:textId="0F94E660" w:rsidR="00A26F2E" w:rsidRPr="00891550" w:rsidRDefault="00414C2C" w:rsidP="00D9354D">
            <w:pPr>
              <w:ind w:firstLine="0"/>
            </w:pPr>
            <w:r w:rsidRPr="00414C2C">
              <w:t>4.</w:t>
            </w:r>
            <w:r>
              <w:rPr>
                <w:i/>
              </w:rPr>
              <w:t xml:space="preserve">  </w:t>
            </w:r>
            <w:r w:rsidR="00A26F2E">
              <w:t xml:space="preserve">Menu </w:t>
            </w:r>
            <w:r w:rsidR="00A26F2E" w:rsidRPr="00D9354D">
              <w:rPr>
                <w:i/>
              </w:rPr>
              <w:t>Move to</w:t>
            </w:r>
          </w:p>
        </w:tc>
      </w:tr>
    </w:tbl>
    <w:p w14:paraId="4B3E0E8C" w14:textId="26C0E468" w:rsidR="00414C2C" w:rsidRDefault="00414C2C" w:rsidP="00AE5DAE">
      <w:pPr>
        <w:pStyle w:val="Caption"/>
      </w:pPr>
      <w:bookmarkStart w:id="2781" w:name="_Toc297822213"/>
      <w:r>
        <w:t xml:space="preserve">Gambar 4. </w:t>
      </w:r>
      <w:fldSimple w:instr=" SEQ Gambar_4. \* ARABIC ">
        <w:r>
          <w:rPr>
            <w:noProof/>
          </w:rPr>
          <w:t>14</w:t>
        </w:r>
      </w:fldSimple>
      <w:r>
        <w:t xml:space="preserve"> </w:t>
      </w:r>
      <w:r>
        <w:rPr>
          <w:b w:val="0"/>
        </w:rPr>
        <w:t>Antarmuka Halaman Kelola Materi</w:t>
      </w:r>
      <w:bookmarkEnd w:id="2781"/>
    </w:p>
    <w:p w14:paraId="236E50CC" w14:textId="44569527" w:rsidR="00ED3223" w:rsidRDefault="00ED3223" w:rsidP="00AE5DAE">
      <w:pPr>
        <w:pStyle w:val="Heading6"/>
        <w:numPr>
          <w:ilvl w:val="0"/>
          <w:numId w:val="57"/>
        </w:numPr>
        <w:ind w:left="720"/>
      </w:pPr>
      <w:r>
        <w:t>Antarmuka Kelola Akun</w:t>
      </w:r>
    </w:p>
    <w:p w14:paraId="1392221D" w14:textId="5A0ABE73" w:rsidR="00C61245" w:rsidRPr="00A77705" w:rsidRDefault="00C61245" w:rsidP="00AE5DAE">
      <w:proofErr w:type="gramStart"/>
      <w:r>
        <w:t xml:space="preserve">Halaman kelola akun ditampilkan ketika pengguna </w:t>
      </w:r>
      <w:r w:rsidR="00A77705">
        <w:t xml:space="preserve">menekan </w:t>
      </w:r>
      <w:r w:rsidR="00A77705">
        <w:rPr>
          <w:i/>
        </w:rPr>
        <w:t xml:space="preserve">icon </w:t>
      </w:r>
      <w:r w:rsidR="00A77705">
        <w:t>pengguna pada bagian atas halaman.</w:t>
      </w:r>
      <w:proofErr w:type="gramEnd"/>
      <w:r w:rsidR="00A77705">
        <w:t xml:space="preserve"> Terdapat 3 menu dari kelola akun, yaitu </w:t>
      </w:r>
      <w:r w:rsidR="00A77705">
        <w:rPr>
          <w:i/>
        </w:rPr>
        <w:t xml:space="preserve">view account, edit account, </w:t>
      </w:r>
      <w:r w:rsidR="00A77705">
        <w:t xml:space="preserve">dan </w:t>
      </w:r>
      <w:r w:rsidR="00A77705">
        <w:rPr>
          <w:i/>
        </w:rPr>
        <w:t>sign out</w:t>
      </w:r>
      <w:r w:rsidR="00A77705">
        <w:t>.</w:t>
      </w:r>
      <w:r w:rsidR="00C168BA">
        <w:t xml:space="preserve"> </w:t>
      </w:r>
      <w:proofErr w:type="gramStart"/>
      <w:r w:rsidR="00C168BA">
        <w:t>Gambar 4.13 adalah gambar perancangan halaman kelola akun.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3080"/>
      </w:tblGrid>
      <w:tr w:rsidR="00472B2D" w14:paraId="48F54357" w14:textId="77777777" w:rsidTr="00414C2C">
        <w:tc>
          <w:tcPr>
            <w:tcW w:w="4936" w:type="dxa"/>
          </w:tcPr>
          <w:p w14:paraId="21A5943D" w14:textId="19A24AA9" w:rsidR="00472B2D" w:rsidRDefault="00792F91" w:rsidP="00414C2C">
            <w:pPr>
              <w:keepNext/>
              <w:ind w:firstLine="0"/>
            </w:pPr>
            <w:r w:rsidRPr="00792F91">
              <w:rPr>
                <w:noProof/>
              </w:rPr>
              <w:drawing>
                <wp:inline distT="0" distB="0" distL="0" distR="0" wp14:anchorId="0A2AEA6F" wp14:editId="318542DD">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p>
        </w:tc>
        <w:tc>
          <w:tcPr>
            <w:tcW w:w="3080" w:type="dxa"/>
          </w:tcPr>
          <w:p w14:paraId="79C37A5A" w14:textId="77777777" w:rsidR="00472B2D" w:rsidRDefault="00792F91" w:rsidP="00472B2D">
            <w:pPr>
              <w:ind w:firstLine="0"/>
              <w:rPr>
                <w:b/>
              </w:rPr>
            </w:pPr>
            <w:proofErr w:type="gramStart"/>
            <w:r>
              <w:rPr>
                <w:b/>
              </w:rPr>
              <w:t>Keterangan :</w:t>
            </w:r>
            <w:proofErr w:type="gramEnd"/>
          </w:p>
          <w:p w14:paraId="7D553A1D" w14:textId="77777777" w:rsidR="00792F91" w:rsidRPr="00AE5DAE" w:rsidRDefault="009D7660" w:rsidP="00AE5DAE">
            <w:pPr>
              <w:pStyle w:val="ListParagraph"/>
              <w:numPr>
                <w:ilvl w:val="0"/>
                <w:numId w:val="72"/>
              </w:numPr>
              <w:ind w:left="309"/>
              <w:rPr>
                <w:b/>
              </w:rPr>
            </w:pPr>
            <w:r>
              <w:t xml:space="preserve">Menu </w:t>
            </w:r>
            <w:r>
              <w:rPr>
                <w:i/>
              </w:rPr>
              <w:t>Materials</w:t>
            </w:r>
          </w:p>
          <w:p w14:paraId="4EC9104C" w14:textId="77777777" w:rsidR="009D7660" w:rsidRPr="00AE5DAE" w:rsidRDefault="009D7660" w:rsidP="00AE5DAE">
            <w:pPr>
              <w:pStyle w:val="ListParagraph"/>
              <w:numPr>
                <w:ilvl w:val="0"/>
                <w:numId w:val="72"/>
              </w:numPr>
              <w:ind w:left="309"/>
              <w:rPr>
                <w:b/>
              </w:rPr>
            </w:pPr>
            <w:r>
              <w:t xml:space="preserve">Menu </w:t>
            </w:r>
            <w:r>
              <w:rPr>
                <w:i/>
              </w:rPr>
              <w:t>Account</w:t>
            </w:r>
          </w:p>
          <w:p w14:paraId="666BECCB" w14:textId="2AB40DD5" w:rsidR="009D7660" w:rsidRPr="00AE5DAE" w:rsidRDefault="009D7660" w:rsidP="00AE5DAE">
            <w:pPr>
              <w:pStyle w:val="ListParagraph"/>
              <w:numPr>
                <w:ilvl w:val="0"/>
                <w:numId w:val="72"/>
              </w:numPr>
              <w:ind w:left="309"/>
              <w:rPr>
                <w:b/>
              </w:rPr>
            </w:pPr>
            <w:r>
              <w:t xml:space="preserve">Sub-menu </w:t>
            </w:r>
            <w:r>
              <w:rPr>
                <w:i/>
              </w:rPr>
              <w:t xml:space="preserve">Account </w:t>
            </w:r>
            <w:r>
              <w:t>(</w:t>
            </w:r>
            <w:r w:rsidR="009261F1">
              <w:rPr>
                <w:i/>
              </w:rPr>
              <w:t xml:space="preserve">view account, </w:t>
            </w:r>
            <w:r>
              <w:rPr>
                <w:i/>
              </w:rPr>
              <w:t>edit account</w:t>
            </w:r>
            <w:r>
              <w:t xml:space="preserve">, </w:t>
            </w:r>
            <w:r>
              <w:rPr>
                <w:i/>
              </w:rPr>
              <w:t>sign out</w:t>
            </w:r>
            <w:r>
              <w:t>)</w:t>
            </w:r>
          </w:p>
          <w:p w14:paraId="64E47067" w14:textId="77777777" w:rsidR="009D7660" w:rsidRPr="00AE5DAE" w:rsidRDefault="009D7660" w:rsidP="00AE5DAE">
            <w:pPr>
              <w:pStyle w:val="ListParagraph"/>
              <w:numPr>
                <w:ilvl w:val="0"/>
                <w:numId w:val="72"/>
              </w:numPr>
              <w:ind w:left="309"/>
              <w:rPr>
                <w:b/>
              </w:rPr>
            </w:pPr>
            <w:r>
              <w:t xml:space="preserve">Menu </w:t>
            </w:r>
            <w:r>
              <w:rPr>
                <w:i/>
              </w:rPr>
              <w:t>Add Folder</w:t>
            </w:r>
          </w:p>
          <w:p w14:paraId="6834B449" w14:textId="3852707D" w:rsidR="0014304B" w:rsidRPr="00AE5DAE" w:rsidRDefault="0014304B" w:rsidP="00AE5DAE">
            <w:pPr>
              <w:pStyle w:val="ListParagraph"/>
              <w:keepNext/>
              <w:numPr>
                <w:ilvl w:val="0"/>
                <w:numId w:val="72"/>
              </w:numPr>
              <w:ind w:left="309"/>
              <w:rPr>
                <w:b/>
              </w:rPr>
            </w:pPr>
            <w:r>
              <w:t xml:space="preserve">Daftar </w:t>
            </w:r>
            <w:r w:rsidR="00404C19">
              <w:t>materi</w:t>
            </w:r>
          </w:p>
        </w:tc>
      </w:tr>
    </w:tbl>
    <w:p w14:paraId="352958B4" w14:textId="4D118B35" w:rsidR="00E53EA3" w:rsidRPr="00E53EA3" w:rsidRDefault="00414C2C" w:rsidP="00AE5DAE">
      <w:pPr>
        <w:pStyle w:val="Caption"/>
        <w:sectPr w:rsidR="00E53EA3" w:rsidRPr="00E53EA3" w:rsidSect="007207A1">
          <w:pgSz w:w="11909" w:h="16834" w:code="9"/>
          <w:pgMar w:top="1985" w:right="1699" w:bottom="1699" w:left="2410" w:header="720" w:footer="720" w:gutter="0"/>
          <w:cols w:space="720"/>
          <w:titlePg/>
          <w:docGrid w:linePitch="360"/>
        </w:sectPr>
      </w:pPr>
      <w:bookmarkStart w:id="2782" w:name="_Toc297822214"/>
      <w:r>
        <w:t xml:space="preserve">Gambar 4. </w:t>
      </w:r>
      <w:fldSimple w:instr=" SEQ Gambar_4. \* ARABIC ">
        <w:r>
          <w:rPr>
            <w:noProof/>
          </w:rPr>
          <w:t>15</w:t>
        </w:r>
      </w:fldSimple>
      <w:r>
        <w:t xml:space="preserve"> </w:t>
      </w:r>
      <w:r w:rsidRPr="00414C2C">
        <w:rPr>
          <w:b w:val="0"/>
        </w:rPr>
        <w:t>Antarmuka Halaman Kelola Akun</w:t>
      </w:r>
      <w:bookmarkEnd w:id="2782"/>
      <w:r>
        <w:t xml:space="preserve"> </w:t>
      </w:r>
    </w:p>
    <w:p w14:paraId="0F2A2F14" w14:textId="77777777" w:rsidR="009F64A6" w:rsidRPr="00BD2FA2" w:rsidRDefault="003B6375" w:rsidP="00BD2FA2">
      <w:pPr>
        <w:pStyle w:val="Heading1"/>
      </w:pPr>
      <w:bookmarkStart w:id="2783" w:name="_Toc283905449"/>
      <w:r w:rsidRPr="00BD2FA2">
        <w:t>DAFTAR PUSTAKA</w:t>
      </w:r>
      <w:bookmarkEnd w:id="2783"/>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 xml:space="preserve">Atkins-Sayre, W., </w:t>
      </w:r>
      <w:proofErr w:type="gramStart"/>
      <w:r w:rsidR="00DF15A6" w:rsidRPr="002A3E9A">
        <w:rPr>
          <w:szCs w:val="24"/>
        </w:rPr>
        <w:t>Hopkins, S., Mohundro, S., &amp; Sayre, W. (1998, November).</w:t>
      </w:r>
      <w:proofErr w:type="gramEnd"/>
      <w:r w:rsidR="00DF15A6" w:rsidRPr="002A3E9A">
        <w:rPr>
          <w:szCs w:val="24"/>
        </w:rPr>
        <w:t xml:space="preserve">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 xml:space="preserve">Nugroho, Adi. </w:t>
      </w:r>
      <w:proofErr w:type="gramStart"/>
      <w:r>
        <w:rPr>
          <w:szCs w:val="24"/>
        </w:rPr>
        <w:t>2009. "Rekayasa Perangkat Lunak Menggunakan UML dan JAVA".</w:t>
      </w:r>
      <w:proofErr w:type="gramEnd"/>
      <w:r>
        <w:rPr>
          <w:szCs w:val="24"/>
        </w:rPr>
        <w:t xml:space="preserve"> Andi</w:t>
      </w:r>
      <w:proofErr w:type="gramStart"/>
      <w:r>
        <w:rPr>
          <w:szCs w:val="24"/>
        </w:rPr>
        <w:t>.,</w:t>
      </w:r>
      <w:proofErr w:type="gramEnd"/>
      <w:r>
        <w:rPr>
          <w:szCs w:val="24"/>
        </w:rPr>
        <w:t xml:space="preserve">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w:t>
      </w:r>
      <w:proofErr w:type="gramStart"/>
      <w:r w:rsidRPr="002A3E9A">
        <w:rPr>
          <w:szCs w:val="24"/>
        </w:rPr>
        <w:t>: </w:t>
      </w:r>
      <w:proofErr w:type="gramEnd"/>
      <w:r w:rsidRPr="002A3E9A">
        <w:rPr>
          <w:szCs w:val="24"/>
        </w:rPr>
        <w:t>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 xml:space="preserve">Goetz, Karin. </w:t>
      </w:r>
      <w:proofErr w:type="gramStart"/>
      <w:r>
        <w:t>2000. "Perspective on team teaching".</w:t>
      </w:r>
      <w:proofErr w:type="gramEnd"/>
      <w:r>
        <w:t xml:space="preserve"> </w:t>
      </w:r>
      <w:proofErr w:type="gramStart"/>
      <w:r>
        <w:t>Volume 1 Nomor 4.</w:t>
      </w:r>
      <w:proofErr w:type="gramEnd"/>
    </w:p>
    <w:p w14:paraId="0619F0BB" w14:textId="61F0B9A1" w:rsidR="00DF15A6" w:rsidRDefault="00DF15A6" w:rsidP="0039559D">
      <w:pPr>
        <w:spacing w:after="240"/>
        <w:ind w:left="1440" w:hanging="1440"/>
      </w:pPr>
      <w:r>
        <w:t>[AND-14]</w:t>
      </w:r>
      <w:r>
        <w:tab/>
        <w:t xml:space="preserve">Androydz. 2014. New Android Set Top Box from ENY Technology Coming Soon. </w:t>
      </w:r>
      <w:proofErr w:type="gramStart"/>
      <w:r>
        <w:t>WWW [terhubung berkala].</w:t>
      </w:r>
      <w:proofErr w:type="gramEnd"/>
      <w:r>
        <w:t xml:space="preserve">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5E63682B" w:rsidR="00227B77" w:rsidRDefault="00227B77" w:rsidP="00BB1B56">
      <w:pPr>
        <w:spacing w:after="240"/>
        <w:ind w:left="1440" w:hanging="1440"/>
        <w:rPr>
          <w:lang w:val="id-ID"/>
        </w:rPr>
      </w:pPr>
      <w:commentRangeStart w:id="2784"/>
      <w:r w:rsidDel="00227B77">
        <w:rPr>
          <w:szCs w:val="24"/>
        </w:rPr>
        <w:t xml:space="preserve"> </w:t>
      </w:r>
      <w:r w:rsidR="0011275E">
        <w:rPr>
          <w:lang w:val="id-ID"/>
        </w:rPr>
        <w:t>[TP-15</w:t>
      </w:r>
      <w:r>
        <w:rPr>
          <w:lang w:val="id-ID"/>
        </w:rPr>
        <w:t>]</w:t>
      </w:r>
      <w:r>
        <w:rPr>
          <w:lang w:val="id-ID"/>
        </w:rPr>
        <w:tab/>
      </w:r>
      <w:r w:rsidRPr="00504D09">
        <w:rPr>
          <w:rPrChange w:id="2785" w:author="ditaoktaria" w:date="2015-06-03T09:38:00Z">
            <w:rPr>
              <w:rStyle w:val="Hyperlink"/>
              <w:lang w:val="id-ID"/>
            </w:rPr>
          </w:rPrChange>
        </w:rPr>
        <w:t>http://www.tutorialspoint.com/json/json_java_example.htm</w:t>
      </w:r>
      <w:r>
        <w:rPr>
          <w:lang w:val="id-ID"/>
        </w:rPr>
        <w:t xml:space="preserve"> [diakses pada tanggal</w:t>
      </w:r>
      <w:r w:rsidR="0011275E">
        <w:rPr>
          <w:lang w:val="id-ID"/>
        </w:rPr>
        <w:t xml:space="preserve"> 19 Maret 2015</w:t>
      </w:r>
      <w:r>
        <w:rPr>
          <w:lang w:val="id-ID"/>
        </w:rPr>
        <w:t>].</w:t>
      </w:r>
    </w:p>
    <w:p w14:paraId="4D0D0D12" w14:textId="6ABD71FF" w:rsidR="008F18FB" w:rsidRDefault="0011275E" w:rsidP="008F18FB">
      <w:pPr>
        <w:spacing w:after="240"/>
        <w:ind w:left="1440" w:hanging="1440"/>
        <w:rPr>
          <w:ins w:id="2786" w:author="ditaoktaria" w:date="2015-06-24T09:15:00Z"/>
          <w:szCs w:val="24"/>
        </w:rPr>
      </w:pPr>
      <w:r>
        <w:rPr>
          <w:szCs w:val="24"/>
        </w:rPr>
        <w:t>[PHP-15</w:t>
      </w:r>
      <w:r w:rsidR="00E63B3E">
        <w:rPr>
          <w:szCs w:val="24"/>
        </w:rPr>
        <w:t>]</w:t>
      </w:r>
      <w:r w:rsidR="00E63B3E">
        <w:rPr>
          <w:szCs w:val="24"/>
        </w:rPr>
        <w:tab/>
      </w:r>
      <w:r w:rsidR="00E63B3E" w:rsidRPr="00504D09">
        <w:rPr>
          <w:rPrChange w:id="2787" w:author="ditaoktaria" w:date="2015-06-03T09:38:00Z">
            <w:rPr>
              <w:rStyle w:val="Hyperlink"/>
              <w:szCs w:val="24"/>
            </w:rPr>
          </w:rPrChange>
        </w:rPr>
        <w:t>http://php.net/manual/en/intro-whatcando.php</w:t>
      </w:r>
      <w:r w:rsidR="00E63B3E">
        <w:rPr>
          <w:szCs w:val="24"/>
        </w:rPr>
        <w:t xml:space="preserve"> [diakses pada </w:t>
      </w:r>
      <w:commentRangeEnd w:id="2784"/>
      <w:r w:rsidR="0039559D">
        <w:rPr>
          <w:rStyle w:val="CommentReference"/>
        </w:rPr>
        <w:commentReference w:id="2784"/>
      </w:r>
      <w:r w:rsidR="00E63B3E">
        <w:rPr>
          <w:szCs w:val="24"/>
        </w:rPr>
        <w:t>tanggal 19 Maret 2015].</w:t>
      </w:r>
    </w:p>
    <w:p w14:paraId="3087BB17" w14:textId="2319C6F2" w:rsidR="00FD00D2" w:rsidRDefault="00FD00D2" w:rsidP="008F18FB">
      <w:pPr>
        <w:spacing w:after="240"/>
        <w:ind w:left="1440" w:hanging="1440"/>
        <w:rPr>
          <w:ins w:id="2788" w:author="ditaoktaria" w:date="2015-06-24T11:10:00Z"/>
          <w:szCs w:val="24"/>
        </w:rPr>
      </w:pPr>
      <w:ins w:id="2789" w:author="ditaoktaria" w:date="2015-06-24T09:15:00Z">
        <w:r>
          <w:rPr>
            <w:szCs w:val="24"/>
          </w:rPr>
          <w:t>[</w:t>
        </w:r>
      </w:ins>
      <w:ins w:id="2790" w:author="ditaoktaria" w:date="2015-06-24T09:18:00Z">
        <w:r>
          <w:rPr>
            <w:szCs w:val="24"/>
          </w:rPr>
          <w:t>JVK-15]</w:t>
        </w:r>
      </w:ins>
      <w:ins w:id="2791" w:author="ditaoktaria" w:date="2015-06-24T09:15:00Z">
        <w:r>
          <w:rPr>
            <w:szCs w:val="24"/>
          </w:rPr>
          <w:tab/>
        </w:r>
      </w:ins>
      <w:ins w:id="2792" w:author="ditaoktaria" w:date="2015-06-24T09:18:00Z">
        <w:r>
          <w:rPr>
            <w:szCs w:val="24"/>
          </w:rPr>
          <w:t xml:space="preserve">Viereck, Julian. </w:t>
        </w:r>
        <w:proofErr w:type="gramStart"/>
        <w:r>
          <w:rPr>
            <w:szCs w:val="24"/>
          </w:rPr>
          <w:t xml:space="preserve">2012. </w:t>
        </w:r>
      </w:ins>
      <w:ins w:id="2793" w:author="ditaoktaria" w:date="2015-06-24T09:19:00Z">
        <w:r>
          <w:rPr>
            <w:szCs w:val="24"/>
          </w:rPr>
          <w:t>"Rendering PDF.js Using</w:t>
        </w:r>
      </w:ins>
      <w:ins w:id="2794" w:author="ditaoktaria" w:date="2015-06-24T09:20:00Z">
        <w:r>
          <w:rPr>
            <w:szCs w:val="24"/>
          </w:rPr>
          <w:t xml:space="preserve"> The</w:t>
        </w:r>
      </w:ins>
      <w:ins w:id="2795" w:author="ditaoktaria" w:date="2015-06-24T09:19:00Z">
        <w:r>
          <w:rPr>
            <w:szCs w:val="24"/>
          </w:rPr>
          <w:t xml:space="preserve"> Open Web"</w:t>
        </w:r>
      </w:ins>
      <w:ins w:id="2796" w:author="ditaoktaria" w:date="2015-06-24T09:20:00Z">
        <w:r>
          <w:rPr>
            <w:szCs w:val="24"/>
          </w:rPr>
          <w:t>.</w:t>
        </w:r>
      </w:ins>
      <w:proofErr w:type="gramEnd"/>
      <w:ins w:id="2797" w:author="ditaoktaria" w:date="2015-06-24T09:19:00Z">
        <w:r>
          <w:rPr>
            <w:szCs w:val="24"/>
          </w:rPr>
          <w:t xml:space="preserve"> </w:t>
        </w:r>
      </w:ins>
      <w:r w:rsidRPr="00FD00D2">
        <w:rPr>
          <w:szCs w:val="24"/>
        </w:rPr>
        <w:t>http://www.julianviereck.de/slides/2012_07_berlinjs/index.html</w:t>
      </w:r>
      <w:ins w:id="2798" w:author="ditaoktaria" w:date="2015-06-24T09:20:00Z">
        <w:r>
          <w:rPr>
            <w:szCs w:val="24"/>
          </w:rPr>
          <w:t xml:space="preserve"> [diakses pada tanggal 23 Juni 2015].</w:t>
        </w:r>
      </w:ins>
    </w:p>
    <w:p w14:paraId="79B672CA" w14:textId="53B989C0" w:rsidR="00BC23B4" w:rsidRDefault="00D72959" w:rsidP="008F18FB">
      <w:pPr>
        <w:spacing w:after="240"/>
        <w:ind w:left="1440" w:hanging="1440"/>
        <w:rPr>
          <w:ins w:id="2799" w:author="ditaoktaria" w:date="2015-07-01T10:57:00Z"/>
          <w:szCs w:val="24"/>
        </w:rPr>
      </w:pPr>
      <w:ins w:id="2800" w:author="ditaoktaria" w:date="2015-07-01T11:50:00Z">
        <w:r>
          <w:rPr>
            <w:szCs w:val="24"/>
          </w:rPr>
          <w:t>[</w:t>
        </w:r>
      </w:ins>
      <w:ins w:id="2801" w:author="ditaoktaria" w:date="2015-07-01T11:51:00Z">
        <w:r>
          <w:rPr>
            <w:szCs w:val="24"/>
          </w:rPr>
          <w:t>BDD-15</w:t>
        </w:r>
      </w:ins>
      <w:ins w:id="2802" w:author="ditaoktaria" w:date="2015-07-01T11:50:00Z">
        <w:r>
          <w:rPr>
            <w:szCs w:val="24"/>
          </w:rPr>
          <w:t>]</w:t>
        </w:r>
      </w:ins>
      <w:ins w:id="2803" w:author="ditaoktaria" w:date="2015-06-24T11:10:00Z">
        <w:r w:rsidR="00BC23B4">
          <w:rPr>
            <w:szCs w:val="24"/>
          </w:rPr>
          <w:tab/>
        </w:r>
        <w:r w:rsidR="00BC23B4" w:rsidRPr="00BC23B4">
          <w:rPr>
            <w:szCs w:val="24"/>
          </w:rPr>
          <w:t>http://brendandahl.github.io/speaking-events/2013-html5-dev-conf/#/2/2</w:t>
        </w:r>
      </w:ins>
    </w:p>
    <w:p w14:paraId="7D174317" w14:textId="6A92372A" w:rsidR="00960BEC" w:rsidRDefault="00960BEC" w:rsidP="008F18FB">
      <w:pPr>
        <w:spacing w:after="240"/>
        <w:ind w:left="1440" w:hanging="1440"/>
        <w:rPr>
          <w:ins w:id="2804" w:author="ditaoktaria" w:date="2015-07-01T11:25:00Z"/>
          <w:szCs w:val="24"/>
        </w:rPr>
      </w:pPr>
      <w:ins w:id="2805" w:author="ditaoktaria" w:date="2015-07-01T10:57:00Z">
        <w:r>
          <w:rPr>
            <w:szCs w:val="24"/>
          </w:rPr>
          <w:t>[VDE-15]</w:t>
        </w:r>
      </w:ins>
      <w:ins w:id="2806" w:author="ditaoktaria" w:date="2015-07-01T11:33:00Z">
        <w:r w:rsidR="00D72959">
          <w:rPr>
            <w:szCs w:val="24"/>
          </w:rPr>
          <w:tab/>
        </w:r>
      </w:ins>
      <w:proofErr w:type="gramStart"/>
      <w:ins w:id="2807" w:author="ditaoktaria" w:date="2015-07-01T11:49:00Z">
        <w:r w:rsidR="00D72959">
          <w:rPr>
            <w:szCs w:val="24"/>
          </w:rPr>
          <w:t>Java Code Geeks.</w:t>
        </w:r>
        <w:proofErr w:type="gramEnd"/>
        <w:r w:rsidR="00D72959">
          <w:rPr>
            <w:szCs w:val="24"/>
          </w:rPr>
          <w:t xml:space="preserve"> </w:t>
        </w:r>
      </w:ins>
      <w:ins w:id="2808" w:author="ditaoktaria" w:date="2015-07-01T11:48:00Z">
        <w:r w:rsidR="00D72959">
          <w:rPr>
            <w:szCs w:val="24"/>
          </w:rPr>
          <w:t xml:space="preserve">2015. </w:t>
        </w:r>
      </w:ins>
      <w:ins w:id="2809" w:author="ditaoktaria" w:date="2015-07-01T11:49:00Z">
        <w:r w:rsidR="00D72959">
          <w:rPr>
            <w:szCs w:val="24"/>
          </w:rPr>
          <w:t>Android VideoView Example</w:t>
        </w:r>
      </w:ins>
      <w:ins w:id="2810" w:author="ditaoktaria" w:date="2015-07-01T11:34:00Z">
        <w:r w:rsidR="00002AEE">
          <w:rPr>
            <w:szCs w:val="24"/>
          </w:rPr>
          <w:t xml:space="preserve">. </w:t>
        </w:r>
        <w:proofErr w:type="gramStart"/>
        <w:r w:rsidR="00002AEE">
          <w:rPr>
            <w:szCs w:val="24"/>
          </w:rPr>
          <w:t>WWW [terhubung berkala].</w:t>
        </w:r>
        <w:proofErr w:type="gramEnd"/>
        <w:r w:rsidR="00002AEE">
          <w:rPr>
            <w:szCs w:val="24"/>
          </w:rPr>
          <w:t xml:space="preserve"> </w:t>
        </w:r>
      </w:ins>
      <w:ins w:id="2811" w:author="ditaoktaria" w:date="2015-07-01T10:57:00Z">
        <w:r w:rsidRPr="00960BEC">
          <w:rPr>
            <w:szCs w:val="24"/>
          </w:rPr>
          <w:t>http://examples.javacodegeeks.com/</w:t>
        </w:r>
      </w:ins>
      <w:ins w:id="2812" w:author="ditaoktaria" w:date="2015-07-01T11:34:00Z">
        <w:r w:rsidR="00002AEE">
          <w:rPr>
            <w:szCs w:val="24"/>
          </w:rPr>
          <w:t xml:space="preserve"> [diakses pada tanggal 1 Juli 2015].</w:t>
        </w:r>
      </w:ins>
    </w:p>
    <w:p w14:paraId="78A29D83" w14:textId="2F431A00" w:rsidR="001A4897" w:rsidRDefault="001A4897" w:rsidP="008F18FB">
      <w:pPr>
        <w:spacing w:after="240"/>
        <w:ind w:left="1440" w:hanging="1440"/>
        <w:rPr>
          <w:szCs w:val="24"/>
        </w:rPr>
      </w:pPr>
      <w:ins w:id="2813" w:author="ditaoktaria" w:date="2015-07-01T11:25:00Z">
        <w:r>
          <w:rPr>
            <w:szCs w:val="24"/>
          </w:rPr>
          <w:t>[VDA-15]</w:t>
        </w:r>
      </w:ins>
      <w:ins w:id="2814" w:author="ditaoktaria" w:date="2015-07-01T11:26:00Z">
        <w:r w:rsidR="00002AEE">
          <w:rPr>
            <w:szCs w:val="24"/>
          </w:rPr>
          <w:tab/>
        </w:r>
      </w:ins>
      <w:ins w:id="2815" w:author="ditaoktaria" w:date="2015-07-01T11:29:00Z">
        <w:r w:rsidR="00002AEE">
          <w:rPr>
            <w:szCs w:val="24"/>
          </w:rPr>
          <w:t>Android Developers</w:t>
        </w:r>
      </w:ins>
      <w:ins w:id="2816" w:author="ditaoktaria" w:date="2015-07-01T11:27:00Z">
        <w:r w:rsidR="00002AEE">
          <w:rPr>
            <w:szCs w:val="24"/>
          </w:rPr>
          <w:t xml:space="preserve">. </w:t>
        </w:r>
      </w:ins>
      <w:ins w:id="2817" w:author="ditaoktaria" w:date="2015-07-01T11:30:00Z">
        <w:r w:rsidR="00002AEE">
          <w:rPr>
            <w:szCs w:val="24"/>
          </w:rPr>
          <w:t>2015. WWW</w:t>
        </w:r>
      </w:ins>
      <w:ins w:id="2818" w:author="ditaoktaria" w:date="2015-07-01T11:31:00Z">
        <w:r w:rsidR="00002AEE">
          <w:rPr>
            <w:szCs w:val="24"/>
          </w:rPr>
          <w:t xml:space="preserve"> [terhubung berkala]. </w:t>
        </w:r>
      </w:ins>
      <w:ins w:id="2819" w:author="ditaoktaria" w:date="2015-07-01T11:25:00Z">
        <w:r w:rsidRPr="001A4897">
          <w:rPr>
            <w:szCs w:val="24"/>
          </w:rPr>
          <w:t>http://developer.android.com/</w:t>
        </w:r>
      </w:ins>
      <w:ins w:id="2820" w:author="ditaoktaria" w:date="2015-07-01T11:31:00Z">
        <w:r w:rsidR="00002AEE">
          <w:rPr>
            <w:szCs w:val="24"/>
          </w:rPr>
          <w:t xml:space="preserve"> [diakses pada tanggal </w:t>
        </w:r>
      </w:ins>
      <w:ins w:id="2821" w:author="ditaoktaria" w:date="2015-07-01T11:32:00Z">
        <w:r w:rsidR="00002AEE">
          <w:rPr>
            <w:szCs w:val="24"/>
          </w:rPr>
          <w:t>1 Juli 2015].</w:t>
        </w:r>
      </w:ins>
    </w:p>
    <w:p w14:paraId="0AF6D0E9" w14:textId="0249D061" w:rsidR="0011275E" w:rsidDel="002045EB" w:rsidRDefault="0011275E" w:rsidP="0011275E">
      <w:pPr>
        <w:spacing w:after="240"/>
        <w:ind w:left="1440" w:hanging="1440"/>
        <w:rPr>
          <w:del w:id="2822" w:author="ditaoktaria" w:date="2015-06-24T09:20:00Z"/>
          <w:szCs w:val="24"/>
        </w:rPr>
      </w:pPr>
      <w:del w:id="2823" w:author="ditaoktaria" w:date="2015-06-24T09:20:00Z">
        <w:r w:rsidDel="002045EB">
          <w:rPr>
            <w:szCs w:val="24"/>
          </w:rPr>
          <w:delText>[VJS-15]</w:delText>
        </w:r>
        <w:r w:rsidDel="002045EB">
          <w:rPr>
            <w:szCs w:val="24"/>
          </w:rPr>
          <w:tab/>
        </w:r>
        <w:r w:rsidRPr="0011275E" w:rsidDel="002045EB">
          <w:rPr>
            <w:szCs w:val="24"/>
          </w:rPr>
          <w:delText>http://viewerjs.org</w:delText>
        </w:r>
        <w:r w:rsidDel="002045EB">
          <w:rPr>
            <w:szCs w:val="24"/>
          </w:rPr>
          <w:delText xml:space="preserve"> [diakses pada tanggal 07 April 2015].</w:delText>
        </w:r>
      </w:del>
    </w:p>
    <w:p w14:paraId="1234B455" w14:textId="77777777" w:rsidR="0011275E" w:rsidRDefault="0011275E" w:rsidP="008F18FB">
      <w:pPr>
        <w:spacing w:after="240"/>
        <w:ind w:left="1440" w:hanging="1440"/>
        <w:rPr>
          <w:szCs w:val="24"/>
        </w:rPr>
      </w:pPr>
    </w:p>
    <w:sectPr w:rsidR="0011275E" w:rsidSect="00927AAA">
      <w:headerReference w:type="default" r:id="rId52"/>
      <w:footerReference w:type="default" r:id="rId53"/>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6" w:author="ditaoktaria" w:date="2015-06-06T19:00:00Z" w:initials="d">
    <w:p w14:paraId="088B858A" w14:textId="71E32958" w:rsidR="00D9354D" w:rsidRDefault="00D9354D">
      <w:pPr>
        <w:pStyle w:val="CommentText"/>
      </w:pPr>
      <w:r>
        <w:rPr>
          <w:rStyle w:val="CommentReference"/>
        </w:rPr>
        <w:annotationRef/>
      </w:r>
      <w:r>
        <w:t>Apa perlu ada dasar tertentu dalam menentukan mata kuliah, Pak? Misalnya hanya mata kuliah yang materinya hanya berupa presentasi-presentasi (misalnya dosen tidak perlu membawa laptop untuk live coding) dan apakah perlu diadakan survey kepada dosen-dosen yang mengampu mata kuliah tersebut?</w:t>
      </w:r>
    </w:p>
  </w:comment>
  <w:comment w:id="509" w:author="Aryo Pinandito" w:date="2015-05-01T09:51:00Z" w:initials="AP">
    <w:p w14:paraId="419EB695" w14:textId="033C76E7" w:rsidR="00D9354D" w:rsidRDefault="00D9354D">
      <w:pPr>
        <w:pStyle w:val="CommentText"/>
      </w:pPr>
      <w:r>
        <w:rPr>
          <w:rStyle w:val="CommentReference"/>
        </w:rPr>
        <w:annotationRef/>
      </w:r>
      <w:r>
        <w:t>Sebutkan nama mata kuliahnya secara spesifik.</w:t>
      </w:r>
    </w:p>
    <w:p w14:paraId="411950C5" w14:textId="10C4B3CE" w:rsidR="00D9354D" w:rsidRDefault="00D9354D">
      <w:pPr>
        <w:pStyle w:val="CommentText"/>
      </w:pPr>
      <w:r>
        <w:t>Jangan sebutkan semua, cukup 2 atau 3 saja sebagai contoh studi kasus dan pengujian.</w:t>
      </w:r>
    </w:p>
    <w:p w14:paraId="3FFCC96B" w14:textId="5FC7D880" w:rsidR="00D9354D" w:rsidRDefault="00D9354D">
      <w:pPr>
        <w:pStyle w:val="CommentText"/>
      </w:pPr>
      <w:r>
        <w:t>Karena ini skripsi bukan project.</w:t>
      </w:r>
    </w:p>
  </w:comment>
  <w:comment w:id="528" w:author="Aryo Pinandito" w:date="2015-02-17T08:53:00Z" w:initials="AP">
    <w:p w14:paraId="19CF1196" w14:textId="018690BF" w:rsidR="00D9354D" w:rsidRDefault="00D9354D">
      <w:pPr>
        <w:pStyle w:val="CommentText"/>
      </w:pPr>
      <w:r>
        <w:rPr>
          <w:rStyle w:val="CommentReference"/>
        </w:rPr>
        <w:annotationRef/>
      </w:r>
      <w:r>
        <w:t>Tambahkan kajian pustaka bagaimana bisa menampilkan file PDF pada Android set-top-box.</w:t>
      </w:r>
    </w:p>
    <w:p w14:paraId="226B8E1C" w14:textId="77777777" w:rsidR="00D9354D" w:rsidRDefault="00D9354D">
      <w:pPr>
        <w:pStyle w:val="CommentText"/>
      </w:pPr>
    </w:p>
    <w:p w14:paraId="13378DC9" w14:textId="389AED34" w:rsidR="00D9354D" w:rsidRDefault="00D9354D">
      <w:pPr>
        <w:pStyle w:val="CommentText"/>
      </w:pPr>
      <w:r>
        <w:t>Tambahkan pula penjelasan bagaimana presentasi dalam file PDF yang ditampilkan memungkinkan untuk dikendalikan secara remote. (</w:t>
      </w:r>
      <w:proofErr w:type="gramStart"/>
      <w:r>
        <w:t>maju</w:t>
      </w:r>
      <w:proofErr w:type="gramEnd"/>
      <w:r>
        <w:t>-mundur- pindah halaman)</w:t>
      </w:r>
    </w:p>
  </w:comment>
  <w:comment w:id="532" w:author="Aryo Pinandito" w:date="2015-02-17T08:47:00Z" w:initials="AP">
    <w:p w14:paraId="5E0BD29E" w14:textId="1ADD4FB5" w:rsidR="00D9354D" w:rsidRDefault="00D9354D">
      <w:pPr>
        <w:pStyle w:val="CommentText"/>
      </w:pPr>
      <w:r>
        <w:rPr>
          <w:rStyle w:val="CommentReference"/>
        </w:rPr>
        <w:annotationRef/>
      </w:r>
      <w:r>
        <w:t>Tambahkan mengenai penjelasan terkait hal-hal yang terdapat dalam set top box yang memungkinkan untuk menyajikan presentasi dalam format file PDF secara online.</w:t>
      </w:r>
    </w:p>
  </w:comment>
  <w:comment w:id="534" w:author="Aryo Pinandito" w:date="2015-02-17T08:54:00Z" w:initials="AP">
    <w:p w14:paraId="7BB57AA6" w14:textId="4682E92E" w:rsidR="00D9354D" w:rsidRDefault="00D9354D">
      <w:pPr>
        <w:pStyle w:val="CommentText"/>
      </w:pPr>
      <w:r>
        <w:rPr>
          <w:rStyle w:val="CommentReference"/>
        </w:rPr>
        <w:annotationRef/>
      </w:r>
      <w:r>
        <w:t>Cek ini juga.</w:t>
      </w:r>
    </w:p>
  </w:comment>
  <w:comment w:id="536" w:author="Aryo Pinandito" w:date="2015-02-17T08:54:00Z" w:initials="AP">
    <w:p w14:paraId="60EB6E1A" w14:textId="6071757F" w:rsidR="00D9354D" w:rsidRDefault="00D9354D">
      <w:pPr>
        <w:pStyle w:val="CommentText"/>
      </w:pPr>
      <w:r>
        <w:rPr>
          <w:rStyle w:val="CommentReference"/>
        </w:rPr>
        <w:annotationRef/>
      </w:r>
      <w:r>
        <w:t xml:space="preserve">PC itu adalah singkatan, gunakan huruf kapital. </w:t>
      </w:r>
      <w:proofErr w:type="gramStart"/>
      <w:r>
        <w:t>cek</w:t>
      </w:r>
      <w:proofErr w:type="gramEnd"/>
      <w:r>
        <w:t xml:space="preserve"> dan perbaiki semua.</w:t>
      </w:r>
    </w:p>
  </w:comment>
  <w:comment w:id="1093" w:author="Aryo Pinandito" w:date="2015-05-01T09:49:00Z" w:initials="AP">
    <w:p w14:paraId="41AB84F7" w14:textId="7CF37222" w:rsidR="00D9354D" w:rsidRDefault="00D9354D">
      <w:pPr>
        <w:pStyle w:val="CommentText"/>
      </w:pPr>
      <w:r>
        <w:rPr>
          <w:rStyle w:val="CommentReference"/>
        </w:rPr>
        <w:annotationRef/>
      </w:r>
      <w:r>
        <w:t>Gunakan font yang berjenis monospace seperti Courier New</w:t>
      </w:r>
    </w:p>
    <w:p w14:paraId="65E394E9" w14:textId="77777777" w:rsidR="00D9354D" w:rsidRDefault="00D9354D">
      <w:pPr>
        <w:pStyle w:val="CommentText"/>
      </w:pPr>
    </w:p>
    <w:p w14:paraId="66D49632" w14:textId="0492D70E" w:rsidR="00D9354D" w:rsidRDefault="00D9354D">
      <w:pPr>
        <w:pStyle w:val="CommentText"/>
      </w:pPr>
      <w:r>
        <w:t>Cek dan perbaiki semua.</w:t>
      </w:r>
    </w:p>
  </w:comment>
  <w:comment w:id="1224" w:author="Aryo Pinandito" w:date="2015-02-17T08:52:00Z" w:initials="AP">
    <w:p w14:paraId="063D10F4" w14:textId="69A0C114" w:rsidR="00D9354D" w:rsidRDefault="00D9354D">
      <w:pPr>
        <w:pStyle w:val="CommentText"/>
      </w:pPr>
      <w:r>
        <w:rPr>
          <w:rStyle w:val="CommentReference"/>
        </w:rPr>
        <w:annotationRef/>
      </w:r>
      <w:r>
        <w:t>Kalau ini merupakan kepanjangan yang dapat disingkat, tidak perlu dicetak miring.</w:t>
      </w:r>
    </w:p>
  </w:comment>
  <w:comment w:id="1226" w:author="Aryo Pinandito" w:date="2015-02-17T08:52:00Z" w:initials="AP">
    <w:p w14:paraId="571C071D" w14:textId="4D0F9C41" w:rsidR="00D9354D" w:rsidRDefault="00D9354D">
      <w:pPr>
        <w:pStyle w:val="CommentText"/>
      </w:pPr>
      <w:r>
        <w:rPr>
          <w:rStyle w:val="CommentReference"/>
        </w:rPr>
        <w:annotationRef/>
      </w:r>
      <w:r>
        <w:t>Begitu pula ini.</w:t>
      </w:r>
    </w:p>
  </w:comment>
  <w:comment w:id="1236" w:author="Aryo Pinandito" w:date="2015-05-01T09:53:00Z" w:initials="AP">
    <w:p w14:paraId="5B848227" w14:textId="77777777" w:rsidR="00D9354D" w:rsidRDefault="00D9354D">
      <w:pPr>
        <w:pStyle w:val="CommentText"/>
      </w:pPr>
      <w:r>
        <w:rPr>
          <w:rStyle w:val="CommentReference"/>
        </w:rPr>
        <w:annotationRef/>
      </w:r>
      <w:r>
        <w:t>Ini sub-bab?</w:t>
      </w:r>
    </w:p>
    <w:p w14:paraId="4732CE9E" w14:textId="77777777" w:rsidR="00D9354D" w:rsidRDefault="00D9354D">
      <w:pPr>
        <w:pStyle w:val="CommentText"/>
      </w:pPr>
      <w:r>
        <w:t xml:space="preserve">Gunakan </w:t>
      </w:r>
      <w:proofErr w:type="gramStart"/>
      <w:r>
        <w:t>format  4.1.1.1</w:t>
      </w:r>
      <w:proofErr w:type="gramEnd"/>
    </w:p>
    <w:p w14:paraId="299D79EA" w14:textId="77777777" w:rsidR="00D9354D" w:rsidRDefault="00D9354D">
      <w:pPr>
        <w:pStyle w:val="CommentText"/>
      </w:pPr>
      <w:r>
        <w:t>Maksimal hanya sampai tingkat.</w:t>
      </w:r>
    </w:p>
    <w:p w14:paraId="195ACC98" w14:textId="77777777" w:rsidR="00D9354D" w:rsidRDefault="00D9354D">
      <w:pPr>
        <w:pStyle w:val="CommentText"/>
      </w:pPr>
    </w:p>
    <w:p w14:paraId="1A616050" w14:textId="4B679ABE" w:rsidR="00D9354D" w:rsidRDefault="00D9354D">
      <w:pPr>
        <w:pStyle w:val="CommentText"/>
      </w:pPr>
      <w:r>
        <w:t>Dan jika ini adalah sub-bab, ratakan kiri dengan margin kiri halaman.</w:t>
      </w:r>
    </w:p>
  </w:comment>
  <w:comment w:id="1295" w:author="Aryo Pinandito" w:date="2015-05-01T09:55:00Z" w:initials="AP">
    <w:p w14:paraId="395092A2" w14:textId="77777777" w:rsidR="00D9354D" w:rsidRDefault="00D9354D">
      <w:pPr>
        <w:pStyle w:val="CommentText"/>
      </w:pPr>
      <w:r>
        <w:rPr>
          <w:rStyle w:val="CommentReference"/>
        </w:rPr>
        <w:annotationRef/>
      </w:r>
      <w:r>
        <w:t>Use-case login tidak perlu dituliskan dalam diagram.</w:t>
      </w:r>
    </w:p>
    <w:p w14:paraId="1F855BBF" w14:textId="71CDB544" w:rsidR="00D9354D" w:rsidRDefault="00D9354D">
      <w:pPr>
        <w:pStyle w:val="CommentText"/>
      </w:pPr>
      <w:r>
        <w:t xml:space="preserve">Karena use case menggambarkan fungsionalitas sistem yang </w:t>
      </w:r>
      <w:r w:rsidRPr="009F3815">
        <w:rPr>
          <w:b/>
        </w:rPr>
        <w:t xml:space="preserve">memberikan value </w:t>
      </w:r>
      <w:r>
        <w:t>bagi aktornya.</w:t>
      </w:r>
    </w:p>
  </w:comment>
  <w:comment w:id="1299" w:author="Aryo Pinandito" w:date="2015-05-01T10:04:00Z" w:initials="AP">
    <w:p w14:paraId="05221D36" w14:textId="77777777" w:rsidR="00D9354D" w:rsidRDefault="00D9354D">
      <w:pPr>
        <w:pStyle w:val="CommentText"/>
      </w:pPr>
      <w:r>
        <w:rPr>
          <w:rStyle w:val="CommentReference"/>
        </w:rPr>
        <w:annotationRef/>
      </w:r>
      <w:r>
        <w:t>Skenario Use case yang diceritakan cukup ambil 2 saja yang dianggap paling mewakili.</w:t>
      </w:r>
    </w:p>
    <w:p w14:paraId="4E3F45A1" w14:textId="4733E658" w:rsidR="00D9354D" w:rsidRDefault="00D9354D">
      <w:pPr>
        <w:pStyle w:val="CommentText"/>
      </w:pPr>
      <w:r>
        <w:t>Use case yang dijelaskan dan didekripsikan dalam naskah skripsi ini dan penjelasan serta perancangan dengan diagram-diagram lainnnya dan seterusnya hanya pada 2 use case ini saja. Sehingga tidak terlalu tebal.</w:t>
      </w:r>
    </w:p>
  </w:comment>
  <w:comment w:id="1524" w:author="Aryo Pinandito" w:date="2015-05-01T10:07:00Z" w:initials="AP">
    <w:p w14:paraId="05C70CAE" w14:textId="77777777" w:rsidR="00D9354D" w:rsidRDefault="00D9354D">
      <w:pPr>
        <w:pStyle w:val="CommentText"/>
      </w:pPr>
      <w:r>
        <w:rPr>
          <w:rStyle w:val="CommentReference"/>
        </w:rPr>
        <w:annotationRef/>
      </w:r>
      <w:r>
        <w:t>Tidak diperbolehkan di bagian akhir halaman ada bagian kosong seperti ini, jika setelah ini seharusnya berisi gambar/tabel, maka paragraf-parargaf dan sub-bab-sub-bab berikutnya dipindahkan ke sini.</w:t>
      </w:r>
    </w:p>
    <w:p w14:paraId="764B6CC3" w14:textId="77777777" w:rsidR="00D9354D" w:rsidRDefault="00D9354D">
      <w:pPr>
        <w:pStyle w:val="CommentText"/>
      </w:pPr>
      <w:r>
        <w:t xml:space="preserve">Gambar dan tabel dan kode program yang berlabel serta bernomor </w:t>
      </w:r>
      <w:r w:rsidRPr="004B7C83">
        <w:rPr>
          <w:b/>
        </w:rPr>
        <w:t xml:space="preserve">tidak harus </w:t>
      </w:r>
      <w:r>
        <w:t>diletakkan tepat sebelum atau sesudah kalimat yang mengacunya.</w:t>
      </w:r>
    </w:p>
    <w:p w14:paraId="46986502" w14:textId="77777777" w:rsidR="00D9354D" w:rsidRDefault="00D9354D">
      <w:pPr>
        <w:pStyle w:val="CommentText"/>
      </w:pPr>
    </w:p>
    <w:p w14:paraId="1CE36973" w14:textId="5F67D46B" w:rsidR="00D9354D" w:rsidRDefault="00D9354D">
      <w:pPr>
        <w:pStyle w:val="CommentText"/>
      </w:pPr>
      <w:r>
        <w:t>Cek dan perbaiki semua.</w:t>
      </w:r>
    </w:p>
  </w:comment>
  <w:comment w:id="1677" w:author="ditaoktaria" w:date="2015-07-06T16:06:00Z" w:initials="d">
    <w:p w14:paraId="239AB11E" w14:textId="221B0158" w:rsidR="00DC0E70" w:rsidRDefault="00DC0E70">
      <w:pPr>
        <w:pStyle w:val="CommentText"/>
      </w:pPr>
      <w:r>
        <w:rPr>
          <w:rStyle w:val="CommentReference"/>
        </w:rPr>
        <w:annotationRef/>
      </w:r>
      <w:r>
        <w:t xml:space="preserve">Pak, saya kurang mengerti. Salah satu fitur utama sistem ini adalah memutar file presentasi baik PDF maupun Video. Pemutar tersebut menggunakan library yang ditanam langsung pada sistem, bukan aplikasi pihak ketiga seperti yang awal direncanakan. Maka, apa use case yang dibuat perlu hingga menu previous next pada pemutar? </w:t>
      </w:r>
      <w:proofErr w:type="gramStart"/>
      <w:r>
        <w:t>begitu</w:t>
      </w:r>
      <w:proofErr w:type="gramEnd"/>
      <w:r>
        <w:t xml:space="preserve"> juga pada rancangan antar muka, apa perlu dibuat rancangan penampil/pemutar file materi? </w:t>
      </w:r>
      <w:proofErr w:type="gramStart"/>
      <w:r>
        <w:t>karena</w:t>
      </w:r>
      <w:proofErr w:type="gramEnd"/>
      <w:r>
        <w:t xml:space="preserve"> tampilan pemutar sudah dibangun oleh library, bukan dirancang oleh saya.</w:t>
      </w:r>
    </w:p>
  </w:comment>
  <w:comment w:id="2042" w:author="Aryo Pinandito" w:date="2015-05-01T10:08:00Z" w:initials="AP">
    <w:p w14:paraId="47280EE7" w14:textId="77777777" w:rsidR="00D9354D" w:rsidRDefault="00D9354D" w:rsidP="006C4F1F">
      <w:pPr>
        <w:pStyle w:val="CommentText"/>
      </w:pPr>
      <w:r>
        <w:rPr>
          <w:rStyle w:val="CommentReference"/>
        </w:rPr>
        <w:annotationRef/>
      </w:r>
      <w:r>
        <w:t xml:space="preserve">Adakah alasannya mengapa minimal di versi 3.0? </w:t>
      </w:r>
    </w:p>
    <w:p w14:paraId="15452A26" w14:textId="66D0922D" w:rsidR="00D9354D" w:rsidRDefault="00D9354D" w:rsidP="006C4F1F">
      <w:pPr>
        <w:pStyle w:val="CommentText"/>
      </w:pPr>
      <w:r>
        <w:t>Jelaskan alasannya.</w:t>
      </w:r>
    </w:p>
  </w:comment>
  <w:comment w:id="2047" w:author="Aryo Pinandito" w:date="2015-05-01T10:09:00Z" w:initials="AP">
    <w:p w14:paraId="0041AE0E" w14:textId="21B82A08" w:rsidR="00D9354D" w:rsidRDefault="00D9354D">
      <w:pPr>
        <w:pStyle w:val="CommentText"/>
      </w:pPr>
      <w:r>
        <w:rPr>
          <w:rStyle w:val="CommentReference"/>
        </w:rPr>
        <w:annotationRef/>
      </w:r>
      <w:r>
        <w:t>Gambarkan dalam bentuk visual dengan diagram</w:t>
      </w:r>
    </w:p>
  </w:comment>
  <w:comment w:id="2070" w:author="Aryo Pinandito" w:date="2015-05-01T10:09:00Z" w:initials="AP">
    <w:p w14:paraId="403E1E65" w14:textId="6EDAF655" w:rsidR="00D9354D" w:rsidRDefault="00D9354D">
      <w:pPr>
        <w:pStyle w:val="CommentText"/>
      </w:pPr>
      <w:r>
        <w:rPr>
          <w:rStyle w:val="CommentReference"/>
        </w:rPr>
        <w:annotationRef/>
      </w:r>
      <w:r>
        <w:t>Gambarkan diagramnya. Jangan lupa diacu dari kalimat.</w:t>
      </w:r>
    </w:p>
  </w:comment>
  <w:comment w:id="2071" w:author="Aryo Pinandito" w:date="2015-05-01T10:15:00Z" w:initials="AP">
    <w:p w14:paraId="28D5721A" w14:textId="4CA4C72F" w:rsidR="00D9354D" w:rsidRDefault="00D9354D">
      <w:pPr>
        <w:pStyle w:val="CommentText"/>
      </w:pPr>
      <w:r>
        <w:rPr>
          <w:rStyle w:val="CommentReference"/>
        </w:rPr>
        <w:annotationRef/>
      </w:r>
      <w:r>
        <w:t>Jelaskan pula rancangan terkait bagaimana sebuah file disimpan, diambil oleh client, serta apa yang dilakukan dari tiap-tiap bagian sehingga sebuah dokumen PPT/PDF bisa ditampilkan dengan baik.</w:t>
      </w:r>
    </w:p>
    <w:p w14:paraId="56785DE4" w14:textId="272B52C9" w:rsidR="00D9354D" w:rsidRDefault="00D9354D">
      <w:pPr>
        <w:pStyle w:val="CommentText"/>
      </w:pPr>
      <w:r>
        <w:t>Jelaskan juga terkait media/format komunikasi yang akan digunakan.</w:t>
      </w:r>
    </w:p>
  </w:comment>
  <w:comment w:id="2596" w:author="Aryo Pinandito" w:date="2015-05-01T10:11:00Z" w:initials="AP">
    <w:p w14:paraId="2631E1AA" w14:textId="77777777" w:rsidR="00D9354D" w:rsidRDefault="00D9354D">
      <w:pPr>
        <w:pStyle w:val="CommentText"/>
      </w:pPr>
      <w:r>
        <w:rPr>
          <w:rStyle w:val="CommentReference"/>
        </w:rPr>
        <w:annotationRef/>
      </w:r>
      <w:r>
        <w:t>Jelaskan 2 diagram saja dari 2 usecase yang sudah dijelaskan skenarionya.</w:t>
      </w:r>
    </w:p>
    <w:p w14:paraId="5CC909C8" w14:textId="65A6E685" w:rsidR="00D9354D" w:rsidRDefault="00D9354D">
      <w:pPr>
        <w:pStyle w:val="CommentText"/>
      </w:pPr>
      <w:r>
        <w:t>Sehingga diagramnya bisa dievaluasi kesesuaiannya dengan skenario yang dirancang sebelumnya.</w:t>
      </w:r>
    </w:p>
  </w:comment>
  <w:comment w:id="2628" w:author="Aryo Pinandito" w:date="2015-05-01T10:13:00Z" w:initials="AP">
    <w:p w14:paraId="64CA6149" w14:textId="77777777" w:rsidR="00D9354D" w:rsidRDefault="00D9354D">
      <w:pPr>
        <w:pStyle w:val="CommentText"/>
      </w:pPr>
      <w:r>
        <w:rPr>
          <w:rStyle w:val="CommentReference"/>
        </w:rPr>
        <w:annotationRef/>
      </w:r>
      <w:r>
        <w:t>Akhir halaman ini tidak boleh koosng. Cek dan perbaiki semua.</w:t>
      </w:r>
    </w:p>
    <w:p w14:paraId="4503E768" w14:textId="43031931" w:rsidR="00D9354D" w:rsidRDefault="00D9354D">
      <w:pPr>
        <w:pStyle w:val="CommentText"/>
      </w:pPr>
      <w:r>
        <w:t>Kecuali akhir BAB.</w:t>
      </w:r>
    </w:p>
  </w:comment>
  <w:comment w:id="2690" w:author="Aryo Pinandito" w:date="2015-05-01T10:13:00Z" w:initials="AP">
    <w:p w14:paraId="4C3148BA" w14:textId="3FEBC52D" w:rsidR="00D9354D" w:rsidRDefault="00D9354D">
      <w:pPr>
        <w:pStyle w:val="CommentText"/>
      </w:pPr>
      <w:r>
        <w:t xml:space="preserve">Rancangan </w:t>
      </w:r>
      <w:r>
        <w:rPr>
          <w:rStyle w:val="CommentReference"/>
        </w:rPr>
        <w:annotationRef/>
      </w:r>
      <w:r>
        <w:t>antarmuka yang dijelaskan di sini juga hanya yang terkait dengan 2 use case yang dipilih saja. Tidak perlu semuanya.</w:t>
      </w:r>
    </w:p>
  </w:comment>
  <w:comment w:id="2784" w:author="Aryo Pinandito" w:date="2015-05-01T10:16:00Z" w:initials="AP">
    <w:p w14:paraId="15E727AB" w14:textId="580B1F25" w:rsidR="00D9354D" w:rsidRDefault="00D9354D">
      <w:pPr>
        <w:pStyle w:val="CommentText"/>
      </w:pPr>
      <w:r>
        <w:rPr>
          <w:rStyle w:val="CommentReference"/>
        </w:rPr>
        <w:annotationRef/>
      </w:r>
      <w:r>
        <w:t>Hilangkan anchor URL dari teks URL, sehingga ketika di-klik tidak membuka browser.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77CDC" w14:textId="77777777" w:rsidR="00D9354D" w:rsidRDefault="00D9354D" w:rsidP="00CD41E2">
      <w:pPr>
        <w:spacing w:line="240" w:lineRule="auto"/>
      </w:pPr>
      <w:r>
        <w:separator/>
      </w:r>
    </w:p>
  </w:endnote>
  <w:endnote w:type="continuationSeparator" w:id="0">
    <w:p w14:paraId="6D8E01AA" w14:textId="77777777" w:rsidR="00D9354D" w:rsidRDefault="00D9354D"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Calibri Light">
    <w:altName w:val="Consolas"/>
    <w:charset w:val="00"/>
    <w:family w:val="auto"/>
    <w:pitch w:val="variable"/>
    <w:sig w:usb0="A00002EF" w:usb1="4000207B"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D9354D" w:rsidRDefault="00D9354D">
    <w:pPr>
      <w:pStyle w:val="Footer"/>
      <w:jc w:val="center"/>
    </w:pPr>
  </w:p>
  <w:p w14:paraId="62390CB1" w14:textId="77777777" w:rsidR="00D9354D" w:rsidRDefault="00D9354D"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D9354D" w:rsidRDefault="00D9354D" w:rsidP="00F90037">
    <w:pPr>
      <w:pStyle w:val="Footer"/>
      <w:tabs>
        <w:tab w:val="clear" w:pos="4680"/>
        <w:tab w:val="clear" w:pos="9360"/>
      </w:tabs>
      <w:ind w:firstLine="0"/>
      <w:jc w:val="center"/>
    </w:pPr>
  </w:p>
  <w:p w14:paraId="57376A83" w14:textId="77777777" w:rsidR="00D9354D" w:rsidRDefault="00D9354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D9354D" w:rsidRDefault="00D9354D">
    <w:pPr>
      <w:pStyle w:val="Footer"/>
      <w:jc w:val="center"/>
    </w:pPr>
  </w:p>
  <w:p w14:paraId="53061FFD" w14:textId="77777777" w:rsidR="00D9354D" w:rsidRDefault="00D9354D"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D9354D" w:rsidRDefault="00D9354D"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592B">
      <w:rPr>
        <w:rStyle w:val="PageNumber"/>
        <w:noProof/>
      </w:rPr>
      <w:t>iv</w:t>
    </w:r>
    <w:r>
      <w:rPr>
        <w:rStyle w:val="PageNumber"/>
      </w:rPr>
      <w:fldChar w:fldCharType="end"/>
    </w:r>
  </w:p>
  <w:p w14:paraId="5E5A0199" w14:textId="778AAFA6" w:rsidR="00D9354D" w:rsidRDefault="00D9354D" w:rsidP="00780DB3">
    <w:pPr>
      <w:pStyle w:val="Footer"/>
      <w:tabs>
        <w:tab w:val="clear" w:pos="4680"/>
        <w:tab w:val="clear" w:pos="9360"/>
      </w:tabs>
      <w:ind w:left="-90" w:firstLine="0"/>
      <w:jc w:val="center"/>
    </w:pPr>
  </w:p>
  <w:p w14:paraId="3DFC2D57" w14:textId="77777777" w:rsidR="00D9354D" w:rsidRDefault="00D9354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443609"/>
      <w:docPartObj>
        <w:docPartGallery w:val="Page Numbers (Bottom of Page)"/>
        <w:docPartUnique/>
      </w:docPartObj>
    </w:sdtPr>
    <w:sdtEndPr>
      <w:rPr>
        <w:noProof/>
      </w:rPr>
    </w:sdtEndPr>
    <w:sdtContent>
      <w:p w14:paraId="26199BC8" w14:textId="77777777" w:rsidR="00D9354D" w:rsidRDefault="00D9354D" w:rsidP="00652102">
        <w:pPr>
          <w:pStyle w:val="Footer"/>
          <w:ind w:firstLine="0"/>
          <w:jc w:val="center"/>
        </w:pPr>
        <w:r>
          <w:fldChar w:fldCharType="begin"/>
        </w:r>
        <w:r>
          <w:instrText xml:space="preserve"> PAGE   \* MERGEFORMAT </w:instrText>
        </w:r>
        <w:r>
          <w:fldChar w:fldCharType="separate"/>
        </w:r>
        <w:r w:rsidR="001F592B">
          <w:rPr>
            <w:noProof/>
          </w:rPr>
          <w:t>1</w:t>
        </w:r>
        <w:r>
          <w:rPr>
            <w:noProof/>
          </w:rPr>
          <w:fldChar w:fldCharType="end"/>
        </w:r>
      </w:p>
    </w:sdtContent>
  </w:sdt>
  <w:p w14:paraId="3F7A16DB" w14:textId="77777777" w:rsidR="00D9354D" w:rsidRDefault="00D9354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D9354D" w:rsidRDefault="00D9354D"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D9354D" w:rsidRDefault="00D9354D"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592B">
      <w:rPr>
        <w:rStyle w:val="PageNumber"/>
        <w:noProof/>
      </w:rPr>
      <w:t>17</w:t>
    </w:r>
    <w:r>
      <w:rPr>
        <w:rStyle w:val="PageNumber"/>
      </w:rPr>
      <w:fldChar w:fldCharType="end"/>
    </w:r>
  </w:p>
  <w:p w14:paraId="331932BF" w14:textId="5D784A93" w:rsidR="00D9354D" w:rsidRDefault="00D9354D">
    <w:pPr>
      <w:pStyle w:val="Footer"/>
      <w:jc w:val="center"/>
    </w:pPr>
  </w:p>
  <w:p w14:paraId="68BC8627" w14:textId="77777777" w:rsidR="00D9354D" w:rsidRDefault="00D9354D">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D9354D" w:rsidRDefault="00D9354D"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56691" w14:textId="77777777" w:rsidR="00D9354D" w:rsidRDefault="00D9354D" w:rsidP="00CD41E2">
      <w:pPr>
        <w:spacing w:line="240" w:lineRule="auto"/>
      </w:pPr>
      <w:r>
        <w:separator/>
      </w:r>
    </w:p>
  </w:footnote>
  <w:footnote w:type="continuationSeparator" w:id="0">
    <w:p w14:paraId="1C98A670" w14:textId="77777777" w:rsidR="00D9354D" w:rsidRDefault="00D9354D"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802800"/>
      <w:docPartObj>
        <w:docPartGallery w:val="Page Numbers (Top of Page)"/>
        <w:docPartUnique/>
      </w:docPartObj>
    </w:sdtPr>
    <w:sdtEndPr>
      <w:rPr>
        <w:noProof/>
      </w:rPr>
    </w:sdtEndPr>
    <w:sdtContent>
      <w:p w14:paraId="1BF8F932" w14:textId="77777777" w:rsidR="00D9354D" w:rsidRDefault="00D9354D">
        <w:pPr>
          <w:pStyle w:val="Header"/>
          <w:jc w:val="right"/>
        </w:pPr>
        <w:r>
          <w:fldChar w:fldCharType="begin"/>
        </w:r>
        <w:r>
          <w:instrText xml:space="preserve"> PAGE   \* MERGEFORMAT </w:instrText>
        </w:r>
        <w:r>
          <w:fldChar w:fldCharType="separate"/>
        </w:r>
        <w:r w:rsidR="001F592B">
          <w:rPr>
            <w:noProof/>
          </w:rPr>
          <w:t>2</w:t>
        </w:r>
        <w:r>
          <w:rPr>
            <w:noProof/>
          </w:rPr>
          <w:fldChar w:fldCharType="end"/>
        </w:r>
      </w:p>
    </w:sdtContent>
  </w:sdt>
  <w:p w14:paraId="397CAC7C" w14:textId="77777777" w:rsidR="00D9354D" w:rsidRDefault="00D9354D"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D9354D" w:rsidRDefault="00D9354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D9354D" w:rsidRDefault="00D9354D">
        <w:pPr>
          <w:pStyle w:val="Header"/>
          <w:jc w:val="right"/>
        </w:pPr>
        <w:r>
          <w:fldChar w:fldCharType="begin"/>
        </w:r>
        <w:r>
          <w:instrText xml:space="preserve"> PAGE   \* MERGEFORMAT </w:instrText>
        </w:r>
        <w:r>
          <w:fldChar w:fldCharType="separate"/>
        </w:r>
        <w:r w:rsidR="001F592B">
          <w:rPr>
            <w:noProof/>
          </w:rPr>
          <w:t>41</w:t>
        </w:r>
        <w:r>
          <w:rPr>
            <w:noProof/>
          </w:rPr>
          <w:fldChar w:fldCharType="end"/>
        </w:r>
      </w:p>
    </w:sdtContent>
  </w:sdt>
  <w:p w14:paraId="39139E4A" w14:textId="77777777" w:rsidR="00D9354D" w:rsidRDefault="00D9354D"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D9354D" w:rsidRDefault="00D9354D">
        <w:pPr>
          <w:pStyle w:val="Header"/>
          <w:jc w:val="right"/>
        </w:pPr>
        <w:r>
          <w:fldChar w:fldCharType="begin"/>
        </w:r>
        <w:r>
          <w:instrText xml:space="preserve"> PAGE   \* MERGEFORMAT </w:instrText>
        </w:r>
        <w:r>
          <w:fldChar w:fldCharType="separate"/>
        </w:r>
        <w:r w:rsidR="001F592B">
          <w:rPr>
            <w:noProof/>
          </w:rPr>
          <w:t>43</w:t>
        </w:r>
        <w:r>
          <w:rPr>
            <w:noProof/>
          </w:rPr>
          <w:fldChar w:fldCharType="end"/>
        </w:r>
      </w:p>
    </w:sdtContent>
  </w:sdt>
  <w:p w14:paraId="02862D10" w14:textId="77777777" w:rsidR="00D9354D" w:rsidRDefault="00D9354D"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CBBA3920"/>
    <w:lvl w:ilvl="0" w:tplc="04D6EC6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A7B2DCAE"/>
    <w:lvl w:ilvl="0" w:tplc="8914699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03B6ACEE"/>
    <w:lvl w:ilvl="0" w:tplc="D1A68CCA">
      <w:start w:val="1"/>
      <w:numFmt w:val="decimal"/>
      <w:lvlText w:val="%1."/>
      <w:lvlJc w:val="left"/>
      <w:pPr>
        <w:ind w:left="1091" w:hanging="360"/>
      </w:pPr>
      <w:rPr>
        <w:b w:val="0"/>
        <w:i w:val="0"/>
      </w:r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8640C5"/>
    <w:multiLevelType w:val="hybridMultilevel"/>
    <w:tmpl w:val="1846B962"/>
    <w:lvl w:ilvl="0" w:tplc="D81A0044">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960CA2"/>
    <w:multiLevelType w:val="hybridMultilevel"/>
    <w:tmpl w:val="8682C450"/>
    <w:lvl w:ilvl="0" w:tplc="FAFAE8A4">
      <w:start w:val="1"/>
      <w:numFmt w:val="decimal"/>
      <w:lvlText w:val="4.1.1.%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1">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5C143477"/>
    <w:multiLevelType w:val="hybridMultilevel"/>
    <w:tmpl w:val="D20E14BE"/>
    <w:lvl w:ilvl="0" w:tplc="B47C7CEC">
      <w:start w:val="1"/>
      <w:numFmt w:val="decimal"/>
      <w:lvlText w:val="%1."/>
      <w:lvlJc w:val="left"/>
      <w:pPr>
        <w:ind w:left="1440" w:hanging="360"/>
      </w:pPr>
      <w:rPr>
        <w:rFonts w:hint="default"/>
      </w:rPr>
    </w:lvl>
    <w:lvl w:ilvl="1" w:tplc="B47C7C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7">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2">
    <w:nsid w:val="6B3A4DDA"/>
    <w:multiLevelType w:val="hybridMultilevel"/>
    <w:tmpl w:val="F272C008"/>
    <w:lvl w:ilvl="0" w:tplc="D81A00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4">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1FB0A29"/>
    <w:multiLevelType w:val="hybridMultilevel"/>
    <w:tmpl w:val="E6FE3EB6"/>
    <w:lvl w:ilvl="0" w:tplc="B47C7CE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5">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69"/>
  </w:num>
  <w:num w:numId="3">
    <w:abstractNumId w:val="32"/>
  </w:num>
  <w:num w:numId="4">
    <w:abstractNumId w:val="57"/>
  </w:num>
  <w:num w:numId="5">
    <w:abstractNumId w:val="50"/>
  </w:num>
  <w:num w:numId="6">
    <w:abstractNumId w:val="40"/>
  </w:num>
  <w:num w:numId="7">
    <w:abstractNumId w:val="63"/>
  </w:num>
  <w:num w:numId="8">
    <w:abstractNumId w:val="37"/>
  </w:num>
  <w:num w:numId="9">
    <w:abstractNumId w:val="10"/>
  </w:num>
  <w:num w:numId="10">
    <w:abstractNumId w:val="56"/>
  </w:num>
  <w:num w:numId="11">
    <w:abstractNumId w:val="18"/>
  </w:num>
  <w:num w:numId="12">
    <w:abstractNumId w:val="4"/>
  </w:num>
  <w:num w:numId="13">
    <w:abstractNumId w:val="45"/>
  </w:num>
  <w:num w:numId="14">
    <w:abstractNumId w:val="1"/>
  </w:num>
  <w:num w:numId="15">
    <w:abstractNumId w:val="74"/>
  </w:num>
  <w:num w:numId="16">
    <w:abstractNumId w:val="39"/>
  </w:num>
  <w:num w:numId="17">
    <w:abstractNumId w:val="54"/>
  </w:num>
  <w:num w:numId="18">
    <w:abstractNumId w:val="71"/>
  </w:num>
  <w:num w:numId="19">
    <w:abstractNumId w:val="8"/>
  </w:num>
  <w:num w:numId="20">
    <w:abstractNumId w:val="49"/>
  </w:num>
  <w:num w:numId="21">
    <w:abstractNumId w:val="41"/>
  </w:num>
  <w:num w:numId="22">
    <w:abstractNumId w:val="38"/>
  </w:num>
  <w:num w:numId="23">
    <w:abstractNumId w:val="73"/>
  </w:num>
  <w:num w:numId="24">
    <w:abstractNumId w:val="11"/>
  </w:num>
  <w:num w:numId="25">
    <w:abstractNumId w:val="66"/>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5"/>
  </w:num>
  <w:num w:numId="37">
    <w:abstractNumId w:val="19"/>
  </w:num>
  <w:num w:numId="38">
    <w:abstractNumId w:val="30"/>
  </w:num>
  <w:num w:numId="39">
    <w:abstractNumId w:val="9"/>
  </w:num>
  <w:num w:numId="40">
    <w:abstractNumId w:val="58"/>
  </w:num>
  <w:num w:numId="41">
    <w:abstractNumId w:val="2"/>
  </w:num>
  <w:num w:numId="42">
    <w:abstractNumId w:val="43"/>
  </w:num>
  <w:num w:numId="43">
    <w:abstractNumId w:val="3"/>
  </w:num>
  <w:num w:numId="44">
    <w:abstractNumId w:val="61"/>
  </w:num>
  <w:num w:numId="45">
    <w:abstractNumId w:val="34"/>
  </w:num>
  <w:num w:numId="46">
    <w:abstractNumId w:val="44"/>
  </w:num>
  <w:num w:numId="47">
    <w:abstractNumId w:val="52"/>
  </w:num>
  <w:num w:numId="48">
    <w:abstractNumId w:val="28"/>
  </w:num>
  <w:num w:numId="49">
    <w:abstractNumId w:val="64"/>
  </w:num>
  <w:num w:numId="50">
    <w:abstractNumId w:val="27"/>
  </w:num>
  <w:num w:numId="51">
    <w:abstractNumId w:val="13"/>
  </w:num>
  <w:num w:numId="52">
    <w:abstractNumId w:val="67"/>
  </w:num>
  <w:num w:numId="53">
    <w:abstractNumId w:val="75"/>
  </w:num>
  <w:num w:numId="54">
    <w:abstractNumId w:val="47"/>
  </w:num>
  <w:num w:numId="55">
    <w:abstractNumId w:val="31"/>
  </w:num>
  <w:num w:numId="56">
    <w:abstractNumId w:val="70"/>
  </w:num>
  <w:num w:numId="57">
    <w:abstractNumId w:val="22"/>
  </w:num>
  <w:num w:numId="58">
    <w:abstractNumId w:val="72"/>
  </w:num>
  <w:num w:numId="59">
    <w:abstractNumId w:val="33"/>
  </w:num>
  <w:num w:numId="60">
    <w:abstractNumId w:val="23"/>
  </w:num>
  <w:num w:numId="6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5"/>
  </w:num>
  <w:num w:numId="63">
    <w:abstractNumId w:val="29"/>
  </w:num>
  <w:num w:numId="64">
    <w:abstractNumId w:val="12"/>
  </w:num>
  <w:num w:numId="65">
    <w:abstractNumId w:val="36"/>
  </w:num>
  <w:num w:numId="66">
    <w:abstractNumId w:val="25"/>
  </w:num>
  <w:num w:numId="67">
    <w:abstractNumId w:val="26"/>
  </w:num>
  <w:num w:numId="68">
    <w:abstractNumId w:val="60"/>
  </w:num>
  <w:num w:numId="69">
    <w:abstractNumId w:val="59"/>
  </w:num>
  <w:num w:numId="70">
    <w:abstractNumId w:val="51"/>
  </w:num>
  <w:num w:numId="71">
    <w:abstractNumId w:val="6"/>
  </w:num>
  <w:num w:numId="72">
    <w:abstractNumId w:val="46"/>
  </w:num>
  <w:num w:numId="73">
    <w:abstractNumId w:val="42"/>
  </w:num>
  <w:num w:numId="74">
    <w:abstractNumId w:val="68"/>
  </w:num>
  <w:num w:numId="75">
    <w:abstractNumId w:val="53"/>
  </w:num>
  <w:num w:numId="76">
    <w:abstractNumId w:val="48"/>
  </w:num>
  <w:num w:numId="77">
    <w:abstractNumId w:val="6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activeWritingStyle w:appName="MSWord" w:lang="es-ES_tradnl" w:vendorID="64" w:dllVersion="131078" w:nlCheck="1" w:checkStyle="1"/>
  <w:activeWritingStyle w:appName="MSWord" w:lang="en-GB" w:vendorID="64" w:dllVersion="131078" w:nlCheck="1" w:checkStyle="1"/>
  <w:proofState w:grammar="clean"/>
  <w:revisionView w:markup="0"/>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AEE"/>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F6"/>
    <w:rsid w:val="00017391"/>
    <w:rsid w:val="00017DF2"/>
    <w:rsid w:val="00020246"/>
    <w:rsid w:val="00020C80"/>
    <w:rsid w:val="0002103E"/>
    <w:rsid w:val="00021800"/>
    <w:rsid w:val="00021D8D"/>
    <w:rsid w:val="00021F9C"/>
    <w:rsid w:val="00023364"/>
    <w:rsid w:val="00023395"/>
    <w:rsid w:val="00023422"/>
    <w:rsid w:val="0002382C"/>
    <w:rsid w:val="00024732"/>
    <w:rsid w:val="00025299"/>
    <w:rsid w:val="00025783"/>
    <w:rsid w:val="000258AA"/>
    <w:rsid w:val="000263A7"/>
    <w:rsid w:val="00026BAB"/>
    <w:rsid w:val="00026EFC"/>
    <w:rsid w:val="00030EE0"/>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0F6C"/>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3B21"/>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3F13"/>
    <w:rsid w:val="00084535"/>
    <w:rsid w:val="00084898"/>
    <w:rsid w:val="00085750"/>
    <w:rsid w:val="000867D5"/>
    <w:rsid w:val="000867DA"/>
    <w:rsid w:val="0008739F"/>
    <w:rsid w:val="00087681"/>
    <w:rsid w:val="00087711"/>
    <w:rsid w:val="000911FD"/>
    <w:rsid w:val="00091C7E"/>
    <w:rsid w:val="00091CCF"/>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1A48"/>
    <w:rsid w:val="000A3437"/>
    <w:rsid w:val="000A4EFC"/>
    <w:rsid w:val="000A5EEC"/>
    <w:rsid w:val="000A678F"/>
    <w:rsid w:val="000A7476"/>
    <w:rsid w:val="000A7652"/>
    <w:rsid w:val="000A76C3"/>
    <w:rsid w:val="000A7F16"/>
    <w:rsid w:val="000B03F4"/>
    <w:rsid w:val="000B1649"/>
    <w:rsid w:val="000B1B0E"/>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9EB"/>
    <w:rsid w:val="000C5AB4"/>
    <w:rsid w:val="000C60C9"/>
    <w:rsid w:val="000C7250"/>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1E4F"/>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5E47"/>
    <w:rsid w:val="000F65C6"/>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A80"/>
    <w:rsid w:val="00127CE0"/>
    <w:rsid w:val="00131F03"/>
    <w:rsid w:val="00132092"/>
    <w:rsid w:val="001325AD"/>
    <w:rsid w:val="0013301B"/>
    <w:rsid w:val="00133B75"/>
    <w:rsid w:val="0013407D"/>
    <w:rsid w:val="00134714"/>
    <w:rsid w:val="00135389"/>
    <w:rsid w:val="00135CE5"/>
    <w:rsid w:val="00135D12"/>
    <w:rsid w:val="001364CA"/>
    <w:rsid w:val="00136E63"/>
    <w:rsid w:val="001371F6"/>
    <w:rsid w:val="0013768B"/>
    <w:rsid w:val="00137A5D"/>
    <w:rsid w:val="00137D03"/>
    <w:rsid w:val="00140460"/>
    <w:rsid w:val="001409D7"/>
    <w:rsid w:val="00140C92"/>
    <w:rsid w:val="00141269"/>
    <w:rsid w:val="001414C9"/>
    <w:rsid w:val="00141686"/>
    <w:rsid w:val="00142B0B"/>
    <w:rsid w:val="0014304B"/>
    <w:rsid w:val="001431E0"/>
    <w:rsid w:val="00143E07"/>
    <w:rsid w:val="001442FC"/>
    <w:rsid w:val="00144CAD"/>
    <w:rsid w:val="0014583B"/>
    <w:rsid w:val="00146381"/>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F47"/>
    <w:rsid w:val="001642CC"/>
    <w:rsid w:val="00165D89"/>
    <w:rsid w:val="00166082"/>
    <w:rsid w:val="00166360"/>
    <w:rsid w:val="001663D7"/>
    <w:rsid w:val="0016706C"/>
    <w:rsid w:val="001671ED"/>
    <w:rsid w:val="00167A5B"/>
    <w:rsid w:val="00167F72"/>
    <w:rsid w:val="00170003"/>
    <w:rsid w:val="0017005D"/>
    <w:rsid w:val="00171392"/>
    <w:rsid w:val="00171B1C"/>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1359"/>
    <w:rsid w:val="001822D1"/>
    <w:rsid w:val="00182649"/>
    <w:rsid w:val="0018291B"/>
    <w:rsid w:val="00183767"/>
    <w:rsid w:val="00183C3E"/>
    <w:rsid w:val="00183D18"/>
    <w:rsid w:val="00183F21"/>
    <w:rsid w:val="00184390"/>
    <w:rsid w:val="0018471C"/>
    <w:rsid w:val="00184952"/>
    <w:rsid w:val="00187539"/>
    <w:rsid w:val="00187701"/>
    <w:rsid w:val="00187F68"/>
    <w:rsid w:val="00190077"/>
    <w:rsid w:val="0019098F"/>
    <w:rsid w:val="00190FA4"/>
    <w:rsid w:val="00191DE2"/>
    <w:rsid w:val="00192902"/>
    <w:rsid w:val="00192CB2"/>
    <w:rsid w:val="00192FA6"/>
    <w:rsid w:val="0019310C"/>
    <w:rsid w:val="00193933"/>
    <w:rsid w:val="00193ADE"/>
    <w:rsid w:val="00195492"/>
    <w:rsid w:val="00195DF5"/>
    <w:rsid w:val="001966E1"/>
    <w:rsid w:val="001972A4"/>
    <w:rsid w:val="001978D1"/>
    <w:rsid w:val="001A0244"/>
    <w:rsid w:val="001A0BB6"/>
    <w:rsid w:val="001A0C1C"/>
    <w:rsid w:val="001A1A9B"/>
    <w:rsid w:val="001A1EB9"/>
    <w:rsid w:val="001A2B3E"/>
    <w:rsid w:val="001A3030"/>
    <w:rsid w:val="001A34B4"/>
    <w:rsid w:val="001A353A"/>
    <w:rsid w:val="001A363F"/>
    <w:rsid w:val="001A39B9"/>
    <w:rsid w:val="001A4344"/>
    <w:rsid w:val="001A4520"/>
    <w:rsid w:val="001A46B9"/>
    <w:rsid w:val="001A4897"/>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563"/>
    <w:rsid w:val="001D338F"/>
    <w:rsid w:val="001D348B"/>
    <w:rsid w:val="001D3507"/>
    <w:rsid w:val="001D37C5"/>
    <w:rsid w:val="001D3BFB"/>
    <w:rsid w:val="001D54D4"/>
    <w:rsid w:val="001D5AFE"/>
    <w:rsid w:val="001D6144"/>
    <w:rsid w:val="001D6241"/>
    <w:rsid w:val="001E0A03"/>
    <w:rsid w:val="001E14F1"/>
    <w:rsid w:val="001E1A99"/>
    <w:rsid w:val="001E28A5"/>
    <w:rsid w:val="001E2F64"/>
    <w:rsid w:val="001E2F6D"/>
    <w:rsid w:val="001E3FF2"/>
    <w:rsid w:val="001E483F"/>
    <w:rsid w:val="001E494B"/>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592B"/>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45EB"/>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208C9"/>
    <w:rsid w:val="00220A12"/>
    <w:rsid w:val="00220EA4"/>
    <w:rsid w:val="00221CE8"/>
    <w:rsid w:val="00222542"/>
    <w:rsid w:val="00223259"/>
    <w:rsid w:val="002237A9"/>
    <w:rsid w:val="0022405B"/>
    <w:rsid w:val="002249F5"/>
    <w:rsid w:val="00224B70"/>
    <w:rsid w:val="00224E20"/>
    <w:rsid w:val="0022571C"/>
    <w:rsid w:val="00225ADA"/>
    <w:rsid w:val="00227B77"/>
    <w:rsid w:val="00231099"/>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4520"/>
    <w:rsid w:val="00245739"/>
    <w:rsid w:val="00245C98"/>
    <w:rsid w:val="00246171"/>
    <w:rsid w:val="00246782"/>
    <w:rsid w:val="00246FAB"/>
    <w:rsid w:val="00247027"/>
    <w:rsid w:val="00247604"/>
    <w:rsid w:val="00247B92"/>
    <w:rsid w:val="002508CC"/>
    <w:rsid w:val="00250EFC"/>
    <w:rsid w:val="00251719"/>
    <w:rsid w:val="002519DB"/>
    <w:rsid w:val="00251AE7"/>
    <w:rsid w:val="002523B3"/>
    <w:rsid w:val="00252677"/>
    <w:rsid w:val="00252EB3"/>
    <w:rsid w:val="0025360B"/>
    <w:rsid w:val="00253C82"/>
    <w:rsid w:val="002541F5"/>
    <w:rsid w:val="00254C92"/>
    <w:rsid w:val="00254CD8"/>
    <w:rsid w:val="00254FB5"/>
    <w:rsid w:val="002551F4"/>
    <w:rsid w:val="0025608F"/>
    <w:rsid w:val="00256463"/>
    <w:rsid w:val="00256743"/>
    <w:rsid w:val="002575FB"/>
    <w:rsid w:val="00257AE5"/>
    <w:rsid w:val="00260E27"/>
    <w:rsid w:val="00260EB6"/>
    <w:rsid w:val="00261CA4"/>
    <w:rsid w:val="00262ED7"/>
    <w:rsid w:val="00264D44"/>
    <w:rsid w:val="0026512E"/>
    <w:rsid w:val="0026659B"/>
    <w:rsid w:val="00267698"/>
    <w:rsid w:val="00270320"/>
    <w:rsid w:val="00272CAC"/>
    <w:rsid w:val="0027352F"/>
    <w:rsid w:val="002740E7"/>
    <w:rsid w:val="0027599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5D0D"/>
    <w:rsid w:val="0028608A"/>
    <w:rsid w:val="002867B9"/>
    <w:rsid w:val="002868C5"/>
    <w:rsid w:val="00286DC3"/>
    <w:rsid w:val="00287688"/>
    <w:rsid w:val="0028790A"/>
    <w:rsid w:val="002879A5"/>
    <w:rsid w:val="00287DCB"/>
    <w:rsid w:val="00291646"/>
    <w:rsid w:val="00291D09"/>
    <w:rsid w:val="0029200E"/>
    <w:rsid w:val="00292BDB"/>
    <w:rsid w:val="00293655"/>
    <w:rsid w:val="0029480F"/>
    <w:rsid w:val="00297368"/>
    <w:rsid w:val="00297B95"/>
    <w:rsid w:val="002A1473"/>
    <w:rsid w:val="002A16AA"/>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1B92"/>
    <w:rsid w:val="002B1CD0"/>
    <w:rsid w:val="002B271F"/>
    <w:rsid w:val="002B3A47"/>
    <w:rsid w:val="002B449D"/>
    <w:rsid w:val="002B452C"/>
    <w:rsid w:val="002B47CC"/>
    <w:rsid w:val="002B585B"/>
    <w:rsid w:val="002B5AE9"/>
    <w:rsid w:val="002B5FAA"/>
    <w:rsid w:val="002B650B"/>
    <w:rsid w:val="002B78C5"/>
    <w:rsid w:val="002C0CC7"/>
    <w:rsid w:val="002C17B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5C"/>
    <w:rsid w:val="002D4CEE"/>
    <w:rsid w:val="002D5309"/>
    <w:rsid w:val="002D5408"/>
    <w:rsid w:val="002D5D62"/>
    <w:rsid w:val="002D6F09"/>
    <w:rsid w:val="002E0976"/>
    <w:rsid w:val="002E098D"/>
    <w:rsid w:val="002E0AF9"/>
    <w:rsid w:val="002E2235"/>
    <w:rsid w:val="002E2A5E"/>
    <w:rsid w:val="002E35D6"/>
    <w:rsid w:val="002E438C"/>
    <w:rsid w:val="002E47B9"/>
    <w:rsid w:val="002E4A7B"/>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5A5"/>
    <w:rsid w:val="00361710"/>
    <w:rsid w:val="0036184C"/>
    <w:rsid w:val="00361D42"/>
    <w:rsid w:val="00363048"/>
    <w:rsid w:val="003633D5"/>
    <w:rsid w:val="00365DBF"/>
    <w:rsid w:val="00365FDB"/>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D3"/>
    <w:rsid w:val="00383094"/>
    <w:rsid w:val="003838B7"/>
    <w:rsid w:val="00384F14"/>
    <w:rsid w:val="00385FB0"/>
    <w:rsid w:val="003861C1"/>
    <w:rsid w:val="00386CBD"/>
    <w:rsid w:val="0038741B"/>
    <w:rsid w:val="003902F1"/>
    <w:rsid w:val="00390446"/>
    <w:rsid w:val="00390774"/>
    <w:rsid w:val="00390B7E"/>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3549"/>
    <w:rsid w:val="003A3CDA"/>
    <w:rsid w:val="003A4CC6"/>
    <w:rsid w:val="003A4F9C"/>
    <w:rsid w:val="003A58ED"/>
    <w:rsid w:val="003A5ABC"/>
    <w:rsid w:val="003A5AE9"/>
    <w:rsid w:val="003A6AEA"/>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1A6E"/>
    <w:rsid w:val="003C3617"/>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3C2"/>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2B3"/>
    <w:rsid w:val="0040745A"/>
    <w:rsid w:val="00407EB6"/>
    <w:rsid w:val="00410826"/>
    <w:rsid w:val="0041083C"/>
    <w:rsid w:val="00410B2E"/>
    <w:rsid w:val="00410CD8"/>
    <w:rsid w:val="00411014"/>
    <w:rsid w:val="00411AFE"/>
    <w:rsid w:val="00411B04"/>
    <w:rsid w:val="00411D05"/>
    <w:rsid w:val="0041278F"/>
    <w:rsid w:val="00413E3D"/>
    <w:rsid w:val="00413F31"/>
    <w:rsid w:val="00414C2C"/>
    <w:rsid w:val="00417290"/>
    <w:rsid w:val="0041738C"/>
    <w:rsid w:val="00417ADA"/>
    <w:rsid w:val="004213D4"/>
    <w:rsid w:val="00421EB4"/>
    <w:rsid w:val="0042212C"/>
    <w:rsid w:val="0042212F"/>
    <w:rsid w:val="004222D9"/>
    <w:rsid w:val="00422549"/>
    <w:rsid w:val="0042278C"/>
    <w:rsid w:val="004238AC"/>
    <w:rsid w:val="00425180"/>
    <w:rsid w:val="00425DF1"/>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8AD"/>
    <w:rsid w:val="004401DA"/>
    <w:rsid w:val="00440AC6"/>
    <w:rsid w:val="004418E1"/>
    <w:rsid w:val="00441B8A"/>
    <w:rsid w:val="00442557"/>
    <w:rsid w:val="0044453D"/>
    <w:rsid w:val="00444799"/>
    <w:rsid w:val="004455F4"/>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6E1"/>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234"/>
    <w:rsid w:val="0049488C"/>
    <w:rsid w:val="00494915"/>
    <w:rsid w:val="00494AA5"/>
    <w:rsid w:val="00495156"/>
    <w:rsid w:val="004955E5"/>
    <w:rsid w:val="00496F2C"/>
    <w:rsid w:val="00496F89"/>
    <w:rsid w:val="00497E6F"/>
    <w:rsid w:val="00497EC2"/>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0744"/>
    <w:rsid w:val="004B14B2"/>
    <w:rsid w:val="004B1737"/>
    <w:rsid w:val="004B1739"/>
    <w:rsid w:val="004B1E63"/>
    <w:rsid w:val="004B25BD"/>
    <w:rsid w:val="004B297F"/>
    <w:rsid w:val="004B31F0"/>
    <w:rsid w:val="004B360A"/>
    <w:rsid w:val="004B4245"/>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2FAE"/>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13F0"/>
    <w:rsid w:val="004F2006"/>
    <w:rsid w:val="004F2334"/>
    <w:rsid w:val="004F2B18"/>
    <w:rsid w:val="004F3211"/>
    <w:rsid w:val="004F4D18"/>
    <w:rsid w:val="0050031E"/>
    <w:rsid w:val="0050083E"/>
    <w:rsid w:val="005034A4"/>
    <w:rsid w:val="00504A06"/>
    <w:rsid w:val="00504D09"/>
    <w:rsid w:val="00505070"/>
    <w:rsid w:val="00505530"/>
    <w:rsid w:val="00505674"/>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0F6E"/>
    <w:rsid w:val="00531241"/>
    <w:rsid w:val="0053129D"/>
    <w:rsid w:val="0053132F"/>
    <w:rsid w:val="005316A7"/>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1477"/>
    <w:rsid w:val="0055222A"/>
    <w:rsid w:val="005540AF"/>
    <w:rsid w:val="005541AA"/>
    <w:rsid w:val="00554A91"/>
    <w:rsid w:val="0055509B"/>
    <w:rsid w:val="0055548B"/>
    <w:rsid w:val="005555C5"/>
    <w:rsid w:val="00555CC9"/>
    <w:rsid w:val="00555D8F"/>
    <w:rsid w:val="005560E1"/>
    <w:rsid w:val="005563DF"/>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6B6D"/>
    <w:rsid w:val="005676C3"/>
    <w:rsid w:val="00567888"/>
    <w:rsid w:val="00567A87"/>
    <w:rsid w:val="0057023A"/>
    <w:rsid w:val="00571DDB"/>
    <w:rsid w:val="00571F1E"/>
    <w:rsid w:val="00571FC1"/>
    <w:rsid w:val="0057212A"/>
    <w:rsid w:val="005721FA"/>
    <w:rsid w:val="005739DC"/>
    <w:rsid w:val="00573E24"/>
    <w:rsid w:val="00574102"/>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687"/>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128"/>
    <w:rsid w:val="005A739A"/>
    <w:rsid w:val="005A7D8C"/>
    <w:rsid w:val="005B0EE4"/>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463C"/>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C9F"/>
    <w:rsid w:val="005E7F38"/>
    <w:rsid w:val="005F0C31"/>
    <w:rsid w:val="005F15AD"/>
    <w:rsid w:val="005F28E9"/>
    <w:rsid w:val="005F29B4"/>
    <w:rsid w:val="005F37C8"/>
    <w:rsid w:val="005F39E3"/>
    <w:rsid w:val="005F45E6"/>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0F7"/>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5382"/>
    <w:rsid w:val="00626E2E"/>
    <w:rsid w:val="00626F77"/>
    <w:rsid w:val="00627F35"/>
    <w:rsid w:val="00630421"/>
    <w:rsid w:val="00630EEE"/>
    <w:rsid w:val="00631CE8"/>
    <w:rsid w:val="0063245F"/>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828"/>
    <w:rsid w:val="00654C7F"/>
    <w:rsid w:val="006550CB"/>
    <w:rsid w:val="006555C2"/>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220B"/>
    <w:rsid w:val="00673AB2"/>
    <w:rsid w:val="0067401E"/>
    <w:rsid w:val="00674343"/>
    <w:rsid w:val="00674A9B"/>
    <w:rsid w:val="00675AC6"/>
    <w:rsid w:val="00675C60"/>
    <w:rsid w:val="0067644B"/>
    <w:rsid w:val="006774E8"/>
    <w:rsid w:val="006816C2"/>
    <w:rsid w:val="00682A08"/>
    <w:rsid w:val="00683CB3"/>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053"/>
    <w:rsid w:val="00697C12"/>
    <w:rsid w:val="006A0D43"/>
    <w:rsid w:val="006A17AF"/>
    <w:rsid w:val="006A3F42"/>
    <w:rsid w:val="006A5C9C"/>
    <w:rsid w:val="006A68AB"/>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63FC"/>
    <w:rsid w:val="006B6568"/>
    <w:rsid w:val="006B65BA"/>
    <w:rsid w:val="006B6A38"/>
    <w:rsid w:val="006B6A3C"/>
    <w:rsid w:val="006B759B"/>
    <w:rsid w:val="006C03C1"/>
    <w:rsid w:val="006C0A35"/>
    <w:rsid w:val="006C11A8"/>
    <w:rsid w:val="006C155F"/>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0FDB"/>
    <w:rsid w:val="006D1276"/>
    <w:rsid w:val="006D12B7"/>
    <w:rsid w:val="006D1477"/>
    <w:rsid w:val="006D172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21E"/>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A05"/>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2CD4"/>
    <w:rsid w:val="007738E6"/>
    <w:rsid w:val="00773D22"/>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3124"/>
    <w:rsid w:val="00784256"/>
    <w:rsid w:val="007854DA"/>
    <w:rsid w:val="00785AA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AD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5BB9"/>
    <w:rsid w:val="007B66FE"/>
    <w:rsid w:val="007B737D"/>
    <w:rsid w:val="007B7A7D"/>
    <w:rsid w:val="007B7EAA"/>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8E8"/>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050"/>
    <w:rsid w:val="00805974"/>
    <w:rsid w:val="00806E41"/>
    <w:rsid w:val="00807F3F"/>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638"/>
    <w:rsid w:val="00856828"/>
    <w:rsid w:val="0085735B"/>
    <w:rsid w:val="00857F7D"/>
    <w:rsid w:val="00860205"/>
    <w:rsid w:val="00860519"/>
    <w:rsid w:val="008610C5"/>
    <w:rsid w:val="00861D4F"/>
    <w:rsid w:val="00861F17"/>
    <w:rsid w:val="008629F3"/>
    <w:rsid w:val="00863FF4"/>
    <w:rsid w:val="008644C0"/>
    <w:rsid w:val="00865219"/>
    <w:rsid w:val="008659F6"/>
    <w:rsid w:val="00866EE2"/>
    <w:rsid w:val="008677C6"/>
    <w:rsid w:val="00867D81"/>
    <w:rsid w:val="00870133"/>
    <w:rsid w:val="008707C8"/>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521"/>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F48"/>
    <w:rsid w:val="008964BD"/>
    <w:rsid w:val="00896D6D"/>
    <w:rsid w:val="0089722B"/>
    <w:rsid w:val="00897342"/>
    <w:rsid w:val="008977FB"/>
    <w:rsid w:val="008A02A5"/>
    <w:rsid w:val="008A08B6"/>
    <w:rsid w:val="008A2200"/>
    <w:rsid w:val="008A3470"/>
    <w:rsid w:val="008A368C"/>
    <w:rsid w:val="008A3CE1"/>
    <w:rsid w:val="008A3F89"/>
    <w:rsid w:val="008A41E1"/>
    <w:rsid w:val="008A4A3C"/>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F99"/>
    <w:rsid w:val="008C10FB"/>
    <w:rsid w:val="008C1668"/>
    <w:rsid w:val="008C201E"/>
    <w:rsid w:val="008C2488"/>
    <w:rsid w:val="008C2BBE"/>
    <w:rsid w:val="008C3078"/>
    <w:rsid w:val="008C38F2"/>
    <w:rsid w:val="008C4910"/>
    <w:rsid w:val="008C4AD0"/>
    <w:rsid w:val="008C53F4"/>
    <w:rsid w:val="008C5489"/>
    <w:rsid w:val="008C58B9"/>
    <w:rsid w:val="008C6B63"/>
    <w:rsid w:val="008C7398"/>
    <w:rsid w:val="008C7B89"/>
    <w:rsid w:val="008D038A"/>
    <w:rsid w:val="008D04C4"/>
    <w:rsid w:val="008D0CDA"/>
    <w:rsid w:val="008D0CE1"/>
    <w:rsid w:val="008D0D25"/>
    <w:rsid w:val="008D1242"/>
    <w:rsid w:val="008D14F2"/>
    <w:rsid w:val="008D227B"/>
    <w:rsid w:val="008D2395"/>
    <w:rsid w:val="008D2470"/>
    <w:rsid w:val="008D263B"/>
    <w:rsid w:val="008D3469"/>
    <w:rsid w:val="008D5213"/>
    <w:rsid w:val="008D5E30"/>
    <w:rsid w:val="008D5FC5"/>
    <w:rsid w:val="008D67F6"/>
    <w:rsid w:val="008D6F01"/>
    <w:rsid w:val="008D7354"/>
    <w:rsid w:val="008D739A"/>
    <w:rsid w:val="008E0545"/>
    <w:rsid w:val="008E08FE"/>
    <w:rsid w:val="008E336F"/>
    <w:rsid w:val="008E3439"/>
    <w:rsid w:val="008E3461"/>
    <w:rsid w:val="008E3BAD"/>
    <w:rsid w:val="008E3F76"/>
    <w:rsid w:val="008E46FA"/>
    <w:rsid w:val="008E503F"/>
    <w:rsid w:val="008E5F35"/>
    <w:rsid w:val="008E77BF"/>
    <w:rsid w:val="008E799A"/>
    <w:rsid w:val="008E7AC3"/>
    <w:rsid w:val="008E7BA0"/>
    <w:rsid w:val="008F0215"/>
    <w:rsid w:val="008F1103"/>
    <w:rsid w:val="008F18FB"/>
    <w:rsid w:val="008F1DE1"/>
    <w:rsid w:val="008F291A"/>
    <w:rsid w:val="008F30DD"/>
    <w:rsid w:val="008F3E77"/>
    <w:rsid w:val="008F40BD"/>
    <w:rsid w:val="008F4E87"/>
    <w:rsid w:val="008F53F7"/>
    <w:rsid w:val="008F6337"/>
    <w:rsid w:val="008F650B"/>
    <w:rsid w:val="008F68AE"/>
    <w:rsid w:val="008F6E3F"/>
    <w:rsid w:val="008F6EF1"/>
    <w:rsid w:val="008F6F93"/>
    <w:rsid w:val="008F77C4"/>
    <w:rsid w:val="008F7E99"/>
    <w:rsid w:val="009002C1"/>
    <w:rsid w:val="00900864"/>
    <w:rsid w:val="009009C2"/>
    <w:rsid w:val="009009D5"/>
    <w:rsid w:val="00900EA4"/>
    <w:rsid w:val="00901649"/>
    <w:rsid w:val="00901683"/>
    <w:rsid w:val="009019C1"/>
    <w:rsid w:val="00902D17"/>
    <w:rsid w:val="00902ED6"/>
    <w:rsid w:val="00902F9F"/>
    <w:rsid w:val="0090346E"/>
    <w:rsid w:val="0090394A"/>
    <w:rsid w:val="009041FD"/>
    <w:rsid w:val="00904667"/>
    <w:rsid w:val="009050EC"/>
    <w:rsid w:val="009058C9"/>
    <w:rsid w:val="00905BE7"/>
    <w:rsid w:val="00906112"/>
    <w:rsid w:val="009063EA"/>
    <w:rsid w:val="00906740"/>
    <w:rsid w:val="00906AF1"/>
    <w:rsid w:val="00906DE5"/>
    <w:rsid w:val="00907E7B"/>
    <w:rsid w:val="00910858"/>
    <w:rsid w:val="009115FD"/>
    <w:rsid w:val="00911C50"/>
    <w:rsid w:val="00911F93"/>
    <w:rsid w:val="009124B1"/>
    <w:rsid w:val="009127AA"/>
    <w:rsid w:val="009140F2"/>
    <w:rsid w:val="00914A99"/>
    <w:rsid w:val="00915AE5"/>
    <w:rsid w:val="00915BA7"/>
    <w:rsid w:val="00915BEC"/>
    <w:rsid w:val="00916763"/>
    <w:rsid w:val="009173DE"/>
    <w:rsid w:val="00917453"/>
    <w:rsid w:val="009208FA"/>
    <w:rsid w:val="00920905"/>
    <w:rsid w:val="00920919"/>
    <w:rsid w:val="00921B0B"/>
    <w:rsid w:val="0092288C"/>
    <w:rsid w:val="009238A7"/>
    <w:rsid w:val="00924F96"/>
    <w:rsid w:val="0092518F"/>
    <w:rsid w:val="00925EB4"/>
    <w:rsid w:val="009261F1"/>
    <w:rsid w:val="0092645C"/>
    <w:rsid w:val="00926C7F"/>
    <w:rsid w:val="00926CDA"/>
    <w:rsid w:val="00926E46"/>
    <w:rsid w:val="00927AAA"/>
    <w:rsid w:val="00930AAB"/>
    <w:rsid w:val="00931099"/>
    <w:rsid w:val="009321F3"/>
    <w:rsid w:val="00932222"/>
    <w:rsid w:val="00932726"/>
    <w:rsid w:val="00932BC3"/>
    <w:rsid w:val="00933005"/>
    <w:rsid w:val="00933AB3"/>
    <w:rsid w:val="00933F16"/>
    <w:rsid w:val="00935723"/>
    <w:rsid w:val="00936A42"/>
    <w:rsid w:val="00936BAE"/>
    <w:rsid w:val="00936D5F"/>
    <w:rsid w:val="009402AB"/>
    <w:rsid w:val="00940346"/>
    <w:rsid w:val="00940C8B"/>
    <w:rsid w:val="009424C8"/>
    <w:rsid w:val="009431BA"/>
    <w:rsid w:val="00944183"/>
    <w:rsid w:val="0094472B"/>
    <w:rsid w:val="00944FC7"/>
    <w:rsid w:val="009461E8"/>
    <w:rsid w:val="0094779F"/>
    <w:rsid w:val="00947A6D"/>
    <w:rsid w:val="00947D9A"/>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0BEC"/>
    <w:rsid w:val="009611A2"/>
    <w:rsid w:val="00961D30"/>
    <w:rsid w:val="00961FA1"/>
    <w:rsid w:val="00962AAA"/>
    <w:rsid w:val="00962AC2"/>
    <w:rsid w:val="00962AE4"/>
    <w:rsid w:val="0096430C"/>
    <w:rsid w:val="00965624"/>
    <w:rsid w:val="00965C34"/>
    <w:rsid w:val="00965CCE"/>
    <w:rsid w:val="00966240"/>
    <w:rsid w:val="00966771"/>
    <w:rsid w:val="00966D2F"/>
    <w:rsid w:val="00966DBC"/>
    <w:rsid w:val="009674A4"/>
    <w:rsid w:val="00967744"/>
    <w:rsid w:val="00967A8D"/>
    <w:rsid w:val="00970543"/>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A030B"/>
    <w:rsid w:val="009A1148"/>
    <w:rsid w:val="009A16B5"/>
    <w:rsid w:val="009A2E35"/>
    <w:rsid w:val="009A2FFA"/>
    <w:rsid w:val="009A302A"/>
    <w:rsid w:val="009A3240"/>
    <w:rsid w:val="009A3619"/>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6B2"/>
    <w:rsid w:val="009E0F06"/>
    <w:rsid w:val="009E13BB"/>
    <w:rsid w:val="009E16FD"/>
    <w:rsid w:val="009E2D68"/>
    <w:rsid w:val="009E3531"/>
    <w:rsid w:val="009E3957"/>
    <w:rsid w:val="009E4E3B"/>
    <w:rsid w:val="009E5AC5"/>
    <w:rsid w:val="009E5E72"/>
    <w:rsid w:val="009E627A"/>
    <w:rsid w:val="009E6F8C"/>
    <w:rsid w:val="009E734D"/>
    <w:rsid w:val="009E7EE3"/>
    <w:rsid w:val="009F055F"/>
    <w:rsid w:val="009F1463"/>
    <w:rsid w:val="009F1AD0"/>
    <w:rsid w:val="009F1B89"/>
    <w:rsid w:val="009F2E35"/>
    <w:rsid w:val="009F3815"/>
    <w:rsid w:val="009F5EBE"/>
    <w:rsid w:val="009F6399"/>
    <w:rsid w:val="009F64A6"/>
    <w:rsid w:val="009F64EB"/>
    <w:rsid w:val="009F66A5"/>
    <w:rsid w:val="009F68A1"/>
    <w:rsid w:val="009F6C65"/>
    <w:rsid w:val="009F6CC7"/>
    <w:rsid w:val="009F7417"/>
    <w:rsid w:val="009F7636"/>
    <w:rsid w:val="009F778A"/>
    <w:rsid w:val="00A003DC"/>
    <w:rsid w:val="00A00F15"/>
    <w:rsid w:val="00A01670"/>
    <w:rsid w:val="00A016AD"/>
    <w:rsid w:val="00A01CB5"/>
    <w:rsid w:val="00A01D3F"/>
    <w:rsid w:val="00A02C82"/>
    <w:rsid w:val="00A03353"/>
    <w:rsid w:val="00A042D6"/>
    <w:rsid w:val="00A04A51"/>
    <w:rsid w:val="00A04CBB"/>
    <w:rsid w:val="00A057AC"/>
    <w:rsid w:val="00A06294"/>
    <w:rsid w:val="00A06B1A"/>
    <w:rsid w:val="00A1024D"/>
    <w:rsid w:val="00A10954"/>
    <w:rsid w:val="00A1219E"/>
    <w:rsid w:val="00A12C17"/>
    <w:rsid w:val="00A13AC2"/>
    <w:rsid w:val="00A13E0D"/>
    <w:rsid w:val="00A14A19"/>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7234"/>
    <w:rsid w:val="00A2729B"/>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A2C"/>
    <w:rsid w:val="00A41C1E"/>
    <w:rsid w:val="00A41C7B"/>
    <w:rsid w:val="00A45601"/>
    <w:rsid w:val="00A45A74"/>
    <w:rsid w:val="00A460D5"/>
    <w:rsid w:val="00A46B0A"/>
    <w:rsid w:val="00A4705D"/>
    <w:rsid w:val="00A47232"/>
    <w:rsid w:val="00A47F91"/>
    <w:rsid w:val="00A504BE"/>
    <w:rsid w:val="00A50C4D"/>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3473"/>
    <w:rsid w:val="00A6407B"/>
    <w:rsid w:val="00A64773"/>
    <w:rsid w:val="00A650B0"/>
    <w:rsid w:val="00A66738"/>
    <w:rsid w:val="00A66B9C"/>
    <w:rsid w:val="00A66DE8"/>
    <w:rsid w:val="00A67266"/>
    <w:rsid w:val="00A673E4"/>
    <w:rsid w:val="00A67EF2"/>
    <w:rsid w:val="00A7173C"/>
    <w:rsid w:val="00A72654"/>
    <w:rsid w:val="00A72710"/>
    <w:rsid w:val="00A73A32"/>
    <w:rsid w:val="00A74A90"/>
    <w:rsid w:val="00A751A4"/>
    <w:rsid w:val="00A75484"/>
    <w:rsid w:val="00A75A9F"/>
    <w:rsid w:val="00A75DB3"/>
    <w:rsid w:val="00A762C8"/>
    <w:rsid w:val="00A76652"/>
    <w:rsid w:val="00A76A65"/>
    <w:rsid w:val="00A77705"/>
    <w:rsid w:val="00A801A6"/>
    <w:rsid w:val="00A805BA"/>
    <w:rsid w:val="00A821BD"/>
    <w:rsid w:val="00A821F2"/>
    <w:rsid w:val="00A82C07"/>
    <w:rsid w:val="00A8389E"/>
    <w:rsid w:val="00A83A47"/>
    <w:rsid w:val="00A83AF6"/>
    <w:rsid w:val="00A85876"/>
    <w:rsid w:val="00A866E4"/>
    <w:rsid w:val="00A86F39"/>
    <w:rsid w:val="00A87A5A"/>
    <w:rsid w:val="00A87BAB"/>
    <w:rsid w:val="00A90135"/>
    <w:rsid w:val="00A903B2"/>
    <w:rsid w:val="00A90BCE"/>
    <w:rsid w:val="00A92BC0"/>
    <w:rsid w:val="00A930E7"/>
    <w:rsid w:val="00A93E0C"/>
    <w:rsid w:val="00A945CE"/>
    <w:rsid w:val="00A951D2"/>
    <w:rsid w:val="00A962B7"/>
    <w:rsid w:val="00A966D8"/>
    <w:rsid w:val="00A96C7E"/>
    <w:rsid w:val="00AA0604"/>
    <w:rsid w:val="00AA0D76"/>
    <w:rsid w:val="00AA2875"/>
    <w:rsid w:val="00AA2C2D"/>
    <w:rsid w:val="00AA2DF8"/>
    <w:rsid w:val="00AA4BCC"/>
    <w:rsid w:val="00AA532E"/>
    <w:rsid w:val="00AA62E7"/>
    <w:rsid w:val="00AA6303"/>
    <w:rsid w:val="00AA674B"/>
    <w:rsid w:val="00AA7093"/>
    <w:rsid w:val="00AA7B9A"/>
    <w:rsid w:val="00AB07AF"/>
    <w:rsid w:val="00AB0E89"/>
    <w:rsid w:val="00AB12FF"/>
    <w:rsid w:val="00AB16D5"/>
    <w:rsid w:val="00AB2C8F"/>
    <w:rsid w:val="00AB32D6"/>
    <w:rsid w:val="00AB3472"/>
    <w:rsid w:val="00AB3DD2"/>
    <w:rsid w:val="00AB4654"/>
    <w:rsid w:val="00AB47F5"/>
    <w:rsid w:val="00AB7FFD"/>
    <w:rsid w:val="00AC0192"/>
    <w:rsid w:val="00AC08EF"/>
    <w:rsid w:val="00AC1D9A"/>
    <w:rsid w:val="00AC23E2"/>
    <w:rsid w:val="00AC2A82"/>
    <w:rsid w:val="00AC2D5F"/>
    <w:rsid w:val="00AC4EE8"/>
    <w:rsid w:val="00AC647B"/>
    <w:rsid w:val="00AC6949"/>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5FAF"/>
    <w:rsid w:val="00AE6745"/>
    <w:rsid w:val="00AE75A4"/>
    <w:rsid w:val="00AF0F61"/>
    <w:rsid w:val="00AF153F"/>
    <w:rsid w:val="00AF1CB9"/>
    <w:rsid w:val="00AF35E3"/>
    <w:rsid w:val="00AF37A2"/>
    <w:rsid w:val="00AF40F2"/>
    <w:rsid w:val="00AF4B18"/>
    <w:rsid w:val="00AF4FCC"/>
    <w:rsid w:val="00AF5A67"/>
    <w:rsid w:val="00AF7E94"/>
    <w:rsid w:val="00B00276"/>
    <w:rsid w:val="00B00C3C"/>
    <w:rsid w:val="00B00E3E"/>
    <w:rsid w:val="00B01444"/>
    <w:rsid w:val="00B01A5F"/>
    <w:rsid w:val="00B02086"/>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375CE"/>
    <w:rsid w:val="00B40415"/>
    <w:rsid w:val="00B410EE"/>
    <w:rsid w:val="00B413B7"/>
    <w:rsid w:val="00B41F64"/>
    <w:rsid w:val="00B42E7D"/>
    <w:rsid w:val="00B42F91"/>
    <w:rsid w:val="00B4347A"/>
    <w:rsid w:val="00B43787"/>
    <w:rsid w:val="00B4380F"/>
    <w:rsid w:val="00B43916"/>
    <w:rsid w:val="00B43F0E"/>
    <w:rsid w:val="00B44092"/>
    <w:rsid w:val="00B45D4B"/>
    <w:rsid w:val="00B4637B"/>
    <w:rsid w:val="00B46B09"/>
    <w:rsid w:val="00B47635"/>
    <w:rsid w:val="00B50B5A"/>
    <w:rsid w:val="00B50E8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3519"/>
    <w:rsid w:val="00B639C0"/>
    <w:rsid w:val="00B63AC1"/>
    <w:rsid w:val="00B63C9B"/>
    <w:rsid w:val="00B642C8"/>
    <w:rsid w:val="00B654E4"/>
    <w:rsid w:val="00B66029"/>
    <w:rsid w:val="00B6638B"/>
    <w:rsid w:val="00B7053B"/>
    <w:rsid w:val="00B707E8"/>
    <w:rsid w:val="00B70954"/>
    <w:rsid w:val="00B714C9"/>
    <w:rsid w:val="00B71557"/>
    <w:rsid w:val="00B71936"/>
    <w:rsid w:val="00B722EB"/>
    <w:rsid w:val="00B73466"/>
    <w:rsid w:val="00B7360D"/>
    <w:rsid w:val="00B73AAB"/>
    <w:rsid w:val="00B74C89"/>
    <w:rsid w:val="00B75226"/>
    <w:rsid w:val="00B75CF6"/>
    <w:rsid w:val="00B75D4E"/>
    <w:rsid w:val="00B77784"/>
    <w:rsid w:val="00B7786C"/>
    <w:rsid w:val="00B77B6C"/>
    <w:rsid w:val="00B803FB"/>
    <w:rsid w:val="00B80D09"/>
    <w:rsid w:val="00B81A8E"/>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B56"/>
    <w:rsid w:val="00BB1C32"/>
    <w:rsid w:val="00BB2BCF"/>
    <w:rsid w:val="00BB2D69"/>
    <w:rsid w:val="00BB4DDE"/>
    <w:rsid w:val="00BB4F36"/>
    <w:rsid w:val="00BB56A8"/>
    <w:rsid w:val="00BB5D55"/>
    <w:rsid w:val="00BB6158"/>
    <w:rsid w:val="00BB6977"/>
    <w:rsid w:val="00BB7374"/>
    <w:rsid w:val="00BB7417"/>
    <w:rsid w:val="00BB754A"/>
    <w:rsid w:val="00BB790E"/>
    <w:rsid w:val="00BB7A04"/>
    <w:rsid w:val="00BB7FA2"/>
    <w:rsid w:val="00BC17DE"/>
    <w:rsid w:val="00BC1C45"/>
    <w:rsid w:val="00BC22B5"/>
    <w:rsid w:val="00BC23B4"/>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552A"/>
    <w:rsid w:val="00BD62DD"/>
    <w:rsid w:val="00BD670D"/>
    <w:rsid w:val="00BD67CC"/>
    <w:rsid w:val="00BD6DAD"/>
    <w:rsid w:val="00BD7CAF"/>
    <w:rsid w:val="00BE0681"/>
    <w:rsid w:val="00BE072A"/>
    <w:rsid w:val="00BE0900"/>
    <w:rsid w:val="00BE1350"/>
    <w:rsid w:val="00BE1C57"/>
    <w:rsid w:val="00BE2A93"/>
    <w:rsid w:val="00BE3042"/>
    <w:rsid w:val="00BE351A"/>
    <w:rsid w:val="00BE3A88"/>
    <w:rsid w:val="00BE3C04"/>
    <w:rsid w:val="00BE3F20"/>
    <w:rsid w:val="00BE4CC8"/>
    <w:rsid w:val="00BE4FA9"/>
    <w:rsid w:val="00BE582D"/>
    <w:rsid w:val="00BE6433"/>
    <w:rsid w:val="00BE6E6F"/>
    <w:rsid w:val="00BF14CF"/>
    <w:rsid w:val="00BF18A1"/>
    <w:rsid w:val="00BF1FB8"/>
    <w:rsid w:val="00BF238A"/>
    <w:rsid w:val="00BF3172"/>
    <w:rsid w:val="00BF3CF0"/>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1AA2"/>
    <w:rsid w:val="00C1251A"/>
    <w:rsid w:val="00C12651"/>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2525"/>
    <w:rsid w:val="00C22740"/>
    <w:rsid w:val="00C228FA"/>
    <w:rsid w:val="00C22FD3"/>
    <w:rsid w:val="00C237DF"/>
    <w:rsid w:val="00C24840"/>
    <w:rsid w:val="00C2488F"/>
    <w:rsid w:val="00C25BF6"/>
    <w:rsid w:val="00C26618"/>
    <w:rsid w:val="00C26773"/>
    <w:rsid w:val="00C26EFF"/>
    <w:rsid w:val="00C27061"/>
    <w:rsid w:val="00C27B22"/>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F9F"/>
    <w:rsid w:val="00C4727E"/>
    <w:rsid w:val="00C47520"/>
    <w:rsid w:val="00C5066C"/>
    <w:rsid w:val="00C53A48"/>
    <w:rsid w:val="00C54135"/>
    <w:rsid w:val="00C548F6"/>
    <w:rsid w:val="00C57E28"/>
    <w:rsid w:val="00C603B0"/>
    <w:rsid w:val="00C60647"/>
    <w:rsid w:val="00C607F5"/>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1E4"/>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4C5"/>
    <w:rsid w:val="00CA4C71"/>
    <w:rsid w:val="00CA4DC1"/>
    <w:rsid w:val="00CB0543"/>
    <w:rsid w:val="00CB06A0"/>
    <w:rsid w:val="00CB0E2D"/>
    <w:rsid w:val="00CB2171"/>
    <w:rsid w:val="00CB4118"/>
    <w:rsid w:val="00CB4CB0"/>
    <w:rsid w:val="00CB4D88"/>
    <w:rsid w:val="00CB56CE"/>
    <w:rsid w:val="00CB60E6"/>
    <w:rsid w:val="00CB64D1"/>
    <w:rsid w:val="00CB6BEA"/>
    <w:rsid w:val="00CC0137"/>
    <w:rsid w:val="00CC080B"/>
    <w:rsid w:val="00CC0E95"/>
    <w:rsid w:val="00CC1F7E"/>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0B6"/>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1E8"/>
    <w:rsid w:val="00D105AE"/>
    <w:rsid w:val="00D10711"/>
    <w:rsid w:val="00D10769"/>
    <w:rsid w:val="00D1156C"/>
    <w:rsid w:val="00D11BDA"/>
    <w:rsid w:val="00D11FA6"/>
    <w:rsid w:val="00D120C3"/>
    <w:rsid w:val="00D1210E"/>
    <w:rsid w:val="00D1249B"/>
    <w:rsid w:val="00D12AE7"/>
    <w:rsid w:val="00D12E02"/>
    <w:rsid w:val="00D12EFA"/>
    <w:rsid w:val="00D13EA1"/>
    <w:rsid w:val="00D14CC5"/>
    <w:rsid w:val="00D15291"/>
    <w:rsid w:val="00D15D3D"/>
    <w:rsid w:val="00D16236"/>
    <w:rsid w:val="00D168AE"/>
    <w:rsid w:val="00D171D6"/>
    <w:rsid w:val="00D17291"/>
    <w:rsid w:val="00D17B7C"/>
    <w:rsid w:val="00D17D2F"/>
    <w:rsid w:val="00D217A9"/>
    <w:rsid w:val="00D23068"/>
    <w:rsid w:val="00D24563"/>
    <w:rsid w:val="00D248E7"/>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5E4"/>
    <w:rsid w:val="00D33752"/>
    <w:rsid w:val="00D33BC0"/>
    <w:rsid w:val="00D33CD9"/>
    <w:rsid w:val="00D33DE3"/>
    <w:rsid w:val="00D35F43"/>
    <w:rsid w:val="00D37658"/>
    <w:rsid w:val="00D37829"/>
    <w:rsid w:val="00D40581"/>
    <w:rsid w:val="00D40BC0"/>
    <w:rsid w:val="00D40F8B"/>
    <w:rsid w:val="00D411A0"/>
    <w:rsid w:val="00D41721"/>
    <w:rsid w:val="00D41B2C"/>
    <w:rsid w:val="00D41C97"/>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1034"/>
    <w:rsid w:val="00D5114C"/>
    <w:rsid w:val="00D52870"/>
    <w:rsid w:val="00D5300D"/>
    <w:rsid w:val="00D5457D"/>
    <w:rsid w:val="00D5463F"/>
    <w:rsid w:val="00D5500C"/>
    <w:rsid w:val="00D56697"/>
    <w:rsid w:val="00D57FB8"/>
    <w:rsid w:val="00D615DA"/>
    <w:rsid w:val="00D61735"/>
    <w:rsid w:val="00D61918"/>
    <w:rsid w:val="00D6208B"/>
    <w:rsid w:val="00D62CC2"/>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013"/>
    <w:rsid w:val="00D7113C"/>
    <w:rsid w:val="00D713A7"/>
    <w:rsid w:val="00D71F4A"/>
    <w:rsid w:val="00D7256B"/>
    <w:rsid w:val="00D72959"/>
    <w:rsid w:val="00D73C10"/>
    <w:rsid w:val="00D73CB6"/>
    <w:rsid w:val="00D73EAC"/>
    <w:rsid w:val="00D73FAD"/>
    <w:rsid w:val="00D74359"/>
    <w:rsid w:val="00D74CF5"/>
    <w:rsid w:val="00D74F02"/>
    <w:rsid w:val="00D75913"/>
    <w:rsid w:val="00D7639B"/>
    <w:rsid w:val="00D76453"/>
    <w:rsid w:val="00D76663"/>
    <w:rsid w:val="00D769BF"/>
    <w:rsid w:val="00D7731D"/>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354D"/>
    <w:rsid w:val="00D94159"/>
    <w:rsid w:val="00D94BA7"/>
    <w:rsid w:val="00D969CB"/>
    <w:rsid w:val="00D96E90"/>
    <w:rsid w:val="00D9763A"/>
    <w:rsid w:val="00D977B3"/>
    <w:rsid w:val="00D97C95"/>
    <w:rsid w:val="00DA07E7"/>
    <w:rsid w:val="00DA0BA8"/>
    <w:rsid w:val="00DA13EC"/>
    <w:rsid w:val="00DA22B8"/>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0E70"/>
    <w:rsid w:val="00DC1D4B"/>
    <w:rsid w:val="00DC2129"/>
    <w:rsid w:val="00DC235B"/>
    <w:rsid w:val="00DC2B30"/>
    <w:rsid w:val="00DC3B22"/>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23BD"/>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1D56"/>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4699"/>
    <w:rsid w:val="00E24A25"/>
    <w:rsid w:val="00E24B4A"/>
    <w:rsid w:val="00E2503C"/>
    <w:rsid w:val="00E25A09"/>
    <w:rsid w:val="00E25E0A"/>
    <w:rsid w:val="00E25F10"/>
    <w:rsid w:val="00E2620F"/>
    <w:rsid w:val="00E263A3"/>
    <w:rsid w:val="00E2654B"/>
    <w:rsid w:val="00E266E1"/>
    <w:rsid w:val="00E26E29"/>
    <w:rsid w:val="00E27B41"/>
    <w:rsid w:val="00E31244"/>
    <w:rsid w:val="00E3274A"/>
    <w:rsid w:val="00E33150"/>
    <w:rsid w:val="00E334F9"/>
    <w:rsid w:val="00E33DED"/>
    <w:rsid w:val="00E34166"/>
    <w:rsid w:val="00E34C4F"/>
    <w:rsid w:val="00E34E65"/>
    <w:rsid w:val="00E34F50"/>
    <w:rsid w:val="00E35D6E"/>
    <w:rsid w:val="00E35DCC"/>
    <w:rsid w:val="00E3675A"/>
    <w:rsid w:val="00E367FD"/>
    <w:rsid w:val="00E36827"/>
    <w:rsid w:val="00E36FF0"/>
    <w:rsid w:val="00E3791B"/>
    <w:rsid w:val="00E37BE0"/>
    <w:rsid w:val="00E4071B"/>
    <w:rsid w:val="00E409B7"/>
    <w:rsid w:val="00E415A3"/>
    <w:rsid w:val="00E41707"/>
    <w:rsid w:val="00E4181F"/>
    <w:rsid w:val="00E420F6"/>
    <w:rsid w:val="00E4262A"/>
    <w:rsid w:val="00E42924"/>
    <w:rsid w:val="00E437EE"/>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736"/>
    <w:rsid w:val="00E548E9"/>
    <w:rsid w:val="00E54BA3"/>
    <w:rsid w:val="00E54E13"/>
    <w:rsid w:val="00E55169"/>
    <w:rsid w:val="00E554F6"/>
    <w:rsid w:val="00E56161"/>
    <w:rsid w:val="00E56468"/>
    <w:rsid w:val="00E56917"/>
    <w:rsid w:val="00E56D49"/>
    <w:rsid w:val="00E57D62"/>
    <w:rsid w:val="00E6155D"/>
    <w:rsid w:val="00E61B27"/>
    <w:rsid w:val="00E61FB9"/>
    <w:rsid w:val="00E62575"/>
    <w:rsid w:val="00E63038"/>
    <w:rsid w:val="00E63B3E"/>
    <w:rsid w:val="00E64C8F"/>
    <w:rsid w:val="00E65663"/>
    <w:rsid w:val="00E664C6"/>
    <w:rsid w:val="00E66DA3"/>
    <w:rsid w:val="00E66E41"/>
    <w:rsid w:val="00E66F83"/>
    <w:rsid w:val="00E70553"/>
    <w:rsid w:val="00E711DF"/>
    <w:rsid w:val="00E71A00"/>
    <w:rsid w:val="00E7257C"/>
    <w:rsid w:val="00E72982"/>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B9"/>
    <w:rsid w:val="00E80AE0"/>
    <w:rsid w:val="00E80B6F"/>
    <w:rsid w:val="00E81285"/>
    <w:rsid w:val="00E81958"/>
    <w:rsid w:val="00E81DD8"/>
    <w:rsid w:val="00E82418"/>
    <w:rsid w:val="00E82C31"/>
    <w:rsid w:val="00E82CB1"/>
    <w:rsid w:val="00E8311C"/>
    <w:rsid w:val="00E83544"/>
    <w:rsid w:val="00E83B1D"/>
    <w:rsid w:val="00E84D12"/>
    <w:rsid w:val="00E85416"/>
    <w:rsid w:val="00E85959"/>
    <w:rsid w:val="00E859EF"/>
    <w:rsid w:val="00E86460"/>
    <w:rsid w:val="00E87332"/>
    <w:rsid w:val="00E901FE"/>
    <w:rsid w:val="00E91928"/>
    <w:rsid w:val="00E91BAB"/>
    <w:rsid w:val="00E91BFB"/>
    <w:rsid w:val="00E92344"/>
    <w:rsid w:val="00E92368"/>
    <w:rsid w:val="00E92BA7"/>
    <w:rsid w:val="00E92FCA"/>
    <w:rsid w:val="00E94379"/>
    <w:rsid w:val="00E94E6D"/>
    <w:rsid w:val="00E9663E"/>
    <w:rsid w:val="00E96DF1"/>
    <w:rsid w:val="00E972FC"/>
    <w:rsid w:val="00E97572"/>
    <w:rsid w:val="00EA067D"/>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428"/>
    <w:rsid w:val="00EC7797"/>
    <w:rsid w:val="00EC7FF1"/>
    <w:rsid w:val="00ED0404"/>
    <w:rsid w:val="00ED0F8C"/>
    <w:rsid w:val="00ED21E2"/>
    <w:rsid w:val="00ED24C5"/>
    <w:rsid w:val="00ED3223"/>
    <w:rsid w:val="00ED3710"/>
    <w:rsid w:val="00ED4307"/>
    <w:rsid w:val="00ED466E"/>
    <w:rsid w:val="00ED47B1"/>
    <w:rsid w:val="00ED581E"/>
    <w:rsid w:val="00ED5836"/>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9B4"/>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C91"/>
    <w:rsid w:val="00F02F4F"/>
    <w:rsid w:val="00F0453F"/>
    <w:rsid w:val="00F0493A"/>
    <w:rsid w:val="00F05756"/>
    <w:rsid w:val="00F05CE1"/>
    <w:rsid w:val="00F05FA8"/>
    <w:rsid w:val="00F0600B"/>
    <w:rsid w:val="00F06124"/>
    <w:rsid w:val="00F10342"/>
    <w:rsid w:val="00F11713"/>
    <w:rsid w:val="00F117FD"/>
    <w:rsid w:val="00F11F5D"/>
    <w:rsid w:val="00F11FB9"/>
    <w:rsid w:val="00F12FD2"/>
    <w:rsid w:val="00F13244"/>
    <w:rsid w:val="00F149DC"/>
    <w:rsid w:val="00F152C4"/>
    <w:rsid w:val="00F15EF5"/>
    <w:rsid w:val="00F1631C"/>
    <w:rsid w:val="00F17919"/>
    <w:rsid w:val="00F17DF2"/>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53A"/>
    <w:rsid w:val="00F6363A"/>
    <w:rsid w:val="00F6379B"/>
    <w:rsid w:val="00F63866"/>
    <w:rsid w:val="00F6556E"/>
    <w:rsid w:val="00F67610"/>
    <w:rsid w:val="00F67FF7"/>
    <w:rsid w:val="00F71393"/>
    <w:rsid w:val="00F715F6"/>
    <w:rsid w:val="00F71FFE"/>
    <w:rsid w:val="00F72220"/>
    <w:rsid w:val="00F743EB"/>
    <w:rsid w:val="00F749D0"/>
    <w:rsid w:val="00F7528A"/>
    <w:rsid w:val="00F7692D"/>
    <w:rsid w:val="00F805A6"/>
    <w:rsid w:val="00F81216"/>
    <w:rsid w:val="00F82147"/>
    <w:rsid w:val="00F82162"/>
    <w:rsid w:val="00F82255"/>
    <w:rsid w:val="00F82855"/>
    <w:rsid w:val="00F82E4D"/>
    <w:rsid w:val="00F8438D"/>
    <w:rsid w:val="00F85029"/>
    <w:rsid w:val="00F851D6"/>
    <w:rsid w:val="00F85AFD"/>
    <w:rsid w:val="00F85DA3"/>
    <w:rsid w:val="00F8638F"/>
    <w:rsid w:val="00F863AB"/>
    <w:rsid w:val="00F867E6"/>
    <w:rsid w:val="00F86A0F"/>
    <w:rsid w:val="00F90037"/>
    <w:rsid w:val="00F9067F"/>
    <w:rsid w:val="00F90FDC"/>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1F57"/>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C5A1D"/>
    <w:rsid w:val="00FD00D2"/>
    <w:rsid w:val="00FD0193"/>
    <w:rsid w:val="00FD0749"/>
    <w:rsid w:val="00FD1060"/>
    <w:rsid w:val="00FD10DC"/>
    <w:rsid w:val="00FD1EC8"/>
    <w:rsid w:val="00FD2373"/>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C67"/>
    <w:rsid w:val="00FF0244"/>
    <w:rsid w:val="00FF040E"/>
    <w:rsid w:val="00FF0582"/>
    <w:rsid w:val="00FF08CD"/>
    <w:rsid w:val="00FF142F"/>
    <w:rsid w:val="00FF1F5A"/>
    <w:rsid w:val="00FF2103"/>
    <w:rsid w:val="00FF2DF2"/>
    <w:rsid w:val="00FF3544"/>
    <w:rsid w:val="00FF363E"/>
    <w:rsid w:val="00FF4277"/>
    <w:rsid w:val="00FF444A"/>
    <w:rsid w:val="00FF458C"/>
    <w:rsid w:val="00FF4850"/>
    <w:rsid w:val="00FF553F"/>
    <w:rsid w:val="00FF63B5"/>
    <w:rsid w:val="00FF6459"/>
    <w:rsid w:val="00FF6A77"/>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50" Type="http://schemas.openxmlformats.org/officeDocument/2006/relationships/image" Target="media/image31.jpg"/><Relationship Id="rId51" Type="http://schemas.openxmlformats.org/officeDocument/2006/relationships/image" Target="media/image32.jpeg"/><Relationship Id="rId52" Type="http://schemas.openxmlformats.org/officeDocument/2006/relationships/header" Target="header4.xml"/><Relationship Id="rId53" Type="http://schemas.openxmlformats.org/officeDocument/2006/relationships/footer" Target="footer8.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7.xml"/><Relationship Id="rId31" Type="http://schemas.openxmlformats.org/officeDocument/2006/relationships/image" Target="media/image12.emf"/><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jpeg"/><Relationship Id="rId39" Type="http://schemas.openxmlformats.org/officeDocument/2006/relationships/image" Target="media/image20.png"/><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eader" Target="header3.xml"/><Relationship Id="rId29" Type="http://schemas.openxmlformats.org/officeDocument/2006/relationships/footer" Target="footer6.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026C6-32F6-DF48-A2B1-B76BAE77D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52</Pages>
  <Words>10885</Words>
  <Characters>62046</Characters>
  <Application>Microsoft Macintosh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72786</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cp:lastModifiedBy>
  <cp:revision>1019</cp:revision>
  <cp:lastPrinted>2015-03-06T09:41:00Z</cp:lastPrinted>
  <dcterms:created xsi:type="dcterms:W3CDTF">2014-10-13T22:35:00Z</dcterms:created>
  <dcterms:modified xsi:type="dcterms:W3CDTF">2015-07-06T10:15:00Z</dcterms:modified>
  <cp:version>V 1.0</cp:version>
</cp:coreProperties>
</file>